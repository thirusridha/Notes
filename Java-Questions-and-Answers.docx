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0FD8" w14:textId="620094ED" w:rsidR="006C05F7" w:rsidRDefault="006C05F7" w:rsidP="006C05F7">
      <w:pPr>
        <w:jc w:val="center"/>
        <w:rPr>
          <w:rFonts w:ascii="Times New Roman" w:eastAsia="Times New Roman" w:hAnsi="Times New Roman" w:cs="Times New Roman"/>
          <w:b/>
          <w:bCs/>
          <w:color w:val="212121"/>
          <w:kern w:val="0"/>
          <w:sz w:val="36"/>
          <w:szCs w:val="36"/>
          <w14:ligatures w14:val="none"/>
        </w:rPr>
      </w:pPr>
      <w:r w:rsidRPr="006C05F7">
        <w:rPr>
          <w:rFonts w:ascii="Times New Roman" w:eastAsia="Times New Roman" w:hAnsi="Times New Roman" w:cs="Times New Roman"/>
          <w:b/>
          <w:bCs/>
          <w:color w:val="212121"/>
          <w:kern w:val="0"/>
          <w:sz w:val="36"/>
          <w:szCs w:val="36"/>
          <w14:ligatures w14:val="none"/>
        </w:rPr>
        <w:t>CORE JAVA</w:t>
      </w:r>
    </w:p>
    <w:p w14:paraId="27B098F3" w14:textId="29C5EA79" w:rsidR="00890DD4" w:rsidRDefault="00890DD4" w:rsidP="00890DD4">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Variables:</w:t>
      </w:r>
    </w:p>
    <w:p w14:paraId="038ED134" w14:textId="77777777" w:rsidR="00890DD4" w:rsidRDefault="00890DD4" w:rsidP="00890DD4">
      <w:pPr>
        <w:pStyle w:val="Heading2"/>
        <w:shd w:val="clear" w:color="auto" w:fill="FFFFFF"/>
        <w:spacing w:before="0"/>
        <w:textAlignment w:val="baseline"/>
        <w:rPr>
          <w:rFonts w:ascii="Segoe UI" w:hAnsi="Segoe UI" w:cs="Segoe UI"/>
          <w:color w:val="000000"/>
          <w:sz w:val="29"/>
          <w:szCs w:val="29"/>
        </w:rPr>
      </w:pPr>
      <w:bookmarkStart w:id="0" w:name="what_is_the_variable"/>
      <w:r>
        <w:rPr>
          <w:rFonts w:ascii="Segoe UI" w:hAnsi="Segoe UI" w:cs="Segoe UI"/>
          <w:color w:val="000000"/>
          <w:sz w:val="29"/>
          <w:szCs w:val="29"/>
          <w:bdr w:val="none" w:sz="0" w:space="0" w:color="auto" w:frame="1"/>
        </w:rPr>
        <w:t xml:space="preserve">1. What Is </w:t>
      </w:r>
      <w:proofErr w:type="gramStart"/>
      <w:r>
        <w:rPr>
          <w:rFonts w:ascii="Segoe UI" w:hAnsi="Segoe UI" w:cs="Segoe UI"/>
          <w:color w:val="000000"/>
          <w:sz w:val="29"/>
          <w:szCs w:val="29"/>
          <w:bdr w:val="none" w:sz="0" w:space="0" w:color="auto" w:frame="1"/>
        </w:rPr>
        <w:t>The</w:t>
      </w:r>
      <w:proofErr w:type="gramEnd"/>
      <w:r>
        <w:rPr>
          <w:rFonts w:ascii="Segoe UI" w:hAnsi="Segoe UI" w:cs="Segoe UI"/>
          <w:color w:val="000000"/>
          <w:sz w:val="29"/>
          <w:szCs w:val="29"/>
          <w:bdr w:val="none" w:sz="0" w:space="0" w:color="auto" w:frame="1"/>
        </w:rPr>
        <w:t xml:space="preserve"> Variable?</w:t>
      </w:r>
      <w:bookmarkEnd w:id="0"/>
    </w:p>
    <w:p w14:paraId="18FC73E9"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Variable is a name which is given to a memory cell. Variable is also known as a container (or box) which is used to store data value during program execution in memory. It is a basic unit of data storage. Variable is a combination of two words:</w:t>
      </w:r>
    </w:p>
    <w:p w14:paraId="27F77814" w14:textId="7BF2BDA5" w:rsidR="00890DD4" w:rsidRDefault="00890DD4" w:rsidP="00890DD4">
      <w:pPr>
        <w:pStyle w:val="NormalWeb"/>
        <w:shd w:val="clear" w:color="auto" w:fill="FFFFFF"/>
        <w:jc w:val="center"/>
        <w:textAlignment w:val="baseline"/>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14:anchorId="3F4346BB" wp14:editId="4F794FAF">
                <wp:extent cx="304800" cy="304800"/>
                <wp:effectExtent l="0" t="0" r="0" b="0"/>
                <wp:docPr id="834698193" name="Rectangle 3" descr="Vary + Able = Variable | Java Variables Interview 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D16AD5" id="Rectangle 3" o:spid="_x0000_s1026" alt="Vary + Able = Variable | Java Variables Interview Ques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BC66736" w14:textId="77777777" w:rsidR="00890DD4" w:rsidRDefault="00890DD4" w:rsidP="00890DD4">
      <w:pPr>
        <w:pStyle w:val="NormalWeb"/>
        <w:shd w:val="clear" w:color="auto" w:fill="FFFFFF"/>
        <w:spacing w:before="0" w:after="0"/>
        <w:jc w:val="both"/>
        <w:textAlignment w:val="baseline"/>
        <w:rPr>
          <w:rFonts w:ascii="Segoe UI" w:hAnsi="Segoe UI" w:cs="Segoe UI"/>
          <w:color w:val="000000"/>
          <w:sz w:val="21"/>
          <w:szCs w:val="21"/>
        </w:rPr>
      </w:pPr>
      <w:r>
        <w:rPr>
          <w:rFonts w:ascii="Segoe UI" w:hAnsi="Segoe UI" w:cs="Segoe UI"/>
          <w:color w:val="000000"/>
          <w:sz w:val="21"/>
          <w:szCs w:val="21"/>
        </w:rPr>
        <w:t>Variable value can be changed during program execution. Here </w:t>
      </w:r>
      <w:r>
        <w:rPr>
          <w:rStyle w:val="Emphasis"/>
          <w:rFonts w:ascii="inherit" w:hAnsi="inherit" w:cs="Segoe UI"/>
          <w:color w:val="000000"/>
          <w:sz w:val="21"/>
          <w:szCs w:val="21"/>
          <w:bdr w:val="none" w:sz="0" w:space="0" w:color="auto" w:frame="1"/>
        </w:rPr>
        <w:t>'</w:t>
      </w:r>
      <w:proofErr w:type="gramStart"/>
      <w:r>
        <w:rPr>
          <w:rStyle w:val="Emphasis"/>
          <w:rFonts w:ascii="inherit" w:hAnsi="inherit" w:cs="Segoe UI"/>
          <w:color w:val="000000"/>
          <w:sz w:val="21"/>
          <w:szCs w:val="21"/>
          <w:bdr w:val="none" w:sz="0" w:space="0" w:color="auto" w:frame="1"/>
        </w:rPr>
        <w:t>vary</w:t>
      </w:r>
      <w:proofErr w:type="gramEnd"/>
      <w:r>
        <w:rPr>
          <w:rStyle w:val="Emphasis"/>
          <w:rFonts w:ascii="inherit" w:hAnsi="inherit" w:cs="Segoe UI"/>
          <w:color w:val="000000"/>
          <w:sz w:val="21"/>
          <w:szCs w:val="21"/>
          <w:bdr w:val="none" w:sz="0" w:space="0" w:color="auto" w:frame="1"/>
        </w:rPr>
        <w:t>'</w:t>
      </w:r>
      <w:r>
        <w:rPr>
          <w:rFonts w:ascii="Segoe UI" w:hAnsi="Segoe UI" w:cs="Segoe UI"/>
          <w:color w:val="000000"/>
          <w:sz w:val="21"/>
          <w:szCs w:val="21"/>
        </w:rPr>
        <w:t> word represent variation, it means we can change the value of a variable during program execution. </w:t>
      </w:r>
    </w:p>
    <w:p w14:paraId="65727B8D"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 xml:space="preserve">For Example, in below code snippet, we have declared a variable number, then in next step we initialized its value and then we modified its value. We will refer below code snippet multiple time to understand variable declaration, </w:t>
      </w:r>
      <w:proofErr w:type="gramStart"/>
      <w:r>
        <w:rPr>
          <w:rFonts w:ascii="Segoe UI" w:hAnsi="Segoe UI" w:cs="Segoe UI"/>
          <w:color w:val="000000"/>
          <w:sz w:val="21"/>
          <w:szCs w:val="21"/>
        </w:rPr>
        <w:t>assignment</w:t>
      </w:r>
      <w:proofErr w:type="gramEnd"/>
      <w:r>
        <w:rPr>
          <w:rFonts w:ascii="Segoe UI" w:hAnsi="Segoe UI" w:cs="Segoe UI"/>
          <w:color w:val="000000"/>
          <w:sz w:val="21"/>
          <w:szCs w:val="21"/>
        </w:rPr>
        <w:t xml:space="preserve"> and initialization in detail in subsequent topics.</w:t>
      </w:r>
    </w:p>
    <w:tbl>
      <w:tblPr>
        <w:tblW w:w="12070" w:type="dxa"/>
        <w:tblCellMar>
          <w:left w:w="0" w:type="dxa"/>
          <w:right w:w="0" w:type="dxa"/>
        </w:tblCellMar>
        <w:tblLook w:val="04A0" w:firstRow="1" w:lastRow="0" w:firstColumn="1" w:lastColumn="0" w:noHBand="0" w:noVBand="1"/>
      </w:tblPr>
      <w:tblGrid>
        <w:gridCol w:w="248"/>
        <w:gridCol w:w="11822"/>
      </w:tblGrid>
      <w:tr w:rsidR="00890DD4" w14:paraId="3E9AA67C" w14:textId="77777777" w:rsidTr="00890DD4">
        <w:tc>
          <w:tcPr>
            <w:tcW w:w="6" w:type="dxa"/>
            <w:tcBorders>
              <w:top w:val="nil"/>
              <w:left w:val="nil"/>
              <w:bottom w:val="nil"/>
              <w:right w:val="nil"/>
            </w:tcBorders>
            <w:vAlign w:val="bottom"/>
            <w:hideMark/>
          </w:tcPr>
          <w:p w14:paraId="73FAB081" w14:textId="77777777" w:rsidR="00890DD4" w:rsidRDefault="00890DD4" w:rsidP="00890DD4">
            <w:pPr>
              <w:shd w:val="clear" w:color="auto" w:fill="FFFFFF"/>
              <w:spacing w:line="264" w:lineRule="atLeast"/>
              <w:jc w:val="right"/>
              <w:textAlignment w:val="baseline"/>
              <w:rPr>
                <w:rFonts w:ascii="Consolas" w:hAnsi="Consolas" w:cs="Times New Roman"/>
                <w:color w:val="787878"/>
                <w:sz w:val="24"/>
                <w:szCs w:val="24"/>
              </w:rPr>
            </w:pPr>
            <w:r>
              <w:rPr>
                <w:rFonts w:ascii="Consolas" w:hAnsi="Consolas"/>
                <w:color w:val="787878"/>
              </w:rPr>
              <w:t>1</w:t>
            </w:r>
          </w:p>
          <w:p w14:paraId="73522E5C"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2</w:t>
            </w:r>
          </w:p>
          <w:p w14:paraId="32C97609"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3</w:t>
            </w:r>
          </w:p>
          <w:p w14:paraId="75C1FF6C"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4</w:t>
            </w:r>
          </w:p>
          <w:p w14:paraId="2E70CF5E"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5</w:t>
            </w:r>
          </w:p>
          <w:p w14:paraId="38D009D0"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6</w:t>
            </w:r>
          </w:p>
          <w:p w14:paraId="2015410A"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7</w:t>
            </w:r>
          </w:p>
          <w:p w14:paraId="6A6CD341"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8</w:t>
            </w:r>
          </w:p>
          <w:p w14:paraId="6BF14E69"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9</w:t>
            </w:r>
          </w:p>
          <w:p w14:paraId="2359FE45"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10</w:t>
            </w:r>
          </w:p>
          <w:p w14:paraId="4E7C54BD"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11</w:t>
            </w:r>
          </w:p>
          <w:p w14:paraId="12CBAEEE"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12</w:t>
            </w:r>
          </w:p>
          <w:p w14:paraId="2B0292E4"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13</w:t>
            </w:r>
          </w:p>
          <w:p w14:paraId="1CC9F1AC"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14</w:t>
            </w:r>
          </w:p>
          <w:p w14:paraId="0A4919D8"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15</w:t>
            </w:r>
          </w:p>
        </w:tc>
        <w:tc>
          <w:tcPr>
            <w:tcW w:w="11523" w:type="dxa"/>
            <w:tcBorders>
              <w:top w:val="nil"/>
              <w:left w:val="nil"/>
              <w:bottom w:val="nil"/>
              <w:right w:val="nil"/>
            </w:tcBorders>
            <w:vAlign w:val="bottom"/>
            <w:hideMark/>
          </w:tcPr>
          <w:p w14:paraId="31713C73"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b/>
                <w:bCs/>
                <w:color w:val="7F0055"/>
                <w:sz w:val="24"/>
                <w:szCs w:val="24"/>
                <w:bdr w:val="none" w:sz="0" w:space="0" w:color="auto" w:frame="1"/>
              </w:rPr>
              <w:t>public</w:t>
            </w:r>
            <w:r>
              <w:rPr>
                <w:rFonts w:ascii="Consolas" w:hAnsi="Consolas"/>
              </w:rPr>
              <w:t xml:space="preserve"> </w:t>
            </w:r>
            <w:r>
              <w:rPr>
                <w:rStyle w:val="HTMLCode"/>
                <w:rFonts w:ascii="Consolas" w:eastAsiaTheme="minorHAnsi" w:hAnsi="Consolas"/>
                <w:b/>
                <w:bCs/>
                <w:color w:val="7F0055"/>
                <w:sz w:val="24"/>
                <w:szCs w:val="24"/>
                <w:bdr w:val="none" w:sz="0" w:space="0" w:color="auto" w:frame="1"/>
              </w:rPr>
              <w:t>class</w:t>
            </w:r>
            <w:r>
              <w:rPr>
                <w:rFonts w:ascii="Consolas" w:hAnsi="Consolas"/>
              </w:rPr>
              <w:t xml:space="preserve"> </w:t>
            </w:r>
            <w:proofErr w:type="spellStart"/>
            <w:r>
              <w:rPr>
                <w:rStyle w:val="HTMLCode"/>
                <w:rFonts w:ascii="Consolas" w:eastAsiaTheme="minorHAnsi" w:hAnsi="Consolas"/>
                <w:color w:val="000000"/>
                <w:sz w:val="24"/>
                <w:szCs w:val="24"/>
                <w:bdr w:val="none" w:sz="0" w:space="0" w:color="auto" w:frame="1"/>
              </w:rPr>
              <w:t>VariableDemo</w:t>
            </w:r>
            <w:proofErr w:type="spellEnd"/>
            <w:r>
              <w:rPr>
                <w:rStyle w:val="HTMLCode"/>
                <w:rFonts w:ascii="Consolas" w:eastAsiaTheme="minorHAnsi" w:hAnsi="Consolas"/>
                <w:color w:val="000000"/>
                <w:sz w:val="24"/>
                <w:szCs w:val="24"/>
                <w:bdr w:val="none" w:sz="0" w:space="0" w:color="auto" w:frame="1"/>
              </w:rPr>
              <w:t xml:space="preserve"> {</w:t>
            </w:r>
          </w:p>
          <w:p w14:paraId="6028DE78" w14:textId="77777777" w:rsidR="00890DD4" w:rsidRDefault="00890DD4">
            <w:pPr>
              <w:shd w:val="clear" w:color="auto" w:fill="FFFFFF"/>
              <w:spacing w:line="264" w:lineRule="atLeast"/>
              <w:textAlignment w:val="baseline"/>
              <w:rPr>
                <w:rFonts w:ascii="Consolas" w:hAnsi="Consolas"/>
              </w:rPr>
            </w:pPr>
            <w:r>
              <w:rPr>
                <w:rFonts w:ascii="Consolas" w:hAnsi="Consolas"/>
              </w:rPr>
              <w:t> </w:t>
            </w:r>
          </w:p>
          <w:p w14:paraId="1AEB8181"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b/>
                <w:bCs/>
                <w:color w:val="7F0055"/>
                <w:sz w:val="24"/>
                <w:szCs w:val="24"/>
                <w:bdr w:val="none" w:sz="0" w:space="0" w:color="auto" w:frame="1"/>
              </w:rPr>
              <w:t>public</w:t>
            </w:r>
            <w:r>
              <w:rPr>
                <w:rFonts w:ascii="Consolas" w:hAnsi="Consolas"/>
              </w:rPr>
              <w:t xml:space="preserve"> </w:t>
            </w:r>
            <w:r>
              <w:rPr>
                <w:rStyle w:val="HTMLCode"/>
                <w:rFonts w:ascii="Consolas" w:eastAsiaTheme="minorHAnsi" w:hAnsi="Consolas"/>
                <w:b/>
                <w:bCs/>
                <w:color w:val="7F0055"/>
                <w:sz w:val="24"/>
                <w:szCs w:val="24"/>
                <w:bdr w:val="none" w:sz="0" w:space="0" w:color="auto" w:frame="1"/>
              </w:rPr>
              <w:t>static</w:t>
            </w:r>
            <w:r>
              <w:rPr>
                <w:rFonts w:ascii="Consolas" w:hAnsi="Consolas"/>
              </w:rPr>
              <w:t xml:space="preserve"> </w:t>
            </w:r>
            <w:r>
              <w:rPr>
                <w:rStyle w:val="HTMLCode"/>
                <w:rFonts w:ascii="Consolas" w:eastAsiaTheme="minorHAnsi" w:hAnsi="Consolas"/>
                <w:b/>
                <w:bCs/>
                <w:color w:val="7F0055"/>
                <w:sz w:val="24"/>
                <w:szCs w:val="24"/>
                <w:bdr w:val="none" w:sz="0" w:space="0" w:color="auto" w:frame="1"/>
              </w:rPr>
              <w:t>void</w:t>
            </w:r>
            <w:r>
              <w:rPr>
                <w:rFonts w:ascii="Consolas" w:hAnsi="Consolas"/>
              </w:rPr>
              <w:t xml:space="preserve"> </w:t>
            </w:r>
            <w:proofErr w:type="gramStart"/>
            <w:r>
              <w:rPr>
                <w:rStyle w:val="HTMLCode"/>
                <w:rFonts w:ascii="Consolas" w:eastAsiaTheme="minorHAnsi" w:hAnsi="Consolas"/>
                <w:color w:val="000000"/>
                <w:sz w:val="24"/>
                <w:szCs w:val="24"/>
                <w:bdr w:val="none" w:sz="0" w:space="0" w:color="auto" w:frame="1"/>
              </w:rPr>
              <w:t>main(</w:t>
            </w:r>
            <w:proofErr w:type="gramEnd"/>
            <w:r>
              <w:rPr>
                <w:rStyle w:val="HTMLCode"/>
                <w:rFonts w:ascii="Consolas" w:eastAsiaTheme="minorHAnsi" w:hAnsi="Consolas"/>
                <w:color w:val="000000"/>
                <w:sz w:val="24"/>
                <w:szCs w:val="24"/>
                <w:bdr w:val="none" w:sz="0" w:space="0" w:color="auto" w:frame="1"/>
              </w:rPr>
              <w:t xml:space="preserve">String[] </w:t>
            </w:r>
            <w:proofErr w:type="spellStart"/>
            <w:r>
              <w:rPr>
                <w:rStyle w:val="HTMLCode"/>
                <w:rFonts w:ascii="Consolas" w:eastAsiaTheme="minorHAnsi" w:hAnsi="Consolas"/>
                <w:color w:val="000000"/>
                <w:sz w:val="24"/>
                <w:szCs w:val="24"/>
                <w:bdr w:val="none" w:sz="0" w:space="0" w:color="auto" w:frame="1"/>
              </w:rPr>
              <w:t>args</w:t>
            </w:r>
            <w:proofErr w:type="spellEnd"/>
            <w:r>
              <w:rPr>
                <w:rStyle w:val="HTMLCode"/>
                <w:rFonts w:ascii="Consolas" w:eastAsiaTheme="minorHAnsi" w:hAnsi="Consolas"/>
                <w:color w:val="000000"/>
                <w:sz w:val="24"/>
                <w:szCs w:val="24"/>
                <w:bdr w:val="none" w:sz="0" w:space="0" w:color="auto" w:frame="1"/>
              </w:rPr>
              <w:t>) {</w:t>
            </w:r>
          </w:p>
          <w:p w14:paraId="57D3F885" w14:textId="77777777" w:rsidR="00890DD4" w:rsidRDefault="00890DD4">
            <w:pPr>
              <w:shd w:val="clear" w:color="auto" w:fill="FFFFFF"/>
              <w:spacing w:line="264" w:lineRule="atLeast"/>
              <w:textAlignment w:val="baseline"/>
              <w:rPr>
                <w:rFonts w:ascii="Consolas" w:hAnsi="Consolas"/>
              </w:rPr>
            </w:pPr>
            <w:r>
              <w:rPr>
                <w:rFonts w:ascii="Consolas" w:hAnsi="Consolas"/>
              </w:rPr>
              <w:t> </w:t>
            </w:r>
          </w:p>
          <w:p w14:paraId="79F1EB2B"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color w:val="3F5FBF"/>
                <w:sz w:val="24"/>
                <w:szCs w:val="24"/>
                <w:bdr w:val="none" w:sz="0" w:space="0" w:color="auto" w:frame="1"/>
              </w:rPr>
              <w:t>// variable declaration</w:t>
            </w:r>
          </w:p>
          <w:p w14:paraId="50D7BD31"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b/>
                <w:bCs/>
                <w:color w:val="7F0055"/>
                <w:sz w:val="24"/>
                <w:szCs w:val="24"/>
                <w:bdr w:val="none" w:sz="0" w:space="0" w:color="auto" w:frame="1"/>
              </w:rPr>
              <w:t>int</w:t>
            </w:r>
            <w:r>
              <w:rPr>
                <w:rFonts w:ascii="Consolas" w:hAnsi="Consolas"/>
              </w:rPr>
              <w:t xml:space="preserve"> </w:t>
            </w:r>
            <w:proofErr w:type="gramStart"/>
            <w:r>
              <w:rPr>
                <w:rStyle w:val="HTMLCode"/>
                <w:rFonts w:ascii="Consolas" w:eastAsiaTheme="minorHAnsi" w:hAnsi="Consolas"/>
                <w:color w:val="000000"/>
                <w:sz w:val="24"/>
                <w:szCs w:val="24"/>
                <w:bdr w:val="none" w:sz="0" w:space="0" w:color="auto" w:frame="1"/>
              </w:rPr>
              <w:t>number;</w:t>
            </w:r>
            <w:proofErr w:type="gramEnd"/>
            <w:r>
              <w:rPr>
                <w:rStyle w:val="HTMLCode"/>
                <w:rFonts w:ascii="Consolas" w:eastAsiaTheme="minorHAnsi" w:hAnsi="Consolas"/>
                <w:color w:val="000000"/>
                <w:sz w:val="24"/>
                <w:szCs w:val="24"/>
                <w:bdr w:val="none" w:sz="0" w:space="0" w:color="auto" w:frame="1"/>
              </w:rPr>
              <w:t xml:space="preserve">    </w:t>
            </w:r>
          </w:p>
          <w:p w14:paraId="7F81E247"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Fonts w:ascii="Consolas" w:hAnsi="Consolas"/>
              </w:rPr>
              <w:t> </w:t>
            </w:r>
          </w:p>
          <w:p w14:paraId="34D2CA0F"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color w:val="3F5FBF"/>
                <w:sz w:val="24"/>
                <w:szCs w:val="24"/>
                <w:bdr w:val="none" w:sz="0" w:space="0" w:color="auto" w:frame="1"/>
              </w:rPr>
              <w:t>// initialization / assign a value to variable</w:t>
            </w:r>
          </w:p>
          <w:p w14:paraId="159E7C7D"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color w:val="000000"/>
                <w:sz w:val="24"/>
                <w:szCs w:val="24"/>
                <w:bdr w:val="none" w:sz="0" w:space="0" w:color="auto" w:frame="1"/>
              </w:rPr>
              <w:t xml:space="preserve">number = </w:t>
            </w:r>
            <w:proofErr w:type="gramStart"/>
            <w:r>
              <w:rPr>
                <w:rStyle w:val="HTMLCode"/>
                <w:rFonts w:ascii="Consolas" w:eastAsiaTheme="minorHAnsi" w:hAnsi="Consolas"/>
                <w:color w:val="009900"/>
                <w:sz w:val="24"/>
                <w:szCs w:val="24"/>
                <w:bdr w:val="none" w:sz="0" w:space="0" w:color="auto" w:frame="1"/>
              </w:rPr>
              <w:t>10</w:t>
            </w:r>
            <w:r>
              <w:rPr>
                <w:rStyle w:val="HTMLCode"/>
                <w:rFonts w:ascii="Consolas" w:eastAsiaTheme="minorHAnsi" w:hAnsi="Consolas"/>
                <w:color w:val="000000"/>
                <w:sz w:val="24"/>
                <w:szCs w:val="24"/>
                <w:bdr w:val="none" w:sz="0" w:space="0" w:color="auto" w:frame="1"/>
              </w:rPr>
              <w:t>;</w:t>
            </w:r>
            <w:proofErr w:type="gramEnd"/>
          </w:p>
          <w:p w14:paraId="7C1A957B" w14:textId="77777777" w:rsidR="00890DD4" w:rsidRDefault="00890DD4">
            <w:pPr>
              <w:shd w:val="clear" w:color="auto" w:fill="FFFFFF"/>
              <w:spacing w:line="264" w:lineRule="atLeast"/>
              <w:textAlignment w:val="baseline"/>
              <w:rPr>
                <w:rFonts w:ascii="Consolas" w:hAnsi="Consolas"/>
              </w:rPr>
            </w:pPr>
            <w:r>
              <w:rPr>
                <w:rFonts w:ascii="Consolas" w:hAnsi="Consolas"/>
              </w:rPr>
              <w:t> </w:t>
            </w:r>
          </w:p>
          <w:p w14:paraId="22E59A3A"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color w:val="3F5FBF"/>
                <w:sz w:val="24"/>
                <w:szCs w:val="24"/>
                <w:bdr w:val="none" w:sz="0" w:space="0" w:color="auto" w:frame="1"/>
              </w:rPr>
              <w:t>// modify variable value and assign it again</w:t>
            </w:r>
          </w:p>
          <w:p w14:paraId="5D5A775D"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color w:val="000000"/>
                <w:sz w:val="24"/>
                <w:szCs w:val="24"/>
                <w:bdr w:val="none" w:sz="0" w:space="0" w:color="auto" w:frame="1"/>
              </w:rPr>
              <w:t xml:space="preserve">number = number + </w:t>
            </w:r>
            <w:proofErr w:type="gramStart"/>
            <w:r>
              <w:rPr>
                <w:rStyle w:val="HTMLCode"/>
                <w:rFonts w:ascii="Consolas" w:eastAsiaTheme="minorHAnsi" w:hAnsi="Consolas"/>
                <w:color w:val="009900"/>
                <w:sz w:val="24"/>
                <w:szCs w:val="24"/>
                <w:bdr w:val="none" w:sz="0" w:space="0" w:color="auto" w:frame="1"/>
              </w:rPr>
              <w:t>20</w:t>
            </w:r>
            <w:r>
              <w:rPr>
                <w:rStyle w:val="HTMLCode"/>
                <w:rFonts w:ascii="Consolas" w:eastAsiaTheme="minorHAnsi" w:hAnsi="Consolas"/>
                <w:color w:val="000000"/>
                <w:sz w:val="24"/>
                <w:szCs w:val="24"/>
                <w:bdr w:val="none" w:sz="0" w:space="0" w:color="auto" w:frame="1"/>
              </w:rPr>
              <w:t>;</w:t>
            </w:r>
            <w:proofErr w:type="gramEnd"/>
          </w:p>
          <w:p w14:paraId="72A211E2"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color w:val="000000"/>
                <w:sz w:val="24"/>
                <w:szCs w:val="24"/>
                <w:bdr w:val="none" w:sz="0" w:space="0" w:color="auto" w:frame="1"/>
              </w:rPr>
              <w:t>}</w:t>
            </w:r>
          </w:p>
          <w:p w14:paraId="4E9508E8" w14:textId="77777777" w:rsidR="00890DD4" w:rsidRDefault="00890DD4">
            <w:pPr>
              <w:shd w:val="clear" w:color="auto" w:fill="FFFFFF"/>
              <w:spacing w:line="264" w:lineRule="atLeast"/>
              <w:textAlignment w:val="baseline"/>
              <w:rPr>
                <w:rFonts w:ascii="Consolas" w:hAnsi="Consolas"/>
              </w:rPr>
            </w:pPr>
            <w:r>
              <w:rPr>
                <w:rFonts w:ascii="Consolas" w:hAnsi="Consolas"/>
              </w:rPr>
              <w:t> </w:t>
            </w:r>
          </w:p>
          <w:p w14:paraId="46838539"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000000"/>
                <w:sz w:val="24"/>
                <w:szCs w:val="24"/>
                <w:bdr w:val="none" w:sz="0" w:space="0" w:color="auto" w:frame="1"/>
              </w:rPr>
              <w:t>}</w:t>
            </w:r>
          </w:p>
        </w:tc>
      </w:tr>
    </w:tbl>
    <w:p w14:paraId="4DF1C786" w14:textId="77777777" w:rsidR="00890DD4" w:rsidRDefault="00890DD4" w:rsidP="00890DD4">
      <w:pPr>
        <w:spacing w:line="240" w:lineRule="auto"/>
        <w:rPr>
          <w:rFonts w:ascii="Times New Roman" w:hAnsi="Times New Roman" w:cs="Times New Roman"/>
          <w:sz w:val="24"/>
          <w:szCs w:val="24"/>
        </w:rPr>
      </w:pPr>
      <w:r>
        <w:pict w14:anchorId="12FD46BC">
          <v:rect id="_x0000_i1090" style="width:0;height:0" o:hrstd="t" o:hrnoshade="t" o:hr="t" fillcolor="black" stroked="f"/>
        </w:pict>
      </w:r>
    </w:p>
    <w:p w14:paraId="4F804FC6" w14:textId="77777777" w:rsidR="00890DD4" w:rsidRDefault="00890DD4" w:rsidP="00890DD4">
      <w:pPr>
        <w:pStyle w:val="Heading2"/>
        <w:shd w:val="clear" w:color="auto" w:fill="FFFFFF"/>
        <w:spacing w:before="0"/>
        <w:textAlignment w:val="baseline"/>
        <w:rPr>
          <w:rFonts w:ascii="Segoe UI" w:hAnsi="Segoe UI" w:cs="Segoe UI"/>
          <w:color w:val="000000"/>
          <w:sz w:val="29"/>
          <w:szCs w:val="29"/>
        </w:rPr>
      </w:pPr>
      <w:bookmarkStart w:id="1" w:name="how_to_declare_variable_in_java"/>
      <w:r>
        <w:rPr>
          <w:rStyle w:val="Strong"/>
          <w:rFonts w:ascii="inherit" w:hAnsi="inherit" w:cs="Segoe UI"/>
          <w:b w:val="0"/>
          <w:bCs w:val="0"/>
          <w:color w:val="000000"/>
          <w:sz w:val="29"/>
          <w:szCs w:val="29"/>
          <w:bdr w:val="none" w:sz="0" w:space="0" w:color="auto" w:frame="1"/>
        </w:rPr>
        <w:lastRenderedPageBreak/>
        <w:t xml:space="preserve">2. How </w:t>
      </w:r>
      <w:proofErr w:type="gramStart"/>
      <w:r>
        <w:rPr>
          <w:rStyle w:val="Strong"/>
          <w:rFonts w:ascii="inherit" w:hAnsi="inherit" w:cs="Segoe UI"/>
          <w:b w:val="0"/>
          <w:bCs w:val="0"/>
          <w:color w:val="000000"/>
          <w:sz w:val="29"/>
          <w:szCs w:val="29"/>
          <w:bdr w:val="none" w:sz="0" w:space="0" w:color="auto" w:frame="1"/>
        </w:rPr>
        <w:t>To</w:t>
      </w:r>
      <w:proofErr w:type="gramEnd"/>
      <w:r>
        <w:rPr>
          <w:rStyle w:val="Strong"/>
          <w:rFonts w:ascii="inherit" w:hAnsi="inherit" w:cs="Segoe UI"/>
          <w:b w:val="0"/>
          <w:bCs w:val="0"/>
          <w:color w:val="000000"/>
          <w:sz w:val="29"/>
          <w:szCs w:val="29"/>
          <w:bdr w:val="none" w:sz="0" w:space="0" w:color="auto" w:frame="1"/>
        </w:rPr>
        <w:t xml:space="preserve"> Declare A Variable In Java?</w:t>
      </w:r>
      <w:bookmarkEnd w:id="1"/>
    </w:p>
    <w:p w14:paraId="08812E95" w14:textId="77777777" w:rsidR="00890DD4" w:rsidRDefault="00890DD4" w:rsidP="00890DD4">
      <w:pPr>
        <w:pStyle w:val="NormalWeb"/>
        <w:shd w:val="clear" w:color="auto" w:fill="FFFFFF"/>
        <w:spacing w:before="0" w:after="0"/>
        <w:jc w:val="both"/>
        <w:textAlignment w:val="baseline"/>
        <w:rPr>
          <w:rFonts w:ascii="Segoe UI" w:hAnsi="Segoe UI" w:cs="Segoe UI"/>
          <w:color w:val="000000"/>
          <w:sz w:val="21"/>
          <w:szCs w:val="21"/>
        </w:rPr>
      </w:pPr>
      <w:r>
        <w:rPr>
          <w:rFonts w:ascii="Segoe UI" w:hAnsi="Segoe UI" w:cs="Segoe UI"/>
          <w:color w:val="000000"/>
          <w:sz w:val="21"/>
          <w:szCs w:val="21"/>
        </w:rPr>
        <w:t>Declaring a variable is very easy. If you have noticed in above example, we have declared variable </w:t>
      </w:r>
      <w:r>
        <w:rPr>
          <w:rStyle w:val="HTMLCode"/>
          <w:rFonts w:ascii="Consolas" w:hAnsi="Consolas"/>
          <w:color w:val="565656"/>
          <w:sz w:val="21"/>
          <w:szCs w:val="21"/>
          <w:bdr w:val="none" w:sz="0" w:space="0" w:color="auto" w:frame="1"/>
          <w:shd w:val="clear" w:color="auto" w:fill="FFFFFF"/>
        </w:rPr>
        <w:t>number</w:t>
      </w:r>
      <w:r>
        <w:rPr>
          <w:rFonts w:ascii="Segoe UI" w:hAnsi="Segoe UI" w:cs="Segoe UI"/>
          <w:color w:val="000000"/>
          <w:sz w:val="21"/>
          <w:szCs w:val="21"/>
        </w:rPr>
        <w:t> on line 6. But along with that we have also specified its datatype i.e. </w:t>
      </w:r>
      <w:proofErr w:type="gramStart"/>
      <w:r>
        <w:rPr>
          <w:rStyle w:val="HTMLCode"/>
          <w:rFonts w:ascii="Consolas" w:hAnsi="Consolas"/>
          <w:color w:val="565656"/>
          <w:sz w:val="21"/>
          <w:szCs w:val="21"/>
          <w:bdr w:val="none" w:sz="0" w:space="0" w:color="auto" w:frame="1"/>
          <w:shd w:val="clear" w:color="auto" w:fill="FFFFFF"/>
        </w:rPr>
        <w:t>int</w:t>
      </w:r>
      <w:proofErr w:type="gramEnd"/>
    </w:p>
    <w:p w14:paraId="5EE4C0D3"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Below code snippet shows some more example of variable declaration.</w:t>
      </w:r>
    </w:p>
    <w:tbl>
      <w:tblPr>
        <w:tblW w:w="12070" w:type="dxa"/>
        <w:tblCellMar>
          <w:left w:w="0" w:type="dxa"/>
          <w:right w:w="0" w:type="dxa"/>
        </w:tblCellMar>
        <w:tblLook w:val="04A0" w:firstRow="1" w:lastRow="0" w:firstColumn="1" w:lastColumn="0" w:noHBand="0" w:noVBand="1"/>
      </w:tblPr>
      <w:tblGrid>
        <w:gridCol w:w="124"/>
        <w:gridCol w:w="11946"/>
      </w:tblGrid>
      <w:tr w:rsidR="00890DD4" w14:paraId="51E56F98" w14:textId="77777777" w:rsidTr="00890DD4">
        <w:tc>
          <w:tcPr>
            <w:tcW w:w="6" w:type="dxa"/>
            <w:tcBorders>
              <w:top w:val="nil"/>
              <w:left w:val="nil"/>
              <w:bottom w:val="nil"/>
              <w:right w:val="nil"/>
            </w:tcBorders>
            <w:vAlign w:val="bottom"/>
            <w:hideMark/>
          </w:tcPr>
          <w:p w14:paraId="08C64F6C" w14:textId="77777777" w:rsidR="00890DD4" w:rsidRDefault="00890DD4" w:rsidP="00890DD4">
            <w:pPr>
              <w:shd w:val="clear" w:color="auto" w:fill="FFFFFF"/>
              <w:spacing w:line="264" w:lineRule="atLeast"/>
              <w:jc w:val="right"/>
              <w:textAlignment w:val="baseline"/>
              <w:rPr>
                <w:rFonts w:ascii="Consolas" w:hAnsi="Consolas" w:cs="Times New Roman"/>
                <w:color w:val="787878"/>
                <w:sz w:val="24"/>
                <w:szCs w:val="24"/>
              </w:rPr>
            </w:pPr>
            <w:r>
              <w:rPr>
                <w:rFonts w:ascii="Consolas" w:hAnsi="Consolas"/>
                <w:color w:val="787878"/>
              </w:rPr>
              <w:t>1</w:t>
            </w:r>
          </w:p>
          <w:p w14:paraId="3AE1A3DF"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2</w:t>
            </w:r>
          </w:p>
          <w:p w14:paraId="7D588058"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3</w:t>
            </w:r>
          </w:p>
        </w:tc>
        <w:tc>
          <w:tcPr>
            <w:tcW w:w="11630" w:type="dxa"/>
            <w:tcBorders>
              <w:top w:val="nil"/>
              <w:left w:val="nil"/>
              <w:bottom w:val="nil"/>
              <w:right w:val="nil"/>
            </w:tcBorders>
            <w:vAlign w:val="bottom"/>
            <w:hideMark/>
          </w:tcPr>
          <w:p w14:paraId="4740A41C"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b/>
                <w:bCs/>
                <w:color w:val="7F0055"/>
                <w:sz w:val="24"/>
                <w:szCs w:val="24"/>
                <w:bdr w:val="none" w:sz="0" w:space="0" w:color="auto" w:frame="1"/>
              </w:rPr>
              <w:t>int</w:t>
            </w:r>
            <w:r>
              <w:rPr>
                <w:rFonts w:ascii="Consolas" w:hAnsi="Consolas"/>
              </w:rPr>
              <w:t xml:space="preserve"> </w:t>
            </w:r>
            <w:proofErr w:type="gramStart"/>
            <w:r>
              <w:rPr>
                <w:rStyle w:val="HTMLCode"/>
                <w:rFonts w:ascii="Consolas" w:eastAsiaTheme="minorHAnsi" w:hAnsi="Consolas"/>
                <w:color w:val="000000"/>
                <w:sz w:val="24"/>
                <w:szCs w:val="24"/>
                <w:bdr w:val="none" w:sz="0" w:space="0" w:color="auto" w:frame="1"/>
              </w:rPr>
              <w:t>number;</w:t>
            </w:r>
            <w:proofErr w:type="gramEnd"/>
          </w:p>
          <w:p w14:paraId="15E48EA1" w14:textId="77777777" w:rsidR="00890DD4" w:rsidRDefault="00890DD4">
            <w:pPr>
              <w:shd w:val="clear" w:color="auto" w:fill="FFFFFF"/>
              <w:spacing w:line="264" w:lineRule="atLeast"/>
              <w:textAlignment w:val="baseline"/>
              <w:rPr>
                <w:rFonts w:ascii="Consolas" w:hAnsi="Consolas"/>
              </w:rPr>
            </w:pPr>
            <w:proofErr w:type="spellStart"/>
            <w:r>
              <w:rPr>
                <w:rStyle w:val="HTMLCode"/>
                <w:rFonts w:ascii="Consolas" w:eastAsiaTheme="minorHAnsi" w:hAnsi="Consolas"/>
                <w:b/>
                <w:bCs/>
                <w:color w:val="7F0055"/>
                <w:sz w:val="24"/>
                <w:szCs w:val="24"/>
                <w:bdr w:val="none" w:sz="0" w:space="0" w:color="auto" w:frame="1"/>
              </w:rPr>
              <w:t>boolean</w:t>
            </w:r>
            <w:proofErr w:type="spellEnd"/>
            <w:r>
              <w:rPr>
                <w:rFonts w:ascii="Consolas" w:hAnsi="Consolas"/>
              </w:rPr>
              <w:t xml:space="preserve"> </w:t>
            </w:r>
            <w:proofErr w:type="gramStart"/>
            <w:r>
              <w:rPr>
                <w:rStyle w:val="HTMLCode"/>
                <w:rFonts w:ascii="Consolas" w:eastAsiaTheme="minorHAnsi" w:hAnsi="Consolas"/>
                <w:color w:val="000000"/>
                <w:sz w:val="24"/>
                <w:szCs w:val="24"/>
                <w:bdr w:val="none" w:sz="0" w:space="0" w:color="auto" w:frame="1"/>
              </w:rPr>
              <w:t>flag;</w:t>
            </w:r>
            <w:proofErr w:type="gramEnd"/>
          </w:p>
          <w:p w14:paraId="7C4082C3"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000000"/>
                <w:sz w:val="24"/>
                <w:szCs w:val="24"/>
                <w:bdr w:val="none" w:sz="0" w:space="0" w:color="auto" w:frame="1"/>
              </w:rPr>
              <w:t>String name;</w:t>
            </w:r>
          </w:p>
        </w:tc>
      </w:tr>
    </w:tbl>
    <w:p w14:paraId="69F704B1" w14:textId="77777777" w:rsidR="00890DD4" w:rsidRDefault="00890DD4" w:rsidP="00890DD4">
      <w:pPr>
        <w:pStyle w:val="NormalWeb"/>
        <w:shd w:val="clear" w:color="auto" w:fill="FFFFFF"/>
        <w:spacing w:before="0" w:after="0"/>
        <w:jc w:val="both"/>
        <w:textAlignment w:val="baseline"/>
        <w:rPr>
          <w:rFonts w:ascii="Segoe UI" w:hAnsi="Segoe UI" w:cs="Segoe UI"/>
          <w:color w:val="000000"/>
          <w:sz w:val="21"/>
          <w:szCs w:val="21"/>
        </w:rPr>
      </w:pPr>
      <w:r>
        <w:rPr>
          <w:rFonts w:ascii="Segoe UI" w:hAnsi="Segoe UI" w:cs="Segoe UI"/>
          <w:color w:val="000000"/>
          <w:sz w:val="21"/>
          <w:szCs w:val="21"/>
        </w:rPr>
        <w:t>Here </w:t>
      </w:r>
      <w:r>
        <w:rPr>
          <w:rStyle w:val="HTMLCode"/>
          <w:rFonts w:ascii="Consolas" w:hAnsi="Consolas"/>
          <w:color w:val="565656"/>
          <w:sz w:val="21"/>
          <w:szCs w:val="21"/>
          <w:bdr w:val="none" w:sz="0" w:space="0" w:color="auto" w:frame="1"/>
          <w:shd w:val="clear" w:color="auto" w:fill="FFFFFF"/>
        </w:rPr>
        <w:t>number</w:t>
      </w:r>
      <w:r>
        <w:rPr>
          <w:rFonts w:ascii="Segoe UI" w:hAnsi="Segoe UI" w:cs="Segoe UI"/>
          <w:color w:val="000000"/>
          <w:sz w:val="21"/>
          <w:szCs w:val="21"/>
        </w:rPr>
        <w:t>, </w:t>
      </w:r>
      <w:r>
        <w:rPr>
          <w:rStyle w:val="HTMLCode"/>
          <w:rFonts w:ascii="Consolas" w:hAnsi="Consolas"/>
          <w:color w:val="565656"/>
          <w:sz w:val="21"/>
          <w:szCs w:val="21"/>
          <w:bdr w:val="none" w:sz="0" w:space="0" w:color="auto" w:frame="1"/>
          <w:shd w:val="clear" w:color="auto" w:fill="FFFFFF"/>
        </w:rPr>
        <w:t>flag</w:t>
      </w:r>
      <w:r>
        <w:rPr>
          <w:rFonts w:ascii="Segoe UI" w:hAnsi="Segoe UI" w:cs="Segoe UI"/>
          <w:color w:val="000000"/>
          <w:sz w:val="21"/>
          <w:szCs w:val="21"/>
        </w:rPr>
        <w:t> and </w:t>
      </w:r>
      <w:r>
        <w:rPr>
          <w:rStyle w:val="HTMLCode"/>
          <w:rFonts w:ascii="Consolas" w:hAnsi="Consolas"/>
          <w:color w:val="565656"/>
          <w:sz w:val="21"/>
          <w:szCs w:val="21"/>
          <w:bdr w:val="none" w:sz="0" w:space="0" w:color="auto" w:frame="1"/>
          <w:shd w:val="clear" w:color="auto" w:fill="FFFFFF"/>
        </w:rPr>
        <w:t>name</w:t>
      </w:r>
      <w:r>
        <w:rPr>
          <w:rFonts w:ascii="Segoe UI" w:hAnsi="Segoe UI" w:cs="Segoe UI"/>
          <w:color w:val="000000"/>
          <w:sz w:val="21"/>
          <w:szCs w:val="21"/>
        </w:rPr>
        <w:t> are variable name and </w:t>
      </w:r>
      <w:r>
        <w:rPr>
          <w:rStyle w:val="HTMLCode"/>
          <w:rFonts w:ascii="Consolas" w:hAnsi="Consolas"/>
          <w:color w:val="565656"/>
          <w:sz w:val="21"/>
          <w:szCs w:val="21"/>
          <w:bdr w:val="none" w:sz="0" w:space="0" w:color="auto" w:frame="1"/>
          <w:shd w:val="clear" w:color="auto" w:fill="FFFFFF"/>
        </w:rPr>
        <w:t>int</w:t>
      </w:r>
      <w:r>
        <w:rPr>
          <w:rFonts w:ascii="Segoe UI" w:hAnsi="Segoe UI" w:cs="Segoe UI"/>
          <w:color w:val="000000"/>
          <w:sz w:val="21"/>
          <w:szCs w:val="21"/>
        </w:rPr>
        <w:t>, </w:t>
      </w:r>
      <w:proofErr w:type="spellStart"/>
      <w:r>
        <w:rPr>
          <w:rStyle w:val="HTMLCode"/>
          <w:rFonts w:ascii="Consolas" w:hAnsi="Consolas"/>
          <w:color w:val="565656"/>
          <w:sz w:val="21"/>
          <w:szCs w:val="21"/>
          <w:bdr w:val="none" w:sz="0" w:space="0" w:color="auto" w:frame="1"/>
          <w:shd w:val="clear" w:color="auto" w:fill="FFFFFF"/>
        </w:rPr>
        <w:t>boolean</w:t>
      </w:r>
      <w:proofErr w:type="spellEnd"/>
      <w:r>
        <w:rPr>
          <w:rFonts w:ascii="Segoe UI" w:hAnsi="Segoe UI" w:cs="Segoe UI"/>
          <w:color w:val="000000"/>
          <w:sz w:val="21"/>
          <w:szCs w:val="21"/>
        </w:rPr>
        <w:t> and </w:t>
      </w:r>
      <w:r>
        <w:rPr>
          <w:rStyle w:val="HTMLCode"/>
          <w:rFonts w:ascii="Consolas" w:hAnsi="Consolas"/>
          <w:color w:val="565656"/>
          <w:sz w:val="21"/>
          <w:szCs w:val="21"/>
          <w:bdr w:val="none" w:sz="0" w:space="0" w:color="auto" w:frame="1"/>
          <w:shd w:val="clear" w:color="auto" w:fill="FFFFFF"/>
        </w:rPr>
        <w:t>String</w:t>
      </w:r>
      <w:r>
        <w:rPr>
          <w:rFonts w:ascii="Segoe UI" w:hAnsi="Segoe UI" w:cs="Segoe UI"/>
          <w:color w:val="000000"/>
          <w:sz w:val="21"/>
          <w:szCs w:val="21"/>
        </w:rPr>
        <w:t> are their respective data types.</w:t>
      </w:r>
    </w:p>
    <w:p w14:paraId="447BD869" w14:textId="77777777" w:rsidR="00890DD4" w:rsidRDefault="00890DD4" w:rsidP="00890DD4">
      <w:pPr>
        <w:pStyle w:val="NormalWeb"/>
        <w:shd w:val="clear" w:color="auto" w:fill="FFFFFF"/>
        <w:spacing w:before="0" w:after="0"/>
        <w:jc w:val="both"/>
        <w:textAlignment w:val="baseline"/>
        <w:rPr>
          <w:rFonts w:ascii="Segoe UI" w:hAnsi="Segoe UI" w:cs="Segoe UI"/>
          <w:color w:val="000000"/>
          <w:sz w:val="21"/>
          <w:szCs w:val="21"/>
        </w:rPr>
      </w:pPr>
      <w:r>
        <w:rPr>
          <w:rFonts w:ascii="Segoe UI" w:hAnsi="Segoe UI" w:cs="Segoe UI"/>
          <w:color w:val="000000"/>
          <w:sz w:val="21"/>
          <w:szCs w:val="21"/>
        </w:rPr>
        <w:t>Java is known as strictly typed language as it is mandatory to specify a data type of a variable before variable name. in java. It is used by compiler to help programmer avoid any mistakes such as storing String values to integer variables. Before reading or assigning a value, that variable must have been declared. Jump to the question </w:t>
      </w:r>
      <w:hyperlink r:id="rId5" w:anchor="Why_is_specifying_data_type_Mandatory_java" w:history="1">
        <w:r>
          <w:rPr>
            <w:rStyle w:val="Hyperlink"/>
            <w:rFonts w:ascii="Segoe UI" w:hAnsi="Segoe UI" w:cs="Segoe UI"/>
            <w:color w:val="0275D8"/>
            <w:sz w:val="21"/>
            <w:szCs w:val="21"/>
            <w:u w:val="none"/>
            <w:bdr w:val="none" w:sz="0" w:space="0" w:color="auto" w:frame="1"/>
          </w:rPr>
          <w:t xml:space="preserve">Why is Specifying </w:t>
        </w:r>
        <w:proofErr w:type="spellStart"/>
        <w:r>
          <w:rPr>
            <w:rStyle w:val="Hyperlink"/>
            <w:rFonts w:ascii="Segoe UI" w:hAnsi="Segoe UI" w:cs="Segoe UI"/>
            <w:color w:val="0275D8"/>
            <w:sz w:val="21"/>
            <w:szCs w:val="21"/>
            <w:u w:val="none"/>
            <w:bdr w:val="none" w:sz="0" w:space="0" w:color="auto" w:frame="1"/>
          </w:rPr>
          <w:t>DataType</w:t>
        </w:r>
        <w:proofErr w:type="spellEnd"/>
        <w:r>
          <w:rPr>
            <w:rStyle w:val="Hyperlink"/>
            <w:rFonts w:ascii="Segoe UI" w:hAnsi="Segoe UI" w:cs="Segoe UI"/>
            <w:color w:val="0275D8"/>
            <w:sz w:val="21"/>
            <w:szCs w:val="21"/>
            <w:u w:val="none"/>
            <w:bdr w:val="none" w:sz="0" w:space="0" w:color="auto" w:frame="1"/>
          </w:rPr>
          <w:t xml:space="preserve"> before variable name Mandatory?</w:t>
        </w:r>
      </w:hyperlink>
    </w:p>
    <w:p w14:paraId="5E2A1360" w14:textId="77777777" w:rsidR="00890DD4" w:rsidRDefault="00890DD4" w:rsidP="00890DD4">
      <w:pPr>
        <w:rPr>
          <w:rFonts w:ascii="Times New Roman" w:hAnsi="Times New Roman" w:cs="Times New Roman"/>
          <w:sz w:val="24"/>
          <w:szCs w:val="24"/>
        </w:rPr>
      </w:pPr>
      <w:r>
        <w:pict w14:anchorId="198F42C3">
          <v:rect id="_x0000_i1091" style="width:0;height:0" o:hrstd="t" o:hrnoshade="t" o:hr="t" fillcolor="black" stroked="f"/>
        </w:pict>
      </w:r>
    </w:p>
    <w:p w14:paraId="0F3644E9" w14:textId="77777777" w:rsidR="00890DD4" w:rsidRDefault="00890DD4" w:rsidP="00890DD4">
      <w:pPr>
        <w:pStyle w:val="Heading2"/>
        <w:shd w:val="clear" w:color="auto" w:fill="FFFFFF"/>
        <w:spacing w:before="0"/>
        <w:textAlignment w:val="baseline"/>
        <w:rPr>
          <w:rFonts w:ascii="Segoe UI" w:hAnsi="Segoe UI" w:cs="Segoe UI"/>
          <w:color w:val="000000"/>
          <w:sz w:val="29"/>
          <w:szCs w:val="29"/>
        </w:rPr>
      </w:pPr>
      <w:bookmarkStart w:id="2" w:name="how_to_assign_value_to_variable"/>
      <w:r>
        <w:rPr>
          <w:rFonts w:ascii="Segoe UI" w:hAnsi="Segoe UI" w:cs="Segoe UI"/>
          <w:color w:val="000000"/>
          <w:sz w:val="29"/>
          <w:szCs w:val="29"/>
          <w:bdr w:val="none" w:sz="0" w:space="0" w:color="auto" w:frame="1"/>
        </w:rPr>
        <w:t xml:space="preserve">3. How </w:t>
      </w:r>
      <w:proofErr w:type="gramStart"/>
      <w:r>
        <w:rPr>
          <w:rFonts w:ascii="Segoe UI" w:hAnsi="Segoe UI" w:cs="Segoe UI"/>
          <w:color w:val="000000"/>
          <w:sz w:val="29"/>
          <w:szCs w:val="29"/>
          <w:bdr w:val="none" w:sz="0" w:space="0" w:color="auto" w:frame="1"/>
        </w:rPr>
        <w:t>To</w:t>
      </w:r>
      <w:proofErr w:type="gramEnd"/>
      <w:r>
        <w:rPr>
          <w:rFonts w:ascii="Segoe UI" w:hAnsi="Segoe UI" w:cs="Segoe UI"/>
          <w:color w:val="000000"/>
          <w:sz w:val="29"/>
          <w:szCs w:val="29"/>
          <w:bdr w:val="none" w:sz="0" w:space="0" w:color="auto" w:frame="1"/>
        </w:rPr>
        <w:t xml:space="preserve"> Assign A Value To Variable?</w:t>
      </w:r>
      <w:bookmarkEnd w:id="2"/>
    </w:p>
    <w:p w14:paraId="2FFE5BDD"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We use assign operator (=) to assign a value to a variable. For Example, </w:t>
      </w:r>
    </w:p>
    <w:tbl>
      <w:tblPr>
        <w:tblW w:w="12070" w:type="dxa"/>
        <w:tblCellMar>
          <w:left w:w="0" w:type="dxa"/>
          <w:right w:w="0" w:type="dxa"/>
        </w:tblCellMar>
        <w:tblLook w:val="04A0" w:firstRow="1" w:lastRow="0" w:firstColumn="1" w:lastColumn="0" w:noHBand="0" w:noVBand="1"/>
      </w:tblPr>
      <w:tblGrid>
        <w:gridCol w:w="124"/>
        <w:gridCol w:w="11946"/>
      </w:tblGrid>
      <w:tr w:rsidR="00890DD4" w14:paraId="699A4AF3" w14:textId="77777777" w:rsidTr="00890DD4">
        <w:tc>
          <w:tcPr>
            <w:tcW w:w="6" w:type="dxa"/>
            <w:tcBorders>
              <w:top w:val="nil"/>
              <w:left w:val="nil"/>
              <w:bottom w:val="nil"/>
              <w:right w:val="nil"/>
            </w:tcBorders>
            <w:vAlign w:val="bottom"/>
            <w:hideMark/>
          </w:tcPr>
          <w:p w14:paraId="4C16F01F" w14:textId="77777777" w:rsidR="00890DD4" w:rsidRDefault="00890DD4" w:rsidP="00890DD4">
            <w:pPr>
              <w:shd w:val="clear" w:color="auto" w:fill="FFFFFF"/>
              <w:spacing w:line="264" w:lineRule="atLeast"/>
              <w:jc w:val="right"/>
              <w:textAlignment w:val="baseline"/>
              <w:rPr>
                <w:rFonts w:ascii="Consolas" w:hAnsi="Consolas" w:cs="Times New Roman"/>
                <w:color w:val="787878"/>
                <w:sz w:val="24"/>
                <w:szCs w:val="24"/>
              </w:rPr>
            </w:pPr>
            <w:r>
              <w:rPr>
                <w:rFonts w:ascii="Consolas" w:hAnsi="Consolas"/>
                <w:color w:val="787878"/>
              </w:rPr>
              <w:t>1</w:t>
            </w:r>
          </w:p>
          <w:p w14:paraId="2706B000"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2</w:t>
            </w:r>
          </w:p>
          <w:p w14:paraId="469AC891"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3</w:t>
            </w:r>
          </w:p>
        </w:tc>
        <w:tc>
          <w:tcPr>
            <w:tcW w:w="11630" w:type="dxa"/>
            <w:tcBorders>
              <w:top w:val="nil"/>
              <w:left w:val="nil"/>
              <w:bottom w:val="nil"/>
              <w:right w:val="nil"/>
            </w:tcBorders>
            <w:vAlign w:val="bottom"/>
            <w:hideMark/>
          </w:tcPr>
          <w:p w14:paraId="3B0D30FA"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000000"/>
                <w:sz w:val="24"/>
                <w:szCs w:val="24"/>
                <w:bdr w:val="none" w:sz="0" w:space="0" w:color="auto" w:frame="1"/>
              </w:rPr>
              <w:t xml:space="preserve">number = </w:t>
            </w:r>
            <w:proofErr w:type="gramStart"/>
            <w:r>
              <w:rPr>
                <w:rStyle w:val="HTMLCode"/>
                <w:rFonts w:ascii="Consolas" w:eastAsiaTheme="minorHAnsi" w:hAnsi="Consolas"/>
                <w:color w:val="009900"/>
                <w:sz w:val="24"/>
                <w:szCs w:val="24"/>
                <w:bdr w:val="none" w:sz="0" w:space="0" w:color="auto" w:frame="1"/>
              </w:rPr>
              <w:t>10</w:t>
            </w:r>
            <w:r>
              <w:rPr>
                <w:rStyle w:val="HTMLCode"/>
                <w:rFonts w:ascii="Consolas" w:eastAsiaTheme="minorHAnsi" w:hAnsi="Consolas"/>
                <w:color w:val="000000"/>
                <w:sz w:val="24"/>
                <w:szCs w:val="24"/>
                <w:bdr w:val="none" w:sz="0" w:space="0" w:color="auto" w:frame="1"/>
              </w:rPr>
              <w:t>;</w:t>
            </w:r>
            <w:proofErr w:type="gramEnd"/>
          </w:p>
          <w:p w14:paraId="041CB98C"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000000"/>
                <w:sz w:val="24"/>
                <w:szCs w:val="24"/>
                <w:bdr w:val="none" w:sz="0" w:space="0" w:color="auto" w:frame="1"/>
              </w:rPr>
              <w:t xml:space="preserve">flag = </w:t>
            </w:r>
            <w:proofErr w:type="gramStart"/>
            <w:r>
              <w:rPr>
                <w:rStyle w:val="HTMLCode"/>
                <w:rFonts w:ascii="Consolas" w:eastAsiaTheme="minorHAnsi" w:hAnsi="Consolas"/>
                <w:b/>
                <w:bCs/>
                <w:color w:val="7F0055"/>
                <w:sz w:val="24"/>
                <w:szCs w:val="24"/>
                <w:bdr w:val="none" w:sz="0" w:space="0" w:color="auto" w:frame="1"/>
              </w:rPr>
              <w:t>true</w:t>
            </w:r>
            <w:r>
              <w:rPr>
                <w:rStyle w:val="HTMLCode"/>
                <w:rFonts w:ascii="Consolas" w:eastAsiaTheme="minorHAnsi" w:hAnsi="Consolas"/>
                <w:color w:val="000000"/>
                <w:sz w:val="24"/>
                <w:szCs w:val="24"/>
                <w:bdr w:val="none" w:sz="0" w:space="0" w:color="auto" w:frame="1"/>
              </w:rPr>
              <w:t>;</w:t>
            </w:r>
            <w:proofErr w:type="gramEnd"/>
          </w:p>
          <w:p w14:paraId="5D06D15A"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000000"/>
                <w:sz w:val="24"/>
                <w:szCs w:val="24"/>
                <w:bdr w:val="none" w:sz="0" w:space="0" w:color="auto" w:frame="1"/>
              </w:rPr>
              <w:t xml:space="preserve">name = </w:t>
            </w:r>
            <w:r>
              <w:rPr>
                <w:rStyle w:val="HTMLCode"/>
                <w:rFonts w:ascii="Consolas" w:eastAsiaTheme="minorHAnsi" w:hAnsi="Consolas"/>
                <w:color w:val="2A00FF"/>
                <w:sz w:val="24"/>
                <w:szCs w:val="24"/>
                <w:bdr w:val="none" w:sz="0" w:space="0" w:color="auto" w:frame="1"/>
              </w:rPr>
              <w:t>"</w:t>
            </w:r>
            <w:proofErr w:type="spellStart"/>
            <w:r>
              <w:rPr>
                <w:rStyle w:val="HTMLCode"/>
                <w:rFonts w:ascii="Consolas" w:eastAsiaTheme="minorHAnsi" w:hAnsi="Consolas"/>
                <w:color w:val="2A00FF"/>
                <w:sz w:val="24"/>
                <w:szCs w:val="24"/>
                <w:bdr w:val="none" w:sz="0" w:space="0" w:color="auto" w:frame="1"/>
              </w:rPr>
              <w:t>CodePumpkin</w:t>
            </w:r>
            <w:proofErr w:type="spellEnd"/>
            <w:r>
              <w:rPr>
                <w:rStyle w:val="HTMLCode"/>
                <w:rFonts w:ascii="Consolas" w:eastAsiaTheme="minorHAnsi" w:hAnsi="Consolas"/>
                <w:color w:val="2A00FF"/>
                <w:sz w:val="24"/>
                <w:szCs w:val="24"/>
                <w:bdr w:val="none" w:sz="0" w:space="0" w:color="auto" w:frame="1"/>
              </w:rPr>
              <w:t>"</w:t>
            </w:r>
            <w:r>
              <w:rPr>
                <w:rStyle w:val="HTMLCode"/>
                <w:rFonts w:ascii="Consolas" w:eastAsiaTheme="minorHAnsi" w:hAnsi="Consolas"/>
                <w:color w:val="000000"/>
                <w:sz w:val="24"/>
                <w:szCs w:val="24"/>
                <w:bdr w:val="none" w:sz="0" w:space="0" w:color="auto" w:frame="1"/>
              </w:rPr>
              <w:t>;</w:t>
            </w:r>
          </w:p>
        </w:tc>
      </w:tr>
    </w:tbl>
    <w:p w14:paraId="5F3A43A3"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 xml:space="preserve">We can assign a value to variable any number of </w:t>
      </w:r>
      <w:proofErr w:type="gramStart"/>
      <w:r>
        <w:rPr>
          <w:rFonts w:ascii="Segoe UI" w:hAnsi="Segoe UI" w:cs="Segoe UI"/>
          <w:color w:val="000000"/>
          <w:sz w:val="21"/>
          <w:szCs w:val="21"/>
        </w:rPr>
        <w:t>time</w:t>
      </w:r>
      <w:proofErr w:type="gramEnd"/>
      <w:r>
        <w:rPr>
          <w:rFonts w:ascii="Segoe UI" w:hAnsi="Segoe UI" w:cs="Segoe UI"/>
          <w:color w:val="000000"/>
          <w:sz w:val="21"/>
          <w:szCs w:val="21"/>
        </w:rPr>
        <w:t xml:space="preserve"> in java, but when we assign a new value to a variable old value will be overwritten. </w:t>
      </w:r>
    </w:p>
    <w:p w14:paraId="5941AB9D" w14:textId="77777777" w:rsidR="00890DD4" w:rsidRDefault="00890DD4" w:rsidP="00890DD4">
      <w:pPr>
        <w:pStyle w:val="NormalWeb"/>
        <w:shd w:val="clear" w:color="auto" w:fill="FFFFFF"/>
        <w:spacing w:before="0" w:after="0"/>
        <w:jc w:val="both"/>
        <w:textAlignment w:val="baseline"/>
        <w:rPr>
          <w:rFonts w:ascii="Segoe UI" w:hAnsi="Segoe UI" w:cs="Segoe UI"/>
          <w:color w:val="000000"/>
          <w:sz w:val="21"/>
          <w:szCs w:val="21"/>
        </w:rPr>
      </w:pPr>
      <w:r>
        <w:rPr>
          <w:rFonts w:ascii="Segoe UI" w:hAnsi="Segoe UI" w:cs="Segoe UI"/>
          <w:color w:val="000000"/>
          <w:sz w:val="21"/>
          <w:szCs w:val="21"/>
        </w:rPr>
        <w:t xml:space="preserve">For </w:t>
      </w:r>
      <w:proofErr w:type="gramStart"/>
      <w:r>
        <w:rPr>
          <w:rFonts w:ascii="Segoe UI" w:hAnsi="Segoe UI" w:cs="Segoe UI"/>
          <w:color w:val="000000"/>
          <w:sz w:val="21"/>
          <w:szCs w:val="21"/>
        </w:rPr>
        <w:t>example,  in</w:t>
      </w:r>
      <w:proofErr w:type="gramEnd"/>
      <w:r>
        <w:rPr>
          <w:rFonts w:ascii="Segoe UI" w:hAnsi="Segoe UI" w:cs="Segoe UI"/>
          <w:color w:val="000000"/>
          <w:sz w:val="21"/>
          <w:szCs w:val="21"/>
        </w:rPr>
        <w:t xml:space="preserve"> first code snippet, we have first assigned a value 10 to </w:t>
      </w:r>
      <w:r>
        <w:rPr>
          <w:rStyle w:val="HTMLCode"/>
          <w:rFonts w:ascii="Consolas" w:hAnsi="Consolas"/>
          <w:color w:val="565656"/>
          <w:sz w:val="21"/>
          <w:szCs w:val="21"/>
          <w:bdr w:val="none" w:sz="0" w:space="0" w:color="auto" w:frame="1"/>
          <w:shd w:val="clear" w:color="auto" w:fill="FFFFFF"/>
        </w:rPr>
        <w:t>number</w:t>
      </w:r>
      <w:r>
        <w:rPr>
          <w:rFonts w:ascii="Segoe UI" w:hAnsi="Segoe UI" w:cs="Segoe UI"/>
          <w:color w:val="000000"/>
          <w:sz w:val="21"/>
          <w:szCs w:val="21"/>
        </w:rPr>
        <w:t> and then modified its value by performing </w:t>
      </w:r>
      <w:r>
        <w:rPr>
          <w:rStyle w:val="HTMLCode"/>
          <w:rFonts w:ascii="Consolas" w:hAnsi="Consolas"/>
          <w:color w:val="565656"/>
          <w:sz w:val="21"/>
          <w:szCs w:val="21"/>
          <w:bdr w:val="none" w:sz="0" w:space="0" w:color="auto" w:frame="1"/>
          <w:shd w:val="clear" w:color="auto" w:fill="FFFFFF"/>
        </w:rPr>
        <w:t>number+20</w:t>
      </w:r>
      <w:r>
        <w:rPr>
          <w:rFonts w:ascii="Segoe UI" w:hAnsi="Segoe UI" w:cs="Segoe UI"/>
          <w:color w:val="000000"/>
          <w:sz w:val="21"/>
          <w:szCs w:val="21"/>
        </w:rPr>
        <w:t> operation and assign it back to variable number by .</w:t>
      </w:r>
    </w:p>
    <w:p w14:paraId="4761995A" w14:textId="77777777" w:rsidR="00890DD4" w:rsidRDefault="00890DD4" w:rsidP="00890DD4">
      <w:pPr>
        <w:rPr>
          <w:rFonts w:ascii="Times New Roman" w:hAnsi="Times New Roman" w:cs="Times New Roman"/>
          <w:sz w:val="24"/>
          <w:szCs w:val="24"/>
        </w:rPr>
      </w:pPr>
      <w:r>
        <w:pict w14:anchorId="2800E99D">
          <v:rect id="_x0000_i1092" style="width:0;height:0" o:hrstd="t" o:hrnoshade="t" o:hr="t" fillcolor="black" stroked="f"/>
        </w:pict>
      </w:r>
    </w:p>
    <w:p w14:paraId="0644DA14" w14:textId="77777777" w:rsidR="00890DD4" w:rsidRDefault="00890DD4" w:rsidP="00890DD4">
      <w:pPr>
        <w:pStyle w:val="Heading2"/>
        <w:shd w:val="clear" w:color="auto" w:fill="FFFFFF"/>
        <w:spacing w:before="0"/>
        <w:textAlignment w:val="baseline"/>
        <w:rPr>
          <w:rFonts w:ascii="Segoe UI" w:hAnsi="Segoe UI" w:cs="Segoe UI"/>
          <w:color w:val="000000"/>
          <w:sz w:val="29"/>
          <w:szCs w:val="29"/>
        </w:rPr>
      </w:pPr>
      <w:bookmarkStart w:id="3" w:name="initialization_vs_assignment"/>
      <w:r>
        <w:rPr>
          <w:rFonts w:ascii="Segoe UI" w:hAnsi="Segoe UI" w:cs="Segoe UI"/>
          <w:color w:val="000000"/>
          <w:sz w:val="29"/>
          <w:szCs w:val="29"/>
          <w:bdr w:val="none" w:sz="0" w:space="0" w:color="auto" w:frame="1"/>
        </w:rPr>
        <w:t>4. What Is Variable Initialization? How Is It Different Than Assignment?</w:t>
      </w:r>
      <w:bookmarkEnd w:id="3"/>
    </w:p>
    <w:p w14:paraId="1A6EF694" w14:textId="77777777" w:rsidR="00890DD4" w:rsidRDefault="00890DD4" w:rsidP="00890DD4">
      <w:pPr>
        <w:pStyle w:val="NormalWeb"/>
        <w:shd w:val="clear" w:color="auto" w:fill="FFFFFF"/>
        <w:spacing w:before="0" w:after="0"/>
        <w:jc w:val="both"/>
        <w:textAlignment w:val="baseline"/>
        <w:rPr>
          <w:rFonts w:ascii="Segoe UI" w:hAnsi="Segoe UI" w:cs="Segoe UI"/>
          <w:color w:val="000000"/>
          <w:sz w:val="21"/>
          <w:szCs w:val="21"/>
        </w:rPr>
      </w:pPr>
      <w:r>
        <w:rPr>
          <w:rFonts w:ascii="Segoe UI" w:hAnsi="Segoe UI" w:cs="Segoe UI"/>
          <w:color w:val="000000"/>
          <w:sz w:val="21"/>
          <w:szCs w:val="21"/>
        </w:rPr>
        <w:t>When we assign a value to a variable first time, it is known as variable initialization. Before initialization objects have </w:t>
      </w:r>
      <w:proofErr w:type="spellStart"/>
      <w:r>
        <w:rPr>
          <w:rStyle w:val="HTMLCode"/>
          <w:rFonts w:ascii="Consolas" w:hAnsi="Consolas"/>
          <w:color w:val="565656"/>
          <w:sz w:val="21"/>
          <w:szCs w:val="21"/>
          <w:bdr w:val="none" w:sz="0" w:space="0" w:color="auto" w:frame="1"/>
          <w:shd w:val="clear" w:color="auto" w:fill="FFFFFF"/>
        </w:rPr>
        <w:t>null</w:t>
      </w:r>
      <w:r>
        <w:rPr>
          <w:rFonts w:ascii="Segoe UI" w:hAnsi="Segoe UI" w:cs="Segoe UI"/>
          <w:color w:val="000000"/>
          <w:sz w:val="21"/>
          <w:szCs w:val="21"/>
        </w:rPr>
        <w:t>value</w:t>
      </w:r>
      <w:proofErr w:type="spellEnd"/>
      <w:r>
        <w:rPr>
          <w:rFonts w:ascii="Segoe UI" w:hAnsi="Segoe UI" w:cs="Segoe UI"/>
          <w:color w:val="000000"/>
          <w:sz w:val="21"/>
          <w:szCs w:val="21"/>
        </w:rPr>
        <w:t xml:space="preserve"> and primitive types have default values such as </w:t>
      </w:r>
      <w:r>
        <w:rPr>
          <w:rStyle w:val="HTMLCode"/>
          <w:rFonts w:ascii="Consolas" w:hAnsi="Consolas"/>
          <w:color w:val="565656"/>
          <w:sz w:val="21"/>
          <w:szCs w:val="21"/>
          <w:bdr w:val="none" w:sz="0" w:space="0" w:color="auto" w:frame="1"/>
          <w:shd w:val="clear" w:color="auto" w:fill="FFFFFF"/>
        </w:rPr>
        <w:t>0</w:t>
      </w:r>
      <w:r>
        <w:rPr>
          <w:rFonts w:ascii="Segoe UI" w:hAnsi="Segoe UI" w:cs="Segoe UI"/>
          <w:color w:val="000000"/>
          <w:sz w:val="21"/>
          <w:szCs w:val="21"/>
        </w:rPr>
        <w:t> or </w:t>
      </w:r>
      <w:r>
        <w:rPr>
          <w:rStyle w:val="HTMLCode"/>
          <w:rFonts w:ascii="Consolas" w:hAnsi="Consolas"/>
          <w:color w:val="565656"/>
          <w:sz w:val="21"/>
          <w:szCs w:val="21"/>
          <w:bdr w:val="none" w:sz="0" w:space="0" w:color="auto" w:frame="1"/>
          <w:shd w:val="clear" w:color="auto" w:fill="FFFFFF"/>
        </w:rPr>
        <w:t>false</w:t>
      </w:r>
      <w:r>
        <w:rPr>
          <w:rFonts w:ascii="Segoe UI" w:hAnsi="Segoe UI" w:cs="Segoe UI"/>
          <w:color w:val="000000"/>
          <w:sz w:val="21"/>
          <w:szCs w:val="21"/>
        </w:rPr>
        <w:t>.  For example, variable </w:t>
      </w:r>
      <w:r>
        <w:rPr>
          <w:rStyle w:val="HTMLCode"/>
          <w:rFonts w:ascii="Consolas" w:hAnsi="Consolas"/>
          <w:color w:val="565656"/>
          <w:sz w:val="21"/>
          <w:szCs w:val="21"/>
          <w:bdr w:val="none" w:sz="0" w:space="0" w:color="auto" w:frame="1"/>
          <w:shd w:val="clear" w:color="auto" w:fill="FFFFFF"/>
        </w:rPr>
        <w:t>number</w:t>
      </w:r>
      <w:r>
        <w:rPr>
          <w:rFonts w:ascii="Segoe UI" w:hAnsi="Segoe UI" w:cs="Segoe UI"/>
          <w:color w:val="000000"/>
          <w:sz w:val="21"/>
          <w:szCs w:val="21"/>
        </w:rPr>
        <w:t> is initialized with value 10 on line 9 in first code snippet.</w:t>
      </w:r>
    </w:p>
    <w:p w14:paraId="2DF63FEB" w14:textId="77777777" w:rsidR="00890DD4" w:rsidRDefault="00890DD4" w:rsidP="00890DD4">
      <w:pPr>
        <w:rPr>
          <w:rFonts w:ascii="Times New Roman" w:hAnsi="Times New Roman" w:cs="Times New Roman"/>
          <w:sz w:val="24"/>
          <w:szCs w:val="24"/>
        </w:rPr>
      </w:pPr>
      <w:r>
        <w:lastRenderedPageBreak/>
        <w:pict w14:anchorId="460EFD68">
          <v:rect id="_x0000_i1093" style="width:0;height:0" o:hrstd="t" o:hrnoshade="t" o:hr="t" fillcolor="black" stroked="f"/>
        </w:pict>
      </w:r>
    </w:p>
    <w:p w14:paraId="5AFEDE08" w14:textId="77777777" w:rsidR="00890DD4" w:rsidRDefault="00890DD4" w:rsidP="00890DD4">
      <w:pPr>
        <w:pStyle w:val="Heading2"/>
        <w:shd w:val="clear" w:color="auto" w:fill="FFFFFF"/>
        <w:spacing w:before="0"/>
        <w:textAlignment w:val="baseline"/>
        <w:rPr>
          <w:rFonts w:ascii="Segoe UI" w:hAnsi="Segoe UI" w:cs="Segoe UI"/>
          <w:color w:val="000000"/>
          <w:sz w:val="29"/>
          <w:szCs w:val="29"/>
        </w:rPr>
      </w:pPr>
      <w:bookmarkStart w:id="4" w:name="can_we_declare_and_initialize_variable_t"/>
      <w:r>
        <w:rPr>
          <w:rStyle w:val="Strong"/>
          <w:rFonts w:ascii="inherit" w:hAnsi="inherit" w:cs="Segoe UI"/>
          <w:b w:val="0"/>
          <w:bCs w:val="0"/>
          <w:color w:val="000000"/>
          <w:sz w:val="29"/>
          <w:szCs w:val="29"/>
          <w:bdr w:val="none" w:sz="0" w:space="0" w:color="auto" w:frame="1"/>
        </w:rPr>
        <w:t xml:space="preserve">5. Can We Declare </w:t>
      </w:r>
      <w:proofErr w:type="gramStart"/>
      <w:r>
        <w:rPr>
          <w:rStyle w:val="Strong"/>
          <w:rFonts w:ascii="inherit" w:hAnsi="inherit" w:cs="Segoe UI"/>
          <w:b w:val="0"/>
          <w:bCs w:val="0"/>
          <w:color w:val="000000"/>
          <w:sz w:val="29"/>
          <w:szCs w:val="29"/>
          <w:bdr w:val="none" w:sz="0" w:space="0" w:color="auto" w:frame="1"/>
        </w:rPr>
        <w:t>And</w:t>
      </w:r>
      <w:proofErr w:type="gramEnd"/>
      <w:r>
        <w:rPr>
          <w:rStyle w:val="Strong"/>
          <w:rFonts w:ascii="inherit" w:hAnsi="inherit" w:cs="Segoe UI"/>
          <w:b w:val="0"/>
          <w:bCs w:val="0"/>
          <w:color w:val="000000"/>
          <w:sz w:val="29"/>
          <w:szCs w:val="29"/>
          <w:bdr w:val="none" w:sz="0" w:space="0" w:color="auto" w:frame="1"/>
        </w:rPr>
        <w:t xml:space="preserve"> Initialize A Variable Together?</w:t>
      </w:r>
      <w:bookmarkEnd w:id="4"/>
    </w:p>
    <w:p w14:paraId="7E98B391"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Yes, we can declare and initialize a variable together. Her is the syntax for the same:</w:t>
      </w:r>
    </w:p>
    <w:p w14:paraId="432DB9A3" w14:textId="6D752A50" w:rsidR="00890DD4" w:rsidRDefault="00890DD4" w:rsidP="00890DD4">
      <w:pPr>
        <w:pStyle w:val="NormalWeb"/>
        <w:shd w:val="clear" w:color="auto" w:fill="FFFFFF"/>
        <w:jc w:val="center"/>
        <w:textAlignment w:val="baseline"/>
        <w:rPr>
          <w:rFonts w:ascii="inherit" w:hAnsi="inherit" w:cs="Segoe UI"/>
          <w:color w:val="000000"/>
          <w:sz w:val="21"/>
          <w:szCs w:val="21"/>
        </w:rPr>
      </w:pPr>
      <w:r>
        <w:rPr>
          <w:rFonts w:ascii="inherit" w:hAnsi="inherit" w:cs="Segoe UI"/>
          <w:noProof/>
          <w:color w:val="000000"/>
          <w:sz w:val="21"/>
          <w:szCs w:val="21"/>
        </w:rPr>
        <mc:AlternateContent>
          <mc:Choice Requires="wps">
            <w:drawing>
              <wp:inline distT="0" distB="0" distL="0" distR="0" wp14:anchorId="481C62A9" wp14:editId="79989410">
                <wp:extent cx="304800" cy="304800"/>
                <wp:effectExtent l="0" t="0" r="0" b="0"/>
                <wp:docPr id="890531927" name="Rectangle 2" descr="Declaring and Initializing a java vari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B9204" id="Rectangle 2" o:spid="_x0000_s1026" alt="Declaring and Initializing a java variab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3774B6" w14:textId="0C7D3CCF" w:rsidR="00890DD4" w:rsidRDefault="00890DD4" w:rsidP="00890DD4">
      <w:pPr>
        <w:pStyle w:val="NormalWeb"/>
        <w:shd w:val="clear" w:color="auto" w:fill="FFFFFF"/>
        <w:jc w:val="center"/>
        <w:textAlignment w:val="baseline"/>
        <w:rPr>
          <w:rFonts w:ascii="inherit" w:hAnsi="inherit" w:cs="Segoe UI"/>
          <w:color w:val="000000"/>
          <w:sz w:val="21"/>
          <w:szCs w:val="21"/>
        </w:rPr>
      </w:pPr>
      <w:r>
        <w:rPr>
          <w:rFonts w:ascii="inherit" w:hAnsi="inherit" w:cs="Segoe UI"/>
          <w:noProof/>
          <w:color w:val="000000"/>
          <w:sz w:val="21"/>
          <w:szCs w:val="21"/>
        </w:rPr>
        <mc:AlternateContent>
          <mc:Choice Requires="wps">
            <w:drawing>
              <wp:inline distT="0" distB="0" distL="0" distR="0" wp14:anchorId="0401CC1C" wp14:editId="196D2DA8">
                <wp:extent cx="304800" cy="304800"/>
                <wp:effectExtent l="0" t="0" r="0" b="0"/>
                <wp:docPr id="225373466" name="Rectangle 1" descr="Declaring and Initializing a java vari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19E05" id="Rectangle 1" o:spid="_x0000_s1026" alt="Declaring and Initializing a java variab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85436F" w14:textId="77777777" w:rsidR="00890DD4" w:rsidRDefault="00890DD4" w:rsidP="00890DD4">
      <w:pPr>
        <w:pStyle w:val="NormalWeb"/>
        <w:shd w:val="clear" w:color="auto" w:fill="FFFFFF"/>
        <w:jc w:val="both"/>
        <w:textAlignment w:val="baseline"/>
        <w:rPr>
          <w:rFonts w:ascii="inherit" w:hAnsi="inherit" w:cs="Segoe UI"/>
          <w:color w:val="000000"/>
          <w:sz w:val="21"/>
          <w:szCs w:val="21"/>
        </w:rPr>
      </w:pPr>
      <w:r>
        <w:rPr>
          <w:rFonts w:ascii="inherit" w:hAnsi="inherit" w:cs="Segoe UI"/>
          <w:color w:val="000000"/>
          <w:sz w:val="21"/>
          <w:szCs w:val="21"/>
        </w:rPr>
        <w:t>For Example,</w:t>
      </w:r>
    </w:p>
    <w:tbl>
      <w:tblPr>
        <w:tblW w:w="12070" w:type="dxa"/>
        <w:tblCellMar>
          <w:left w:w="0" w:type="dxa"/>
          <w:right w:w="0" w:type="dxa"/>
        </w:tblCellMar>
        <w:tblLook w:val="04A0" w:firstRow="1" w:lastRow="0" w:firstColumn="1" w:lastColumn="0" w:noHBand="0" w:noVBand="1"/>
      </w:tblPr>
      <w:tblGrid>
        <w:gridCol w:w="124"/>
        <w:gridCol w:w="11946"/>
      </w:tblGrid>
      <w:tr w:rsidR="00890DD4" w14:paraId="2CE9A10B" w14:textId="77777777" w:rsidTr="00890DD4">
        <w:tc>
          <w:tcPr>
            <w:tcW w:w="6" w:type="dxa"/>
            <w:tcBorders>
              <w:top w:val="nil"/>
              <w:left w:val="nil"/>
              <w:bottom w:val="nil"/>
              <w:right w:val="nil"/>
            </w:tcBorders>
            <w:vAlign w:val="bottom"/>
            <w:hideMark/>
          </w:tcPr>
          <w:p w14:paraId="4178C095" w14:textId="77777777" w:rsidR="00890DD4" w:rsidRDefault="00890DD4" w:rsidP="00890DD4">
            <w:pPr>
              <w:shd w:val="clear" w:color="auto" w:fill="FFFFFF"/>
              <w:spacing w:line="264" w:lineRule="atLeast"/>
              <w:jc w:val="right"/>
              <w:textAlignment w:val="baseline"/>
              <w:rPr>
                <w:rFonts w:ascii="Consolas" w:hAnsi="Consolas" w:cs="Times New Roman"/>
                <w:color w:val="787878"/>
                <w:sz w:val="24"/>
                <w:szCs w:val="24"/>
              </w:rPr>
            </w:pPr>
            <w:r>
              <w:rPr>
                <w:rFonts w:ascii="Consolas" w:hAnsi="Consolas"/>
                <w:color w:val="787878"/>
              </w:rPr>
              <w:t>1</w:t>
            </w:r>
          </w:p>
          <w:p w14:paraId="5080E400"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2</w:t>
            </w:r>
          </w:p>
          <w:p w14:paraId="7BB7C5F6"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3</w:t>
            </w:r>
          </w:p>
        </w:tc>
        <w:tc>
          <w:tcPr>
            <w:tcW w:w="11630" w:type="dxa"/>
            <w:tcBorders>
              <w:top w:val="nil"/>
              <w:left w:val="nil"/>
              <w:bottom w:val="nil"/>
              <w:right w:val="nil"/>
            </w:tcBorders>
            <w:vAlign w:val="bottom"/>
            <w:hideMark/>
          </w:tcPr>
          <w:p w14:paraId="54327922"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b/>
                <w:bCs/>
                <w:color w:val="7F0055"/>
                <w:sz w:val="24"/>
                <w:szCs w:val="24"/>
                <w:bdr w:val="none" w:sz="0" w:space="0" w:color="auto" w:frame="1"/>
              </w:rPr>
              <w:t>int</w:t>
            </w:r>
            <w:r>
              <w:rPr>
                <w:rFonts w:ascii="Consolas" w:hAnsi="Consolas"/>
              </w:rPr>
              <w:t xml:space="preserve"> </w:t>
            </w:r>
            <w:r>
              <w:rPr>
                <w:rStyle w:val="HTMLCode"/>
                <w:rFonts w:ascii="Consolas" w:eastAsiaTheme="minorHAnsi" w:hAnsi="Consolas"/>
                <w:color w:val="000000"/>
                <w:sz w:val="24"/>
                <w:szCs w:val="24"/>
                <w:bdr w:val="none" w:sz="0" w:space="0" w:color="auto" w:frame="1"/>
              </w:rPr>
              <w:t>number=</w:t>
            </w:r>
            <w:proofErr w:type="gramStart"/>
            <w:r>
              <w:rPr>
                <w:rStyle w:val="HTMLCode"/>
                <w:rFonts w:ascii="Consolas" w:eastAsiaTheme="minorHAnsi" w:hAnsi="Consolas"/>
                <w:color w:val="009900"/>
                <w:sz w:val="24"/>
                <w:szCs w:val="24"/>
                <w:bdr w:val="none" w:sz="0" w:space="0" w:color="auto" w:frame="1"/>
              </w:rPr>
              <w:t>10</w:t>
            </w:r>
            <w:r>
              <w:rPr>
                <w:rStyle w:val="HTMLCode"/>
                <w:rFonts w:ascii="Consolas" w:eastAsiaTheme="minorHAnsi" w:hAnsi="Consolas"/>
                <w:color w:val="000000"/>
                <w:sz w:val="24"/>
                <w:szCs w:val="24"/>
                <w:bdr w:val="none" w:sz="0" w:space="0" w:color="auto" w:frame="1"/>
              </w:rPr>
              <w:t>;</w:t>
            </w:r>
            <w:proofErr w:type="gramEnd"/>
          </w:p>
          <w:p w14:paraId="2F5DF67A" w14:textId="77777777" w:rsidR="00890DD4" w:rsidRDefault="00890DD4">
            <w:pPr>
              <w:shd w:val="clear" w:color="auto" w:fill="FFFFFF"/>
              <w:spacing w:line="264" w:lineRule="atLeast"/>
              <w:textAlignment w:val="baseline"/>
              <w:rPr>
                <w:rFonts w:ascii="Consolas" w:hAnsi="Consolas"/>
              </w:rPr>
            </w:pPr>
            <w:proofErr w:type="spellStart"/>
            <w:r>
              <w:rPr>
                <w:rStyle w:val="HTMLCode"/>
                <w:rFonts w:ascii="Consolas" w:eastAsiaTheme="minorHAnsi" w:hAnsi="Consolas"/>
                <w:b/>
                <w:bCs/>
                <w:color w:val="7F0055"/>
                <w:sz w:val="24"/>
                <w:szCs w:val="24"/>
                <w:bdr w:val="none" w:sz="0" w:space="0" w:color="auto" w:frame="1"/>
              </w:rPr>
              <w:t>boolean</w:t>
            </w:r>
            <w:proofErr w:type="spellEnd"/>
            <w:r>
              <w:rPr>
                <w:rFonts w:ascii="Consolas" w:hAnsi="Consolas"/>
              </w:rPr>
              <w:t xml:space="preserve"> </w:t>
            </w:r>
            <w:r>
              <w:rPr>
                <w:rStyle w:val="HTMLCode"/>
                <w:rFonts w:ascii="Consolas" w:eastAsiaTheme="minorHAnsi" w:hAnsi="Consolas"/>
                <w:color w:val="000000"/>
                <w:sz w:val="24"/>
                <w:szCs w:val="24"/>
                <w:bdr w:val="none" w:sz="0" w:space="0" w:color="auto" w:frame="1"/>
              </w:rPr>
              <w:t>flag=</w:t>
            </w:r>
            <w:proofErr w:type="gramStart"/>
            <w:r>
              <w:rPr>
                <w:rStyle w:val="HTMLCode"/>
                <w:rFonts w:ascii="Consolas" w:eastAsiaTheme="minorHAnsi" w:hAnsi="Consolas"/>
                <w:b/>
                <w:bCs/>
                <w:color w:val="7F0055"/>
                <w:sz w:val="24"/>
                <w:szCs w:val="24"/>
                <w:bdr w:val="none" w:sz="0" w:space="0" w:color="auto" w:frame="1"/>
              </w:rPr>
              <w:t>true</w:t>
            </w:r>
            <w:r>
              <w:rPr>
                <w:rStyle w:val="HTMLCode"/>
                <w:rFonts w:ascii="Consolas" w:eastAsiaTheme="minorHAnsi" w:hAnsi="Consolas"/>
                <w:color w:val="000000"/>
                <w:sz w:val="24"/>
                <w:szCs w:val="24"/>
                <w:bdr w:val="none" w:sz="0" w:space="0" w:color="auto" w:frame="1"/>
              </w:rPr>
              <w:t>;</w:t>
            </w:r>
            <w:proofErr w:type="gramEnd"/>
          </w:p>
          <w:p w14:paraId="42C57A17"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000000"/>
                <w:sz w:val="24"/>
                <w:szCs w:val="24"/>
                <w:bdr w:val="none" w:sz="0" w:space="0" w:color="auto" w:frame="1"/>
              </w:rPr>
              <w:t>String name=</w:t>
            </w:r>
            <w:r>
              <w:rPr>
                <w:rStyle w:val="HTMLCode"/>
                <w:rFonts w:ascii="Consolas" w:eastAsiaTheme="minorHAnsi" w:hAnsi="Consolas"/>
                <w:color w:val="2A00FF"/>
                <w:sz w:val="24"/>
                <w:szCs w:val="24"/>
                <w:bdr w:val="none" w:sz="0" w:space="0" w:color="auto" w:frame="1"/>
              </w:rPr>
              <w:t>"</w:t>
            </w:r>
            <w:proofErr w:type="spellStart"/>
            <w:r>
              <w:rPr>
                <w:rStyle w:val="HTMLCode"/>
                <w:rFonts w:ascii="Consolas" w:eastAsiaTheme="minorHAnsi" w:hAnsi="Consolas"/>
                <w:color w:val="2A00FF"/>
                <w:sz w:val="24"/>
                <w:szCs w:val="24"/>
                <w:bdr w:val="none" w:sz="0" w:space="0" w:color="auto" w:frame="1"/>
              </w:rPr>
              <w:t>CodePumpkin</w:t>
            </w:r>
            <w:proofErr w:type="spellEnd"/>
            <w:r>
              <w:rPr>
                <w:rStyle w:val="HTMLCode"/>
                <w:rFonts w:ascii="Consolas" w:eastAsiaTheme="minorHAnsi" w:hAnsi="Consolas"/>
                <w:color w:val="2A00FF"/>
                <w:sz w:val="24"/>
                <w:szCs w:val="24"/>
                <w:bdr w:val="none" w:sz="0" w:space="0" w:color="auto" w:frame="1"/>
              </w:rPr>
              <w:t>"</w:t>
            </w:r>
            <w:r>
              <w:rPr>
                <w:rStyle w:val="HTMLCode"/>
                <w:rFonts w:ascii="Consolas" w:eastAsiaTheme="minorHAnsi" w:hAnsi="Consolas"/>
                <w:color w:val="000000"/>
                <w:sz w:val="24"/>
                <w:szCs w:val="24"/>
                <w:bdr w:val="none" w:sz="0" w:space="0" w:color="auto" w:frame="1"/>
              </w:rPr>
              <w:t>;</w:t>
            </w:r>
          </w:p>
        </w:tc>
      </w:tr>
    </w:tbl>
    <w:p w14:paraId="19D3F0ED" w14:textId="77777777" w:rsidR="00890DD4" w:rsidRDefault="00890DD4" w:rsidP="00890DD4">
      <w:pPr>
        <w:spacing w:line="240" w:lineRule="auto"/>
        <w:rPr>
          <w:rFonts w:ascii="Times New Roman" w:hAnsi="Times New Roman" w:cs="Times New Roman"/>
          <w:sz w:val="24"/>
          <w:szCs w:val="24"/>
        </w:rPr>
      </w:pPr>
      <w:r>
        <w:pict w14:anchorId="53FFF210">
          <v:rect id="_x0000_i1096" style="width:0;height:0" o:hrstd="t" o:hrnoshade="t" o:hr="t" fillcolor="black" stroked="f"/>
        </w:pict>
      </w:r>
    </w:p>
    <w:p w14:paraId="72CE63F9" w14:textId="77777777" w:rsidR="00890DD4" w:rsidRDefault="00890DD4" w:rsidP="00890DD4">
      <w:pPr>
        <w:pStyle w:val="Heading2"/>
        <w:shd w:val="clear" w:color="auto" w:fill="FFFFFF"/>
        <w:spacing w:before="0"/>
        <w:textAlignment w:val="baseline"/>
        <w:rPr>
          <w:rFonts w:ascii="Segoe UI" w:hAnsi="Segoe UI" w:cs="Segoe UI"/>
          <w:color w:val="000000"/>
          <w:sz w:val="29"/>
          <w:szCs w:val="29"/>
        </w:rPr>
      </w:pPr>
      <w:bookmarkStart w:id="5" w:name="Why_is_specifying_data_type_Mandatory_ja"/>
      <w:r>
        <w:rPr>
          <w:rStyle w:val="Strong"/>
          <w:rFonts w:ascii="inherit" w:hAnsi="inherit" w:cs="Segoe UI"/>
          <w:b w:val="0"/>
          <w:bCs w:val="0"/>
          <w:color w:val="000000"/>
          <w:sz w:val="29"/>
          <w:szCs w:val="29"/>
          <w:bdr w:val="none" w:sz="0" w:space="0" w:color="auto" w:frame="1"/>
        </w:rPr>
        <w:t xml:space="preserve">6. Why Is Specifying </w:t>
      </w:r>
      <w:proofErr w:type="spellStart"/>
      <w:r>
        <w:rPr>
          <w:rStyle w:val="Strong"/>
          <w:rFonts w:ascii="inherit" w:hAnsi="inherit" w:cs="Segoe UI"/>
          <w:b w:val="0"/>
          <w:bCs w:val="0"/>
          <w:color w:val="000000"/>
          <w:sz w:val="29"/>
          <w:szCs w:val="29"/>
          <w:bdr w:val="none" w:sz="0" w:space="0" w:color="auto" w:frame="1"/>
        </w:rPr>
        <w:t>DataType</w:t>
      </w:r>
      <w:proofErr w:type="spellEnd"/>
      <w:r>
        <w:rPr>
          <w:rStyle w:val="Strong"/>
          <w:rFonts w:ascii="inherit" w:hAnsi="inherit" w:cs="Segoe UI"/>
          <w:b w:val="0"/>
          <w:bCs w:val="0"/>
          <w:color w:val="000000"/>
          <w:sz w:val="29"/>
          <w:szCs w:val="29"/>
          <w:bdr w:val="none" w:sz="0" w:space="0" w:color="auto" w:frame="1"/>
        </w:rPr>
        <w:t xml:space="preserve"> Mandatory </w:t>
      </w:r>
      <w:proofErr w:type="gramStart"/>
      <w:r>
        <w:rPr>
          <w:rStyle w:val="Strong"/>
          <w:rFonts w:ascii="inherit" w:hAnsi="inherit" w:cs="Segoe UI"/>
          <w:b w:val="0"/>
          <w:bCs w:val="0"/>
          <w:color w:val="000000"/>
          <w:sz w:val="29"/>
          <w:szCs w:val="29"/>
          <w:bdr w:val="none" w:sz="0" w:space="0" w:color="auto" w:frame="1"/>
        </w:rPr>
        <w:t>In</w:t>
      </w:r>
      <w:proofErr w:type="gramEnd"/>
      <w:r>
        <w:rPr>
          <w:rStyle w:val="Strong"/>
          <w:rFonts w:ascii="inherit" w:hAnsi="inherit" w:cs="Segoe UI"/>
          <w:b w:val="0"/>
          <w:bCs w:val="0"/>
          <w:color w:val="000000"/>
          <w:sz w:val="29"/>
          <w:szCs w:val="29"/>
          <w:bdr w:val="none" w:sz="0" w:space="0" w:color="auto" w:frame="1"/>
        </w:rPr>
        <w:t xml:space="preserve"> Java?</w:t>
      </w:r>
      <w:bookmarkEnd w:id="5"/>
    </w:p>
    <w:p w14:paraId="72DE4A47"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 xml:space="preserve">Data type of a variable is an attribute which tells what kind of data that variable can have. Every java variable takes up a certain amount of space in memory. How much memory a </w:t>
      </w:r>
      <w:proofErr w:type="gramStart"/>
      <w:r>
        <w:rPr>
          <w:rFonts w:ascii="Segoe UI" w:hAnsi="Segoe UI" w:cs="Segoe UI"/>
          <w:color w:val="000000"/>
          <w:sz w:val="21"/>
          <w:szCs w:val="21"/>
        </w:rPr>
        <w:t>variable takes</w:t>
      </w:r>
      <w:proofErr w:type="gramEnd"/>
      <w:r>
        <w:rPr>
          <w:rFonts w:ascii="Segoe UI" w:hAnsi="Segoe UI" w:cs="Segoe UI"/>
          <w:color w:val="000000"/>
          <w:sz w:val="21"/>
          <w:szCs w:val="21"/>
        </w:rPr>
        <w:t xml:space="preserve"> is depends on its datatype.</w:t>
      </w:r>
    </w:p>
    <w:p w14:paraId="54D48BB0" w14:textId="77777777" w:rsidR="00890DD4" w:rsidRDefault="00890DD4" w:rsidP="00890DD4">
      <w:pPr>
        <w:pStyle w:val="NormalWeb"/>
        <w:shd w:val="clear" w:color="auto" w:fill="FFFFFF"/>
        <w:spacing w:before="0" w:after="0"/>
        <w:jc w:val="both"/>
        <w:textAlignment w:val="baseline"/>
        <w:rPr>
          <w:rFonts w:ascii="Segoe UI" w:hAnsi="Segoe UI" w:cs="Segoe UI"/>
          <w:color w:val="000000"/>
          <w:sz w:val="21"/>
          <w:szCs w:val="21"/>
        </w:rPr>
      </w:pPr>
      <w:r>
        <w:rPr>
          <w:rStyle w:val="Strong"/>
          <w:rFonts w:ascii="inherit" w:hAnsi="inherit" w:cs="Segoe UI"/>
          <w:color w:val="000000"/>
          <w:sz w:val="21"/>
          <w:szCs w:val="21"/>
          <w:bdr w:val="none" w:sz="0" w:space="0" w:color="auto" w:frame="1"/>
        </w:rPr>
        <w:t>For Example, </w:t>
      </w:r>
      <w:proofErr w:type="gramStart"/>
      <w:r>
        <w:rPr>
          <w:rFonts w:ascii="Segoe UI" w:hAnsi="Segoe UI" w:cs="Segoe UI"/>
          <w:color w:val="000000"/>
          <w:sz w:val="21"/>
          <w:szCs w:val="21"/>
        </w:rPr>
        <w:t>As</w:t>
      </w:r>
      <w:proofErr w:type="gramEnd"/>
      <w:r>
        <w:rPr>
          <w:rFonts w:ascii="Segoe UI" w:hAnsi="Segoe UI" w:cs="Segoe UI"/>
          <w:color w:val="000000"/>
          <w:sz w:val="21"/>
          <w:szCs w:val="21"/>
        </w:rPr>
        <w:t xml:space="preserve"> we see in our daily life, Different types of vehicle requires different amount of space in your parking area. For example, </w:t>
      </w:r>
      <w:proofErr w:type="gramStart"/>
      <w:r>
        <w:rPr>
          <w:rFonts w:ascii="Segoe UI" w:hAnsi="Segoe UI" w:cs="Segoe UI"/>
          <w:color w:val="000000"/>
          <w:sz w:val="21"/>
          <w:szCs w:val="21"/>
        </w:rPr>
        <w:t>Our</w:t>
      </w:r>
      <w:proofErr w:type="gramEnd"/>
      <w:r>
        <w:rPr>
          <w:rFonts w:ascii="Segoe UI" w:hAnsi="Segoe UI" w:cs="Segoe UI"/>
          <w:color w:val="000000"/>
          <w:sz w:val="21"/>
          <w:szCs w:val="21"/>
        </w:rPr>
        <w:t xml:space="preserve"> two wheeler may require two blocks </w:t>
      </w:r>
      <w:proofErr w:type="spellStart"/>
      <w:r>
        <w:rPr>
          <w:rFonts w:ascii="Segoe UI" w:hAnsi="Segoe UI" w:cs="Segoe UI"/>
          <w:color w:val="000000"/>
          <w:sz w:val="21"/>
          <w:szCs w:val="21"/>
        </w:rPr>
        <w:t>where as</w:t>
      </w:r>
      <w:proofErr w:type="spellEnd"/>
      <w:r>
        <w:rPr>
          <w:rFonts w:ascii="Segoe UI" w:hAnsi="Segoe UI" w:cs="Segoe UI"/>
          <w:color w:val="000000"/>
          <w:sz w:val="21"/>
          <w:szCs w:val="21"/>
        </w:rPr>
        <w:t xml:space="preserve"> Car may require 6 blocks of space. Same applies to variables in java. Storing a small number requires less space compared to large number. So, we need to declare a datatype of our variable accordingly.</w:t>
      </w:r>
    </w:p>
    <w:p w14:paraId="78FFCF8D"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 xml:space="preserve">In other words, data types are used by JVM to assign space for that variable in the memory. If we do not specify datatype, JVM </w:t>
      </w:r>
      <w:proofErr w:type="spellStart"/>
      <w:r>
        <w:rPr>
          <w:rFonts w:ascii="Segoe UI" w:hAnsi="Segoe UI" w:cs="Segoe UI"/>
          <w:color w:val="000000"/>
          <w:sz w:val="21"/>
          <w:szCs w:val="21"/>
        </w:rPr>
        <w:t>can not</w:t>
      </w:r>
      <w:proofErr w:type="spellEnd"/>
      <w:r>
        <w:rPr>
          <w:rFonts w:ascii="Segoe UI" w:hAnsi="Segoe UI" w:cs="Segoe UI"/>
          <w:color w:val="000000"/>
          <w:sz w:val="21"/>
          <w:szCs w:val="21"/>
        </w:rPr>
        <w:t xml:space="preserve"> decide how much space is required by that variable during program execution. So, it is mandatory to use datatype before variable name and Java Compiler will cry, if you miss to do that.</w:t>
      </w:r>
    </w:p>
    <w:p w14:paraId="08CA54A7"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 xml:space="preserve">Java has two types of datatype primitive and non-primitive data type. We will understand more about data types in our next </w:t>
      </w:r>
      <w:proofErr w:type="gramStart"/>
      <w:r>
        <w:rPr>
          <w:rFonts w:ascii="Segoe UI" w:hAnsi="Segoe UI" w:cs="Segoe UI"/>
          <w:color w:val="000000"/>
          <w:sz w:val="21"/>
          <w:szCs w:val="21"/>
        </w:rPr>
        <w:t>article</w:t>
      </w:r>
      <w:proofErr w:type="gramEnd"/>
      <w:r>
        <w:rPr>
          <w:rFonts w:ascii="Segoe UI" w:hAnsi="Segoe UI" w:cs="Segoe UI"/>
          <w:color w:val="000000"/>
          <w:sz w:val="21"/>
          <w:szCs w:val="21"/>
        </w:rPr>
        <w:t> </w:t>
      </w:r>
    </w:p>
    <w:p w14:paraId="551E4B08" w14:textId="77777777" w:rsidR="00890DD4" w:rsidRDefault="00890DD4" w:rsidP="00890DD4">
      <w:pPr>
        <w:rPr>
          <w:rFonts w:ascii="Times New Roman" w:hAnsi="Times New Roman" w:cs="Times New Roman"/>
          <w:sz w:val="24"/>
          <w:szCs w:val="24"/>
        </w:rPr>
      </w:pPr>
      <w:r>
        <w:pict w14:anchorId="1CF629E1">
          <v:rect id="_x0000_i1097" style="width:0;height:0" o:hrstd="t" o:hrnoshade="t" o:hr="t" fillcolor="black" stroked="f"/>
        </w:pict>
      </w:r>
    </w:p>
    <w:p w14:paraId="06314CE0" w14:textId="77777777" w:rsidR="00890DD4" w:rsidRDefault="00890DD4" w:rsidP="00890DD4">
      <w:pPr>
        <w:pStyle w:val="Heading2"/>
        <w:shd w:val="clear" w:color="auto" w:fill="FFFFFF"/>
        <w:spacing w:before="0"/>
        <w:textAlignment w:val="baseline"/>
        <w:rPr>
          <w:rFonts w:ascii="Segoe UI" w:hAnsi="Segoe UI" w:cs="Segoe UI"/>
          <w:color w:val="000000"/>
          <w:sz w:val="29"/>
          <w:szCs w:val="29"/>
        </w:rPr>
      </w:pPr>
      <w:bookmarkStart w:id="6" w:name="types_of_datatypes"/>
      <w:r>
        <w:rPr>
          <w:rFonts w:ascii="Segoe UI" w:hAnsi="Segoe UI" w:cs="Segoe UI"/>
          <w:color w:val="000000"/>
          <w:sz w:val="29"/>
          <w:szCs w:val="29"/>
          <w:bdr w:val="none" w:sz="0" w:space="0" w:color="auto" w:frame="1"/>
        </w:rPr>
        <w:t xml:space="preserve">7. How Many Types </w:t>
      </w:r>
      <w:proofErr w:type="gramStart"/>
      <w:r>
        <w:rPr>
          <w:rFonts w:ascii="Segoe UI" w:hAnsi="Segoe UI" w:cs="Segoe UI"/>
          <w:color w:val="000000"/>
          <w:sz w:val="29"/>
          <w:szCs w:val="29"/>
          <w:bdr w:val="none" w:sz="0" w:space="0" w:color="auto" w:frame="1"/>
        </w:rPr>
        <w:t>Of</w:t>
      </w:r>
      <w:proofErr w:type="gramEnd"/>
      <w:r>
        <w:rPr>
          <w:rFonts w:ascii="Segoe UI" w:hAnsi="Segoe UI" w:cs="Segoe UI"/>
          <w:color w:val="000000"/>
          <w:sz w:val="29"/>
          <w:szCs w:val="29"/>
          <w:bdr w:val="none" w:sz="0" w:space="0" w:color="auto" w:frame="1"/>
        </w:rPr>
        <w:t xml:space="preserve"> Datatypes Are There In Java?</w:t>
      </w:r>
      <w:bookmarkEnd w:id="6"/>
    </w:p>
    <w:p w14:paraId="2C5ECE1F"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Java has two types of datatypes. </w:t>
      </w:r>
    </w:p>
    <w:p w14:paraId="4C163D33" w14:textId="77777777" w:rsidR="00890DD4" w:rsidRDefault="00890DD4" w:rsidP="00890DD4">
      <w:pPr>
        <w:numPr>
          <w:ilvl w:val="0"/>
          <w:numId w:val="65"/>
        </w:numPr>
        <w:shd w:val="clear" w:color="auto" w:fill="FFFFFF"/>
        <w:spacing w:after="0" w:line="360" w:lineRule="atLeast"/>
        <w:ind w:left="1020"/>
        <w:textAlignment w:val="baseline"/>
        <w:rPr>
          <w:rFonts w:ascii="inherit" w:hAnsi="inherit" w:cs="Segoe UI"/>
          <w:color w:val="000000"/>
          <w:sz w:val="21"/>
          <w:szCs w:val="21"/>
        </w:rPr>
      </w:pPr>
      <w:r>
        <w:rPr>
          <w:rFonts w:ascii="inherit" w:hAnsi="inherit" w:cs="Segoe UI"/>
          <w:color w:val="000000"/>
          <w:sz w:val="21"/>
          <w:szCs w:val="21"/>
        </w:rPr>
        <w:lastRenderedPageBreak/>
        <w:t>Primitive Data Type </w:t>
      </w:r>
      <w:r>
        <w:rPr>
          <w:rFonts w:ascii="inherit" w:hAnsi="inherit" w:cs="Segoe UI"/>
          <w:color w:val="000000"/>
          <w:sz w:val="21"/>
          <w:szCs w:val="21"/>
        </w:rPr>
        <w:br/>
        <w:t>        There are 8 primitive data types in java i.e. </w:t>
      </w:r>
      <w:r>
        <w:rPr>
          <w:rStyle w:val="HTMLCode"/>
          <w:rFonts w:ascii="Consolas" w:eastAsiaTheme="minorHAnsi" w:hAnsi="Consolas"/>
          <w:color w:val="565656"/>
          <w:sz w:val="21"/>
          <w:szCs w:val="21"/>
          <w:bdr w:val="none" w:sz="0" w:space="0" w:color="auto" w:frame="1"/>
          <w:shd w:val="clear" w:color="auto" w:fill="FFFFFF"/>
        </w:rPr>
        <w:t>short</w:t>
      </w:r>
      <w:r>
        <w:rPr>
          <w:rFonts w:ascii="inherit" w:hAnsi="inherit" w:cs="Segoe UI"/>
          <w:color w:val="000000"/>
          <w:sz w:val="21"/>
          <w:szCs w:val="21"/>
        </w:rPr>
        <w:t>, </w:t>
      </w:r>
      <w:r>
        <w:rPr>
          <w:rStyle w:val="HTMLCode"/>
          <w:rFonts w:ascii="Consolas" w:eastAsiaTheme="minorHAnsi" w:hAnsi="Consolas"/>
          <w:color w:val="565656"/>
          <w:sz w:val="21"/>
          <w:szCs w:val="21"/>
          <w:bdr w:val="none" w:sz="0" w:space="0" w:color="auto" w:frame="1"/>
          <w:shd w:val="clear" w:color="auto" w:fill="FFFFFF"/>
        </w:rPr>
        <w:t>byte</w:t>
      </w:r>
      <w:r>
        <w:rPr>
          <w:rFonts w:ascii="inherit" w:hAnsi="inherit" w:cs="Segoe UI"/>
          <w:color w:val="000000"/>
          <w:sz w:val="21"/>
          <w:szCs w:val="21"/>
        </w:rPr>
        <w:t>, </w:t>
      </w:r>
      <w:r>
        <w:rPr>
          <w:rStyle w:val="HTMLCode"/>
          <w:rFonts w:ascii="Consolas" w:eastAsiaTheme="minorHAnsi" w:hAnsi="Consolas"/>
          <w:color w:val="565656"/>
          <w:sz w:val="21"/>
          <w:szCs w:val="21"/>
          <w:bdr w:val="none" w:sz="0" w:space="0" w:color="auto" w:frame="1"/>
          <w:shd w:val="clear" w:color="auto" w:fill="FFFFFF"/>
        </w:rPr>
        <w:t>int</w:t>
      </w:r>
      <w:r>
        <w:rPr>
          <w:rFonts w:ascii="inherit" w:hAnsi="inherit" w:cs="Segoe UI"/>
          <w:color w:val="000000"/>
          <w:sz w:val="21"/>
          <w:szCs w:val="21"/>
        </w:rPr>
        <w:t>, </w:t>
      </w:r>
      <w:r>
        <w:rPr>
          <w:rStyle w:val="HTMLCode"/>
          <w:rFonts w:ascii="Consolas" w:eastAsiaTheme="minorHAnsi" w:hAnsi="Consolas"/>
          <w:color w:val="565656"/>
          <w:sz w:val="21"/>
          <w:szCs w:val="21"/>
          <w:bdr w:val="none" w:sz="0" w:space="0" w:color="auto" w:frame="1"/>
          <w:shd w:val="clear" w:color="auto" w:fill="FFFFFF"/>
        </w:rPr>
        <w:t>long</w:t>
      </w:r>
      <w:r>
        <w:rPr>
          <w:rFonts w:ascii="inherit" w:hAnsi="inherit" w:cs="Segoe UI"/>
          <w:color w:val="000000"/>
          <w:sz w:val="21"/>
          <w:szCs w:val="21"/>
        </w:rPr>
        <w:t>, </w:t>
      </w:r>
      <w:r>
        <w:rPr>
          <w:rStyle w:val="HTMLCode"/>
          <w:rFonts w:ascii="Consolas" w:eastAsiaTheme="minorHAnsi" w:hAnsi="Consolas"/>
          <w:color w:val="565656"/>
          <w:sz w:val="21"/>
          <w:szCs w:val="21"/>
          <w:bdr w:val="none" w:sz="0" w:space="0" w:color="auto" w:frame="1"/>
          <w:shd w:val="clear" w:color="auto" w:fill="FFFFFF"/>
        </w:rPr>
        <w:t>float</w:t>
      </w:r>
      <w:r>
        <w:rPr>
          <w:rFonts w:ascii="inherit" w:hAnsi="inherit" w:cs="Segoe UI"/>
          <w:color w:val="000000"/>
          <w:sz w:val="21"/>
          <w:szCs w:val="21"/>
        </w:rPr>
        <w:t>, </w:t>
      </w:r>
      <w:r>
        <w:rPr>
          <w:rStyle w:val="HTMLCode"/>
          <w:rFonts w:ascii="Consolas" w:eastAsiaTheme="minorHAnsi" w:hAnsi="Consolas"/>
          <w:color w:val="565656"/>
          <w:sz w:val="21"/>
          <w:szCs w:val="21"/>
          <w:bdr w:val="none" w:sz="0" w:space="0" w:color="auto" w:frame="1"/>
          <w:shd w:val="clear" w:color="auto" w:fill="FFFFFF"/>
        </w:rPr>
        <w:t>double</w:t>
      </w:r>
      <w:r>
        <w:rPr>
          <w:rFonts w:ascii="inherit" w:hAnsi="inherit" w:cs="Segoe UI"/>
          <w:color w:val="000000"/>
          <w:sz w:val="21"/>
          <w:szCs w:val="21"/>
        </w:rPr>
        <w:t>, </w:t>
      </w:r>
      <w:proofErr w:type="spellStart"/>
      <w:r>
        <w:rPr>
          <w:rStyle w:val="HTMLCode"/>
          <w:rFonts w:ascii="Consolas" w:eastAsiaTheme="minorHAnsi" w:hAnsi="Consolas"/>
          <w:color w:val="565656"/>
          <w:sz w:val="21"/>
          <w:szCs w:val="21"/>
          <w:bdr w:val="none" w:sz="0" w:space="0" w:color="auto" w:frame="1"/>
          <w:shd w:val="clear" w:color="auto" w:fill="FFFFFF"/>
        </w:rPr>
        <w:t>boolean</w:t>
      </w:r>
      <w:proofErr w:type="spellEnd"/>
      <w:r>
        <w:rPr>
          <w:rFonts w:ascii="inherit" w:hAnsi="inherit" w:cs="Segoe UI"/>
          <w:color w:val="000000"/>
          <w:sz w:val="21"/>
          <w:szCs w:val="21"/>
        </w:rPr>
        <w:t> and </w:t>
      </w:r>
      <w:r>
        <w:rPr>
          <w:rStyle w:val="HTMLCode"/>
          <w:rFonts w:ascii="Consolas" w:eastAsiaTheme="minorHAnsi" w:hAnsi="Consolas"/>
          <w:color w:val="565656"/>
          <w:sz w:val="21"/>
          <w:szCs w:val="21"/>
          <w:bdr w:val="none" w:sz="0" w:space="0" w:color="auto" w:frame="1"/>
          <w:shd w:val="clear" w:color="auto" w:fill="FFFFFF"/>
        </w:rPr>
        <w:t>char</w:t>
      </w:r>
      <w:r>
        <w:rPr>
          <w:rFonts w:ascii="inherit" w:hAnsi="inherit" w:cs="Segoe UI"/>
          <w:color w:val="000000"/>
          <w:sz w:val="21"/>
          <w:szCs w:val="21"/>
        </w:rPr>
        <w:t>.</w:t>
      </w:r>
    </w:p>
    <w:p w14:paraId="0C36A160" w14:textId="77777777" w:rsidR="00890DD4" w:rsidRDefault="00890DD4" w:rsidP="00890DD4">
      <w:pPr>
        <w:numPr>
          <w:ilvl w:val="0"/>
          <w:numId w:val="65"/>
        </w:numPr>
        <w:shd w:val="clear" w:color="auto" w:fill="FFFFFF"/>
        <w:spacing w:after="0" w:line="360" w:lineRule="atLeast"/>
        <w:ind w:left="1020"/>
        <w:textAlignment w:val="baseline"/>
        <w:rPr>
          <w:rFonts w:ascii="inherit" w:hAnsi="inherit" w:cs="Segoe UI"/>
          <w:color w:val="000000"/>
          <w:sz w:val="21"/>
          <w:szCs w:val="21"/>
        </w:rPr>
      </w:pPr>
      <w:r>
        <w:rPr>
          <w:rFonts w:ascii="inherit" w:hAnsi="inherit" w:cs="Segoe UI"/>
          <w:color w:val="000000"/>
          <w:sz w:val="21"/>
          <w:szCs w:val="21"/>
        </w:rPr>
        <w:t>Non-primitive Data Type</w:t>
      </w:r>
      <w:r>
        <w:rPr>
          <w:rFonts w:ascii="inherit" w:hAnsi="inherit" w:cs="Segoe UI"/>
          <w:color w:val="000000"/>
          <w:sz w:val="21"/>
          <w:szCs w:val="21"/>
        </w:rPr>
        <w:br/>
        <w:t>      – </w:t>
      </w:r>
      <w:r>
        <w:rPr>
          <w:rStyle w:val="HTMLCode"/>
          <w:rFonts w:ascii="Consolas" w:eastAsiaTheme="minorHAnsi" w:hAnsi="Consolas"/>
          <w:color w:val="565656"/>
          <w:sz w:val="21"/>
          <w:szCs w:val="21"/>
          <w:bdr w:val="none" w:sz="0" w:space="0" w:color="auto" w:frame="1"/>
          <w:shd w:val="clear" w:color="auto" w:fill="FFFFFF"/>
        </w:rPr>
        <w:t>array</w:t>
      </w:r>
      <w:r>
        <w:rPr>
          <w:rFonts w:ascii="inherit" w:hAnsi="inherit" w:cs="Segoe UI"/>
          <w:color w:val="000000"/>
          <w:sz w:val="21"/>
          <w:szCs w:val="21"/>
        </w:rPr>
        <w:t>, </w:t>
      </w:r>
      <w:r>
        <w:rPr>
          <w:rStyle w:val="HTMLCode"/>
          <w:rFonts w:ascii="Consolas" w:eastAsiaTheme="minorHAnsi" w:hAnsi="Consolas"/>
          <w:color w:val="565656"/>
          <w:sz w:val="21"/>
          <w:szCs w:val="21"/>
          <w:bdr w:val="none" w:sz="0" w:space="0" w:color="auto" w:frame="1"/>
          <w:shd w:val="clear" w:color="auto" w:fill="FFFFFF"/>
        </w:rPr>
        <w:t>class</w:t>
      </w:r>
      <w:r>
        <w:rPr>
          <w:rFonts w:ascii="inherit" w:hAnsi="inherit" w:cs="Segoe UI"/>
          <w:color w:val="000000"/>
          <w:sz w:val="21"/>
          <w:szCs w:val="21"/>
        </w:rPr>
        <w:t>, </w:t>
      </w:r>
      <w:r>
        <w:rPr>
          <w:rStyle w:val="HTMLCode"/>
          <w:rFonts w:ascii="Consolas" w:eastAsiaTheme="minorHAnsi" w:hAnsi="Consolas"/>
          <w:color w:val="565656"/>
          <w:sz w:val="21"/>
          <w:szCs w:val="21"/>
          <w:bdr w:val="none" w:sz="0" w:space="0" w:color="auto" w:frame="1"/>
          <w:shd w:val="clear" w:color="auto" w:fill="FFFFFF"/>
        </w:rPr>
        <w:t>interface</w:t>
      </w:r>
      <w:r>
        <w:rPr>
          <w:rFonts w:ascii="inherit" w:hAnsi="inherit" w:cs="Segoe UI"/>
          <w:color w:val="000000"/>
          <w:sz w:val="21"/>
          <w:szCs w:val="21"/>
        </w:rPr>
        <w:t> and </w:t>
      </w:r>
      <w:proofErr w:type="spellStart"/>
      <w:r>
        <w:rPr>
          <w:rStyle w:val="HTMLCode"/>
          <w:rFonts w:ascii="Consolas" w:eastAsiaTheme="minorHAnsi" w:hAnsi="Consolas"/>
          <w:color w:val="565656"/>
          <w:sz w:val="21"/>
          <w:szCs w:val="21"/>
          <w:bdr w:val="none" w:sz="0" w:space="0" w:color="auto" w:frame="1"/>
          <w:shd w:val="clear" w:color="auto" w:fill="FFFFFF"/>
        </w:rPr>
        <w:t>enum</w:t>
      </w:r>
      <w:proofErr w:type="spellEnd"/>
      <w:r>
        <w:rPr>
          <w:rFonts w:ascii="inherit" w:hAnsi="inherit" w:cs="Segoe UI"/>
          <w:color w:val="000000"/>
          <w:sz w:val="21"/>
          <w:szCs w:val="21"/>
        </w:rPr>
        <w:t> are non-primitive data types. If you have noticed, </w:t>
      </w:r>
      <w:r>
        <w:rPr>
          <w:rStyle w:val="HTMLCode"/>
          <w:rFonts w:ascii="Consolas" w:eastAsiaTheme="minorHAnsi" w:hAnsi="Consolas"/>
          <w:color w:val="565656"/>
          <w:sz w:val="21"/>
          <w:szCs w:val="21"/>
          <w:bdr w:val="none" w:sz="0" w:space="0" w:color="auto" w:frame="1"/>
          <w:shd w:val="clear" w:color="auto" w:fill="FFFFFF"/>
        </w:rPr>
        <w:t>String</w:t>
      </w:r>
      <w:r>
        <w:rPr>
          <w:rFonts w:ascii="inherit" w:hAnsi="inherit" w:cs="Segoe UI"/>
          <w:color w:val="000000"/>
          <w:sz w:val="21"/>
          <w:szCs w:val="21"/>
        </w:rPr>
        <w:t> is not primary / primitive data type in java. </w:t>
      </w:r>
      <w:r>
        <w:rPr>
          <w:rStyle w:val="HTMLCode"/>
          <w:rFonts w:ascii="Consolas" w:eastAsiaTheme="minorHAnsi" w:hAnsi="Consolas"/>
          <w:color w:val="565656"/>
          <w:sz w:val="21"/>
          <w:szCs w:val="21"/>
          <w:bdr w:val="none" w:sz="0" w:space="0" w:color="auto" w:frame="1"/>
          <w:shd w:val="clear" w:color="auto" w:fill="FFFFFF"/>
        </w:rPr>
        <w:t>String</w:t>
      </w:r>
      <w:r>
        <w:rPr>
          <w:rFonts w:ascii="inherit" w:hAnsi="inherit" w:cs="Segoe UI"/>
          <w:color w:val="000000"/>
          <w:sz w:val="21"/>
          <w:szCs w:val="21"/>
        </w:rPr>
        <w:t xml:space="preserve"> is a name of class. </w:t>
      </w:r>
      <w:proofErr w:type="gramStart"/>
      <w:r>
        <w:rPr>
          <w:rFonts w:ascii="inherit" w:hAnsi="inherit" w:cs="Segoe UI"/>
          <w:color w:val="000000"/>
          <w:sz w:val="21"/>
          <w:szCs w:val="21"/>
        </w:rPr>
        <w:t>Similarly</w:t>
      </w:r>
      <w:proofErr w:type="gramEnd"/>
      <w:r>
        <w:rPr>
          <w:rFonts w:ascii="inherit" w:hAnsi="inherit" w:cs="Segoe UI"/>
          <w:color w:val="000000"/>
          <w:sz w:val="21"/>
          <w:szCs w:val="21"/>
        </w:rPr>
        <w:t xml:space="preserve"> you can also define your own custom class types like </w:t>
      </w:r>
      <w:r>
        <w:rPr>
          <w:rStyle w:val="HTMLCode"/>
          <w:rFonts w:ascii="Consolas" w:eastAsiaTheme="minorHAnsi" w:hAnsi="Consolas"/>
          <w:color w:val="565656"/>
          <w:sz w:val="21"/>
          <w:szCs w:val="21"/>
          <w:bdr w:val="none" w:sz="0" w:space="0" w:color="auto" w:frame="1"/>
          <w:shd w:val="clear" w:color="auto" w:fill="FFFFFF"/>
        </w:rPr>
        <w:t>Student</w:t>
      </w:r>
      <w:r>
        <w:rPr>
          <w:rFonts w:ascii="inherit" w:hAnsi="inherit" w:cs="Segoe UI"/>
          <w:color w:val="000000"/>
          <w:sz w:val="21"/>
          <w:szCs w:val="21"/>
        </w:rPr>
        <w:t>, </w:t>
      </w:r>
      <w:r>
        <w:rPr>
          <w:rStyle w:val="HTMLCode"/>
          <w:rFonts w:ascii="Consolas" w:eastAsiaTheme="minorHAnsi" w:hAnsi="Consolas"/>
          <w:color w:val="565656"/>
          <w:sz w:val="21"/>
          <w:szCs w:val="21"/>
          <w:bdr w:val="none" w:sz="0" w:space="0" w:color="auto" w:frame="1"/>
          <w:shd w:val="clear" w:color="auto" w:fill="FFFFFF"/>
        </w:rPr>
        <w:t>User</w:t>
      </w:r>
      <w:r>
        <w:rPr>
          <w:rFonts w:ascii="inherit" w:hAnsi="inherit" w:cs="Segoe UI"/>
          <w:color w:val="000000"/>
          <w:sz w:val="21"/>
          <w:szCs w:val="21"/>
        </w:rPr>
        <w:t>, etc.</w:t>
      </w:r>
      <w:r>
        <w:rPr>
          <w:rFonts w:ascii="inherit" w:hAnsi="inherit" w:cs="Segoe UI"/>
          <w:color w:val="000000"/>
          <w:sz w:val="21"/>
          <w:szCs w:val="21"/>
        </w:rPr>
        <w:br/>
        <w:t>      – Don't worry if you don't have much idea about these datatypes. We will cover them all in upcoming article on datatype. </w:t>
      </w:r>
    </w:p>
    <w:p w14:paraId="26D99D2B" w14:textId="77777777" w:rsidR="00890DD4" w:rsidRDefault="00890DD4" w:rsidP="00890DD4">
      <w:pPr>
        <w:spacing w:line="240" w:lineRule="auto"/>
        <w:rPr>
          <w:rFonts w:ascii="Times New Roman" w:hAnsi="Times New Roman" w:cs="Times New Roman"/>
          <w:sz w:val="24"/>
          <w:szCs w:val="24"/>
        </w:rPr>
      </w:pPr>
      <w:r>
        <w:pict w14:anchorId="2AB15CF4">
          <v:rect id="_x0000_i1098" style="width:0;height:0" o:hrstd="t" o:hrnoshade="t" o:hr="t" fillcolor="black" stroked="f"/>
        </w:pict>
      </w:r>
    </w:p>
    <w:p w14:paraId="056F446E" w14:textId="77777777" w:rsidR="00890DD4" w:rsidRDefault="00890DD4" w:rsidP="00890DD4">
      <w:pPr>
        <w:pStyle w:val="Heading2"/>
        <w:shd w:val="clear" w:color="auto" w:fill="FFFFFF"/>
        <w:spacing w:before="0"/>
        <w:textAlignment w:val="baseline"/>
        <w:rPr>
          <w:rFonts w:ascii="Segoe UI" w:hAnsi="Segoe UI" w:cs="Segoe UI"/>
          <w:color w:val="000000"/>
          <w:sz w:val="29"/>
          <w:szCs w:val="29"/>
        </w:rPr>
      </w:pPr>
      <w:bookmarkStart w:id="7" w:name="constants"/>
      <w:r>
        <w:rPr>
          <w:rFonts w:ascii="Segoe UI" w:hAnsi="Segoe UI" w:cs="Segoe UI"/>
          <w:color w:val="000000"/>
          <w:sz w:val="29"/>
          <w:szCs w:val="29"/>
          <w:bdr w:val="none" w:sz="0" w:space="0" w:color="auto" w:frame="1"/>
        </w:rPr>
        <w:t xml:space="preserve">8. How Can You Create Constants </w:t>
      </w:r>
      <w:proofErr w:type="gramStart"/>
      <w:r>
        <w:rPr>
          <w:rFonts w:ascii="Segoe UI" w:hAnsi="Segoe UI" w:cs="Segoe UI"/>
          <w:color w:val="000000"/>
          <w:sz w:val="29"/>
          <w:szCs w:val="29"/>
          <w:bdr w:val="none" w:sz="0" w:space="0" w:color="auto" w:frame="1"/>
        </w:rPr>
        <w:t>In</w:t>
      </w:r>
      <w:proofErr w:type="gramEnd"/>
      <w:r>
        <w:rPr>
          <w:rFonts w:ascii="Segoe UI" w:hAnsi="Segoe UI" w:cs="Segoe UI"/>
          <w:color w:val="000000"/>
          <w:sz w:val="29"/>
          <w:szCs w:val="29"/>
          <w:bdr w:val="none" w:sz="0" w:space="0" w:color="auto" w:frame="1"/>
        </w:rPr>
        <w:t xml:space="preserve"> Java?</w:t>
      </w:r>
      <w:bookmarkEnd w:id="7"/>
    </w:p>
    <w:p w14:paraId="18A0E038" w14:textId="77777777" w:rsidR="00890DD4" w:rsidRDefault="00890DD4" w:rsidP="00890DD4">
      <w:pPr>
        <w:pStyle w:val="NormalWeb"/>
        <w:shd w:val="clear" w:color="auto" w:fill="FFFFFF"/>
        <w:spacing w:before="0" w:after="0"/>
        <w:jc w:val="both"/>
        <w:textAlignment w:val="baseline"/>
        <w:rPr>
          <w:rFonts w:ascii="Segoe UI" w:hAnsi="Segoe UI" w:cs="Segoe UI"/>
          <w:color w:val="000000"/>
          <w:sz w:val="21"/>
          <w:szCs w:val="21"/>
        </w:rPr>
      </w:pPr>
      <w:r>
        <w:rPr>
          <w:rFonts w:ascii="Segoe UI" w:hAnsi="Segoe UI" w:cs="Segoe UI"/>
          <w:color w:val="000000"/>
          <w:sz w:val="21"/>
          <w:szCs w:val="21"/>
        </w:rPr>
        <w:t xml:space="preserve">So, what is constant? we can assign values to variable any number of </w:t>
      </w:r>
      <w:proofErr w:type="gramStart"/>
      <w:r>
        <w:rPr>
          <w:rFonts w:ascii="Segoe UI" w:hAnsi="Segoe UI" w:cs="Segoe UI"/>
          <w:color w:val="000000"/>
          <w:sz w:val="21"/>
          <w:szCs w:val="21"/>
        </w:rPr>
        <w:t>time</w:t>
      </w:r>
      <w:proofErr w:type="gramEnd"/>
      <w:r>
        <w:rPr>
          <w:rFonts w:ascii="Segoe UI" w:hAnsi="Segoe UI" w:cs="Segoe UI"/>
          <w:color w:val="000000"/>
          <w:sz w:val="21"/>
          <w:szCs w:val="21"/>
        </w:rPr>
        <w:t>, but what if we want variable value to be fixed and we don't want developers to change its value, once variable is initialized. We can achieve this by declaring variable as </w:t>
      </w:r>
      <w:r>
        <w:rPr>
          <w:rStyle w:val="HTMLCode"/>
          <w:rFonts w:ascii="Consolas" w:hAnsi="Consolas"/>
          <w:color w:val="565656"/>
          <w:sz w:val="21"/>
          <w:szCs w:val="21"/>
          <w:bdr w:val="none" w:sz="0" w:space="0" w:color="auto" w:frame="1"/>
          <w:shd w:val="clear" w:color="auto" w:fill="FFFFFF"/>
        </w:rPr>
        <w:t>final</w:t>
      </w:r>
      <w:r>
        <w:rPr>
          <w:rFonts w:ascii="Segoe UI" w:hAnsi="Segoe UI" w:cs="Segoe UI"/>
          <w:color w:val="000000"/>
          <w:sz w:val="21"/>
          <w:szCs w:val="21"/>
        </w:rPr>
        <w:t>. It is wrong to call such fields as variable (vary + able), so we call them constants. </w:t>
      </w:r>
    </w:p>
    <w:tbl>
      <w:tblPr>
        <w:tblW w:w="12070" w:type="dxa"/>
        <w:tblCellMar>
          <w:left w:w="0" w:type="dxa"/>
          <w:right w:w="0" w:type="dxa"/>
        </w:tblCellMar>
        <w:tblLook w:val="04A0" w:firstRow="1" w:lastRow="0" w:firstColumn="1" w:lastColumn="0" w:noHBand="0" w:noVBand="1"/>
      </w:tblPr>
      <w:tblGrid>
        <w:gridCol w:w="248"/>
        <w:gridCol w:w="11822"/>
      </w:tblGrid>
      <w:tr w:rsidR="00890DD4" w14:paraId="28DC3B65" w14:textId="77777777" w:rsidTr="00890DD4">
        <w:tc>
          <w:tcPr>
            <w:tcW w:w="6" w:type="dxa"/>
            <w:tcBorders>
              <w:top w:val="nil"/>
              <w:left w:val="nil"/>
              <w:bottom w:val="nil"/>
              <w:right w:val="nil"/>
            </w:tcBorders>
            <w:vAlign w:val="bottom"/>
            <w:hideMark/>
          </w:tcPr>
          <w:p w14:paraId="6EC676EB" w14:textId="77777777" w:rsidR="00890DD4" w:rsidRDefault="00890DD4" w:rsidP="00890DD4">
            <w:pPr>
              <w:shd w:val="clear" w:color="auto" w:fill="FFFFFF"/>
              <w:spacing w:line="264" w:lineRule="atLeast"/>
              <w:jc w:val="right"/>
              <w:textAlignment w:val="baseline"/>
              <w:rPr>
                <w:rFonts w:ascii="Consolas" w:hAnsi="Consolas" w:cs="Times New Roman"/>
                <w:color w:val="787878"/>
                <w:sz w:val="24"/>
                <w:szCs w:val="24"/>
              </w:rPr>
            </w:pPr>
            <w:r>
              <w:rPr>
                <w:rFonts w:ascii="Consolas" w:hAnsi="Consolas"/>
                <w:color w:val="787878"/>
              </w:rPr>
              <w:t>1</w:t>
            </w:r>
          </w:p>
          <w:p w14:paraId="4ECD0683"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2</w:t>
            </w:r>
          </w:p>
          <w:p w14:paraId="2A7FB438"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3</w:t>
            </w:r>
          </w:p>
          <w:p w14:paraId="0031A004"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4</w:t>
            </w:r>
          </w:p>
          <w:p w14:paraId="0AD45A80"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5</w:t>
            </w:r>
          </w:p>
          <w:p w14:paraId="0FA097F4"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6</w:t>
            </w:r>
          </w:p>
          <w:p w14:paraId="1EF21704"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7</w:t>
            </w:r>
          </w:p>
          <w:p w14:paraId="4869C590"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8</w:t>
            </w:r>
          </w:p>
          <w:p w14:paraId="1CCD03FD"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9</w:t>
            </w:r>
          </w:p>
          <w:p w14:paraId="001EB477"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10</w:t>
            </w:r>
          </w:p>
          <w:p w14:paraId="34FDEB82"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11</w:t>
            </w:r>
          </w:p>
          <w:p w14:paraId="0C40AF80"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12</w:t>
            </w:r>
          </w:p>
        </w:tc>
        <w:tc>
          <w:tcPr>
            <w:tcW w:w="11523" w:type="dxa"/>
            <w:tcBorders>
              <w:top w:val="nil"/>
              <w:left w:val="nil"/>
              <w:bottom w:val="nil"/>
              <w:right w:val="nil"/>
            </w:tcBorders>
            <w:vAlign w:val="bottom"/>
            <w:hideMark/>
          </w:tcPr>
          <w:p w14:paraId="28997820"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b/>
                <w:bCs/>
                <w:color w:val="7F0055"/>
                <w:sz w:val="24"/>
                <w:szCs w:val="24"/>
                <w:bdr w:val="none" w:sz="0" w:space="0" w:color="auto" w:frame="1"/>
              </w:rPr>
              <w:t>public</w:t>
            </w:r>
            <w:r>
              <w:rPr>
                <w:rFonts w:ascii="Consolas" w:hAnsi="Consolas"/>
              </w:rPr>
              <w:t xml:space="preserve"> </w:t>
            </w:r>
            <w:r>
              <w:rPr>
                <w:rStyle w:val="HTMLCode"/>
                <w:rFonts w:ascii="Consolas" w:eastAsiaTheme="minorHAnsi" w:hAnsi="Consolas"/>
                <w:b/>
                <w:bCs/>
                <w:color w:val="7F0055"/>
                <w:sz w:val="24"/>
                <w:szCs w:val="24"/>
                <w:bdr w:val="none" w:sz="0" w:space="0" w:color="auto" w:frame="1"/>
              </w:rPr>
              <w:t>class</w:t>
            </w:r>
            <w:r>
              <w:rPr>
                <w:rFonts w:ascii="Consolas" w:hAnsi="Consolas"/>
              </w:rPr>
              <w:t xml:space="preserve"> </w:t>
            </w:r>
            <w:proofErr w:type="spellStart"/>
            <w:r>
              <w:rPr>
                <w:rStyle w:val="HTMLCode"/>
                <w:rFonts w:ascii="Consolas" w:eastAsiaTheme="minorHAnsi" w:hAnsi="Consolas"/>
                <w:color w:val="000000"/>
                <w:sz w:val="24"/>
                <w:szCs w:val="24"/>
                <w:bdr w:val="none" w:sz="0" w:space="0" w:color="auto" w:frame="1"/>
              </w:rPr>
              <w:t>ConstantDemo</w:t>
            </w:r>
            <w:proofErr w:type="spellEnd"/>
            <w:r>
              <w:rPr>
                <w:rStyle w:val="HTMLCode"/>
                <w:rFonts w:ascii="Consolas" w:eastAsiaTheme="minorHAnsi" w:hAnsi="Consolas"/>
                <w:color w:val="000000"/>
                <w:sz w:val="24"/>
                <w:szCs w:val="24"/>
                <w:bdr w:val="none" w:sz="0" w:space="0" w:color="auto" w:frame="1"/>
              </w:rPr>
              <w:t xml:space="preserve"> {</w:t>
            </w:r>
          </w:p>
          <w:p w14:paraId="22A22710" w14:textId="77777777" w:rsidR="00890DD4" w:rsidRDefault="00890DD4">
            <w:pPr>
              <w:shd w:val="clear" w:color="auto" w:fill="FFFFFF"/>
              <w:spacing w:line="264" w:lineRule="atLeast"/>
              <w:textAlignment w:val="baseline"/>
              <w:rPr>
                <w:rFonts w:ascii="Consolas" w:hAnsi="Consolas"/>
              </w:rPr>
            </w:pPr>
            <w:r>
              <w:rPr>
                <w:rFonts w:ascii="Consolas" w:hAnsi="Consolas"/>
              </w:rPr>
              <w:t> </w:t>
            </w:r>
          </w:p>
          <w:p w14:paraId="41C15692"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b/>
                <w:bCs/>
                <w:color w:val="7F0055"/>
                <w:sz w:val="24"/>
                <w:szCs w:val="24"/>
                <w:bdr w:val="none" w:sz="0" w:space="0" w:color="auto" w:frame="1"/>
              </w:rPr>
              <w:t>public</w:t>
            </w:r>
            <w:r>
              <w:rPr>
                <w:rFonts w:ascii="Consolas" w:hAnsi="Consolas"/>
              </w:rPr>
              <w:t xml:space="preserve"> </w:t>
            </w:r>
            <w:r>
              <w:rPr>
                <w:rStyle w:val="HTMLCode"/>
                <w:rFonts w:ascii="Consolas" w:eastAsiaTheme="minorHAnsi" w:hAnsi="Consolas"/>
                <w:b/>
                <w:bCs/>
                <w:color w:val="7F0055"/>
                <w:sz w:val="24"/>
                <w:szCs w:val="24"/>
                <w:bdr w:val="none" w:sz="0" w:space="0" w:color="auto" w:frame="1"/>
              </w:rPr>
              <w:t>static</w:t>
            </w:r>
            <w:r>
              <w:rPr>
                <w:rFonts w:ascii="Consolas" w:hAnsi="Consolas"/>
              </w:rPr>
              <w:t xml:space="preserve"> </w:t>
            </w:r>
            <w:r>
              <w:rPr>
                <w:rStyle w:val="HTMLCode"/>
                <w:rFonts w:ascii="Consolas" w:eastAsiaTheme="minorHAnsi" w:hAnsi="Consolas"/>
                <w:b/>
                <w:bCs/>
                <w:color w:val="7F0055"/>
                <w:sz w:val="24"/>
                <w:szCs w:val="24"/>
                <w:bdr w:val="none" w:sz="0" w:space="0" w:color="auto" w:frame="1"/>
              </w:rPr>
              <w:t>void</w:t>
            </w:r>
            <w:r>
              <w:rPr>
                <w:rFonts w:ascii="Consolas" w:hAnsi="Consolas"/>
              </w:rPr>
              <w:t xml:space="preserve"> </w:t>
            </w:r>
            <w:proofErr w:type="gramStart"/>
            <w:r>
              <w:rPr>
                <w:rStyle w:val="HTMLCode"/>
                <w:rFonts w:ascii="Consolas" w:eastAsiaTheme="minorHAnsi" w:hAnsi="Consolas"/>
                <w:color w:val="000000"/>
                <w:sz w:val="24"/>
                <w:szCs w:val="24"/>
                <w:bdr w:val="none" w:sz="0" w:space="0" w:color="auto" w:frame="1"/>
              </w:rPr>
              <w:t>main(</w:t>
            </w:r>
            <w:proofErr w:type="gramEnd"/>
            <w:r>
              <w:rPr>
                <w:rStyle w:val="HTMLCode"/>
                <w:rFonts w:ascii="Consolas" w:eastAsiaTheme="minorHAnsi" w:hAnsi="Consolas"/>
                <w:color w:val="000000"/>
                <w:sz w:val="24"/>
                <w:szCs w:val="24"/>
                <w:bdr w:val="none" w:sz="0" w:space="0" w:color="auto" w:frame="1"/>
              </w:rPr>
              <w:t xml:space="preserve">String[] </w:t>
            </w:r>
            <w:proofErr w:type="spellStart"/>
            <w:r>
              <w:rPr>
                <w:rStyle w:val="HTMLCode"/>
                <w:rFonts w:ascii="Consolas" w:eastAsiaTheme="minorHAnsi" w:hAnsi="Consolas"/>
                <w:color w:val="000000"/>
                <w:sz w:val="24"/>
                <w:szCs w:val="24"/>
                <w:bdr w:val="none" w:sz="0" w:space="0" w:color="auto" w:frame="1"/>
              </w:rPr>
              <w:t>args</w:t>
            </w:r>
            <w:proofErr w:type="spellEnd"/>
            <w:r>
              <w:rPr>
                <w:rStyle w:val="HTMLCode"/>
                <w:rFonts w:ascii="Consolas" w:eastAsiaTheme="minorHAnsi" w:hAnsi="Consolas"/>
                <w:color w:val="000000"/>
                <w:sz w:val="24"/>
                <w:szCs w:val="24"/>
                <w:bdr w:val="none" w:sz="0" w:space="0" w:color="auto" w:frame="1"/>
              </w:rPr>
              <w:t>) {</w:t>
            </w:r>
          </w:p>
          <w:p w14:paraId="3122FD00" w14:textId="77777777" w:rsidR="00890DD4" w:rsidRDefault="00890DD4">
            <w:pPr>
              <w:shd w:val="clear" w:color="auto" w:fill="FFFFFF"/>
              <w:spacing w:line="264" w:lineRule="atLeast"/>
              <w:textAlignment w:val="baseline"/>
              <w:rPr>
                <w:rFonts w:ascii="Consolas" w:hAnsi="Consolas"/>
              </w:rPr>
            </w:pPr>
            <w:r>
              <w:rPr>
                <w:rFonts w:ascii="Consolas" w:hAnsi="Consolas"/>
              </w:rPr>
              <w:t> </w:t>
            </w:r>
          </w:p>
          <w:p w14:paraId="2650BA4D"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color w:val="3F5FBF"/>
                <w:sz w:val="24"/>
                <w:szCs w:val="24"/>
                <w:bdr w:val="none" w:sz="0" w:space="0" w:color="auto" w:frame="1"/>
              </w:rPr>
              <w:t>// variable declaration</w:t>
            </w:r>
          </w:p>
          <w:p w14:paraId="0207D286"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b/>
                <w:bCs/>
                <w:color w:val="7F0055"/>
                <w:sz w:val="24"/>
                <w:szCs w:val="24"/>
                <w:bdr w:val="none" w:sz="0" w:space="0" w:color="auto" w:frame="1"/>
              </w:rPr>
              <w:t>final</w:t>
            </w:r>
            <w:r>
              <w:rPr>
                <w:rFonts w:ascii="Consolas" w:hAnsi="Consolas"/>
              </w:rPr>
              <w:t xml:space="preserve"> </w:t>
            </w:r>
            <w:r>
              <w:rPr>
                <w:rStyle w:val="HTMLCode"/>
                <w:rFonts w:ascii="Consolas" w:eastAsiaTheme="minorHAnsi" w:hAnsi="Consolas"/>
                <w:b/>
                <w:bCs/>
                <w:color w:val="7F0055"/>
                <w:sz w:val="24"/>
                <w:szCs w:val="24"/>
                <w:bdr w:val="none" w:sz="0" w:space="0" w:color="auto" w:frame="1"/>
              </w:rPr>
              <w:t>int</w:t>
            </w:r>
            <w:r>
              <w:rPr>
                <w:rFonts w:ascii="Consolas" w:hAnsi="Consolas"/>
              </w:rPr>
              <w:t xml:space="preserve"> </w:t>
            </w:r>
            <w:r>
              <w:rPr>
                <w:rStyle w:val="HTMLCode"/>
                <w:rFonts w:ascii="Consolas" w:eastAsiaTheme="minorHAnsi" w:hAnsi="Consolas"/>
                <w:color w:val="000000"/>
                <w:sz w:val="24"/>
                <w:szCs w:val="24"/>
                <w:bdr w:val="none" w:sz="0" w:space="0" w:color="auto" w:frame="1"/>
              </w:rPr>
              <w:t>NUMBER=</w:t>
            </w:r>
            <w:proofErr w:type="gramStart"/>
            <w:r>
              <w:rPr>
                <w:rStyle w:val="HTMLCode"/>
                <w:rFonts w:ascii="Consolas" w:eastAsiaTheme="minorHAnsi" w:hAnsi="Consolas"/>
                <w:color w:val="009900"/>
                <w:sz w:val="24"/>
                <w:szCs w:val="24"/>
                <w:bdr w:val="none" w:sz="0" w:space="0" w:color="auto" w:frame="1"/>
              </w:rPr>
              <w:t>10</w:t>
            </w:r>
            <w:r>
              <w:rPr>
                <w:rStyle w:val="HTMLCode"/>
                <w:rFonts w:ascii="Consolas" w:eastAsiaTheme="minorHAnsi" w:hAnsi="Consolas"/>
                <w:color w:val="000000"/>
                <w:sz w:val="24"/>
                <w:szCs w:val="24"/>
                <w:bdr w:val="none" w:sz="0" w:space="0" w:color="auto" w:frame="1"/>
              </w:rPr>
              <w:t>;</w:t>
            </w:r>
            <w:proofErr w:type="gramEnd"/>
            <w:r>
              <w:rPr>
                <w:rStyle w:val="HTMLCode"/>
                <w:rFonts w:ascii="Consolas" w:eastAsiaTheme="minorHAnsi" w:hAnsi="Consolas"/>
                <w:color w:val="000000"/>
                <w:sz w:val="24"/>
                <w:szCs w:val="24"/>
                <w:bdr w:val="none" w:sz="0" w:space="0" w:color="auto" w:frame="1"/>
              </w:rPr>
              <w:t xml:space="preserve">    </w:t>
            </w:r>
          </w:p>
          <w:p w14:paraId="01241B27"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Fonts w:ascii="Consolas" w:hAnsi="Consolas"/>
              </w:rPr>
              <w:t> </w:t>
            </w:r>
          </w:p>
          <w:p w14:paraId="61324AAF"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color w:val="3F5FBF"/>
                <w:sz w:val="24"/>
                <w:szCs w:val="24"/>
                <w:bdr w:val="none" w:sz="0" w:space="0" w:color="auto" w:frame="1"/>
              </w:rPr>
              <w:t xml:space="preserve">// Compiler will throw error on below line as we </w:t>
            </w:r>
            <w:proofErr w:type="spellStart"/>
            <w:r>
              <w:rPr>
                <w:rStyle w:val="HTMLCode"/>
                <w:rFonts w:ascii="Consolas" w:eastAsiaTheme="minorHAnsi" w:hAnsi="Consolas"/>
                <w:color w:val="3F5FBF"/>
                <w:sz w:val="24"/>
                <w:szCs w:val="24"/>
                <w:bdr w:val="none" w:sz="0" w:space="0" w:color="auto" w:frame="1"/>
              </w:rPr>
              <w:t>can not</w:t>
            </w:r>
            <w:proofErr w:type="spellEnd"/>
            <w:r>
              <w:rPr>
                <w:rStyle w:val="HTMLCode"/>
                <w:rFonts w:ascii="Consolas" w:eastAsiaTheme="minorHAnsi" w:hAnsi="Consolas"/>
                <w:color w:val="3F5FBF"/>
                <w:sz w:val="24"/>
                <w:szCs w:val="24"/>
                <w:bdr w:val="none" w:sz="0" w:space="0" w:color="auto" w:frame="1"/>
              </w:rPr>
              <w:t xml:space="preserve"> change value of constants</w:t>
            </w:r>
          </w:p>
          <w:p w14:paraId="61681028"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color w:val="000000"/>
                <w:sz w:val="24"/>
                <w:szCs w:val="24"/>
                <w:bdr w:val="none" w:sz="0" w:space="0" w:color="auto" w:frame="1"/>
              </w:rPr>
              <w:t xml:space="preserve">NUMBER = NUMBER + </w:t>
            </w:r>
            <w:proofErr w:type="gramStart"/>
            <w:r>
              <w:rPr>
                <w:rStyle w:val="HTMLCode"/>
                <w:rFonts w:ascii="Consolas" w:eastAsiaTheme="minorHAnsi" w:hAnsi="Consolas"/>
                <w:color w:val="009900"/>
                <w:sz w:val="24"/>
                <w:szCs w:val="24"/>
                <w:bdr w:val="none" w:sz="0" w:space="0" w:color="auto" w:frame="1"/>
              </w:rPr>
              <w:t>20</w:t>
            </w:r>
            <w:r>
              <w:rPr>
                <w:rStyle w:val="HTMLCode"/>
                <w:rFonts w:ascii="Consolas" w:eastAsiaTheme="minorHAnsi" w:hAnsi="Consolas"/>
                <w:color w:val="000000"/>
                <w:sz w:val="24"/>
                <w:szCs w:val="24"/>
                <w:bdr w:val="none" w:sz="0" w:space="0" w:color="auto" w:frame="1"/>
              </w:rPr>
              <w:t>;</w:t>
            </w:r>
            <w:proofErr w:type="gramEnd"/>
          </w:p>
          <w:p w14:paraId="7040AD8A"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565656"/>
                <w:sz w:val="24"/>
                <w:szCs w:val="24"/>
                <w:bdr w:val="none" w:sz="0" w:space="0" w:color="auto" w:frame="1"/>
              </w:rPr>
              <w:t>    </w:t>
            </w:r>
            <w:r>
              <w:rPr>
                <w:rStyle w:val="HTMLCode"/>
                <w:rFonts w:ascii="Consolas" w:eastAsiaTheme="minorHAnsi" w:hAnsi="Consolas"/>
                <w:color w:val="000000"/>
                <w:sz w:val="24"/>
                <w:szCs w:val="24"/>
                <w:bdr w:val="none" w:sz="0" w:space="0" w:color="auto" w:frame="1"/>
              </w:rPr>
              <w:t>}</w:t>
            </w:r>
          </w:p>
          <w:p w14:paraId="7C4E6D42" w14:textId="77777777" w:rsidR="00890DD4" w:rsidRDefault="00890DD4">
            <w:pPr>
              <w:shd w:val="clear" w:color="auto" w:fill="FFFFFF"/>
              <w:spacing w:line="264" w:lineRule="atLeast"/>
              <w:textAlignment w:val="baseline"/>
              <w:rPr>
                <w:rFonts w:ascii="Consolas" w:hAnsi="Consolas"/>
              </w:rPr>
            </w:pPr>
            <w:r>
              <w:rPr>
                <w:rFonts w:ascii="Consolas" w:hAnsi="Consolas"/>
              </w:rPr>
              <w:t> </w:t>
            </w:r>
          </w:p>
          <w:p w14:paraId="67C26CFE"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000000"/>
                <w:sz w:val="24"/>
                <w:szCs w:val="24"/>
                <w:bdr w:val="none" w:sz="0" w:space="0" w:color="auto" w:frame="1"/>
              </w:rPr>
              <w:t>}</w:t>
            </w:r>
          </w:p>
        </w:tc>
      </w:tr>
    </w:tbl>
    <w:p w14:paraId="23DF537B"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 xml:space="preserve">If you have noticed, instead </w:t>
      </w:r>
      <w:proofErr w:type="gramStart"/>
      <w:r>
        <w:rPr>
          <w:rFonts w:ascii="Segoe UI" w:hAnsi="Segoe UI" w:cs="Segoe UI"/>
          <w:color w:val="000000"/>
          <w:sz w:val="21"/>
          <w:szCs w:val="21"/>
        </w:rPr>
        <w:t>of  defining</w:t>
      </w:r>
      <w:proofErr w:type="gramEnd"/>
      <w:r>
        <w:rPr>
          <w:rFonts w:ascii="Segoe UI" w:hAnsi="Segoe UI" w:cs="Segoe UI"/>
          <w:color w:val="000000"/>
          <w:sz w:val="21"/>
          <w:szCs w:val="21"/>
        </w:rPr>
        <w:t xml:space="preserve"> variable name in lowercase, we have used all uppercase character i.e. NUMBER instead of number. There is no java rule that constant name should be in upper case, but its common practice followed by all java developers. </w:t>
      </w:r>
    </w:p>
    <w:p w14:paraId="49925B97" w14:textId="77777777" w:rsidR="00890DD4" w:rsidRDefault="00890DD4" w:rsidP="00890DD4">
      <w:pPr>
        <w:pStyle w:val="NormalWeb"/>
        <w:shd w:val="clear" w:color="auto" w:fill="FFFFFF"/>
        <w:spacing w:before="0" w:after="0"/>
        <w:jc w:val="both"/>
        <w:textAlignment w:val="baseline"/>
        <w:rPr>
          <w:rFonts w:ascii="inherit" w:hAnsi="inherit" w:cs="Segoe UI"/>
          <w:i/>
          <w:iCs/>
          <w:color w:val="000000"/>
          <w:sz w:val="21"/>
          <w:szCs w:val="21"/>
        </w:rPr>
      </w:pPr>
      <w:r>
        <w:rPr>
          <w:rFonts w:ascii="inherit" w:hAnsi="inherit" w:cs="Segoe UI"/>
          <w:i/>
          <w:iCs/>
          <w:color w:val="000000"/>
          <w:sz w:val="21"/>
          <w:szCs w:val="21"/>
        </w:rPr>
        <w:lastRenderedPageBreak/>
        <w:t xml:space="preserve">Once we declare variable as a </w:t>
      </w:r>
      <w:proofErr w:type="gramStart"/>
      <w:r>
        <w:rPr>
          <w:rFonts w:ascii="inherit" w:hAnsi="inherit" w:cs="Segoe UI"/>
          <w:i/>
          <w:iCs/>
          <w:color w:val="000000"/>
          <w:sz w:val="21"/>
          <w:szCs w:val="21"/>
        </w:rPr>
        <w:t>final</w:t>
      </w:r>
      <w:proofErr w:type="gramEnd"/>
      <w:r>
        <w:rPr>
          <w:rFonts w:ascii="inherit" w:hAnsi="inherit" w:cs="Segoe UI"/>
          <w:i/>
          <w:iCs/>
          <w:color w:val="000000"/>
          <w:sz w:val="21"/>
          <w:szCs w:val="21"/>
        </w:rPr>
        <w:t xml:space="preserve"> we </w:t>
      </w:r>
      <w:proofErr w:type="spellStart"/>
      <w:r>
        <w:rPr>
          <w:rFonts w:ascii="inherit" w:hAnsi="inherit" w:cs="Segoe UI"/>
          <w:i/>
          <w:iCs/>
          <w:color w:val="000000"/>
          <w:sz w:val="21"/>
          <w:szCs w:val="21"/>
        </w:rPr>
        <w:t>can not</w:t>
      </w:r>
      <w:proofErr w:type="spellEnd"/>
      <w:r>
        <w:rPr>
          <w:rFonts w:ascii="inherit" w:hAnsi="inherit" w:cs="Segoe UI"/>
          <w:i/>
          <w:iCs/>
          <w:color w:val="000000"/>
          <w:sz w:val="21"/>
          <w:szCs w:val="21"/>
        </w:rPr>
        <w:t xml:space="preserve"> change the value inside that field. Read more about it in our article on </w:t>
      </w:r>
      <w:hyperlink r:id="rId6" w:history="1">
        <w:r>
          <w:rPr>
            <w:rStyle w:val="Hyperlink"/>
            <w:rFonts w:ascii="inherit" w:hAnsi="inherit" w:cs="Segoe UI"/>
            <w:i/>
            <w:iCs/>
            <w:color w:val="0275D8"/>
            <w:sz w:val="21"/>
            <w:szCs w:val="21"/>
            <w:u w:val="none"/>
            <w:bdr w:val="none" w:sz="0" w:space="0" w:color="auto" w:frame="1"/>
          </w:rPr>
          <w:t>final Keyword</w:t>
        </w:r>
      </w:hyperlink>
      <w:r>
        <w:rPr>
          <w:rFonts w:ascii="inherit" w:hAnsi="inherit" w:cs="Segoe UI"/>
          <w:i/>
          <w:iCs/>
          <w:color w:val="000000"/>
          <w:sz w:val="21"/>
          <w:szCs w:val="21"/>
        </w:rPr>
        <w:t>.</w:t>
      </w:r>
    </w:p>
    <w:p w14:paraId="0ED09BC1" w14:textId="77777777" w:rsidR="00890DD4" w:rsidRDefault="00890DD4" w:rsidP="00890DD4">
      <w:pPr>
        <w:rPr>
          <w:rFonts w:ascii="Times New Roman" w:hAnsi="Times New Roman" w:cs="Times New Roman"/>
          <w:sz w:val="24"/>
          <w:szCs w:val="24"/>
        </w:rPr>
      </w:pPr>
      <w:r>
        <w:pict w14:anchorId="7147C9AA">
          <v:rect id="_x0000_i1099" style="width:0;height:0" o:hrstd="t" o:hrnoshade="t" o:hr="t" fillcolor="black" stroked="f"/>
        </w:pict>
      </w:r>
    </w:p>
    <w:p w14:paraId="73F4042A" w14:textId="77777777" w:rsidR="00890DD4" w:rsidRDefault="00890DD4" w:rsidP="00890DD4">
      <w:pPr>
        <w:pStyle w:val="Heading2"/>
        <w:shd w:val="clear" w:color="auto" w:fill="FFFFFF"/>
        <w:spacing w:before="0"/>
        <w:textAlignment w:val="baseline"/>
        <w:rPr>
          <w:rFonts w:ascii="Segoe UI" w:hAnsi="Segoe UI" w:cs="Segoe UI"/>
          <w:color w:val="000000"/>
          <w:sz w:val="29"/>
          <w:szCs w:val="29"/>
        </w:rPr>
      </w:pPr>
      <w:bookmarkStart w:id="8" w:name="Java_variable_naming_rules"/>
      <w:r>
        <w:rPr>
          <w:rFonts w:ascii="Segoe UI" w:hAnsi="Segoe UI" w:cs="Segoe UI"/>
          <w:color w:val="000000"/>
          <w:sz w:val="29"/>
          <w:szCs w:val="29"/>
          <w:bdr w:val="none" w:sz="0" w:space="0" w:color="auto" w:frame="1"/>
        </w:rPr>
        <w:t xml:space="preserve">9. What Are </w:t>
      </w:r>
      <w:proofErr w:type="gramStart"/>
      <w:r>
        <w:rPr>
          <w:rFonts w:ascii="Segoe UI" w:hAnsi="Segoe UI" w:cs="Segoe UI"/>
          <w:color w:val="000000"/>
          <w:sz w:val="29"/>
          <w:szCs w:val="29"/>
          <w:bdr w:val="none" w:sz="0" w:space="0" w:color="auto" w:frame="1"/>
        </w:rPr>
        <w:t>The</w:t>
      </w:r>
      <w:proofErr w:type="gramEnd"/>
      <w:r>
        <w:rPr>
          <w:rFonts w:ascii="Segoe UI" w:hAnsi="Segoe UI" w:cs="Segoe UI"/>
          <w:color w:val="000000"/>
          <w:sz w:val="29"/>
          <w:szCs w:val="29"/>
          <w:bdr w:val="none" w:sz="0" w:space="0" w:color="auto" w:frame="1"/>
        </w:rPr>
        <w:t xml:space="preserve"> Rules For Naming Java Variables?</w:t>
      </w:r>
      <w:bookmarkEnd w:id="8"/>
    </w:p>
    <w:p w14:paraId="7350C347"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There are some rules related to Java variable names:</w:t>
      </w:r>
    </w:p>
    <w:p w14:paraId="7C607D17" w14:textId="77777777" w:rsidR="00890DD4" w:rsidRDefault="00890DD4" w:rsidP="00890DD4">
      <w:pPr>
        <w:numPr>
          <w:ilvl w:val="0"/>
          <w:numId w:val="66"/>
        </w:numPr>
        <w:shd w:val="clear" w:color="auto" w:fill="FFFFFF"/>
        <w:spacing w:after="0" w:line="360" w:lineRule="atLeast"/>
        <w:ind w:left="1020"/>
        <w:textAlignment w:val="baseline"/>
        <w:rPr>
          <w:rFonts w:ascii="inherit" w:hAnsi="inherit" w:cs="Segoe UI"/>
          <w:color w:val="000000"/>
          <w:sz w:val="21"/>
          <w:szCs w:val="21"/>
        </w:rPr>
      </w:pPr>
      <w:r>
        <w:rPr>
          <w:rFonts w:ascii="inherit" w:hAnsi="inherit" w:cs="Segoe UI"/>
          <w:color w:val="000000"/>
          <w:sz w:val="21"/>
          <w:szCs w:val="21"/>
        </w:rPr>
        <w:t>Java Variable names are case sensitive. Variable declared as </w:t>
      </w:r>
      <w:proofErr w:type="spellStart"/>
      <w:r>
        <w:rPr>
          <w:rStyle w:val="HTMLCode"/>
          <w:rFonts w:ascii="Consolas" w:eastAsiaTheme="minorHAnsi" w:hAnsi="Consolas"/>
          <w:color w:val="565656"/>
          <w:sz w:val="21"/>
          <w:szCs w:val="21"/>
          <w:bdr w:val="none" w:sz="0" w:space="0" w:color="auto" w:frame="1"/>
          <w:shd w:val="clear" w:color="auto" w:fill="FFFFFF"/>
        </w:rPr>
        <w:t>codepumpkin</w:t>
      </w:r>
      <w:proofErr w:type="spellEnd"/>
      <w:r>
        <w:rPr>
          <w:rFonts w:ascii="inherit" w:hAnsi="inherit" w:cs="Segoe UI"/>
          <w:color w:val="000000"/>
          <w:sz w:val="21"/>
          <w:szCs w:val="21"/>
        </w:rPr>
        <w:t> is different than </w:t>
      </w:r>
      <w:proofErr w:type="spellStart"/>
      <w:r>
        <w:rPr>
          <w:rStyle w:val="HTMLCode"/>
          <w:rFonts w:ascii="Consolas" w:eastAsiaTheme="minorHAnsi" w:hAnsi="Consolas"/>
          <w:color w:val="565656"/>
          <w:sz w:val="21"/>
          <w:szCs w:val="21"/>
          <w:bdr w:val="none" w:sz="0" w:space="0" w:color="auto" w:frame="1"/>
          <w:shd w:val="clear" w:color="auto" w:fill="FFFFFF"/>
        </w:rPr>
        <w:t>CodePumpkin</w:t>
      </w:r>
      <w:proofErr w:type="spellEnd"/>
      <w:r>
        <w:rPr>
          <w:rFonts w:ascii="inherit" w:hAnsi="inherit" w:cs="Segoe UI"/>
          <w:color w:val="000000"/>
          <w:sz w:val="21"/>
          <w:szCs w:val="21"/>
        </w:rPr>
        <w:t> or </w:t>
      </w:r>
      <w:r>
        <w:rPr>
          <w:rStyle w:val="HTMLCode"/>
          <w:rFonts w:ascii="Consolas" w:eastAsiaTheme="minorHAnsi" w:hAnsi="Consolas"/>
          <w:color w:val="565656"/>
          <w:sz w:val="21"/>
          <w:szCs w:val="21"/>
          <w:bdr w:val="none" w:sz="0" w:space="0" w:color="auto" w:frame="1"/>
          <w:shd w:val="clear" w:color="auto" w:fill="FFFFFF"/>
        </w:rPr>
        <w:t>CODEPUMPKIN</w:t>
      </w:r>
    </w:p>
    <w:p w14:paraId="1CABD6C4" w14:textId="77777777" w:rsidR="00890DD4" w:rsidRDefault="00890DD4" w:rsidP="00890DD4">
      <w:pPr>
        <w:numPr>
          <w:ilvl w:val="0"/>
          <w:numId w:val="66"/>
        </w:numPr>
        <w:shd w:val="clear" w:color="auto" w:fill="FFFFFF"/>
        <w:spacing w:after="0" w:line="360" w:lineRule="atLeast"/>
        <w:ind w:left="1020"/>
        <w:textAlignment w:val="baseline"/>
        <w:rPr>
          <w:rFonts w:ascii="inherit" w:hAnsi="inherit" w:cs="Segoe UI"/>
          <w:color w:val="000000"/>
          <w:sz w:val="21"/>
          <w:szCs w:val="21"/>
        </w:rPr>
      </w:pPr>
      <w:r>
        <w:rPr>
          <w:rFonts w:ascii="inherit" w:hAnsi="inherit" w:cs="Segoe UI"/>
          <w:color w:val="000000"/>
          <w:sz w:val="21"/>
          <w:szCs w:val="21"/>
        </w:rPr>
        <w:t>Variable name must start with a letter, or $ or _ character. No other special character or digits are allowed as first character of variable name.</w:t>
      </w:r>
    </w:p>
    <w:p w14:paraId="075AD6FA" w14:textId="77777777" w:rsidR="00890DD4" w:rsidRDefault="00890DD4" w:rsidP="00890DD4">
      <w:pPr>
        <w:numPr>
          <w:ilvl w:val="0"/>
          <w:numId w:val="66"/>
        </w:numPr>
        <w:shd w:val="clear" w:color="auto" w:fill="FFFFFF"/>
        <w:spacing w:after="0" w:line="360" w:lineRule="atLeast"/>
        <w:ind w:left="1020"/>
        <w:textAlignment w:val="baseline"/>
        <w:rPr>
          <w:rFonts w:ascii="inherit" w:hAnsi="inherit" w:cs="Segoe UI"/>
          <w:color w:val="000000"/>
          <w:sz w:val="21"/>
          <w:szCs w:val="21"/>
        </w:rPr>
      </w:pPr>
      <w:r>
        <w:rPr>
          <w:rFonts w:ascii="inherit" w:hAnsi="inherit" w:cs="Segoe UI"/>
          <w:color w:val="000000"/>
          <w:sz w:val="21"/>
          <w:szCs w:val="21"/>
        </w:rPr>
        <w:t>After the first character, java variable name can have digits as well along with letter, $ and _</w:t>
      </w:r>
    </w:p>
    <w:p w14:paraId="42F5EA05" w14:textId="77777777" w:rsidR="00890DD4" w:rsidRDefault="00890DD4" w:rsidP="00890DD4">
      <w:pPr>
        <w:numPr>
          <w:ilvl w:val="0"/>
          <w:numId w:val="66"/>
        </w:numPr>
        <w:shd w:val="clear" w:color="auto" w:fill="FFFFFF"/>
        <w:spacing w:after="0" w:line="360" w:lineRule="atLeast"/>
        <w:ind w:left="1020"/>
        <w:textAlignment w:val="baseline"/>
        <w:rPr>
          <w:rFonts w:ascii="inherit" w:hAnsi="inherit" w:cs="Segoe UI"/>
          <w:color w:val="000000"/>
          <w:sz w:val="21"/>
          <w:szCs w:val="21"/>
        </w:rPr>
      </w:pPr>
      <w:r>
        <w:rPr>
          <w:rFonts w:ascii="inherit" w:hAnsi="inherit" w:cs="Segoe UI"/>
          <w:color w:val="000000"/>
          <w:sz w:val="21"/>
          <w:szCs w:val="21"/>
        </w:rPr>
        <w:t xml:space="preserve">Variable name </w:t>
      </w:r>
      <w:proofErr w:type="spellStart"/>
      <w:r>
        <w:rPr>
          <w:rFonts w:ascii="inherit" w:hAnsi="inherit" w:cs="Segoe UI"/>
          <w:color w:val="000000"/>
          <w:sz w:val="21"/>
          <w:szCs w:val="21"/>
        </w:rPr>
        <w:t>can not</w:t>
      </w:r>
      <w:proofErr w:type="spellEnd"/>
      <w:r>
        <w:rPr>
          <w:rFonts w:ascii="inherit" w:hAnsi="inherit" w:cs="Segoe UI"/>
          <w:color w:val="000000"/>
          <w:sz w:val="21"/>
          <w:szCs w:val="21"/>
        </w:rPr>
        <w:t xml:space="preserve"> be equal to reserved keyword in java. For example, you </w:t>
      </w:r>
      <w:proofErr w:type="spellStart"/>
      <w:r>
        <w:rPr>
          <w:rFonts w:ascii="inherit" w:hAnsi="inherit" w:cs="Segoe UI"/>
          <w:color w:val="000000"/>
          <w:sz w:val="21"/>
          <w:szCs w:val="21"/>
        </w:rPr>
        <w:t>can not</w:t>
      </w:r>
      <w:proofErr w:type="spellEnd"/>
      <w:r>
        <w:rPr>
          <w:rFonts w:ascii="inherit" w:hAnsi="inherit" w:cs="Segoe UI"/>
          <w:color w:val="000000"/>
          <w:sz w:val="21"/>
          <w:szCs w:val="21"/>
        </w:rPr>
        <w:t xml:space="preserve"> give your variable name as </w:t>
      </w:r>
      <w:r>
        <w:rPr>
          <w:rStyle w:val="HTMLCode"/>
          <w:rFonts w:ascii="Consolas" w:eastAsiaTheme="minorHAnsi" w:hAnsi="Consolas"/>
          <w:color w:val="565656"/>
          <w:sz w:val="21"/>
          <w:szCs w:val="21"/>
          <w:bdr w:val="none" w:sz="0" w:space="0" w:color="auto" w:frame="1"/>
          <w:shd w:val="clear" w:color="auto" w:fill="FFFFFF"/>
        </w:rPr>
        <w:t>int</w:t>
      </w:r>
      <w:r>
        <w:rPr>
          <w:rFonts w:ascii="inherit" w:hAnsi="inherit" w:cs="Segoe UI"/>
          <w:color w:val="000000"/>
          <w:sz w:val="21"/>
          <w:szCs w:val="21"/>
        </w:rPr>
        <w:t>, </w:t>
      </w:r>
      <w:r>
        <w:rPr>
          <w:rStyle w:val="HTMLCode"/>
          <w:rFonts w:ascii="Consolas" w:eastAsiaTheme="minorHAnsi" w:hAnsi="Consolas"/>
          <w:color w:val="565656"/>
          <w:sz w:val="21"/>
          <w:szCs w:val="21"/>
          <w:bdr w:val="none" w:sz="0" w:space="0" w:color="auto" w:frame="1"/>
          <w:shd w:val="clear" w:color="auto" w:fill="FFFFFF"/>
        </w:rPr>
        <w:t>if</w:t>
      </w:r>
      <w:r>
        <w:rPr>
          <w:rFonts w:ascii="inherit" w:hAnsi="inherit" w:cs="Segoe UI"/>
          <w:color w:val="000000"/>
          <w:sz w:val="21"/>
          <w:szCs w:val="21"/>
        </w:rPr>
        <w:t> or </w:t>
      </w:r>
      <w:proofErr w:type="spellStart"/>
      <w:r>
        <w:rPr>
          <w:rStyle w:val="HTMLCode"/>
          <w:rFonts w:ascii="Consolas" w:eastAsiaTheme="minorHAnsi" w:hAnsi="Consolas"/>
          <w:color w:val="565656"/>
          <w:sz w:val="21"/>
          <w:szCs w:val="21"/>
          <w:bdr w:val="none" w:sz="0" w:space="0" w:color="auto" w:frame="1"/>
          <w:shd w:val="clear" w:color="auto" w:fill="FFFFFF"/>
        </w:rPr>
        <w:t>boolean</w:t>
      </w:r>
      <w:proofErr w:type="spellEnd"/>
      <w:r>
        <w:rPr>
          <w:rFonts w:ascii="inherit" w:hAnsi="inherit" w:cs="Segoe UI"/>
          <w:color w:val="000000"/>
          <w:sz w:val="21"/>
          <w:szCs w:val="21"/>
        </w:rPr>
        <w:t> as they are reserved keyword in java.</w:t>
      </w:r>
    </w:p>
    <w:p w14:paraId="6F1F9A4E"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Here are some of the valid java variable names:</w:t>
      </w:r>
    </w:p>
    <w:tbl>
      <w:tblPr>
        <w:tblW w:w="12070" w:type="dxa"/>
        <w:tblCellMar>
          <w:left w:w="0" w:type="dxa"/>
          <w:right w:w="0" w:type="dxa"/>
        </w:tblCellMar>
        <w:tblLook w:val="04A0" w:firstRow="1" w:lastRow="0" w:firstColumn="1" w:lastColumn="0" w:noHBand="0" w:noVBand="1"/>
      </w:tblPr>
      <w:tblGrid>
        <w:gridCol w:w="124"/>
        <w:gridCol w:w="11946"/>
      </w:tblGrid>
      <w:tr w:rsidR="00890DD4" w14:paraId="05BCB527" w14:textId="77777777" w:rsidTr="00890DD4">
        <w:tc>
          <w:tcPr>
            <w:tcW w:w="6" w:type="dxa"/>
            <w:tcBorders>
              <w:top w:val="nil"/>
              <w:left w:val="nil"/>
              <w:bottom w:val="nil"/>
              <w:right w:val="nil"/>
            </w:tcBorders>
            <w:vAlign w:val="bottom"/>
            <w:hideMark/>
          </w:tcPr>
          <w:p w14:paraId="2A6F9008" w14:textId="77777777" w:rsidR="00890DD4" w:rsidRDefault="00890DD4" w:rsidP="00890DD4">
            <w:pPr>
              <w:shd w:val="clear" w:color="auto" w:fill="FFFFFF"/>
              <w:spacing w:line="264" w:lineRule="atLeast"/>
              <w:jc w:val="right"/>
              <w:textAlignment w:val="baseline"/>
              <w:rPr>
                <w:rFonts w:ascii="Consolas" w:hAnsi="Consolas" w:cs="Times New Roman"/>
                <w:color w:val="787878"/>
                <w:sz w:val="24"/>
                <w:szCs w:val="24"/>
              </w:rPr>
            </w:pPr>
            <w:r>
              <w:rPr>
                <w:rFonts w:ascii="Consolas" w:hAnsi="Consolas"/>
                <w:color w:val="787878"/>
              </w:rPr>
              <w:t>1</w:t>
            </w:r>
          </w:p>
          <w:p w14:paraId="14F559C0"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2</w:t>
            </w:r>
          </w:p>
          <w:p w14:paraId="2380E23C"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3</w:t>
            </w:r>
          </w:p>
          <w:p w14:paraId="2273D637"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4</w:t>
            </w:r>
          </w:p>
        </w:tc>
        <w:tc>
          <w:tcPr>
            <w:tcW w:w="11630" w:type="dxa"/>
            <w:tcBorders>
              <w:top w:val="nil"/>
              <w:left w:val="nil"/>
              <w:bottom w:val="nil"/>
              <w:right w:val="nil"/>
            </w:tcBorders>
            <w:vAlign w:val="bottom"/>
            <w:hideMark/>
          </w:tcPr>
          <w:p w14:paraId="50EDBB38" w14:textId="77777777" w:rsidR="00890DD4" w:rsidRDefault="00890DD4">
            <w:pPr>
              <w:shd w:val="clear" w:color="auto" w:fill="FFFFFF"/>
              <w:spacing w:line="264" w:lineRule="atLeast"/>
              <w:textAlignment w:val="baseline"/>
              <w:rPr>
                <w:rFonts w:ascii="Consolas" w:hAnsi="Consolas"/>
              </w:rPr>
            </w:pPr>
            <w:proofErr w:type="spellStart"/>
            <w:r>
              <w:rPr>
                <w:rStyle w:val="HTMLCode"/>
                <w:rFonts w:ascii="Consolas" w:eastAsiaTheme="minorHAnsi" w:hAnsi="Consolas"/>
                <w:color w:val="000000"/>
                <w:sz w:val="24"/>
                <w:szCs w:val="24"/>
                <w:bdr w:val="none" w:sz="0" w:space="0" w:color="auto" w:frame="1"/>
              </w:rPr>
              <w:t>codepumpkin</w:t>
            </w:r>
            <w:proofErr w:type="spellEnd"/>
          </w:p>
          <w:p w14:paraId="4B3438DF"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000000"/>
                <w:sz w:val="24"/>
                <w:szCs w:val="24"/>
                <w:bdr w:val="none" w:sz="0" w:space="0" w:color="auto" w:frame="1"/>
              </w:rPr>
              <w:t>_</w:t>
            </w:r>
            <w:proofErr w:type="spellStart"/>
            <w:r>
              <w:rPr>
                <w:rStyle w:val="HTMLCode"/>
                <w:rFonts w:ascii="Consolas" w:eastAsiaTheme="minorHAnsi" w:hAnsi="Consolas"/>
                <w:color w:val="000000"/>
                <w:sz w:val="24"/>
                <w:szCs w:val="24"/>
                <w:bdr w:val="none" w:sz="0" w:space="0" w:color="auto" w:frame="1"/>
              </w:rPr>
              <w:t>CodePumpkin</w:t>
            </w:r>
            <w:proofErr w:type="spellEnd"/>
          </w:p>
          <w:p w14:paraId="2D76A193"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000000"/>
                <w:sz w:val="24"/>
                <w:szCs w:val="24"/>
                <w:bdr w:val="none" w:sz="0" w:space="0" w:color="auto" w:frame="1"/>
              </w:rPr>
              <w:t>$</w:t>
            </w:r>
            <w:proofErr w:type="spellStart"/>
            <w:r>
              <w:rPr>
                <w:rStyle w:val="HTMLCode"/>
                <w:rFonts w:ascii="Consolas" w:eastAsiaTheme="minorHAnsi" w:hAnsi="Consolas"/>
                <w:color w:val="000000"/>
                <w:sz w:val="24"/>
                <w:szCs w:val="24"/>
                <w:bdr w:val="none" w:sz="0" w:space="0" w:color="auto" w:frame="1"/>
              </w:rPr>
              <w:t>CodePumpkin</w:t>
            </w:r>
            <w:proofErr w:type="spellEnd"/>
          </w:p>
          <w:p w14:paraId="3B2140B8"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000000"/>
                <w:sz w:val="24"/>
                <w:szCs w:val="24"/>
                <w:bdr w:val="none" w:sz="0" w:space="0" w:color="auto" w:frame="1"/>
              </w:rPr>
              <w:t>Code_Pumpkin_1</w:t>
            </w:r>
          </w:p>
        </w:tc>
      </w:tr>
    </w:tbl>
    <w:p w14:paraId="337E58A2"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Below are some of the invalid java variable names:</w:t>
      </w:r>
    </w:p>
    <w:tbl>
      <w:tblPr>
        <w:tblW w:w="12070" w:type="dxa"/>
        <w:tblCellMar>
          <w:left w:w="0" w:type="dxa"/>
          <w:right w:w="0" w:type="dxa"/>
        </w:tblCellMar>
        <w:tblLook w:val="04A0" w:firstRow="1" w:lastRow="0" w:firstColumn="1" w:lastColumn="0" w:noHBand="0" w:noVBand="1"/>
      </w:tblPr>
      <w:tblGrid>
        <w:gridCol w:w="124"/>
        <w:gridCol w:w="11946"/>
      </w:tblGrid>
      <w:tr w:rsidR="00890DD4" w14:paraId="4251AC06" w14:textId="77777777" w:rsidTr="00890DD4">
        <w:tc>
          <w:tcPr>
            <w:tcW w:w="6" w:type="dxa"/>
            <w:tcBorders>
              <w:top w:val="nil"/>
              <w:left w:val="nil"/>
              <w:bottom w:val="nil"/>
              <w:right w:val="nil"/>
            </w:tcBorders>
            <w:vAlign w:val="bottom"/>
            <w:hideMark/>
          </w:tcPr>
          <w:p w14:paraId="111B12ED" w14:textId="77777777" w:rsidR="00890DD4" w:rsidRDefault="00890DD4" w:rsidP="00890DD4">
            <w:pPr>
              <w:shd w:val="clear" w:color="auto" w:fill="FFFFFF"/>
              <w:spacing w:line="264" w:lineRule="atLeast"/>
              <w:jc w:val="right"/>
              <w:textAlignment w:val="baseline"/>
              <w:rPr>
                <w:rFonts w:ascii="Consolas" w:hAnsi="Consolas" w:cs="Times New Roman"/>
                <w:color w:val="787878"/>
                <w:sz w:val="24"/>
                <w:szCs w:val="24"/>
              </w:rPr>
            </w:pPr>
            <w:r>
              <w:rPr>
                <w:rFonts w:ascii="Consolas" w:hAnsi="Consolas"/>
                <w:color w:val="787878"/>
              </w:rPr>
              <w:t>1</w:t>
            </w:r>
          </w:p>
          <w:p w14:paraId="56B1B9EE"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2</w:t>
            </w:r>
          </w:p>
          <w:p w14:paraId="7B36C343"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3</w:t>
            </w:r>
          </w:p>
          <w:p w14:paraId="7EEDDF71"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4</w:t>
            </w:r>
          </w:p>
          <w:p w14:paraId="06A1E6DE" w14:textId="77777777" w:rsidR="00890DD4" w:rsidRDefault="00890DD4" w:rsidP="00890DD4">
            <w:pPr>
              <w:shd w:val="clear" w:color="auto" w:fill="FFFFFF"/>
              <w:spacing w:line="264" w:lineRule="atLeast"/>
              <w:jc w:val="right"/>
              <w:textAlignment w:val="baseline"/>
              <w:rPr>
                <w:rFonts w:ascii="Consolas" w:hAnsi="Consolas"/>
                <w:color w:val="787878"/>
              </w:rPr>
            </w:pPr>
            <w:r>
              <w:rPr>
                <w:rFonts w:ascii="Consolas" w:hAnsi="Consolas"/>
                <w:color w:val="787878"/>
              </w:rPr>
              <w:t>5</w:t>
            </w:r>
          </w:p>
        </w:tc>
        <w:tc>
          <w:tcPr>
            <w:tcW w:w="11630" w:type="dxa"/>
            <w:tcBorders>
              <w:top w:val="nil"/>
              <w:left w:val="nil"/>
              <w:bottom w:val="nil"/>
              <w:right w:val="nil"/>
            </w:tcBorders>
            <w:vAlign w:val="bottom"/>
            <w:hideMark/>
          </w:tcPr>
          <w:p w14:paraId="0C228D05"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808080"/>
                <w:sz w:val="24"/>
                <w:szCs w:val="24"/>
                <w:bdr w:val="none" w:sz="0" w:space="0" w:color="auto" w:frame="1"/>
              </w:rPr>
              <w:t>@codepumpkin</w:t>
            </w:r>
          </w:p>
          <w:p w14:paraId="2488BF67"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color w:val="000000"/>
                <w:sz w:val="24"/>
                <w:szCs w:val="24"/>
                <w:bdr w:val="none" w:sz="0" w:space="0" w:color="auto" w:frame="1"/>
              </w:rPr>
              <w:t>1_CodePumpkin</w:t>
            </w:r>
          </w:p>
          <w:p w14:paraId="2D2389F1" w14:textId="77777777" w:rsidR="00890DD4" w:rsidRDefault="00890DD4">
            <w:pPr>
              <w:shd w:val="clear" w:color="auto" w:fill="FFFFFF"/>
              <w:spacing w:line="264" w:lineRule="atLeast"/>
              <w:textAlignment w:val="baseline"/>
              <w:rPr>
                <w:rFonts w:ascii="Consolas" w:hAnsi="Consolas"/>
              </w:rPr>
            </w:pPr>
            <w:proofErr w:type="spellStart"/>
            <w:r>
              <w:rPr>
                <w:rStyle w:val="HTMLCode"/>
                <w:rFonts w:ascii="Consolas" w:eastAsiaTheme="minorHAnsi" w:hAnsi="Consolas"/>
                <w:color w:val="000000"/>
                <w:sz w:val="24"/>
                <w:szCs w:val="24"/>
                <w:bdr w:val="none" w:sz="0" w:space="0" w:color="auto" w:frame="1"/>
              </w:rPr>
              <w:t>Code_Pumpkin</w:t>
            </w:r>
            <w:proofErr w:type="spellEnd"/>
            <w:r>
              <w:rPr>
                <w:rStyle w:val="HTMLCode"/>
                <w:rFonts w:ascii="Consolas" w:eastAsiaTheme="minorHAnsi" w:hAnsi="Consolas"/>
                <w:color w:val="000000"/>
                <w:sz w:val="24"/>
                <w:szCs w:val="24"/>
                <w:bdr w:val="none" w:sz="0" w:space="0" w:color="auto" w:frame="1"/>
              </w:rPr>
              <w:t>_#</w:t>
            </w:r>
          </w:p>
          <w:p w14:paraId="476FACE1"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b/>
                <w:bCs/>
                <w:color w:val="7F0055"/>
                <w:sz w:val="24"/>
                <w:szCs w:val="24"/>
                <w:bdr w:val="none" w:sz="0" w:space="0" w:color="auto" w:frame="1"/>
              </w:rPr>
              <w:t>for</w:t>
            </w:r>
          </w:p>
          <w:p w14:paraId="224814C6" w14:textId="77777777" w:rsidR="00890DD4" w:rsidRDefault="00890DD4">
            <w:pPr>
              <w:shd w:val="clear" w:color="auto" w:fill="FFFFFF"/>
              <w:spacing w:line="264" w:lineRule="atLeast"/>
              <w:textAlignment w:val="baseline"/>
              <w:rPr>
                <w:rFonts w:ascii="Consolas" w:hAnsi="Consolas"/>
              </w:rPr>
            </w:pPr>
            <w:r>
              <w:rPr>
                <w:rStyle w:val="HTMLCode"/>
                <w:rFonts w:ascii="Consolas" w:eastAsiaTheme="minorHAnsi" w:hAnsi="Consolas"/>
                <w:b/>
                <w:bCs/>
                <w:color w:val="7F0055"/>
                <w:sz w:val="24"/>
                <w:szCs w:val="24"/>
                <w:bdr w:val="none" w:sz="0" w:space="0" w:color="auto" w:frame="1"/>
              </w:rPr>
              <w:t>if</w:t>
            </w:r>
          </w:p>
        </w:tc>
      </w:tr>
    </w:tbl>
    <w:p w14:paraId="52412F94" w14:textId="77777777" w:rsidR="00890DD4" w:rsidRDefault="00890DD4" w:rsidP="00890DD4">
      <w:pPr>
        <w:spacing w:line="240" w:lineRule="auto"/>
        <w:rPr>
          <w:rFonts w:ascii="Times New Roman" w:hAnsi="Times New Roman" w:cs="Times New Roman"/>
          <w:sz w:val="24"/>
          <w:szCs w:val="24"/>
        </w:rPr>
      </w:pPr>
      <w:r>
        <w:pict w14:anchorId="6A107478">
          <v:rect id="_x0000_i1100" style="width:0;height:0" o:hrstd="t" o:hrnoshade="t" o:hr="t" fillcolor="black" stroked="f"/>
        </w:pict>
      </w:r>
    </w:p>
    <w:p w14:paraId="29CB32F5" w14:textId="77777777" w:rsidR="00890DD4" w:rsidRDefault="00890DD4" w:rsidP="00890DD4">
      <w:pPr>
        <w:pStyle w:val="Heading2"/>
        <w:shd w:val="clear" w:color="auto" w:fill="FFFFFF"/>
        <w:spacing w:before="0"/>
        <w:textAlignment w:val="baseline"/>
        <w:rPr>
          <w:rFonts w:ascii="Segoe UI" w:hAnsi="Segoe UI" w:cs="Segoe UI"/>
          <w:color w:val="000000"/>
          <w:sz w:val="29"/>
          <w:szCs w:val="29"/>
        </w:rPr>
      </w:pPr>
      <w:bookmarkStart w:id="9" w:name="Java_variable_naming_conventions"/>
      <w:r>
        <w:rPr>
          <w:rFonts w:ascii="Segoe UI" w:hAnsi="Segoe UI" w:cs="Segoe UI"/>
          <w:color w:val="000000"/>
          <w:sz w:val="29"/>
          <w:szCs w:val="29"/>
          <w:bdr w:val="none" w:sz="0" w:space="0" w:color="auto" w:frame="1"/>
        </w:rPr>
        <w:t xml:space="preserve">10. What Are Some Common Naming Conventions </w:t>
      </w:r>
      <w:proofErr w:type="gramStart"/>
      <w:r>
        <w:rPr>
          <w:rFonts w:ascii="Segoe UI" w:hAnsi="Segoe UI" w:cs="Segoe UI"/>
          <w:color w:val="000000"/>
          <w:sz w:val="29"/>
          <w:szCs w:val="29"/>
          <w:bdr w:val="none" w:sz="0" w:space="0" w:color="auto" w:frame="1"/>
        </w:rPr>
        <w:t>For</w:t>
      </w:r>
      <w:proofErr w:type="gramEnd"/>
      <w:r>
        <w:rPr>
          <w:rFonts w:ascii="Segoe UI" w:hAnsi="Segoe UI" w:cs="Segoe UI"/>
          <w:color w:val="000000"/>
          <w:sz w:val="29"/>
          <w:szCs w:val="29"/>
          <w:bdr w:val="none" w:sz="0" w:space="0" w:color="auto" w:frame="1"/>
        </w:rPr>
        <w:t xml:space="preserve"> Java Variables?</w:t>
      </w:r>
      <w:bookmarkEnd w:id="9"/>
    </w:p>
    <w:p w14:paraId="736EB3F2"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Along with above rules, there are some naming conventions which are being followed by developers all around the worlds. Compiler will not enforce you to follow the naming conventions. But as its common practice by all java developers, when some other developer will read your code, it will be easier for them to understand. </w:t>
      </w:r>
    </w:p>
    <w:p w14:paraId="78FA4E09" w14:textId="77777777" w:rsidR="00890DD4" w:rsidRDefault="00890DD4" w:rsidP="00890DD4">
      <w:pPr>
        <w:numPr>
          <w:ilvl w:val="0"/>
          <w:numId w:val="67"/>
        </w:numPr>
        <w:shd w:val="clear" w:color="auto" w:fill="FFFFFF"/>
        <w:spacing w:after="0" w:line="360" w:lineRule="atLeast"/>
        <w:ind w:left="1020"/>
        <w:textAlignment w:val="baseline"/>
        <w:rPr>
          <w:rFonts w:ascii="inherit" w:hAnsi="inherit" w:cs="Segoe UI"/>
          <w:color w:val="000000"/>
          <w:sz w:val="21"/>
          <w:szCs w:val="21"/>
        </w:rPr>
      </w:pPr>
      <w:r>
        <w:rPr>
          <w:rFonts w:ascii="inherit" w:hAnsi="inherit" w:cs="Segoe UI"/>
          <w:color w:val="000000"/>
          <w:sz w:val="21"/>
          <w:szCs w:val="21"/>
        </w:rPr>
        <w:lastRenderedPageBreak/>
        <w:t xml:space="preserve">variable </w:t>
      </w:r>
      <w:proofErr w:type="gramStart"/>
      <w:r>
        <w:rPr>
          <w:rFonts w:ascii="inherit" w:hAnsi="inherit" w:cs="Segoe UI"/>
          <w:color w:val="000000"/>
          <w:sz w:val="21"/>
          <w:szCs w:val="21"/>
        </w:rPr>
        <w:t>name</w:t>
      </w:r>
      <w:proofErr w:type="gramEnd"/>
      <w:r>
        <w:rPr>
          <w:rFonts w:ascii="inherit" w:hAnsi="inherit" w:cs="Segoe UI"/>
          <w:color w:val="000000"/>
          <w:sz w:val="21"/>
          <w:szCs w:val="21"/>
        </w:rPr>
        <w:t xml:space="preserve"> are written in lowercase i.e. number, name</w:t>
      </w:r>
    </w:p>
    <w:p w14:paraId="3590AAAD" w14:textId="77777777" w:rsidR="00890DD4" w:rsidRDefault="00890DD4" w:rsidP="00890DD4">
      <w:pPr>
        <w:numPr>
          <w:ilvl w:val="0"/>
          <w:numId w:val="67"/>
        </w:numPr>
        <w:shd w:val="clear" w:color="auto" w:fill="FFFFFF"/>
        <w:spacing w:after="0" w:line="360" w:lineRule="atLeast"/>
        <w:ind w:left="1020"/>
        <w:textAlignment w:val="baseline"/>
        <w:rPr>
          <w:rFonts w:ascii="inherit" w:hAnsi="inherit" w:cs="Segoe UI"/>
          <w:color w:val="000000"/>
          <w:sz w:val="21"/>
          <w:szCs w:val="21"/>
        </w:rPr>
      </w:pPr>
      <w:r>
        <w:rPr>
          <w:rFonts w:ascii="inherit" w:hAnsi="inherit" w:cs="Segoe UI"/>
          <w:color w:val="000000"/>
          <w:sz w:val="21"/>
          <w:szCs w:val="21"/>
        </w:rPr>
        <w:t xml:space="preserve">If there are multiple words in the variable name, then use camel case i.e. first character of each word should be capitalized except first word i.e. </w:t>
      </w:r>
      <w:proofErr w:type="spellStart"/>
      <w:r>
        <w:rPr>
          <w:rFonts w:ascii="inherit" w:hAnsi="inherit" w:cs="Segoe UI"/>
          <w:color w:val="000000"/>
          <w:sz w:val="21"/>
          <w:szCs w:val="21"/>
        </w:rPr>
        <w:t>codePumpkin</w:t>
      </w:r>
      <w:proofErr w:type="spellEnd"/>
      <w:r>
        <w:rPr>
          <w:rFonts w:ascii="inherit" w:hAnsi="inherit" w:cs="Segoe UI"/>
          <w:color w:val="000000"/>
          <w:sz w:val="21"/>
          <w:szCs w:val="21"/>
        </w:rPr>
        <w:t xml:space="preserve">, </w:t>
      </w:r>
      <w:proofErr w:type="spellStart"/>
      <w:proofErr w:type="gramStart"/>
      <w:r>
        <w:rPr>
          <w:rFonts w:ascii="inherit" w:hAnsi="inherit" w:cs="Segoe UI"/>
          <w:color w:val="000000"/>
          <w:sz w:val="21"/>
          <w:szCs w:val="21"/>
        </w:rPr>
        <w:t>cityName</w:t>
      </w:r>
      <w:proofErr w:type="spellEnd"/>
      <w:proofErr w:type="gramEnd"/>
    </w:p>
    <w:p w14:paraId="09F08EFC" w14:textId="77777777" w:rsidR="00890DD4" w:rsidRDefault="00890DD4" w:rsidP="00890DD4">
      <w:pPr>
        <w:numPr>
          <w:ilvl w:val="0"/>
          <w:numId w:val="67"/>
        </w:numPr>
        <w:shd w:val="clear" w:color="auto" w:fill="FFFFFF"/>
        <w:spacing w:after="0" w:line="360" w:lineRule="atLeast"/>
        <w:ind w:left="1020"/>
        <w:textAlignment w:val="baseline"/>
        <w:rPr>
          <w:rFonts w:ascii="inherit" w:hAnsi="inherit" w:cs="Segoe UI"/>
          <w:color w:val="000000"/>
          <w:sz w:val="21"/>
          <w:szCs w:val="21"/>
        </w:rPr>
      </w:pPr>
      <w:r>
        <w:rPr>
          <w:rFonts w:ascii="inherit" w:hAnsi="inherit" w:cs="Segoe UI"/>
          <w:color w:val="000000"/>
          <w:sz w:val="21"/>
          <w:szCs w:val="21"/>
        </w:rPr>
        <w:t xml:space="preserve">constant name should be </w:t>
      </w:r>
      <w:proofErr w:type="spellStart"/>
      <w:r>
        <w:rPr>
          <w:rFonts w:ascii="inherit" w:hAnsi="inherit" w:cs="Segoe UI"/>
          <w:color w:val="000000"/>
          <w:sz w:val="21"/>
          <w:szCs w:val="21"/>
        </w:rPr>
        <w:t>inupper</w:t>
      </w:r>
      <w:proofErr w:type="spellEnd"/>
      <w:r>
        <w:rPr>
          <w:rFonts w:ascii="inherit" w:hAnsi="inherit" w:cs="Segoe UI"/>
          <w:color w:val="000000"/>
          <w:sz w:val="21"/>
          <w:szCs w:val="21"/>
        </w:rPr>
        <w:t xml:space="preserve"> case. If there are multiple words in constant name, use underscore between two words i.e. NUMBER, STATUS_CODE</w:t>
      </w:r>
    </w:p>
    <w:p w14:paraId="6CAA0EBE"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 xml:space="preserve">If we don't follow above rules in declaring variable name, then compiler will throw errors, </w:t>
      </w:r>
      <w:proofErr w:type="spellStart"/>
      <w:r>
        <w:rPr>
          <w:rFonts w:ascii="Segoe UI" w:hAnsi="Segoe UI" w:cs="Segoe UI"/>
          <w:color w:val="000000"/>
          <w:sz w:val="21"/>
          <w:szCs w:val="21"/>
        </w:rPr>
        <w:t>ut</w:t>
      </w:r>
      <w:proofErr w:type="spellEnd"/>
      <w:r>
        <w:rPr>
          <w:rFonts w:ascii="Segoe UI" w:hAnsi="Segoe UI" w:cs="Segoe UI"/>
          <w:color w:val="000000"/>
          <w:sz w:val="21"/>
          <w:szCs w:val="21"/>
        </w:rPr>
        <w:t xml:space="preserve"> there are some naming </w:t>
      </w:r>
      <w:proofErr w:type="gramStart"/>
      <w:r>
        <w:rPr>
          <w:rFonts w:ascii="Segoe UI" w:hAnsi="Segoe UI" w:cs="Segoe UI"/>
          <w:color w:val="000000"/>
          <w:sz w:val="21"/>
          <w:szCs w:val="21"/>
        </w:rPr>
        <w:t>conventions</w:t>
      </w:r>
      <w:proofErr w:type="gramEnd"/>
    </w:p>
    <w:p w14:paraId="53048DE0" w14:textId="77777777" w:rsidR="00890DD4" w:rsidRDefault="00890DD4" w:rsidP="00890DD4">
      <w:pPr>
        <w:rPr>
          <w:rFonts w:ascii="Times New Roman" w:hAnsi="Times New Roman" w:cs="Times New Roman"/>
          <w:sz w:val="24"/>
          <w:szCs w:val="24"/>
        </w:rPr>
      </w:pPr>
      <w:r>
        <w:pict w14:anchorId="14510739">
          <v:rect id="_x0000_i1101" style="width:0;height:0" o:hrstd="t" o:hrnoshade="t" o:hr="t" fillcolor="black" stroked="f"/>
        </w:pict>
      </w:r>
    </w:p>
    <w:p w14:paraId="70C3B824" w14:textId="77777777" w:rsidR="00890DD4" w:rsidRDefault="00890DD4" w:rsidP="00890DD4">
      <w:pPr>
        <w:pStyle w:val="Heading2"/>
        <w:shd w:val="clear" w:color="auto" w:fill="FFFFFF"/>
        <w:spacing w:before="0"/>
        <w:textAlignment w:val="baseline"/>
        <w:rPr>
          <w:rFonts w:ascii="Segoe UI" w:hAnsi="Segoe UI" w:cs="Segoe UI"/>
          <w:color w:val="000000"/>
          <w:sz w:val="29"/>
          <w:szCs w:val="29"/>
        </w:rPr>
      </w:pPr>
      <w:bookmarkStart w:id="10" w:name="where_does_java_stores_variable"/>
      <w:r>
        <w:rPr>
          <w:rFonts w:ascii="Segoe UI" w:hAnsi="Segoe UI" w:cs="Segoe UI"/>
          <w:color w:val="000000"/>
          <w:sz w:val="29"/>
          <w:szCs w:val="29"/>
          <w:bdr w:val="none" w:sz="0" w:space="0" w:color="auto" w:frame="1"/>
        </w:rPr>
        <w:t>11. Where Does Java Store Variable?</w:t>
      </w:r>
      <w:bookmarkEnd w:id="10"/>
    </w:p>
    <w:p w14:paraId="1F7C4141"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 xml:space="preserve">In the beginning of the </w:t>
      </w:r>
      <w:proofErr w:type="gramStart"/>
      <w:r>
        <w:rPr>
          <w:rFonts w:ascii="Segoe UI" w:hAnsi="Segoe UI" w:cs="Segoe UI"/>
          <w:color w:val="000000"/>
          <w:sz w:val="21"/>
          <w:szCs w:val="21"/>
        </w:rPr>
        <w:t>article</w:t>
      </w:r>
      <w:proofErr w:type="gramEnd"/>
      <w:r>
        <w:rPr>
          <w:rFonts w:ascii="Segoe UI" w:hAnsi="Segoe UI" w:cs="Segoe UI"/>
          <w:color w:val="000000"/>
          <w:sz w:val="21"/>
          <w:szCs w:val="21"/>
        </w:rPr>
        <w:t xml:space="preserve"> we have seen that variables are the name given to the memory cell. </w:t>
      </w:r>
      <w:proofErr w:type="gramStart"/>
      <w:r>
        <w:rPr>
          <w:rFonts w:ascii="Segoe UI" w:hAnsi="Segoe UI" w:cs="Segoe UI"/>
          <w:color w:val="000000"/>
          <w:sz w:val="21"/>
          <w:szCs w:val="21"/>
        </w:rPr>
        <w:t>So</w:t>
      </w:r>
      <w:proofErr w:type="gramEnd"/>
      <w:r>
        <w:rPr>
          <w:rFonts w:ascii="Segoe UI" w:hAnsi="Segoe UI" w:cs="Segoe UI"/>
          <w:color w:val="000000"/>
          <w:sz w:val="21"/>
          <w:szCs w:val="21"/>
        </w:rPr>
        <w:t xml:space="preserve"> where this memory cell resides?</w:t>
      </w:r>
    </w:p>
    <w:p w14:paraId="7CE01DF8" w14:textId="77777777" w:rsidR="00890DD4" w:rsidRDefault="00890DD4" w:rsidP="00890DD4">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Well variables are stored in RAM memory. RAM stands for Random Access Memory. RAM is a volatile memory, means when the power of system is off all the data is erased into it. User application &amp; application software occupies the space in RAM. Variables take area in memory which is known as reserved area. Program execution is performed on values, which are stored in memory cell and access these values by compiler using variable name.</w:t>
      </w:r>
    </w:p>
    <w:p w14:paraId="0D06819B" w14:textId="11EAC4D9" w:rsidR="00890DD4" w:rsidRDefault="00890DD4" w:rsidP="00890DD4">
      <w:pPr>
        <w:rPr>
          <w:rFonts w:ascii="Times New Roman" w:eastAsia="Times New Roman" w:hAnsi="Times New Roman" w:cs="Times New Roman"/>
          <w:b/>
          <w:bCs/>
          <w:color w:val="212121"/>
          <w:kern w:val="0"/>
          <w:sz w:val="36"/>
          <w:szCs w:val="36"/>
          <w14:ligatures w14:val="none"/>
        </w:rPr>
      </w:pPr>
      <w:r w:rsidRPr="00890DD4">
        <w:rPr>
          <w:rFonts w:ascii="Times New Roman" w:eastAsia="Times New Roman" w:hAnsi="Times New Roman" w:cs="Times New Roman"/>
          <w:b/>
          <w:bCs/>
          <w:color w:val="212121"/>
          <w:kern w:val="0"/>
          <w:sz w:val="36"/>
          <w:szCs w:val="36"/>
          <w14:ligatures w14:val="none"/>
        </w:rPr>
        <w:sym w:font="Wingdings" w:char="F0E0"/>
      </w:r>
      <w:r>
        <w:rPr>
          <w:rFonts w:ascii="Times New Roman" w:eastAsia="Times New Roman" w:hAnsi="Times New Roman" w:cs="Times New Roman"/>
          <w:b/>
          <w:bCs/>
          <w:color w:val="212121"/>
          <w:kern w:val="0"/>
          <w:sz w:val="36"/>
          <w:szCs w:val="36"/>
          <w14:ligatures w14:val="none"/>
        </w:rPr>
        <w:t xml:space="preserve"> Oops</w:t>
      </w:r>
    </w:p>
    <w:p w14:paraId="546A3B81" w14:textId="77777777" w:rsidR="00890DD4" w:rsidRDefault="00890DD4" w:rsidP="00890DD4">
      <w:pPr>
        <w:rPr>
          <w:rFonts w:ascii="Times New Roman" w:eastAsia="Times New Roman" w:hAnsi="Times New Roman" w:cs="Times New Roman"/>
          <w:b/>
          <w:bCs/>
          <w:color w:val="212121"/>
          <w:kern w:val="0"/>
          <w:sz w:val="36"/>
          <w:szCs w:val="36"/>
          <w14:ligatures w14:val="none"/>
        </w:rPr>
      </w:pPr>
    </w:p>
    <w:p w14:paraId="2123F380"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1. What is Object Oriented Programming (OOPs)?</w:t>
      </w:r>
    </w:p>
    <w:p w14:paraId="7B412740"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O</w:t>
      </w:r>
      <w:r>
        <w:rPr>
          <w:rFonts w:ascii="Nunito" w:hAnsi="Nunito"/>
          <w:i/>
          <w:iCs/>
          <w:color w:val="273239"/>
          <w:spacing w:val="2"/>
          <w:sz w:val="26"/>
          <w:szCs w:val="26"/>
          <w:bdr w:val="none" w:sz="0" w:space="0" w:color="auto" w:frame="1"/>
        </w:rPr>
        <w:t>bject</w:t>
      </w:r>
      <w:r>
        <w:rPr>
          <w:rFonts w:ascii="Nunito" w:hAnsi="Nunito"/>
          <w:color w:val="273239"/>
          <w:spacing w:val="2"/>
          <w:sz w:val="26"/>
          <w:szCs w:val="26"/>
        </w:rPr>
        <w:t> O</w:t>
      </w:r>
      <w:r>
        <w:rPr>
          <w:rFonts w:ascii="Nunito" w:hAnsi="Nunito"/>
          <w:i/>
          <w:iCs/>
          <w:color w:val="273239"/>
          <w:spacing w:val="2"/>
          <w:sz w:val="26"/>
          <w:szCs w:val="26"/>
          <w:bdr w:val="none" w:sz="0" w:space="0" w:color="auto" w:frame="1"/>
        </w:rPr>
        <w:t>riented</w:t>
      </w:r>
      <w:r>
        <w:rPr>
          <w:rFonts w:ascii="Nunito" w:hAnsi="Nunito"/>
          <w:color w:val="273239"/>
          <w:spacing w:val="2"/>
          <w:sz w:val="26"/>
          <w:szCs w:val="26"/>
        </w:rPr>
        <w:t> P</w:t>
      </w:r>
      <w:r>
        <w:rPr>
          <w:rFonts w:ascii="Nunito" w:hAnsi="Nunito"/>
          <w:i/>
          <w:iCs/>
          <w:color w:val="273239"/>
          <w:spacing w:val="2"/>
          <w:sz w:val="26"/>
          <w:szCs w:val="26"/>
          <w:bdr w:val="none" w:sz="0" w:space="0" w:color="auto" w:frame="1"/>
        </w:rPr>
        <w:t>rogramming</w:t>
      </w:r>
      <w:r>
        <w:rPr>
          <w:rFonts w:ascii="Nunito" w:hAnsi="Nunito"/>
          <w:color w:val="273239"/>
          <w:spacing w:val="2"/>
          <w:sz w:val="26"/>
          <w:szCs w:val="26"/>
        </w:rPr>
        <w:t> (also known as OOPs) is a programming paradigm where the complete software operates as a bunch of objects talking to each other. An object is a collection of data and the methods which operate on that data.</w:t>
      </w:r>
    </w:p>
    <w:p w14:paraId="0D8BB378"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11" w:name="Q2"/>
      <w:bookmarkEnd w:id="11"/>
      <w:r>
        <w:rPr>
          <w:rStyle w:val="Strong"/>
          <w:rFonts w:ascii="Nunito" w:hAnsi="Nunito"/>
          <w:b/>
          <w:bCs/>
          <w:color w:val="273239"/>
          <w:spacing w:val="2"/>
          <w:sz w:val="28"/>
          <w:szCs w:val="28"/>
          <w:bdr w:val="none" w:sz="0" w:space="0" w:color="auto" w:frame="1"/>
        </w:rPr>
        <w:t>2. Why OOPs?</w:t>
      </w:r>
    </w:p>
    <w:p w14:paraId="4370C7C1"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main advantage of OOP is better manageable code that covers the following:</w:t>
      </w:r>
    </w:p>
    <w:p w14:paraId="58AC03B0" w14:textId="77777777" w:rsidR="00890DD4" w:rsidRDefault="00890DD4" w:rsidP="00890DD4">
      <w:pPr>
        <w:numPr>
          <w:ilvl w:val="0"/>
          <w:numId w:val="6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The overall understanding of the software is increased as the distance between the language spoken by developers and that spoken by users.</w:t>
      </w:r>
    </w:p>
    <w:p w14:paraId="5A166934" w14:textId="77777777" w:rsidR="00890DD4" w:rsidRDefault="00890DD4" w:rsidP="00890DD4">
      <w:pPr>
        <w:numPr>
          <w:ilvl w:val="0"/>
          <w:numId w:val="6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lastRenderedPageBreak/>
        <w:t xml:space="preserve">Object orientation eases maintenance </w:t>
      </w:r>
      <w:proofErr w:type="gramStart"/>
      <w:r>
        <w:rPr>
          <w:rFonts w:ascii="Nunito" w:hAnsi="Nunito"/>
          <w:color w:val="273239"/>
          <w:spacing w:val="2"/>
          <w:sz w:val="26"/>
          <w:szCs w:val="26"/>
        </w:rPr>
        <w:t>by the use of</w:t>
      </w:r>
      <w:proofErr w:type="gramEnd"/>
      <w:r>
        <w:rPr>
          <w:rFonts w:ascii="Nunito" w:hAnsi="Nunito"/>
          <w:color w:val="273239"/>
          <w:spacing w:val="2"/>
          <w:sz w:val="26"/>
          <w:szCs w:val="26"/>
        </w:rPr>
        <w:t xml:space="preserve"> encapsulation.  One can easily change the underlying representation by keeping the methods the same.</w:t>
      </w:r>
    </w:p>
    <w:p w14:paraId="28CEC9CE" w14:textId="77777777" w:rsidR="00890DD4" w:rsidRDefault="00890DD4" w:rsidP="00890DD4">
      <w:pPr>
        <w:numPr>
          <w:ilvl w:val="0"/>
          <w:numId w:val="6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The OOPs paradigm is mainly useful for relatively big software.</w:t>
      </w:r>
    </w:p>
    <w:p w14:paraId="2020BC7A"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12" w:name="Q3"/>
      <w:bookmarkEnd w:id="12"/>
      <w:r>
        <w:rPr>
          <w:rFonts w:ascii="Nunito" w:hAnsi="Nunito"/>
          <w:color w:val="273239"/>
          <w:spacing w:val="2"/>
          <w:sz w:val="28"/>
          <w:szCs w:val="28"/>
        </w:rPr>
        <w:t>3. What is a Class?</w:t>
      </w:r>
    </w:p>
    <w:p w14:paraId="22EB6997"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A </w:t>
      </w:r>
      <w:r>
        <w:rPr>
          <w:rStyle w:val="Strong"/>
          <w:rFonts w:ascii="Nunito" w:hAnsi="Nunito"/>
          <w:color w:val="273239"/>
          <w:spacing w:val="2"/>
          <w:sz w:val="26"/>
          <w:szCs w:val="26"/>
          <w:bdr w:val="none" w:sz="0" w:space="0" w:color="auto" w:frame="1"/>
        </w:rPr>
        <w:t>class</w:t>
      </w:r>
      <w:r>
        <w:rPr>
          <w:rFonts w:ascii="Nunito" w:hAnsi="Nunito"/>
          <w:color w:val="273239"/>
          <w:spacing w:val="2"/>
          <w:sz w:val="26"/>
          <w:szCs w:val="26"/>
        </w:rPr>
        <w:t xml:space="preserve"> is a building block of </w:t>
      </w:r>
      <w:proofErr w:type="gramStart"/>
      <w:r>
        <w:rPr>
          <w:rFonts w:ascii="Nunito" w:hAnsi="Nunito"/>
          <w:color w:val="273239"/>
          <w:spacing w:val="2"/>
          <w:sz w:val="26"/>
          <w:szCs w:val="26"/>
        </w:rPr>
        <w:t>Object Oriented</w:t>
      </w:r>
      <w:proofErr w:type="gramEnd"/>
      <w:r>
        <w:rPr>
          <w:rFonts w:ascii="Nunito" w:hAnsi="Nunito"/>
          <w:color w:val="273239"/>
          <w:spacing w:val="2"/>
          <w:sz w:val="26"/>
          <w:szCs w:val="26"/>
        </w:rPr>
        <w:t xml:space="preserve"> Programs. It is a user-defined data type that contains the data members and member functions that operate on the data members. It is like a blueprint or template of objects having common properties and methods.</w:t>
      </w:r>
    </w:p>
    <w:p w14:paraId="3C3E9475"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13" w:name="Q4"/>
      <w:bookmarkEnd w:id="13"/>
      <w:r>
        <w:rPr>
          <w:rStyle w:val="Strong"/>
          <w:rFonts w:ascii="Nunito" w:hAnsi="Nunito"/>
          <w:b/>
          <w:bCs/>
          <w:color w:val="273239"/>
          <w:spacing w:val="2"/>
          <w:sz w:val="28"/>
          <w:szCs w:val="28"/>
          <w:bdr w:val="none" w:sz="0" w:space="0" w:color="auto" w:frame="1"/>
        </w:rPr>
        <w:t>4. What is an Object?</w:t>
      </w:r>
    </w:p>
    <w:p w14:paraId="47D214BC"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An </w:t>
      </w:r>
      <w:r>
        <w:rPr>
          <w:rStyle w:val="Strong"/>
          <w:rFonts w:ascii="Nunito" w:hAnsi="Nunito"/>
          <w:color w:val="273239"/>
          <w:spacing w:val="2"/>
          <w:sz w:val="26"/>
          <w:szCs w:val="26"/>
          <w:bdr w:val="none" w:sz="0" w:space="0" w:color="auto" w:frame="1"/>
        </w:rPr>
        <w:t>object</w:t>
      </w:r>
      <w:r>
        <w:rPr>
          <w:rFonts w:ascii="Nunito" w:hAnsi="Nunito"/>
          <w:color w:val="273239"/>
          <w:spacing w:val="2"/>
          <w:sz w:val="26"/>
          <w:szCs w:val="26"/>
        </w:rPr>
        <w:t> is an instance of a class. Data members and methods of a class cannot be used directly. We need to create an object (or instance) of the class to use them. In simple terms, they are the actual world entities that have a state and behavior.</w:t>
      </w:r>
    </w:p>
    <w:p w14:paraId="61724E08"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proofErr w:type="spellStart"/>
      <w:r>
        <w:rPr>
          <w:rFonts w:ascii="Nunito" w:hAnsi="Nunito"/>
          <w:color w:val="273239"/>
          <w:spacing w:val="2"/>
          <w:sz w:val="26"/>
          <w:szCs w:val="26"/>
        </w:rPr>
        <w:t>Eg.</w:t>
      </w:r>
      <w:proofErr w:type="spellEnd"/>
      <w:r>
        <w:rPr>
          <w:rFonts w:ascii="Nunito" w:hAnsi="Nunito"/>
          <w:color w:val="273239"/>
          <w:spacing w:val="2"/>
          <w:sz w:val="26"/>
          <w:szCs w:val="26"/>
        </w:rPr>
        <w:t xml:space="preserve"> The code below shows is an example of how an instance of a class (</w:t>
      </w:r>
      <w:proofErr w:type="spellStart"/>
      <w:r>
        <w:rPr>
          <w:rFonts w:ascii="Nunito" w:hAnsi="Nunito"/>
          <w:color w:val="273239"/>
          <w:spacing w:val="2"/>
          <w:sz w:val="26"/>
          <w:szCs w:val="26"/>
        </w:rPr>
        <w:t>i.e</w:t>
      </w:r>
      <w:proofErr w:type="spellEnd"/>
      <w:r>
        <w:rPr>
          <w:rFonts w:ascii="Nunito" w:hAnsi="Nunito"/>
          <w:color w:val="273239"/>
          <w:spacing w:val="2"/>
          <w:sz w:val="26"/>
          <w:szCs w:val="26"/>
        </w:rPr>
        <w:t xml:space="preserve"> an </w:t>
      </w:r>
      <w:proofErr w:type="gramStart"/>
      <w:r>
        <w:rPr>
          <w:rFonts w:ascii="Nunito" w:hAnsi="Nunito"/>
          <w:color w:val="273239"/>
          <w:spacing w:val="2"/>
          <w:sz w:val="26"/>
          <w:szCs w:val="26"/>
        </w:rPr>
        <w:t>object )</w:t>
      </w:r>
      <w:proofErr w:type="gramEnd"/>
      <w:r>
        <w:rPr>
          <w:rFonts w:ascii="Nunito" w:hAnsi="Nunito"/>
          <w:color w:val="273239"/>
          <w:spacing w:val="2"/>
          <w:sz w:val="26"/>
          <w:szCs w:val="26"/>
        </w:rPr>
        <w:t xml:space="preserve"> of a class is created</w:t>
      </w:r>
    </w:p>
    <w:p w14:paraId="79286BA9" w14:textId="77777777" w:rsidR="00890DD4" w:rsidRDefault="00890DD4" w:rsidP="00890DD4">
      <w:pPr>
        <w:pStyle w:val="responsive-tabslistitem"/>
        <w:numPr>
          <w:ilvl w:val="0"/>
          <w:numId w:val="6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C++</w:t>
      </w:r>
    </w:p>
    <w:p w14:paraId="1EB71BAC" w14:textId="77777777" w:rsidR="00890DD4" w:rsidRDefault="00890DD4" w:rsidP="00890DD4">
      <w:pPr>
        <w:pStyle w:val="responsive-tabslistitem"/>
        <w:numPr>
          <w:ilvl w:val="0"/>
          <w:numId w:val="69"/>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71AD50E6" w14:textId="77777777" w:rsidR="00890DD4" w:rsidRDefault="00890DD4" w:rsidP="00890DD4">
      <w:pPr>
        <w:pStyle w:val="responsive-tabslistitem"/>
        <w:numPr>
          <w:ilvl w:val="0"/>
          <w:numId w:val="69"/>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Python3</w:t>
      </w:r>
    </w:p>
    <w:p w14:paraId="21058955" w14:textId="77777777" w:rsidR="00890DD4" w:rsidRDefault="00890DD4" w:rsidP="00890DD4">
      <w:pPr>
        <w:pStyle w:val="responsive-tabslistitem"/>
        <w:numPr>
          <w:ilvl w:val="0"/>
          <w:numId w:val="69"/>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C#</w:t>
      </w:r>
    </w:p>
    <w:p w14:paraId="6C724C6E"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22F7CA8A" w14:textId="77777777" w:rsidTr="00890DD4">
        <w:tc>
          <w:tcPr>
            <w:tcW w:w="1040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EB0DE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808080"/>
                <w:bdr w:val="none" w:sz="0" w:space="0" w:color="auto" w:frame="1"/>
              </w:rPr>
              <w:t xml:space="preserve">#include &lt;iostream&gt; </w:t>
            </w:r>
          </w:p>
          <w:p w14:paraId="0F8106C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using</w:t>
            </w:r>
            <w:r>
              <w:rPr>
                <w:rFonts w:ascii="Consolas" w:hAnsi="Consolas"/>
                <w:sz w:val="25"/>
                <w:szCs w:val="25"/>
              </w:rPr>
              <w:t xml:space="preserve"> </w:t>
            </w:r>
            <w:r>
              <w:rPr>
                <w:rStyle w:val="HTMLCode"/>
                <w:rFonts w:ascii="Consolas" w:eastAsiaTheme="minorHAnsi" w:hAnsi="Consolas"/>
                <w:b/>
                <w:bCs/>
                <w:color w:val="006699"/>
                <w:bdr w:val="none" w:sz="0" w:space="0" w:color="auto" w:frame="1"/>
              </w:rPr>
              <w:t>namespace</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std;</w:t>
            </w:r>
            <w:proofErr w:type="gramEnd"/>
            <w:r>
              <w:rPr>
                <w:rStyle w:val="HTMLCode"/>
                <w:rFonts w:ascii="Consolas" w:eastAsiaTheme="minorHAnsi" w:hAnsi="Consolas"/>
                <w:color w:val="000000"/>
                <w:bdr w:val="none" w:sz="0" w:space="0" w:color="auto" w:frame="1"/>
              </w:rPr>
              <w:t xml:space="preserve"> </w:t>
            </w:r>
          </w:p>
          <w:p w14:paraId="63EE9CA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3FC4C4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Student{</w:t>
            </w:r>
            <w:proofErr w:type="gramEnd"/>
            <w:r>
              <w:rPr>
                <w:rStyle w:val="HTMLCode"/>
                <w:rFonts w:ascii="Consolas" w:eastAsiaTheme="minorHAnsi" w:hAnsi="Consolas"/>
                <w:color w:val="000000"/>
                <w:bdr w:val="none" w:sz="0" w:space="0" w:color="auto" w:frame="1"/>
              </w:rPr>
              <w:t xml:space="preserve"> </w:t>
            </w:r>
          </w:p>
          <w:p w14:paraId="1107B7B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private</w:t>
            </w:r>
            <w:r>
              <w:rPr>
                <w:rStyle w:val="HTMLCode"/>
                <w:rFonts w:ascii="Consolas" w:eastAsiaTheme="minorHAnsi" w:hAnsi="Consolas"/>
                <w:color w:val="000000"/>
                <w:bdr w:val="none" w:sz="0" w:space="0" w:color="auto" w:frame="1"/>
              </w:rPr>
              <w:t xml:space="preserve">: </w:t>
            </w:r>
          </w:p>
          <w:p w14:paraId="70205CA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string </w:t>
            </w:r>
            <w:proofErr w:type="gramStart"/>
            <w:r>
              <w:rPr>
                <w:rStyle w:val="HTMLCode"/>
                <w:rFonts w:ascii="Consolas" w:eastAsiaTheme="minorHAnsi" w:hAnsi="Consolas"/>
                <w:color w:val="000000"/>
                <w:bdr w:val="none" w:sz="0" w:space="0" w:color="auto" w:frame="1"/>
              </w:rPr>
              <w:t>name;</w:t>
            </w:r>
            <w:proofErr w:type="gramEnd"/>
            <w:r>
              <w:rPr>
                <w:rStyle w:val="HTMLCode"/>
                <w:rFonts w:ascii="Consolas" w:eastAsiaTheme="minorHAnsi" w:hAnsi="Consolas"/>
                <w:color w:val="000000"/>
                <w:bdr w:val="none" w:sz="0" w:space="0" w:color="auto" w:frame="1"/>
              </w:rPr>
              <w:t xml:space="preserve"> </w:t>
            </w:r>
          </w:p>
          <w:p w14:paraId="248F0C5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string </w:t>
            </w:r>
            <w:proofErr w:type="gramStart"/>
            <w:r>
              <w:rPr>
                <w:rStyle w:val="HTMLCode"/>
                <w:rFonts w:ascii="Consolas" w:eastAsiaTheme="minorHAnsi" w:hAnsi="Consolas"/>
                <w:color w:val="000000"/>
                <w:bdr w:val="none" w:sz="0" w:space="0" w:color="auto" w:frame="1"/>
              </w:rPr>
              <w:t>surname;</w:t>
            </w:r>
            <w:proofErr w:type="gramEnd"/>
            <w:r>
              <w:rPr>
                <w:rStyle w:val="HTMLCode"/>
                <w:rFonts w:ascii="Consolas" w:eastAsiaTheme="minorHAnsi" w:hAnsi="Consolas"/>
                <w:color w:val="000000"/>
                <w:bdr w:val="none" w:sz="0" w:space="0" w:color="auto" w:frame="1"/>
              </w:rPr>
              <w:t xml:space="preserve"> </w:t>
            </w:r>
          </w:p>
          <w:p w14:paraId="1EDA57A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808080"/>
                <w:bdr w:val="none" w:sz="0" w:space="0" w:color="auto" w:frame="1"/>
              </w:rPr>
              <w:t>int</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3962666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EFF867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b/>
                <w:bCs/>
                <w:color w:val="006699"/>
                <w:bdr w:val="none" w:sz="0" w:space="0" w:color="auto" w:frame="1"/>
              </w:rPr>
              <w:t>public</w:t>
            </w:r>
            <w:r>
              <w:rPr>
                <w:rStyle w:val="HTMLCode"/>
                <w:rFonts w:ascii="Consolas" w:eastAsiaTheme="minorHAnsi" w:hAnsi="Consolas"/>
                <w:color w:val="000000"/>
                <w:bdr w:val="none" w:sz="0" w:space="0" w:color="auto" w:frame="1"/>
              </w:rPr>
              <w:t xml:space="preserve">: </w:t>
            </w:r>
          </w:p>
          <w:p w14:paraId="7BD63F2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Student(</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studentName</w:t>
            </w:r>
            <w:proofErr w:type="spellEnd"/>
            <w:r>
              <w:rPr>
                <w:rStyle w:val="HTMLCode"/>
                <w:rFonts w:ascii="Consolas" w:eastAsiaTheme="minorHAnsi" w:hAnsi="Consolas"/>
                <w:color w:val="000000"/>
                <w:bdr w:val="none" w:sz="0" w:space="0" w:color="auto" w:frame="1"/>
              </w:rPr>
              <w:t xml:space="preserve">, string </w:t>
            </w:r>
            <w:proofErr w:type="spellStart"/>
            <w:r>
              <w:rPr>
                <w:rStyle w:val="HTMLCode"/>
                <w:rFonts w:ascii="Consolas" w:eastAsiaTheme="minorHAnsi" w:hAnsi="Consolas"/>
                <w:color w:val="000000"/>
                <w:bdr w:val="none" w:sz="0" w:space="0" w:color="auto" w:frame="1"/>
              </w:rPr>
              <w:t>studentSurname</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808080"/>
                <w:bdr w:val="none" w:sz="0" w:space="0" w:color="auto" w:frame="1"/>
              </w:rPr>
              <w:t>int</w:t>
            </w:r>
            <w:r>
              <w:rPr>
                <w:rFonts w:ascii="Consolas" w:hAnsi="Consolas"/>
                <w:sz w:val="25"/>
                <w:szCs w:val="25"/>
              </w:rPr>
              <w:t xml:space="preserve"> </w:t>
            </w:r>
            <w:proofErr w:type="spellStart"/>
            <w:r>
              <w:rPr>
                <w:rStyle w:val="HTMLCode"/>
                <w:rFonts w:ascii="Consolas" w:eastAsiaTheme="minorHAnsi" w:hAnsi="Consolas"/>
                <w:color w:val="000000"/>
                <w:bdr w:val="none" w:sz="0" w:space="0" w:color="auto" w:frame="1"/>
              </w:rPr>
              <w:t>studentRollNo</w:t>
            </w:r>
            <w:proofErr w:type="spellEnd"/>
            <w:r>
              <w:rPr>
                <w:rStyle w:val="HTMLCode"/>
                <w:rFonts w:ascii="Consolas" w:eastAsiaTheme="minorHAnsi" w:hAnsi="Consolas"/>
                <w:color w:val="000000"/>
                <w:bdr w:val="none" w:sz="0" w:space="0" w:color="auto" w:frame="1"/>
              </w:rPr>
              <w:t xml:space="preserve">){ </w:t>
            </w:r>
          </w:p>
          <w:p w14:paraId="654260C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name = </w:t>
            </w:r>
            <w:proofErr w:type="spellStart"/>
            <w:proofErr w:type="gramStart"/>
            <w:r>
              <w:rPr>
                <w:rStyle w:val="HTMLCode"/>
                <w:rFonts w:ascii="Consolas" w:eastAsiaTheme="minorHAnsi" w:hAnsi="Consolas"/>
                <w:color w:val="000000"/>
                <w:bdr w:val="none" w:sz="0" w:space="0" w:color="auto" w:frame="1"/>
              </w:rPr>
              <w:t>studentName</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3E88DFB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surname = </w:t>
            </w:r>
            <w:proofErr w:type="spellStart"/>
            <w:proofErr w:type="gramStart"/>
            <w:r>
              <w:rPr>
                <w:rStyle w:val="HTMLCode"/>
                <w:rFonts w:ascii="Consolas" w:eastAsiaTheme="minorHAnsi" w:hAnsi="Consolas"/>
                <w:color w:val="000000"/>
                <w:bdr w:val="none" w:sz="0" w:space="0" w:color="auto" w:frame="1"/>
              </w:rPr>
              <w:t>studentSurname</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23FAFBE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 xml:space="preserve"> = </w:t>
            </w:r>
            <w:proofErr w:type="spellStart"/>
            <w:proofErr w:type="gramStart"/>
            <w:r>
              <w:rPr>
                <w:rStyle w:val="HTMLCode"/>
                <w:rFonts w:ascii="Consolas" w:eastAsiaTheme="minorHAnsi" w:hAnsi="Consolas"/>
                <w:color w:val="000000"/>
                <w:bdr w:val="none" w:sz="0" w:space="0" w:color="auto" w:frame="1"/>
              </w:rPr>
              <w:t>studentRollNo</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E9F460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F4F5F3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30418B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getStudentDetails</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5F361C8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cout</w:t>
            </w:r>
            <w:proofErr w:type="spellEnd"/>
            <w:r>
              <w:rPr>
                <w:rStyle w:val="HTMLCode"/>
                <w:rFonts w:ascii="Consolas" w:eastAsiaTheme="minorHAnsi" w:hAnsi="Consolas"/>
                <w:color w:val="000000"/>
                <w:bdr w:val="none" w:sz="0" w:space="0" w:color="auto" w:frame="1"/>
              </w:rPr>
              <w:t xml:space="preserve"> &lt;&lt; </w:t>
            </w:r>
            <w:r>
              <w:rPr>
                <w:rStyle w:val="HTMLCode"/>
                <w:rFonts w:ascii="Consolas" w:eastAsiaTheme="minorHAnsi" w:hAnsi="Consolas"/>
                <w:bdr w:val="none" w:sz="0" w:space="0" w:color="auto" w:frame="1"/>
              </w:rPr>
              <w:t>"The name of the student is "</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&lt;&lt; name &lt;&lt; </w:t>
            </w:r>
            <w:r>
              <w:rPr>
                <w:rStyle w:val="HTMLCode"/>
                <w:rFonts w:ascii="Consolas" w:eastAsiaTheme="minorHAnsi" w:hAnsi="Consolas"/>
                <w:bdr w:val="none" w:sz="0" w:space="0" w:color="auto" w:frame="1"/>
              </w:rPr>
              <w:t>" "</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&lt;&lt; surname &lt;&lt; </w:t>
            </w:r>
            <w:proofErr w:type="spellStart"/>
            <w:proofErr w:type="gramStart"/>
            <w:r>
              <w:rPr>
                <w:rStyle w:val="HTMLCode"/>
                <w:rFonts w:ascii="Consolas" w:eastAsiaTheme="minorHAnsi" w:hAnsi="Consolas"/>
                <w:color w:val="000000"/>
                <w:bdr w:val="none" w:sz="0" w:space="0" w:color="auto" w:frame="1"/>
              </w:rPr>
              <w:t>endl</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39F1F37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cout</w:t>
            </w:r>
            <w:proofErr w:type="spellEnd"/>
            <w:r>
              <w:rPr>
                <w:rStyle w:val="HTMLCode"/>
                <w:rFonts w:ascii="Consolas" w:eastAsiaTheme="minorHAnsi" w:hAnsi="Consolas"/>
                <w:color w:val="000000"/>
                <w:bdr w:val="none" w:sz="0" w:space="0" w:color="auto" w:frame="1"/>
              </w:rPr>
              <w:t xml:space="preserve"> &lt;&lt; </w:t>
            </w:r>
            <w:r>
              <w:rPr>
                <w:rStyle w:val="HTMLCode"/>
                <w:rFonts w:ascii="Consolas" w:eastAsiaTheme="minorHAnsi" w:hAnsi="Consolas"/>
                <w:bdr w:val="none" w:sz="0" w:space="0" w:color="auto" w:frame="1"/>
              </w:rPr>
              <w:t>"The roll no of the student is "</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&lt;&lt; </w:t>
            </w:r>
            <w:proofErr w:type="spell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 xml:space="preserve"> &lt;&lt; </w:t>
            </w:r>
            <w:proofErr w:type="spellStart"/>
            <w:proofErr w:type="gramStart"/>
            <w:r>
              <w:rPr>
                <w:rStyle w:val="HTMLCode"/>
                <w:rFonts w:ascii="Consolas" w:eastAsiaTheme="minorHAnsi" w:hAnsi="Consolas"/>
                <w:color w:val="000000"/>
                <w:bdr w:val="none" w:sz="0" w:space="0" w:color="auto" w:frame="1"/>
              </w:rPr>
              <w:t>endl</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1214DB9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453909C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3838A33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6FD9FD8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808080"/>
                <w:bdr w:val="none" w:sz="0" w:space="0" w:color="auto" w:frame="1"/>
              </w:rPr>
              <w:t>int</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 </w:t>
            </w:r>
          </w:p>
          <w:p w14:paraId="18DFCC4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Student student1(</w:t>
            </w:r>
            <w:r>
              <w:rPr>
                <w:rStyle w:val="HTMLCode"/>
                <w:rFonts w:ascii="Consolas" w:eastAsiaTheme="minorHAnsi" w:hAnsi="Consolas"/>
                <w:bdr w:val="none" w:sz="0" w:space="0" w:color="auto" w:frame="1"/>
              </w:rPr>
              <w:t>"Vivek"</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dr w:val="none" w:sz="0" w:space="0" w:color="auto" w:frame="1"/>
              </w:rPr>
              <w:t>"Yadav"</w:t>
            </w:r>
            <w:r>
              <w:rPr>
                <w:rStyle w:val="HTMLCode"/>
                <w:rFonts w:ascii="Consolas" w:eastAsiaTheme="minorHAnsi" w:hAnsi="Consolas"/>
                <w:color w:val="000000"/>
                <w:bdr w:val="none" w:sz="0" w:space="0" w:color="auto" w:frame="1"/>
              </w:rPr>
              <w:t>, 20</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5CACAE7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student1.getStudentDetails(</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7ADC99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11AC4A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0;</w:t>
            </w:r>
            <w:proofErr w:type="gramEnd"/>
            <w:r>
              <w:rPr>
                <w:rStyle w:val="HTMLCode"/>
                <w:rFonts w:ascii="Consolas" w:eastAsiaTheme="minorHAnsi" w:hAnsi="Consolas"/>
                <w:color w:val="000000"/>
                <w:bdr w:val="none" w:sz="0" w:space="0" w:color="auto" w:frame="1"/>
              </w:rPr>
              <w:t xml:space="preserve"> </w:t>
            </w:r>
          </w:p>
          <w:p w14:paraId="4AF7E42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tc>
      </w:tr>
    </w:tbl>
    <w:p w14:paraId="1721CFF9" w14:textId="77777777" w:rsidR="00890DD4" w:rsidRDefault="00890DD4" w:rsidP="00890DD4">
      <w:pPr>
        <w:shd w:val="clear" w:color="auto" w:fill="FFFFFF"/>
        <w:spacing w:line="240" w:lineRule="auto"/>
        <w:textAlignment w:val="baseline"/>
        <w:rPr>
          <w:rFonts w:ascii="Nunito" w:hAnsi="Nunito"/>
          <w:color w:val="273239"/>
          <w:spacing w:val="2"/>
          <w:sz w:val="26"/>
          <w:szCs w:val="26"/>
        </w:rPr>
      </w:pPr>
      <w:r>
        <w:rPr>
          <w:rFonts w:ascii="Nunito" w:hAnsi="Nunito"/>
          <w:color w:val="273239"/>
          <w:spacing w:val="2"/>
          <w:sz w:val="26"/>
          <w:szCs w:val="26"/>
        </w:rPr>
        <w:lastRenderedPageBreak/>
        <w:br/>
      </w:r>
      <w:r>
        <w:rPr>
          <w:rStyle w:val="Strong"/>
          <w:rFonts w:ascii="Nunito" w:hAnsi="Nunito"/>
          <w:color w:val="273239"/>
          <w:spacing w:val="2"/>
          <w:sz w:val="26"/>
          <w:szCs w:val="26"/>
          <w:bdr w:val="none" w:sz="0" w:space="0" w:color="auto" w:frame="1"/>
        </w:rPr>
        <w:t>Output</w:t>
      </w:r>
    </w:p>
    <w:p w14:paraId="07345402" w14:textId="77777777" w:rsidR="00890DD4" w:rsidRDefault="00890DD4" w:rsidP="00890DD4">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The name of the student is Vivek Yadav</w:t>
      </w:r>
    </w:p>
    <w:p w14:paraId="7D878E50" w14:textId="77777777" w:rsidR="00890DD4" w:rsidRDefault="00890DD4" w:rsidP="00890DD4">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The roll no of the student is </w:t>
      </w:r>
      <w:proofErr w:type="gramStart"/>
      <w:r>
        <w:rPr>
          <w:rFonts w:ascii="Consolas" w:hAnsi="Consolas"/>
          <w:color w:val="273239"/>
          <w:spacing w:val="2"/>
          <w:sz w:val="24"/>
          <w:szCs w:val="24"/>
        </w:rPr>
        <w:t>20</w:t>
      </w:r>
      <w:proofErr w:type="gramEnd"/>
    </w:p>
    <w:p w14:paraId="546B9F1A"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14" w:name="Q5"/>
      <w:bookmarkEnd w:id="14"/>
      <w:r>
        <w:rPr>
          <w:rStyle w:val="Strong"/>
          <w:rFonts w:ascii="Nunito" w:hAnsi="Nunito"/>
          <w:b/>
          <w:bCs/>
          <w:color w:val="273239"/>
          <w:spacing w:val="2"/>
          <w:sz w:val="28"/>
          <w:szCs w:val="28"/>
          <w:bdr w:val="none" w:sz="0" w:space="0" w:color="auto" w:frame="1"/>
        </w:rPr>
        <w:t>5. What are the main features of OOPs?</w:t>
      </w:r>
    </w:p>
    <w:p w14:paraId="3FC39504"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main feature of the OOPs, also known as 4 pillars or basic principles of OOPs are as follows:</w:t>
      </w:r>
    </w:p>
    <w:p w14:paraId="4D389BDC" w14:textId="77777777" w:rsidR="00890DD4" w:rsidRDefault="00890DD4" w:rsidP="00890DD4">
      <w:pPr>
        <w:numPr>
          <w:ilvl w:val="0"/>
          <w:numId w:val="7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Encapsulation</w:t>
      </w:r>
    </w:p>
    <w:p w14:paraId="0FC025DC" w14:textId="77777777" w:rsidR="00890DD4" w:rsidRDefault="00890DD4" w:rsidP="00890DD4">
      <w:pPr>
        <w:numPr>
          <w:ilvl w:val="0"/>
          <w:numId w:val="7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Data Abstraction</w:t>
      </w:r>
    </w:p>
    <w:p w14:paraId="597921B7" w14:textId="77777777" w:rsidR="00890DD4" w:rsidRDefault="00890DD4" w:rsidP="00890DD4">
      <w:pPr>
        <w:numPr>
          <w:ilvl w:val="0"/>
          <w:numId w:val="7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lastRenderedPageBreak/>
        <w:t>Polymorphism</w:t>
      </w:r>
    </w:p>
    <w:p w14:paraId="170F5D8C" w14:textId="77777777" w:rsidR="00890DD4" w:rsidRDefault="00890DD4" w:rsidP="00890DD4">
      <w:pPr>
        <w:numPr>
          <w:ilvl w:val="0"/>
          <w:numId w:val="7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Inheritance</w:t>
      </w:r>
    </w:p>
    <w:p w14:paraId="43848532" w14:textId="77D312E9" w:rsidR="00890DD4" w:rsidRDefault="00890DD4" w:rsidP="00890DD4">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07FCAAE4" wp14:editId="6BAD70F3">
            <wp:extent cx="5943600" cy="2971800"/>
            <wp:effectExtent l="0" t="0" r="0" b="0"/>
            <wp:docPr id="391113764" name="Picture 9" descr="pillars of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pillars of oo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F6B7FD" w14:textId="77777777" w:rsidR="00890DD4" w:rsidRDefault="00890DD4" w:rsidP="00890DD4">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OOPs Main Features</w:t>
      </w:r>
    </w:p>
    <w:p w14:paraId="0CFD432C"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15" w:name="Q6"/>
      <w:bookmarkEnd w:id="15"/>
      <w:r>
        <w:rPr>
          <w:rStyle w:val="Strong"/>
          <w:rFonts w:ascii="Nunito" w:hAnsi="Nunito"/>
          <w:b/>
          <w:bCs/>
          <w:color w:val="273239"/>
          <w:spacing w:val="2"/>
          <w:sz w:val="28"/>
          <w:szCs w:val="28"/>
          <w:bdr w:val="none" w:sz="0" w:space="0" w:color="auto" w:frame="1"/>
        </w:rPr>
        <w:t>6. What is Encapsulation?</w:t>
      </w:r>
    </w:p>
    <w:p w14:paraId="6B06B5CA"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Encapsulation is the binding of data and methods that manipulate them into a single unit such that the sensitive data is hidden from the users</w:t>
      </w:r>
      <w:r>
        <w:rPr>
          <w:rFonts w:ascii="Nunito" w:hAnsi="Nunito"/>
          <w:color w:val="273239"/>
          <w:spacing w:val="2"/>
          <w:sz w:val="26"/>
          <w:szCs w:val="26"/>
        </w:rPr>
        <w:br/>
        <w:t>It is implemented as the processes mentioned below:</w:t>
      </w:r>
    </w:p>
    <w:p w14:paraId="7B78F92B" w14:textId="77777777" w:rsidR="00890DD4" w:rsidRDefault="00890DD4" w:rsidP="00890DD4">
      <w:pPr>
        <w:numPr>
          <w:ilvl w:val="0"/>
          <w:numId w:val="71"/>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Data hiding:</w:t>
      </w:r>
      <w:r>
        <w:rPr>
          <w:rFonts w:ascii="Nunito" w:hAnsi="Nunito"/>
          <w:color w:val="273239"/>
          <w:spacing w:val="2"/>
          <w:sz w:val="26"/>
          <w:szCs w:val="26"/>
        </w:rPr>
        <w:t> A language feature to restrict access to members of an object. For example, private and protected members in C++.</w:t>
      </w:r>
    </w:p>
    <w:p w14:paraId="6AFBF150" w14:textId="77777777" w:rsidR="00890DD4" w:rsidRDefault="00890DD4" w:rsidP="00890DD4">
      <w:pPr>
        <w:numPr>
          <w:ilvl w:val="0"/>
          <w:numId w:val="71"/>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Bundling of data and methods together:</w:t>
      </w:r>
      <w:r>
        <w:rPr>
          <w:rFonts w:ascii="Nunito" w:hAnsi="Nunito"/>
          <w:color w:val="273239"/>
          <w:spacing w:val="2"/>
          <w:sz w:val="26"/>
          <w:szCs w:val="26"/>
        </w:rPr>
        <w:t> Data and methods that operate on that data are bundled together. For example, the data members and member methods that operate on them are wrapped into a single unit known as a class.</w:t>
      </w:r>
    </w:p>
    <w:p w14:paraId="5E656C4B" w14:textId="63E589E0" w:rsidR="00890DD4" w:rsidRDefault="00890DD4" w:rsidP="00890DD4">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03349538" wp14:editId="54D3FEDF">
            <wp:extent cx="5003800" cy="3435350"/>
            <wp:effectExtent l="0" t="0" r="6350" b="0"/>
            <wp:docPr id="292294923" name="Picture 8" descr="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ncapsu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800" cy="3435350"/>
                    </a:xfrm>
                    <a:prstGeom prst="rect">
                      <a:avLst/>
                    </a:prstGeom>
                    <a:noFill/>
                    <a:ln>
                      <a:noFill/>
                    </a:ln>
                  </pic:spPr>
                </pic:pic>
              </a:graphicData>
            </a:graphic>
          </wp:inline>
        </w:drawing>
      </w:r>
    </w:p>
    <w:p w14:paraId="73F8582D" w14:textId="77777777" w:rsidR="00890DD4" w:rsidRDefault="00890DD4" w:rsidP="00890DD4">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 </w:t>
      </w:r>
    </w:p>
    <w:p w14:paraId="195BBBDF" w14:textId="77777777" w:rsidR="00890DD4" w:rsidRDefault="00890DD4" w:rsidP="00890DD4">
      <w:pPr>
        <w:pStyle w:val="responsive-tabslistitem"/>
        <w:numPr>
          <w:ilvl w:val="0"/>
          <w:numId w:val="7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6F4327DC"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5A6F0A2A" w14:textId="77777777" w:rsidTr="00890DD4">
        <w:tc>
          <w:tcPr>
            <w:tcW w:w="82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5D188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//simple demonstration of encapsulation </w:t>
            </w:r>
          </w:p>
          <w:p w14:paraId="548406A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//It has a private data member and getter and setter methods.   </w:t>
            </w:r>
          </w:p>
          <w:p w14:paraId="68012E3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Student{</w:t>
            </w:r>
            <w:proofErr w:type="gramEnd"/>
            <w:r>
              <w:rPr>
                <w:rStyle w:val="HTMLCode"/>
                <w:rFonts w:ascii="Consolas" w:eastAsiaTheme="minorHAnsi" w:hAnsi="Consolas"/>
                <w:color w:val="000000"/>
                <w:bdr w:val="none" w:sz="0" w:space="0" w:color="auto" w:frame="1"/>
              </w:rPr>
              <w:t xml:space="preserve">   </w:t>
            </w:r>
          </w:p>
          <w:p w14:paraId="1057724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//private data members   </w:t>
            </w:r>
          </w:p>
          <w:p w14:paraId="05C8471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private</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String </w:t>
            </w:r>
            <w:proofErr w:type="gramStart"/>
            <w:r>
              <w:rPr>
                <w:rStyle w:val="HTMLCode"/>
                <w:rFonts w:ascii="Consolas" w:eastAsiaTheme="minorHAnsi" w:hAnsi="Consolas"/>
                <w:color w:val="000000"/>
                <w:bdr w:val="none" w:sz="0" w:space="0" w:color="auto" w:frame="1"/>
              </w:rPr>
              <w:t>name;</w:t>
            </w:r>
            <w:proofErr w:type="gramEnd"/>
            <w:r>
              <w:rPr>
                <w:rStyle w:val="HTMLCode"/>
                <w:rFonts w:ascii="Consolas" w:eastAsiaTheme="minorHAnsi" w:hAnsi="Consolas"/>
                <w:color w:val="000000"/>
                <w:bdr w:val="none" w:sz="0" w:space="0" w:color="auto" w:frame="1"/>
              </w:rPr>
              <w:t xml:space="preserve">   </w:t>
            </w:r>
          </w:p>
          <w:p w14:paraId="6F5C1EC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private</w:t>
            </w:r>
            <w:r>
              <w:rPr>
                <w:rFonts w:ascii="Consolas" w:hAnsi="Consolas"/>
                <w:sz w:val="25"/>
                <w:szCs w:val="25"/>
              </w:rPr>
              <w:t xml:space="preserve"> </w:t>
            </w:r>
            <w:r>
              <w:rPr>
                <w:rStyle w:val="HTMLCode"/>
                <w:rFonts w:ascii="Consolas" w:eastAsiaTheme="minorHAnsi" w:hAnsi="Consolas"/>
                <w:b/>
                <w:bCs/>
                <w:color w:val="006699"/>
                <w:bdr w:val="none" w:sz="0" w:space="0" w:color="auto" w:frame="1"/>
              </w:rPr>
              <w:t>int</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3C14FDC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//public getter method to access the name   </w:t>
            </w:r>
          </w:p>
          <w:p w14:paraId="0C58742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String </w:t>
            </w:r>
            <w:proofErr w:type="spellStart"/>
            <w:proofErr w:type="gramStart"/>
            <w:r>
              <w:rPr>
                <w:rStyle w:val="HTMLCode"/>
                <w:rFonts w:ascii="Consolas" w:eastAsiaTheme="minorHAnsi" w:hAnsi="Consolas"/>
                <w:color w:val="000000"/>
                <w:bdr w:val="none" w:sz="0" w:space="0" w:color="auto" w:frame="1"/>
              </w:rPr>
              <w:t>getName</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386D43E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name;</w:t>
            </w:r>
            <w:proofErr w:type="gramEnd"/>
            <w:r>
              <w:rPr>
                <w:rStyle w:val="HTMLCode"/>
                <w:rFonts w:ascii="Consolas" w:eastAsiaTheme="minorHAnsi" w:hAnsi="Consolas"/>
                <w:color w:val="000000"/>
                <w:bdr w:val="none" w:sz="0" w:space="0" w:color="auto" w:frame="1"/>
              </w:rPr>
              <w:t xml:space="preserve">   </w:t>
            </w:r>
          </w:p>
          <w:p w14:paraId="52D3BEA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046DC0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//public getter method to access </w:t>
            </w:r>
            <w:proofErr w:type="spellStart"/>
            <w:r>
              <w:rPr>
                <w:rStyle w:val="HTMLCode"/>
                <w:rFonts w:ascii="Consolas" w:eastAsiaTheme="minorHAnsi" w:hAnsi="Consolas"/>
                <w:color w:val="008200"/>
                <w:bdr w:val="none" w:sz="0" w:space="0" w:color="auto" w:frame="1"/>
              </w:rPr>
              <w:t>rollNo</w:t>
            </w:r>
            <w:proofErr w:type="spellEnd"/>
            <w:r>
              <w:rPr>
                <w:rStyle w:val="HTMLCode"/>
                <w:rFonts w:ascii="Consolas" w:eastAsiaTheme="minorHAnsi" w:hAnsi="Consolas"/>
                <w:color w:val="008200"/>
                <w:bdr w:val="none" w:sz="0" w:space="0" w:color="auto" w:frame="1"/>
              </w:rPr>
              <w:t xml:space="preserve">   </w:t>
            </w:r>
          </w:p>
          <w:p w14:paraId="5974931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int</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getRollNo</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83BFEA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0A4F49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3348B10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//public setter method to set name   </w:t>
            </w:r>
          </w:p>
          <w:p w14:paraId="06BC47C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setName</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String name){   </w:t>
            </w:r>
          </w:p>
          <w:p w14:paraId="0019E51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this</w:t>
            </w:r>
            <w:r>
              <w:rPr>
                <w:rStyle w:val="HTMLCode"/>
                <w:rFonts w:ascii="Consolas" w:eastAsiaTheme="minorHAnsi" w:hAnsi="Consolas"/>
                <w:color w:val="000000"/>
                <w:bdr w:val="none" w:sz="0" w:space="0" w:color="auto" w:frame="1"/>
              </w:rPr>
              <w:t xml:space="preserve">.name=name   </w:t>
            </w:r>
          </w:p>
          <w:p w14:paraId="7C76C11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72DA03A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//public setter method to set </w:t>
            </w:r>
            <w:proofErr w:type="spellStart"/>
            <w:r>
              <w:rPr>
                <w:rStyle w:val="HTMLCode"/>
                <w:rFonts w:ascii="Consolas" w:eastAsiaTheme="minorHAnsi" w:hAnsi="Consolas"/>
                <w:color w:val="008200"/>
                <w:bdr w:val="none" w:sz="0" w:space="0" w:color="auto" w:frame="1"/>
              </w:rPr>
              <w:t>rollNo</w:t>
            </w:r>
            <w:proofErr w:type="spellEnd"/>
            <w:r>
              <w:rPr>
                <w:rStyle w:val="HTMLCode"/>
                <w:rFonts w:ascii="Consolas" w:eastAsiaTheme="minorHAnsi" w:hAnsi="Consolas"/>
                <w:color w:val="008200"/>
                <w:bdr w:val="none" w:sz="0" w:space="0" w:color="auto" w:frame="1"/>
              </w:rPr>
              <w:t xml:space="preserve">   </w:t>
            </w:r>
          </w:p>
          <w:p w14:paraId="30CB91D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setRollNo</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b/>
                <w:bCs/>
                <w:color w:val="006699"/>
                <w:bdr w:val="none" w:sz="0" w:space="0" w:color="auto" w:frame="1"/>
              </w:rPr>
              <w:t>int</w:t>
            </w:r>
            <w:r>
              <w:rPr>
                <w:rFonts w:ascii="Consolas" w:hAnsi="Consolas"/>
                <w:sz w:val="25"/>
                <w:szCs w:val="25"/>
              </w:rPr>
              <w:t xml:space="preserve"> </w:t>
            </w:r>
            <w:proofErr w:type="spell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 xml:space="preserve">){   </w:t>
            </w:r>
          </w:p>
          <w:p w14:paraId="0CA77D9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b/>
                <w:bCs/>
                <w:color w:val="006699"/>
                <w:bdr w:val="none" w:sz="0" w:space="0" w:color="auto" w:frame="1"/>
              </w:rPr>
              <w:t>this</w:t>
            </w:r>
            <w:r>
              <w:rPr>
                <w:rStyle w:val="HTMLCode"/>
                <w:rFonts w:ascii="Consolas" w:eastAsiaTheme="minorHAnsi" w:hAnsi="Consolas"/>
                <w:color w:val="000000"/>
                <w:bdr w:val="none" w:sz="0" w:space="0" w:color="auto" w:frame="1"/>
              </w:rPr>
              <w:t>.rollNo</w:t>
            </w:r>
            <w:proofErr w:type="spellEnd"/>
            <w:proofErr w:type="gram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 xml:space="preserve">;   </w:t>
            </w:r>
          </w:p>
          <w:p w14:paraId="1088D29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C036CB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w:t>
            </w:r>
          </w:p>
        </w:tc>
      </w:tr>
    </w:tbl>
    <w:p w14:paraId="70E5CAFE"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16" w:name="Q7"/>
      <w:bookmarkEnd w:id="16"/>
      <w:r>
        <w:rPr>
          <w:rStyle w:val="Strong"/>
          <w:rFonts w:ascii="Nunito" w:hAnsi="Nunito"/>
          <w:b/>
          <w:bCs/>
          <w:color w:val="273239"/>
          <w:spacing w:val="2"/>
          <w:sz w:val="28"/>
          <w:szCs w:val="28"/>
          <w:bdr w:val="none" w:sz="0" w:space="0" w:color="auto" w:frame="1"/>
        </w:rPr>
        <w:lastRenderedPageBreak/>
        <w:t>7. What is Abstraction?</w:t>
      </w:r>
    </w:p>
    <w:p w14:paraId="3AA95508"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Abstraction is </w:t>
      </w:r>
      <w:proofErr w:type="gramStart"/>
      <w:r>
        <w:rPr>
          <w:rFonts w:ascii="Nunito" w:hAnsi="Nunito"/>
          <w:color w:val="273239"/>
          <w:spacing w:val="2"/>
          <w:sz w:val="26"/>
          <w:szCs w:val="26"/>
        </w:rPr>
        <w:t>similar to</w:t>
      </w:r>
      <w:proofErr w:type="gramEnd"/>
      <w:r>
        <w:rPr>
          <w:rFonts w:ascii="Nunito" w:hAnsi="Nunito"/>
          <w:color w:val="273239"/>
          <w:spacing w:val="2"/>
          <w:sz w:val="26"/>
          <w:szCs w:val="26"/>
        </w:rPr>
        <w:t xml:space="preserve"> data encapsulation and is very important in OOP. It means showing only the necessary information and hiding the other irrelevant information from the user. Abstraction is implemented using classes and interfaces.</w:t>
      </w:r>
    </w:p>
    <w:p w14:paraId="0D2FD6F8" w14:textId="1609C1B3" w:rsidR="00890DD4" w:rsidRDefault="00890DD4" w:rsidP="00890DD4">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134D3527" wp14:editId="3B570FE6">
            <wp:extent cx="5943600" cy="2971800"/>
            <wp:effectExtent l="0" t="0" r="0" b="0"/>
            <wp:docPr id="2109536350" name="Picture 7" descr="abstraction in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bstraction in OO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56B15F" w14:textId="77777777" w:rsidR="00890DD4" w:rsidRDefault="00890DD4" w:rsidP="00890DD4">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 </w:t>
      </w:r>
    </w:p>
    <w:p w14:paraId="3BDF7C14" w14:textId="77777777" w:rsidR="00890DD4" w:rsidRDefault="00890DD4" w:rsidP="00890DD4">
      <w:pPr>
        <w:pStyle w:val="responsive-tabslistitem"/>
        <w:numPr>
          <w:ilvl w:val="0"/>
          <w:numId w:val="7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lastRenderedPageBreak/>
        <w:t>Java</w:t>
      </w:r>
    </w:p>
    <w:p w14:paraId="07A7DAC5"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5A95F9A1"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80605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//implementation of abstraction through abstract class </w:t>
            </w:r>
          </w:p>
          <w:p w14:paraId="50FC492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abstract</w:t>
            </w:r>
            <w:r>
              <w:rPr>
                <w:rFonts w:ascii="Consolas" w:hAnsi="Consolas"/>
                <w:sz w:val="25"/>
                <w:szCs w:val="25"/>
              </w:rPr>
              <w:t xml:space="preserve"> </w:t>
            </w: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Animal { </w:t>
            </w:r>
          </w:p>
          <w:p w14:paraId="798F912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abstract</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walk(</w:t>
            </w:r>
            <w:proofErr w:type="gramEnd"/>
            <w:r>
              <w:rPr>
                <w:rStyle w:val="HTMLCode"/>
                <w:rFonts w:ascii="Consolas" w:eastAsiaTheme="minorHAnsi" w:hAnsi="Consolas"/>
                <w:color w:val="000000"/>
                <w:bdr w:val="none" w:sz="0" w:space="0" w:color="auto" w:frame="1"/>
              </w:rPr>
              <w:t xml:space="preserve">); </w:t>
            </w:r>
          </w:p>
          <w:p w14:paraId="13C01DD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eat(</w:t>
            </w:r>
            <w:proofErr w:type="gramEnd"/>
            <w:r>
              <w:rPr>
                <w:rStyle w:val="HTMLCode"/>
                <w:rFonts w:ascii="Consolas" w:eastAsiaTheme="minorHAnsi" w:hAnsi="Consolas"/>
                <w:color w:val="000000"/>
                <w:bdr w:val="none" w:sz="0" w:space="0" w:color="auto" w:frame="1"/>
              </w:rPr>
              <w:t xml:space="preserve">) </w:t>
            </w:r>
          </w:p>
          <w:p w14:paraId="4C44D1F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0738A27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"The animal is eating."</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22BC802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348C128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Animal(</w:t>
            </w:r>
            <w:proofErr w:type="gramEnd"/>
            <w:r>
              <w:rPr>
                <w:rStyle w:val="HTMLCode"/>
                <w:rFonts w:ascii="Consolas" w:eastAsiaTheme="minorHAnsi" w:hAnsi="Consolas"/>
                <w:color w:val="000000"/>
                <w:bdr w:val="none" w:sz="0" w:space="0" w:color="auto" w:frame="1"/>
              </w:rPr>
              <w:t xml:space="preserve">) </w:t>
            </w:r>
          </w:p>
          <w:p w14:paraId="7CAED89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5AB92BF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 xml:space="preserve">( </w:t>
            </w:r>
          </w:p>
          <w:p w14:paraId="0CD8ABA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"An Animal is going to be created."</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F3CED7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0F6FE8D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534479D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503F37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Cow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Animal { </w:t>
            </w:r>
          </w:p>
          <w:p w14:paraId="03A10B4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Cow(</w:t>
            </w:r>
            <w:proofErr w:type="gram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"You have created a Cow"</w:t>
            </w:r>
            <w:r>
              <w:rPr>
                <w:rStyle w:val="HTMLCode"/>
                <w:rFonts w:ascii="Consolas" w:eastAsiaTheme="minorHAnsi" w:hAnsi="Consolas"/>
                <w:color w:val="000000"/>
                <w:bdr w:val="none" w:sz="0" w:space="0" w:color="auto" w:frame="1"/>
              </w:rPr>
              <w:t xml:space="preserve">); } </w:t>
            </w:r>
          </w:p>
          <w:p w14:paraId="543B83B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walk(</w:t>
            </w:r>
            <w:proofErr w:type="gram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"Cow is walking."</w:t>
            </w:r>
            <w:r>
              <w:rPr>
                <w:rStyle w:val="HTMLCode"/>
                <w:rFonts w:ascii="Consolas" w:eastAsiaTheme="minorHAnsi" w:hAnsi="Consolas"/>
                <w:color w:val="000000"/>
                <w:bdr w:val="none" w:sz="0" w:space="0" w:color="auto" w:frame="1"/>
              </w:rPr>
              <w:t xml:space="preserve">); } </w:t>
            </w:r>
          </w:p>
          <w:p w14:paraId="0A387E7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3458483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9D632A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Goat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Animal { </w:t>
            </w:r>
          </w:p>
          <w:p w14:paraId="6962FD7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Goat(</w:t>
            </w:r>
            <w:proofErr w:type="gramEnd"/>
            <w:r>
              <w:rPr>
                <w:rStyle w:val="HTMLCode"/>
                <w:rFonts w:ascii="Consolas" w:eastAsiaTheme="minorHAnsi" w:hAnsi="Consolas"/>
                <w:color w:val="000000"/>
                <w:bdr w:val="none" w:sz="0" w:space="0" w:color="auto" w:frame="1"/>
              </w:rPr>
              <w:t xml:space="preserve">) </w:t>
            </w:r>
          </w:p>
          <w:p w14:paraId="15A3EB7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4C8E325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"You have created a Goat"</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062F01B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54617A7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walk(</w:t>
            </w:r>
            <w:proofErr w:type="gram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"Goat is walking."</w:t>
            </w:r>
            <w:r>
              <w:rPr>
                <w:rStyle w:val="HTMLCode"/>
                <w:rFonts w:ascii="Consolas" w:eastAsiaTheme="minorHAnsi" w:hAnsi="Consolas"/>
                <w:color w:val="000000"/>
                <w:bdr w:val="none" w:sz="0" w:space="0" w:color="auto" w:frame="1"/>
              </w:rPr>
              <w:t xml:space="preserve">); } </w:t>
            </w:r>
          </w:p>
          <w:p w14:paraId="3AA4B8F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lastRenderedPageBreak/>
              <w:t xml:space="preserve">} </w:t>
            </w:r>
          </w:p>
          <w:p w14:paraId="5C57E3D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2CCBDB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OOPS { </w:t>
            </w:r>
          </w:p>
          <w:p w14:paraId="7396228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static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14:paraId="61B7EFE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87B872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Cow </w:t>
            </w:r>
            <w:proofErr w:type="spellStart"/>
            <w:r>
              <w:rPr>
                <w:rStyle w:val="HTMLCode"/>
                <w:rFonts w:ascii="Consolas" w:eastAsiaTheme="minorHAnsi" w:hAnsi="Consolas"/>
                <w:color w:val="000000"/>
                <w:bdr w:val="none" w:sz="0" w:space="0" w:color="auto" w:frame="1"/>
              </w:rPr>
              <w:t>cow</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Cow(</w:t>
            </w:r>
            <w:proofErr w:type="gramEnd"/>
            <w:r>
              <w:rPr>
                <w:rStyle w:val="HTMLCode"/>
                <w:rFonts w:ascii="Consolas" w:eastAsiaTheme="minorHAnsi" w:hAnsi="Consolas"/>
                <w:color w:val="000000"/>
                <w:bdr w:val="none" w:sz="0" w:space="0" w:color="auto" w:frame="1"/>
              </w:rPr>
              <w:t xml:space="preserve">); </w:t>
            </w:r>
          </w:p>
          <w:p w14:paraId="65FC9DE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cow.walk</w:t>
            </w:r>
            <w:proofErr w:type="spellEnd"/>
            <w:proofErr w:type="gramEnd"/>
            <w:r>
              <w:rPr>
                <w:rStyle w:val="HTMLCode"/>
                <w:rFonts w:ascii="Consolas" w:eastAsiaTheme="minorHAnsi" w:hAnsi="Consolas"/>
                <w:color w:val="000000"/>
                <w:bdr w:val="none" w:sz="0" w:space="0" w:color="auto" w:frame="1"/>
              </w:rPr>
              <w:t xml:space="preserve">(); </w:t>
            </w:r>
          </w:p>
          <w:p w14:paraId="2742DD1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cow.eat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4B27C4D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Goat </w:t>
            </w:r>
            <w:proofErr w:type="spellStart"/>
            <w:r>
              <w:rPr>
                <w:rStyle w:val="HTMLCode"/>
                <w:rFonts w:ascii="Consolas" w:eastAsiaTheme="minorHAnsi" w:hAnsi="Consolas"/>
                <w:color w:val="000000"/>
                <w:bdr w:val="none" w:sz="0" w:space="0" w:color="auto" w:frame="1"/>
              </w:rPr>
              <w:t>goat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Goat(</w:t>
            </w:r>
            <w:proofErr w:type="gramEnd"/>
            <w:r>
              <w:rPr>
                <w:rStyle w:val="HTMLCode"/>
                <w:rFonts w:ascii="Consolas" w:eastAsiaTheme="minorHAnsi" w:hAnsi="Consolas"/>
                <w:color w:val="000000"/>
                <w:bdr w:val="none" w:sz="0" w:space="0" w:color="auto" w:frame="1"/>
              </w:rPr>
              <w:t xml:space="preserve">); </w:t>
            </w:r>
          </w:p>
          <w:p w14:paraId="4FB6787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goat.walk</w:t>
            </w:r>
            <w:proofErr w:type="spellEnd"/>
            <w:proofErr w:type="gramEnd"/>
            <w:r>
              <w:rPr>
                <w:rStyle w:val="HTMLCode"/>
                <w:rFonts w:ascii="Consolas" w:eastAsiaTheme="minorHAnsi" w:hAnsi="Consolas"/>
                <w:color w:val="000000"/>
                <w:bdr w:val="none" w:sz="0" w:space="0" w:color="auto" w:frame="1"/>
              </w:rPr>
              <w:t xml:space="preserve">(); </w:t>
            </w:r>
          </w:p>
          <w:p w14:paraId="2639493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goat.eat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7EB9F1A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3E799D5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w:t>
            </w:r>
          </w:p>
        </w:tc>
      </w:tr>
    </w:tbl>
    <w:p w14:paraId="46968C53"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17" w:name="Q8"/>
      <w:bookmarkEnd w:id="17"/>
      <w:r>
        <w:rPr>
          <w:rStyle w:val="Strong"/>
          <w:rFonts w:ascii="Nunito" w:hAnsi="Nunito"/>
          <w:b/>
          <w:bCs/>
          <w:color w:val="273239"/>
          <w:spacing w:val="2"/>
          <w:sz w:val="28"/>
          <w:szCs w:val="28"/>
          <w:bdr w:val="none" w:sz="0" w:space="0" w:color="auto" w:frame="1"/>
        </w:rPr>
        <w:lastRenderedPageBreak/>
        <w:t>8. What is Polymorphism?</w:t>
      </w:r>
    </w:p>
    <w:p w14:paraId="18922924"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The word “</w:t>
      </w:r>
      <w:r>
        <w:rPr>
          <w:rStyle w:val="Strong"/>
          <w:rFonts w:ascii="Nunito" w:hAnsi="Nunito"/>
          <w:color w:val="273239"/>
          <w:spacing w:val="2"/>
          <w:sz w:val="26"/>
          <w:szCs w:val="26"/>
          <w:bdr w:val="none" w:sz="0" w:space="0" w:color="auto" w:frame="1"/>
        </w:rPr>
        <w:t>Polymorphism</w:t>
      </w:r>
      <w:r>
        <w:rPr>
          <w:rFonts w:ascii="Nunito" w:hAnsi="Nunito"/>
          <w:color w:val="273239"/>
          <w:spacing w:val="2"/>
          <w:sz w:val="26"/>
          <w:szCs w:val="26"/>
        </w:rPr>
        <w:t>” means having many forms. It is the property of some code to behave differently for different contexts. For example, in C++ language, we can define multiple functions having the same name but different working depending on the context.</w:t>
      </w:r>
    </w:p>
    <w:p w14:paraId="3A410D84"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Polymorphism can be classified into two types based on the time when the call to the object or function is resolved. They are as follows:</w:t>
      </w:r>
    </w:p>
    <w:p w14:paraId="6CB046B5"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 Compile Time Polymorphism</w:t>
      </w:r>
      <w:r>
        <w:rPr>
          <w:rFonts w:ascii="Nunito" w:hAnsi="Nunito"/>
          <w:color w:val="273239"/>
          <w:spacing w:val="2"/>
          <w:sz w:val="26"/>
          <w:szCs w:val="26"/>
        </w:rPr>
        <w:br/>
        <w:t>B. Runtime Polymorphism</w:t>
      </w:r>
    </w:p>
    <w:p w14:paraId="41959214"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 Compile-Time Polymorphism</w:t>
      </w:r>
    </w:p>
    <w:p w14:paraId="2211DAB7"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Compile time polymorphism, also known as static polymorphism or early binding is the type of polymorphism where the binding of the call to its code is done at the compile time. Method overloading or operator overloading are examples of compile-time polymorphism.</w:t>
      </w:r>
    </w:p>
    <w:p w14:paraId="220062F8"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B) Runtime Polymorphism</w:t>
      </w:r>
    </w:p>
    <w:p w14:paraId="03E17853"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Also known as dynamic polymorphism or late binding, runtime polymorphism is the type of polymorphism where the actual implementation of the function is </w:t>
      </w:r>
      <w:r>
        <w:rPr>
          <w:rFonts w:ascii="Nunito" w:hAnsi="Nunito"/>
          <w:color w:val="273239"/>
          <w:spacing w:val="2"/>
          <w:sz w:val="26"/>
          <w:szCs w:val="26"/>
        </w:rPr>
        <w:lastRenderedPageBreak/>
        <w:t>determined during the runtime or execution. Method overriding is an example of this method.</w:t>
      </w:r>
    </w:p>
    <w:p w14:paraId="7BD1AC6A" w14:textId="77777777" w:rsidR="00890DD4" w:rsidRDefault="00890DD4" w:rsidP="00890DD4">
      <w:pPr>
        <w:pStyle w:val="responsive-tabslistitem"/>
        <w:numPr>
          <w:ilvl w:val="0"/>
          <w:numId w:val="7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35D05B6A"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68611ADF" w14:textId="77777777" w:rsidTr="00890DD4">
        <w:tc>
          <w:tcPr>
            <w:tcW w:w="992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FC38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An example of method overloading </w:t>
            </w:r>
          </w:p>
          <w:p w14:paraId="300DF47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Student { </w:t>
            </w:r>
          </w:p>
          <w:p w14:paraId="2267E62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String </w:t>
            </w:r>
            <w:proofErr w:type="spellStart"/>
            <w:proofErr w:type="gramStart"/>
            <w:r>
              <w:rPr>
                <w:rStyle w:val="HTMLCode"/>
                <w:rFonts w:ascii="Consolas" w:eastAsiaTheme="minorHAnsi" w:hAnsi="Consolas"/>
                <w:color w:val="000000"/>
                <w:bdr w:val="none" w:sz="0" w:space="0" w:color="auto" w:frame="1"/>
              </w:rPr>
              <w:t>name,surname</w:t>
            </w:r>
            <w:proofErr w:type="spellEnd"/>
            <w:proofErr w:type="gramEnd"/>
            <w:r>
              <w:rPr>
                <w:rStyle w:val="HTMLCode"/>
                <w:rFonts w:ascii="Consolas" w:eastAsiaTheme="minorHAnsi" w:hAnsi="Consolas"/>
                <w:color w:val="000000"/>
                <w:bdr w:val="none" w:sz="0" w:space="0" w:color="auto" w:frame="1"/>
              </w:rPr>
              <w:t xml:space="preserve">; </w:t>
            </w:r>
          </w:p>
          <w:p w14:paraId="06F4274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int</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5F92A2F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783642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showStudentDetails</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String name) { </w:t>
            </w:r>
          </w:p>
          <w:p w14:paraId="26A523E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"The name of the student is "</w:t>
            </w:r>
            <w:r>
              <w:rPr>
                <w:rFonts w:ascii="Consolas" w:hAnsi="Consolas"/>
                <w:sz w:val="25"/>
                <w:szCs w:val="25"/>
              </w:rPr>
              <w:t xml:space="preserve"> </w:t>
            </w:r>
            <w:r>
              <w:rPr>
                <w:rStyle w:val="HTMLCode"/>
                <w:rFonts w:ascii="Consolas" w:eastAsiaTheme="minorHAnsi" w:hAnsi="Consolas"/>
                <w:color w:val="000000"/>
                <w:bdr w:val="none" w:sz="0" w:space="0" w:color="auto" w:frame="1"/>
              </w:rPr>
              <w:t>+ name</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285E12B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3C00646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61965B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75F04B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showStudentDetails</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b/>
                <w:bCs/>
                <w:color w:val="006699"/>
                <w:bdr w:val="none" w:sz="0" w:space="0" w:color="auto" w:frame="1"/>
              </w:rPr>
              <w:t>int</w:t>
            </w:r>
            <w:r>
              <w:rPr>
                <w:rFonts w:ascii="Consolas" w:hAnsi="Consolas"/>
                <w:sz w:val="25"/>
                <w:szCs w:val="25"/>
              </w:rPr>
              <w:t xml:space="preserve"> </w:t>
            </w:r>
            <w:proofErr w:type="spell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 xml:space="preserve">) { </w:t>
            </w:r>
          </w:p>
          <w:p w14:paraId="2344394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"the roll no of the student is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rollNo</w:t>
            </w:r>
            <w:proofErr w:type="spellEnd"/>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0B56CC2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1BE3198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257720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FBEB83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showStudentDetails</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String name, String surname, </w:t>
            </w:r>
            <w:r>
              <w:rPr>
                <w:rStyle w:val="HTMLCode"/>
                <w:rFonts w:ascii="Consolas" w:eastAsiaTheme="minorHAnsi" w:hAnsi="Consolas"/>
                <w:b/>
                <w:bCs/>
                <w:color w:val="006699"/>
                <w:bdr w:val="none" w:sz="0" w:space="0" w:color="auto" w:frame="1"/>
              </w:rPr>
              <w:t>int</w:t>
            </w:r>
            <w:r>
              <w:rPr>
                <w:rFonts w:ascii="Consolas" w:hAnsi="Consolas"/>
                <w:sz w:val="25"/>
                <w:szCs w:val="25"/>
              </w:rPr>
              <w:t xml:space="preserve"> </w:t>
            </w:r>
            <w:proofErr w:type="spell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 xml:space="preserve">) { </w:t>
            </w:r>
          </w:p>
          <w:p w14:paraId="72AE9E1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(name</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2FF4302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(surname</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45E8007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(age</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7065B25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08776B6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tc>
      </w:tr>
    </w:tbl>
    <w:p w14:paraId="7050DAE3" w14:textId="77777777" w:rsidR="00890DD4" w:rsidRDefault="00890DD4" w:rsidP="00890DD4">
      <w:pPr>
        <w:pStyle w:val="responsive-tabslistitem"/>
        <w:numPr>
          <w:ilvl w:val="0"/>
          <w:numId w:val="7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68EA3CA9"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15D8CC56" w14:textId="77777777" w:rsidTr="00890DD4">
        <w:tc>
          <w:tcPr>
            <w:tcW w:w="113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6058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lastRenderedPageBreak/>
              <w:t xml:space="preserve">// an example of method </w:t>
            </w:r>
            <w:proofErr w:type="spellStart"/>
            <w:r>
              <w:rPr>
                <w:rStyle w:val="HTMLCode"/>
                <w:rFonts w:ascii="Consolas" w:eastAsiaTheme="minorHAnsi" w:hAnsi="Consolas"/>
                <w:color w:val="008200"/>
                <w:bdr w:val="none" w:sz="0" w:space="0" w:color="auto" w:frame="1"/>
              </w:rPr>
              <w:t>oerriding</w:t>
            </w:r>
            <w:proofErr w:type="spellEnd"/>
            <w:r>
              <w:rPr>
                <w:rStyle w:val="HTMLCode"/>
                <w:rFonts w:ascii="Consolas" w:eastAsiaTheme="minorHAnsi" w:hAnsi="Consolas"/>
                <w:color w:val="008200"/>
                <w:bdr w:val="none" w:sz="0" w:space="0" w:color="auto" w:frame="1"/>
              </w:rPr>
              <w:t xml:space="preserve"> </w:t>
            </w:r>
          </w:p>
          <w:p w14:paraId="36AEAF4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Student { </w:t>
            </w:r>
          </w:p>
          <w:p w14:paraId="66865F3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read(</w:t>
            </w:r>
            <w:proofErr w:type="gramEnd"/>
            <w:r>
              <w:rPr>
                <w:rStyle w:val="HTMLCode"/>
                <w:rFonts w:ascii="Consolas" w:eastAsiaTheme="minorHAnsi" w:hAnsi="Consolas"/>
                <w:color w:val="000000"/>
                <w:bdr w:val="none" w:sz="0" w:space="0" w:color="auto" w:frame="1"/>
              </w:rPr>
              <w:t xml:space="preserve">) { </w:t>
            </w:r>
          </w:p>
          <w:p w14:paraId="4BFF1AC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"The student is reading"</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14B2B8F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76F3E9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71C1E72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proofErr w:type="spellStart"/>
            <w:r>
              <w:rPr>
                <w:rStyle w:val="HTMLCode"/>
                <w:rFonts w:ascii="Consolas" w:eastAsiaTheme="minorHAnsi" w:hAnsi="Consolas"/>
                <w:color w:val="000000"/>
                <w:bdr w:val="none" w:sz="0" w:space="0" w:color="auto" w:frame="1"/>
              </w:rPr>
              <w:t>SchoolStudent</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Student { </w:t>
            </w:r>
          </w:p>
          <w:p w14:paraId="36CE708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read(</w:t>
            </w:r>
            <w:proofErr w:type="gramEnd"/>
            <w:r>
              <w:rPr>
                <w:rStyle w:val="HTMLCode"/>
                <w:rFonts w:ascii="Consolas" w:eastAsiaTheme="minorHAnsi" w:hAnsi="Consolas"/>
                <w:color w:val="000000"/>
                <w:bdr w:val="none" w:sz="0" w:space="0" w:color="auto" w:frame="1"/>
              </w:rPr>
              <w:t xml:space="preserve">String book) { </w:t>
            </w:r>
          </w:p>
          <w:p w14:paraId="28BFDA7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"the student is reding "</w:t>
            </w:r>
            <w:r>
              <w:rPr>
                <w:rStyle w:val="HTMLCode"/>
                <w:rFonts w:ascii="Consolas" w:eastAsiaTheme="minorHAnsi" w:hAnsi="Consolas"/>
                <w:color w:val="000000"/>
                <w:bdr w:val="none" w:sz="0" w:space="0" w:color="auto" w:frame="1"/>
              </w:rPr>
              <w:t>+ book</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32CBE8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46961CD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07DCDE6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proofErr w:type="spellStart"/>
            <w:r>
              <w:rPr>
                <w:rStyle w:val="HTMLCode"/>
                <w:rFonts w:ascii="Consolas" w:eastAsiaTheme="minorHAnsi" w:hAnsi="Consolas"/>
                <w:color w:val="000000"/>
                <w:bdr w:val="none" w:sz="0" w:space="0" w:color="auto" w:frame="1"/>
              </w:rPr>
              <w:t>CollegeStudent</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Student { </w:t>
            </w:r>
          </w:p>
          <w:p w14:paraId="3F4D437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read(</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researchPaper</w:t>
            </w:r>
            <w:proofErr w:type="spellEnd"/>
            <w:r>
              <w:rPr>
                <w:rStyle w:val="HTMLCode"/>
                <w:rFonts w:ascii="Consolas" w:eastAsiaTheme="minorHAnsi" w:hAnsi="Consolas"/>
                <w:color w:val="000000"/>
                <w:bdr w:val="none" w:sz="0" w:space="0" w:color="auto" w:frame="1"/>
              </w:rPr>
              <w:t xml:space="preserve"> , String </w:t>
            </w:r>
            <w:proofErr w:type="spellStart"/>
            <w:r>
              <w:rPr>
                <w:rStyle w:val="HTMLCode"/>
                <w:rFonts w:ascii="Consolas" w:eastAsiaTheme="minorHAnsi" w:hAnsi="Consolas"/>
                <w:color w:val="000000"/>
                <w:bdr w:val="none" w:sz="0" w:space="0" w:color="auto" w:frame="1"/>
              </w:rPr>
              <w:t>labJournal</w:t>
            </w:r>
            <w:proofErr w:type="spellEnd"/>
            <w:r>
              <w:rPr>
                <w:rStyle w:val="HTMLCode"/>
                <w:rFonts w:ascii="Consolas" w:eastAsiaTheme="minorHAnsi" w:hAnsi="Consolas"/>
                <w:color w:val="000000"/>
                <w:bdr w:val="none" w:sz="0" w:space="0" w:color="auto" w:frame="1"/>
              </w:rPr>
              <w:t xml:space="preserve">) { </w:t>
            </w:r>
          </w:p>
          <w:p w14:paraId="1222774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"the student is reading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researchPaper</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dr w:val="none" w:sz="0" w:space="0" w:color="auto" w:frame="1"/>
              </w:rPr>
              <w:t>" and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labJournal</w:t>
            </w:r>
            <w:proofErr w:type="spellEnd"/>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4F470EC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740F9BC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tc>
      </w:tr>
    </w:tbl>
    <w:p w14:paraId="3923B005"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18" w:name="Q9"/>
      <w:bookmarkEnd w:id="18"/>
      <w:r>
        <w:rPr>
          <w:rStyle w:val="Strong"/>
          <w:rFonts w:ascii="Nunito" w:hAnsi="Nunito"/>
          <w:b/>
          <w:bCs/>
          <w:color w:val="273239"/>
          <w:spacing w:val="2"/>
          <w:sz w:val="28"/>
          <w:szCs w:val="28"/>
          <w:bdr w:val="none" w:sz="0" w:space="0" w:color="auto" w:frame="1"/>
        </w:rPr>
        <w:t>9. What is Inheritance? What is its purpose?</w:t>
      </w:r>
    </w:p>
    <w:p w14:paraId="2924932C"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idea of inheritance is simple, a class is derived from another class and uses data and implementation of that other class. The class which is derived is called child or derived or subclass and the class from which the child class is derived is called parent or base or superclass.</w:t>
      </w:r>
    </w:p>
    <w:p w14:paraId="7B2ED347"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main purpose of Inheritance is to increase code reusability. It is also used to achieve Runtime Polymorphism.</w:t>
      </w:r>
    </w:p>
    <w:p w14:paraId="4E6C31E5" w14:textId="77777777" w:rsidR="00890DD4" w:rsidRDefault="00890DD4" w:rsidP="00890DD4">
      <w:pPr>
        <w:pStyle w:val="responsive-tabslistitem"/>
        <w:numPr>
          <w:ilvl w:val="0"/>
          <w:numId w:val="7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27C2F5A2"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175D1616" w14:textId="77777777" w:rsidTr="00890DD4">
        <w:tc>
          <w:tcPr>
            <w:tcW w:w="76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5620B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an example of inheritance </w:t>
            </w:r>
          </w:p>
          <w:p w14:paraId="6C31F6A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lastRenderedPageBreak/>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Student { </w:t>
            </w:r>
          </w:p>
          <w:p w14:paraId="53D04D5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read(</w:t>
            </w:r>
            <w:proofErr w:type="gramEnd"/>
            <w:r>
              <w:rPr>
                <w:rStyle w:val="HTMLCode"/>
                <w:rFonts w:ascii="Consolas" w:eastAsiaTheme="minorHAnsi" w:hAnsi="Consolas"/>
                <w:color w:val="000000"/>
                <w:bdr w:val="none" w:sz="0" w:space="0" w:color="auto" w:frame="1"/>
              </w:rPr>
              <w:t xml:space="preserve">) { </w:t>
            </w:r>
          </w:p>
          <w:p w14:paraId="7933F95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"The student is reading"</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59F2612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4286762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3B70881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proofErr w:type="spellStart"/>
            <w:r>
              <w:rPr>
                <w:rStyle w:val="HTMLCode"/>
                <w:rFonts w:ascii="Consolas" w:eastAsiaTheme="minorHAnsi" w:hAnsi="Consolas"/>
                <w:color w:val="000000"/>
                <w:bdr w:val="none" w:sz="0" w:space="0" w:color="auto" w:frame="1"/>
              </w:rPr>
              <w:t>SchoolStudent</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Student { </w:t>
            </w:r>
          </w:p>
          <w:p w14:paraId="6721E23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read(</w:t>
            </w:r>
            <w:proofErr w:type="gramEnd"/>
            <w:r>
              <w:rPr>
                <w:rStyle w:val="HTMLCode"/>
                <w:rFonts w:ascii="Consolas" w:eastAsiaTheme="minorHAnsi" w:hAnsi="Consolas"/>
                <w:color w:val="000000"/>
                <w:bdr w:val="none" w:sz="0" w:space="0" w:color="auto" w:frame="1"/>
              </w:rPr>
              <w:t xml:space="preserve">String book) { </w:t>
            </w:r>
          </w:p>
          <w:p w14:paraId="19EFA46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"the student is reding "</w:t>
            </w:r>
            <w:r>
              <w:rPr>
                <w:rStyle w:val="HTMLCode"/>
                <w:rFonts w:ascii="Consolas" w:eastAsiaTheme="minorHAnsi" w:hAnsi="Consolas"/>
                <w:color w:val="000000"/>
                <w:bdr w:val="none" w:sz="0" w:space="0" w:color="auto" w:frame="1"/>
              </w:rPr>
              <w:t>+ book</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1983EB0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74DB2D1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w:t>
            </w:r>
          </w:p>
        </w:tc>
      </w:tr>
    </w:tbl>
    <w:p w14:paraId="6924F7EC"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19" w:name="Q10"/>
      <w:bookmarkEnd w:id="19"/>
      <w:r>
        <w:rPr>
          <w:rStyle w:val="Strong"/>
          <w:rFonts w:ascii="Nunito" w:hAnsi="Nunito"/>
          <w:b/>
          <w:bCs/>
          <w:color w:val="273239"/>
          <w:spacing w:val="2"/>
          <w:sz w:val="28"/>
          <w:szCs w:val="28"/>
          <w:bdr w:val="none" w:sz="0" w:space="0" w:color="auto" w:frame="1"/>
        </w:rPr>
        <w:lastRenderedPageBreak/>
        <w:t>10. What are access specifiers? What is their significance in OOPs?</w:t>
      </w:r>
    </w:p>
    <w:p w14:paraId="4A47FFD6"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Access specifiers are special types of keywords that are used to specify or control the accessibility of entities like classes, methods, and so on. </w:t>
      </w:r>
      <w:r>
        <w:rPr>
          <w:rStyle w:val="Strong"/>
          <w:rFonts w:ascii="Nunito" w:hAnsi="Nunito"/>
          <w:color w:val="273239"/>
          <w:spacing w:val="2"/>
          <w:sz w:val="26"/>
          <w:szCs w:val="26"/>
          <w:bdr w:val="none" w:sz="0" w:space="0" w:color="auto" w:frame="1"/>
        </w:rPr>
        <w:t>Private</w:t>
      </w:r>
      <w:r>
        <w:rPr>
          <w:rFonts w:ascii="Nunito" w:hAnsi="Nunito"/>
          <w:color w:val="273239"/>
          <w:spacing w:val="2"/>
          <w:sz w:val="26"/>
          <w:szCs w:val="26"/>
        </w:rPr>
        <w:t>, </w:t>
      </w:r>
      <w:r>
        <w:rPr>
          <w:rStyle w:val="Strong"/>
          <w:rFonts w:ascii="Nunito" w:hAnsi="Nunito"/>
          <w:color w:val="273239"/>
          <w:spacing w:val="2"/>
          <w:sz w:val="26"/>
          <w:szCs w:val="26"/>
          <w:bdr w:val="none" w:sz="0" w:space="0" w:color="auto" w:frame="1"/>
        </w:rPr>
        <w:t>Public</w:t>
      </w:r>
      <w:r>
        <w:rPr>
          <w:rFonts w:ascii="Nunito" w:hAnsi="Nunito"/>
          <w:color w:val="273239"/>
          <w:spacing w:val="2"/>
          <w:sz w:val="26"/>
          <w:szCs w:val="26"/>
        </w:rPr>
        <w:t>, and </w:t>
      </w:r>
      <w:r>
        <w:rPr>
          <w:rStyle w:val="Strong"/>
          <w:rFonts w:ascii="Nunito" w:hAnsi="Nunito"/>
          <w:color w:val="273239"/>
          <w:spacing w:val="2"/>
          <w:sz w:val="26"/>
          <w:szCs w:val="26"/>
          <w:bdr w:val="none" w:sz="0" w:space="0" w:color="auto" w:frame="1"/>
        </w:rPr>
        <w:t>Protected</w:t>
      </w:r>
      <w:r>
        <w:rPr>
          <w:rFonts w:ascii="Nunito" w:hAnsi="Nunito"/>
          <w:color w:val="273239"/>
          <w:spacing w:val="2"/>
          <w:sz w:val="26"/>
          <w:szCs w:val="26"/>
        </w:rPr>
        <w:t> are examples of access specifiers or access modifiers.</w:t>
      </w:r>
      <w:r>
        <w:rPr>
          <w:rFonts w:ascii="Nunito" w:hAnsi="Nunito"/>
          <w:color w:val="273239"/>
          <w:spacing w:val="2"/>
          <w:sz w:val="26"/>
          <w:szCs w:val="26"/>
        </w:rPr>
        <w:br/>
        <w:t xml:space="preserve">The key components of OOPs, </w:t>
      </w:r>
      <w:proofErr w:type="gramStart"/>
      <w:r>
        <w:rPr>
          <w:rFonts w:ascii="Nunito" w:hAnsi="Nunito"/>
          <w:color w:val="273239"/>
          <w:spacing w:val="2"/>
          <w:sz w:val="26"/>
          <w:szCs w:val="26"/>
        </w:rPr>
        <w:t>encapsulation</w:t>
      </w:r>
      <w:proofErr w:type="gramEnd"/>
      <w:r>
        <w:rPr>
          <w:rFonts w:ascii="Nunito" w:hAnsi="Nunito"/>
          <w:color w:val="273239"/>
          <w:spacing w:val="2"/>
          <w:sz w:val="26"/>
          <w:szCs w:val="26"/>
        </w:rPr>
        <w:t xml:space="preserve"> and data hiding, are largely achieved because of these access specifiers.</w:t>
      </w:r>
    </w:p>
    <w:p w14:paraId="472E8C2F" w14:textId="77777777" w:rsidR="00890DD4" w:rsidRDefault="00890DD4" w:rsidP="00890DD4">
      <w:pPr>
        <w:pStyle w:val="responsive-tabslistitem"/>
        <w:numPr>
          <w:ilvl w:val="0"/>
          <w:numId w:val="7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5FC4BFF0"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5BBBD560" w14:textId="77777777" w:rsidTr="00890DD4">
        <w:tc>
          <w:tcPr>
            <w:tcW w:w="60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04445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User { </w:t>
            </w:r>
          </w:p>
          <w:p w14:paraId="30BF660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String </w:t>
            </w:r>
            <w:proofErr w:type="spellStart"/>
            <w:proofErr w:type="gramStart"/>
            <w:r>
              <w:rPr>
                <w:rStyle w:val="HTMLCode"/>
                <w:rFonts w:ascii="Consolas" w:eastAsiaTheme="minorHAnsi" w:hAnsi="Consolas"/>
                <w:color w:val="000000"/>
                <w:bdr w:val="none" w:sz="0" w:space="0" w:color="auto" w:frame="1"/>
              </w:rPr>
              <w:t>userName</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39B9BD8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protected</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String </w:t>
            </w:r>
            <w:proofErr w:type="spellStart"/>
            <w:proofErr w:type="gramStart"/>
            <w:r>
              <w:rPr>
                <w:rStyle w:val="HTMLCode"/>
                <w:rFonts w:ascii="Consolas" w:eastAsiaTheme="minorHAnsi" w:hAnsi="Consolas"/>
                <w:color w:val="000000"/>
                <w:bdr w:val="none" w:sz="0" w:space="0" w:color="auto" w:frame="1"/>
              </w:rPr>
              <w:t>userEmail</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25A903F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private</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String </w:t>
            </w:r>
            <w:proofErr w:type="gramStart"/>
            <w:r>
              <w:rPr>
                <w:rStyle w:val="HTMLCode"/>
                <w:rFonts w:ascii="Consolas" w:eastAsiaTheme="minorHAnsi" w:hAnsi="Consolas"/>
                <w:color w:val="000000"/>
                <w:bdr w:val="none" w:sz="0" w:space="0" w:color="auto" w:frame="1"/>
              </w:rPr>
              <w:t>password;</w:t>
            </w:r>
            <w:proofErr w:type="gramEnd"/>
            <w:r>
              <w:rPr>
                <w:rStyle w:val="HTMLCode"/>
                <w:rFonts w:ascii="Consolas" w:eastAsiaTheme="minorHAnsi" w:hAnsi="Consolas"/>
                <w:color w:val="000000"/>
                <w:bdr w:val="none" w:sz="0" w:space="0" w:color="auto" w:frame="1"/>
              </w:rPr>
              <w:t xml:space="preserve"> </w:t>
            </w:r>
          </w:p>
          <w:p w14:paraId="6008FFD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44C3D1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BD06E9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setPassword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String password) { </w:t>
            </w:r>
          </w:p>
          <w:p w14:paraId="562FDC3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b/>
                <w:bCs/>
                <w:color w:val="006699"/>
                <w:bdr w:val="none" w:sz="0" w:space="0" w:color="auto" w:frame="1"/>
              </w:rPr>
              <w:t>this</w:t>
            </w:r>
            <w:r>
              <w:rPr>
                <w:rStyle w:val="HTMLCode"/>
                <w:rFonts w:ascii="Consolas" w:eastAsiaTheme="minorHAnsi" w:hAnsi="Consolas"/>
                <w:color w:val="000000"/>
                <w:bdr w:val="none" w:sz="0" w:space="0" w:color="auto" w:frame="1"/>
              </w:rPr>
              <w:t>.password</w:t>
            </w:r>
            <w:proofErr w:type="spellEnd"/>
            <w:proofErr w:type="gramEnd"/>
            <w:r>
              <w:rPr>
                <w:rStyle w:val="HTMLCode"/>
                <w:rFonts w:ascii="Consolas" w:eastAsiaTheme="minorHAnsi" w:hAnsi="Consolas"/>
                <w:color w:val="000000"/>
                <w:bdr w:val="none" w:sz="0" w:space="0" w:color="auto" w:frame="1"/>
              </w:rPr>
              <w:t xml:space="preserve"> = password; </w:t>
            </w:r>
          </w:p>
          <w:p w14:paraId="052014C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0000"/>
                <w:bdr w:val="none" w:sz="0" w:space="0" w:color="auto" w:frame="1"/>
              </w:rPr>
              <w:t xml:space="preserve">} </w:t>
            </w:r>
          </w:p>
          <w:p w14:paraId="3AC903B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4CA1120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OOPS { </w:t>
            </w:r>
          </w:p>
          <w:p w14:paraId="5A3E2C8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static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 </w:t>
            </w:r>
          </w:p>
          <w:p w14:paraId="1E3F0C8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User user1 = </w:t>
            </w:r>
            <w:r>
              <w:rPr>
                <w:rStyle w:val="HTMLCode"/>
                <w:rFonts w:ascii="Consolas" w:eastAsiaTheme="minorHAnsi" w:hAnsi="Consolas"/>
                <w:b/>
                <w:bCs/>
                <w:color w:val="006699"/>
                <w:bdr w:val="none" w:sz="0" w:space="0" w:color="auto" w:frame="1"/>
              </w:rPr>
              <w:t>new</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User(</w:t>
            </w:r>
            <w:proofErr w:type="gramEnd"/>
            <w:r>
              <w:rPr>
                <w:rStyle w:val="HTMLCode"/>
                <w:rFonts w:ascii="Consolas" w:eastAsiaTheme="minorHAnsi" w:hAnsi="Consolas"/>
                <w:color w:val="000000"/>
                <w:bdr w:val="none" w:sz="0" w:space="0" w:color="auto" w:frame="1"/>
              </w:rPr>
              <w:t xml:space="preserve">); </w:t>
            </w:r>
          </w:p>
          <w:p w14:paraId="73D0C74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user1.userName = </w:t>
            </w:r>
            <w:r>
              <w:rPr>
                <w:rStyle w:val="HTMLCode"/>
                <w:rFonts w:ascii="Consolas" w:eastAsiaTheme="minorHAnsi" w:hAnsi="Consolas"/>
                <w:bdr w:val="none" w:sz="0" w:space="0" w:color="auto" w:frame="1"/>
              </w:rPr>
              <w:t>"</w:t>
            </w:r>
            <w:proofErr w:type="spellStart"/>
            <w:r>
              <w:rPr>
                <w:rStyle w:val="HTMLCode"/>
                <w:rFonts w:ascii="Consolas" w:eastAsiaTheme="minorHAnsi" w:hAnsi="Consolas"/>
                <w:bdr w:val="none" w:sz="0" w:space="0" w:color="auto" w:frame="1"/>
              </w:rPr>
              <w:t>Vivek_Kumar_Yadav</w:t>
            </w:r>
            <w:proofErr w:type="spellEnd"/>
            <w:proofErr w:type="gramStart"/>
            <w:r>
              <w:rPr>
                <w:rStyle w:val="HTMLCode"/>
                <w:rFonts w:ascii="Consolas" w:eastAsiaTheme="minorHAnsi" w:hAnsi="Consolas"/>
                <w:bdr w:val="none" w:sz="0" w:space="0" w:color="auto" w:frame="1"/>
              </w:rPr>
              <w:t>"</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2B79AAA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user1.setPassword(</w:t>
            </w:r>
            <w:r>
              <w:rPr>
                <w:rStyle w:val="HTMLCode"/>
                <w:rFonts w:ascii="Consolas" w:eastAsiaTheme="minorHAnsi" w:hAnsi="Consolas"/>
                <w:bdr w:val="none" w:sz="0" w:space="0" w:color="auto" w:frame="1"/>
              </w:rPr>
              <w:t>"abcd@12345"</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7594F45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user1.userEmail = </w:t>
            </w:r>
            <w:r>
              <w:rPr>
                <w:rStyle w:val="HTMLCode"/>
                <w:rFonts w:ascii="Consolas" w:eastAsiaTheme="minorHAnsi" w:hAnsi="Consolas"/>
                <w:bdr w:val="none" w:sz="0" w:space="0" w:color="auto" w:frame="1"/>
              </w:rPr>
              <w:t>"abc@gmail.com</w:t>
            </w:r>
            <w:proofErr w:type="gramStart"/>
            <w:r>
              <w:rPr>
                <w:rStyle w:val="HTMLCode"/>
                <w:rFonts w:ascii="Consolas" w:eastAsiaTheme="minorHAnsi" w:hAnsi="Consolas"/>
                <w:bdr w:val="none" w:sz="0" w:space="0" w:color="auto" w:frame="1"/>
              </w:rPr>
              <w:t>"</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E6E19A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10DBCFB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tc>
      </w:tr>
    </w:tbl>
    <w:p w14:paraId="4FF5AB6D" w14:textId="77777777" w:rsidR="00890DD4" w:rsidRDefault="00890DD4" w:rsidP="00890DD4">
      <w:pPr>
        <w:pStyle w:val="Heading3"/>
        <w:shd w:val="clear" w:color="auto" w:fill="FFFFFF"/>
        <w:spacing w:before="0" w:beforeAutospacing="0" w:after="0" w:afterAutospacing="0"/>
        <w:jc w:val="both"/>
        <w:textAlignment w:val="baseline"/>
        <w:rPr>
          <w:rFonts w:ascii="Nunito" w:hAnsi="Nunito"/>
          <w:color w:val="273239"/>
          <w:spacing w:val="2"/>
          <w:sz w:val="28"/>
          <w:szCs w:val="28"/>
        </w:rPr>
      </w:pPr>
      <w:bookmarkStart w:id="20" w:name="Q11"/>
      <w:bookmarkEnd w:id="20"/>
      <w:r>
        <w:rPr>
          <w:rFonts w:ascii="Nunito" w:hAnsi="Nunito"/>
          <w:color w:val="273239"/>
          <w:spacing w:val="2"/>
          <w:sz w:val="28"/>
          <w:szCs w:val="28"/>
        </w:rPr>
        <w:lastRenderedPageBreak/>
        <w:t>11. What are the advantages and disadvantages of OOPs?</w:t>
      </w:r>
    </w:p>
    <w:tbl>
      <w:tblPr>
        <w:tblW w:w="0" w:type="auto"/>
        <w:tblCellMar>
          <w:left w:w="0" w:type="dxa"/>
          <w:right w:w="0" w:type="dxa"/>
        </w:tblCellMar>
        <w:tblLook w:val="04A0" w:firstRow="1" w:lastRow="0" w:firstColumn="1" w:lastColumn="0" w:noHBand="0" w:noVBand="1"/>
      </w:tblPr>
      <w:tblGrid>
        <w:gridCol w:w="3976"/>
        <w:gridCol w:w="5378"/>
      </w:tblGrid>
      <w:tr w:rsidR="00890DD4" w14:paraId="36929D4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BE4F7D" w14:textId="77777777" w:rsidR="00890DD4" w:rsidRDefault="00890DD4">
            <w:pPr>
              <w:pStyle w:val="NormalWeb"/>
              <w:spacing w:before="0" w:beforeAutospacing="0" w:after="150" w:afterAutospacing="0"/>
              <w:jc w:val="center"/>
              <w:textAlignment w:val="baseline"/>
              <w:rPr>
                <w:b/>
                <w:bCs/>
                <w:sz w:val="28"/>
                <w:szCs w:val="28"/>
              </w:rPr>
            </w:pPr>
            <w:r>
              <w:rPr>
                <w:b/>
                <w:bCs/>
                <w:sz w:val="28"/>
                <w:szCs w:val="28"/>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FC2E8D" w14:textId="77777777" w:rsidR="00890DD4" w:rsidRDefault="00890DD4">
            <w:pPr>
              <w:pStyle w:val="NormalWeb"/>
              <w:spacing w:before="0" w:beforeAutospacing="0" w:after="150" w:afterAutospacing="0"/>
              <w:jc w:val="center"/>
              <w:textAlignment w:val="baseline"/>
              <w:rPr>
                <w:b/>
                <w:bCs/>
                <w:sz w:val="28"/>
                <w:szCs w:val="28"/>
              </w:rPr>
            </w:pPr>
            <w:r>
              <w:rPr>
                <w:b/>
                <w:bCs/>
                <w:sz w:val="28"/>
                <w:szCs w:val="28"/>
              </w:rPr>
              <w:t>Disadvantages of OOPs</w:t>
            </w:r>
          </w:p>
        </w:tc>
      </w:tr>
      <w:tr w:rsidR="00890DD4" w14:paraId="4ADC7B62"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A8A6A1" w14:textId="77777777" w:rsidR="00890DD4" w:rsidRDefault="00890DD4">
            <w:pPr>
              <w:jc w:val="center"/>
              <w:rPr>
                <w:sz w:val="25"/>
                <w:szCs w:val="25"/>
              </w:rPr>
            </w:pPr>
            <w:r>
              <w:rPr>
                <w:sz w:val="25"/>
                <w:szCs w:val="25"/>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0D2F4D" w14:textId="77777777" w:rsidR="00890DD4" w:rsidRDefault="00890DD4">
            <w:pPr>
              <w:jc w:val="center"/>
              <w:rPr>
                <w:sz w:val="25"/>
                <w:szCs w:val="25"/>
              </w:rPr>
            </w:pPr>
            <w:r>
              <w:rPr>
                <w:sz w:val="25"/>
                <w:szCs w:val="25"/>
              </w:rPr>
              <w:t> The programmer should be well-skilled and should have excellent thinking in terms of objects as everything is treated as an object in OOPs.</w:t>
            </w:r>
          </w:p>
        </w:tc>
      </w:tr>
      <w:tr w:rsidR="00890DD4" w14:paraId="7FED2A0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63359" w14:textId="77777777" w:rsidR="00890DD4" w:rsidRDefault="00890DD4">
            <w:pPr>
              <w:jc w:val="center"/>
              <w:rPr>
                <w:sz w:val="25"/>
                <w:szCs w:val="25"/>
              </w:rPr>
            </w:pPr>
            <w:r>
              <w:rPr>
                <w:sz w:val="25"/>
                <w:szCs w:val="25"/>
              </w:rPr>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CA184" w14:textId="77777777" w:rsidR="00890DD4" w:rsidRDefault="00890DD4">
            <w:pPr>
              <w:jc w:val="center"/>
              <w:rPr>
                <w:sz w:val="25"/>
                <w:szCs w:val="25"/>
              </w:rPr>
            </w:pPr>
            <w:r>
              <w:rPr>
                <w:sz w:val="25"/>
                <w:szCs w:val="25"/>
              </w:rPr>
              <w:t>Proper planning is required because OOPs is a little bit tricky.</w:t>
            </w:r>
          </w:p>
        </w:tc>
      </w:tr>
      <w:tr w:rsidR="00890DD4" w14:paraId="69E56BF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25005" w14:textId="77777777" w:rsidR="00890DD4" w:rsidRDefault="00890DD4">
            <w:pPr>
              <w:jc w:val="center"/>
              <w:rPr>
                <w:sz w:val="25"/>
                <w:szCs w:val="25"/>
              </w:rPr>
            </w:pPr>
            <w:r>
              <w:rPr>
                <w:sz w:val="25"/>
                <w:szCs w:val="25"/>
              </w:rPr>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74A4DC" w14:textId="77777777" w:rsidR="00890DD4" w:rsidRDefault="00890DD4">
            <w:pPr>
              <w:jc w:val="center"/>
              <w:rPr>
                <w:sz w:val="25"/>
                <w:szCs w:val="25"/>
              </w:rPr>
            </w:pPr>
            <w:r>
              <w:rPr>
                <w:sz w:val="25"/>
                <w:szCs w:val="25"/>
              </w:rPr>
              <w:t>OOPs concept is not suitable for all kinds of problems.</w:t>
            </w:r>
          </w:p>
        </w:tc>
      </w:tr>
      <w:tr w:rsidR="00890DD4" w14:paraId="349F913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50C8" w14:textId="77777777" w:rsidR="00890DD4" w:rsidRDefault="00890DD4">
            <w:pPr>
              <w:jc w:val="center"/>
              <w:rPr>
                <w:sz w:val="25"/>
                <w:szCs w:val="25"/>
              </w:rPr>
            </w:pPr>
            <w:r>
              <w:rPr>
                <w:sz w:val="25"/>
                <w:szCs w:val="25"/>
              </w:rPr>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3BEE7" w14:textId="77777777" w:rsidR="00890DD4" w:rsidRDefault="00890DD4">
            <w:pPr>
              <w:jc w:val="center"/>
              <w:rPr>
                <w:sz w:val="25"/>
                <w:szCs w:val="25"/>
              </w:rPr>
            </w:pPr>
            <w:r>
              <w:rPr>
                <w:sz w:val="25"/>
                <w:szCs w:val="25"/>
              </w:rPr>
              <w:t>The length of the programs is much larger in comparison to the procedural approach.</w:t>
            </w:r>
          </w:p>
        </w:tc>
      </w:tr>
    </w:tbl>
    <w:p w14:paraId="6893AB86"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21" w:name="Q12"/>
      <w:bookmarkEnd w:id="21"/>
      <w:r>
        <w:rPr>
          <w:rStyle w:val="Strong"/>
          <w:rFonts w:ascii="Nunito" w:hAnsi="Nunito"/>
          <w:b/>
          <w:bCs/>
          <w:color w:val="273239"/>
          <w:spacing w:val="2"/>
          <w:sz w:val="28"/>
          <w:szCs w:val="28"/>
          <w:bdr w:val="none" w:sz="0" w:space="0" w:color="auto" w:frame="1"/>
        </w:rPr>
        <w:t>12. What other paradigms of programming exist besides OOPs?</w:t>
      </w:r>
    </w:p>
    <w:p w14:paraId="04280FC5"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lastRenderedPageBreak/>
        <w:t>The programming paradigm is referred to the technique or approach of writing a program. The programming paradigms can be classified into the following types:</w:t>
      </w:r>
    </w:p>
    <w:p w14:paraId="0FF1B51D" w14:textId="280C94E4" w:rsidR="00890DD4" w:rsidRDefault="00890DD4" w:rsidP="00890DD4">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13FCC84E" wp14:editId="6D7E799E">
            <wp:extent cx="5943600" cy="2793365"/>
            <wp:effectExtent l="0" t="0" r="0" b="6985"/>
            <wp:docPr id="4093186" name="Picture 6" descr="types of programming paradi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ypes of programming paradig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46BDC405" w14:textId="77777777" w:rsidR="00890DD4" w:rsidRDefault="00890DD4" w:rsidP="00890DD4">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 </w:t>
      </w:r>
    </w:p>
    <w:p w14:paraId="7915CD47" w14:textId="77777777" w:rsidR="00890DD4" w:rsidRDefault="00890DD4" w:rsidP="00890DD4">
      <w:pPr>
        <w:pStyle w:val="Heading4"/>
        <w:shd w:val="clear" w:color="auto" w:fill="FFFFFF"/>
        <w:spacing w:before="0" w:beforeAutospacing="0" w:after="0" w:afterAutospacing="0"/>
        <w:textAlignment w:val="baseline"/>
        <w:rPr>
          <w:rFonts w:ascii="Nunito" w:hAnsi="Nunito"/>
          <w:color w:val="273239"/>
          <w:spacing w:val="2"/>
        </w:rPr>
      </w:pPr>
      <w:r>
        <w:rPr>
          <w:rStyle w:val="Strong"/>
          <w:rFonts w:ascii="Nunito" w:hAnsi="Nunito"/>
          <w:b/>
          <w:bCs/>
          <w:color w:val="273239"/>
          <w:spacing w:val="2"/>
          <w:bdr w:val="none" w:sz="0" w:space="0" w:color="auto" w:frame="1"/>
        </w:rPr>
        <w:t>1. Imperative Programming Paradigm</w:t>
      </w:r>
    </w:p>
    <w:p w14:paraId="54711859"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It is a programming paradigm that works by changing the program state through assignment statements. The </w:t>
      </w:r>
      <w:proofErr w:type="gramStart"/>
      <w:r>
        <w:rPr>
          <w:rFonts w:ascii="Nunito" w:hAnsi="Nunito"/>
          <w:color w:val="273239"/>
          <w:spacing w:val="2"/>
          <w:sz w:val="26"/>
          <w:szCs w:val="26"/>
        </w:rPr>
        <w:t>main focus</w:t>
      </w:r>
      <w:proofErr w:type="gramEnd"/>
      <w:r>
        <w:rPr>
          <w:rFonts w:ascii="Nunito" w:hAnsi="Nunito"/>
          <w:color w:val="273239"/>
          <w:spacing w:val="2"/>
          <w:sz w:val="26"/>
          <w:szCs w:val="26"/>
        </w:rPr>
        <w:t xml:space="preserve"> in this paradigm is on how to achieve the goal. The following programming paradigms come under this category:</w:t>
      </w:r>
    </w:p>
    <w:p w14:paraId="11BFFC68" w14:textId="77777777" w:rsidR="00890DD4" w:rsidRDefault="00890DD4" w:rsidP="00890DD4">
      <w:pPr>
        <w:numPr>
          <w:ilvl w:val="0"/>
          <w:numId w:val="78"/>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Procedural Programming Paradigm</w:t>
      </w:r>
      <w:r>
        <w:rPr>
          <w:rFonts w:ascii="Nunito" w:hAnsi="Nunito"/>
          <w:color w:val="273239"/>
          <w:spacing w:val="2"/>
          <w:sz w:val="26"/>
          <w:szCs w:val="26"/>
        </w:rPr>
        <w:t>: This programming paradigm is based on the procedure call concept. Procedures, also known as routines or functions are the basic building blocks of a program in this paradigm.</w:t>
      </w:r>
    </w:p>
    <w:p w14:paraId="0D42CEBE" w14:textId="77777777" w:rsidR="00890DD4" w:rsidRDefault="00890DD4" w:rsidP="00890DD4">
      <w:pPr>
        <w:numPr>
          <w:ilvl w:val="0"/>
          <w:numId w:val="78"/>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Object-Oriented Programming or OOP</w:t>
      </w:r>
      <w:r>
        <w:rPr>
          <w:rFonts w:ascii="Nunito" w:hAnsi="Nunito"/>
          <w:color w:val="273239"/>
          <w:spacing w:val="2"/>
          <w:sz w:val="26"/>
          <w:szCs w:val="26"/>
        </w:rPr>
        <w:t>: In this paradigm, we visualize every entity as an object and try to structure the program based on the state and behavior of that object.</w:t>
      </w:r>
    </w:p>
    <w:p w14:paraId="570201E6" w14:textId="77777777" w:rsidR="00890DD4" w:rsidRDefault="00890DD4" w:rsidP="00890DD4">
      <w:pPr>
        <w:numPr>
          <w:ilvl w:val="0"/>
          <w:numId w:val="78"/>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Parallel Programming</w:t>
      </w:r>
      <w:r>
        <w:rPr>
          <w:rFonts w:ascii="Nunito" w:hAnsi="Nunito"/>
          <w:color w:val="273239"/>
          <w:spacing w:val="2"/>
          <w:sz w:val="26"/>
          <w:szCs w:val="26"/>
        </w:rPr>
        <w:t>: The parallel programming paradigm is the processing of instructions by dividing them into multiple smaller parts and executing them concurrently.</w:t>
      </w:r>
    </w:p>
    <w:p w14:paraId="030FBB36" w14:textId="77777777" w:rsidR="00890DD4" w:rsidRDefault="00890DD4" w:rsidP="00890DD4">
      <w:pPr>
        <w:pStyle w:val="Heading4"/>
        <w:shd w:val="clear" w:color="auto" w:fill="FFFFFF"/>
        <w:spacing w:before="0" w:beforeAutospacing="0" w:after="0" w:afterAutospacing="0"/>
        <w:textAlignment w:val="baseline"/>
        <w:rPr>
          <w:rFonts w:ascii="Nunito" w:hAnsi="Nunito"/>
          <w:color w:val="273239"/>
          <w:spacing w:val="2"/>
        </w:rPr>
      </w:pPr>
      <w:r>
        <w:rPr>
          <w:rStyle w:val="Strong"/>
          <w:rFonts w:ascii="Nunito" w:hAnsi="Nunito"/>
          <w:b/>
          <w:bCs/>
          <w:color w:val="273239"/>
          <w:spacing w:val="2"/>
          <w:bdr w:val="none" w:sz="0" w:space="0" w:color="auto" w:frame="1"/>
        </w:rPr>
        <w:t>2. Declarative Programming Paradigm</w:t>
      </w:r>
    </w:p>
    <w:p w14:paraId="0D8DB440"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Declarative programming focuses on what is to be executed rather than how it should be executed. In this paradigm, we express the logic of a computation </w:t>
      </w:r>
      <w:r>
        <w:rPr>
          <w:rFonts w:ascii="Nunito" w:hAnsi="Nunito"/>
          <w:color w:val="273239"/>
          <w:spacing w:val="2"/>
          <w:sz w:val="26"/>
          <w:szCs w:val="26"/>
        </w:rPr>
        <w:lastRenderedPageBreak/>
        <w:t>without considering its control flow. The declarative paradigm can be further classified into:</w:t>
      </w:r>
    </w:p>
    <w:p w14:paraId="1048C67C" w14:textId="77777777" w:rsidR="00890DD4" w:rsidRDefault="00890DD4" w:rsidP="00890DD4">
      <w:pPr>
        <w:numPr>
          <w:ilvl w:val="0"/>
          <w:numId w:val="79"/>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Logical Programming Paradigm</w:t>
      </w:r>
      <w:r>
        <w:rPr>
          <w:rFonts w:ascii="Nunito" w:hAnsi="Nunito"/>
          <w:color w:val="273239"/>
          <w:spacing w:val="2"/>
          <w:sz w:val="26"/>
          <w:szCs w:val="26"/>
        </w:rPr>
        <w:t>: It is based on formal logic where the program statements express the facts and rules about the problem in the logical form.</w:t>
      </w:r>
    </w:p>
    <w:p w14:paraId="52F3353F" w14:textId="77777777" w:rsidR="00890DD4" w:rsidRDefault="00890DD4" w:rsidP="00890DD4">
      <w:pPr>
        <w:numPr>
          <w:ilvl w:val="0"/>
          <w:numId w:val="79"/>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Functional Programming Paradigm</w:t>
      </w:r>
      <w:r>
        <w:rPr>
          <w:rFonts w:ascii="Nunito" w:hAnsi="Nunito"/>
          <w:color w:val="273239"/>
          <w:spacing w:val="2"/>
          <w:sz w:val="26"/>
          <w:szCs w:val="26"/>
        </w:rPr>
        <w:t>: Programs are created by applying and composing functions in this paradigm.</w:t>
      </w:r>
    </w:p>
    <w:p w14:paraId="574EA68D" w14:textId="77777777" w:rsidR="00890DD4" w:rsidRDefault="00890DD4" w:rsidP="00890DD4">
      <w:pPr>
        <w:numPr>
          <w:ilvl w:val="0"/>
          <w:numId w:val="79"/>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Database Programming Paradigm</w:t>
      </w:r>
      <w:r>
        <w:rPr>
          <w:rFonts w:ascii="Nunito" w:hAnsi="Nunito"/>
          <w:color w:val="273239"/>
          <w:spacing w:val="2"/>
          <w:sz w:val="26"/>
          <w:szCs w:val="26"/>
        </w:rPr>
        <w:t>: To manage data and information organized as fields, records, and files, database programming models are utilized.</w:t>
      </w:r>
    </w:p>
    <w:p w14:paraId="7F5841F1"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22" w:name="Q13"/>
      <w:bookmarkEnd w:id="22"/>
      <w:r>
        <w:rPr>
          <w:rStyle w:val="Strong"/>
          <w:rFonts w:ascii="Nunito" w:hAnsi="Nunito"/>
          <w:b/>
          <w:bCs/>
          <w:color w:val="273239"/>
          <w:spacing w:val="2"/>
          <w:sz w:val="28"/>
          <w:szCs w:val="28"/>
          <w:bdr w:val="none" w:sz="0" w:space="0" w:color="auto" w:frame="1"/>
        </w:rPr>
        <w:t xml:space="preserve">13. What is the difference between Structured Programming and </w:t>
      </w:r>
      <w:proofErr w:type="gramStart"/>
      <w:r>
        <w:rPr>
          <w:rStyle w:val="Strong"/>
          <w:rFonts w:ascii="Nunito" w:hAnsi="Nunito"/>
          <w:b/>
          <w:bCs/>
          <w:color w:val="273239"/>
          <w:spacing w:val="2"/>
          <w:sz w:val="28"/>
          <w:szCs w:val="28"/>
          <w:bdr w:val="none" w:sz="0" w:space="0" w:color="auto" w:frame="1"/>
        </w:rPr>
        <w:t>Object Oriented</w:t>
      </w:r>
      <w:proofErr w:type="gramEnd"/>
      <w:r>
        <w:rPr>
          <w:rStyle w:val="Strong"/>
          <w:rFonts w:ascii="Nunito" w:hAnsi="Nunito"/>
          <w:b/>
          <w:bCs/>
          <w:color w:val="273239"/>
          <w:spacing w:val="2"/>
          <w:sz w:val="28"/>
          <w:szCs w:val="28"/>
          <w:bdr w:val="none" w:sz="0" w:space="0" w:color="auto" w:frame="1"/>
        </w:rPr>
        <w:t xml:space="preserve"> Programming?</w:t>
      </w:r>
    </w:p>
    <w:p w14:paraId="77E6A8C4"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Structured Programming is a technique that is considered a precursor to OOP and usually consists of well-structured and separated modules. It is a subset of procedural programming. The difference between OOPs and Structured Programming is as follows:</w:t>
      </w:r>
    </w:p>
    <w:tbl>
      <w:tblPr>
        <w:tblW w:w="0" w:type="auto"/>
        <w:tblCellMar>
          <w:left w:w="0" w:type="dxa"/>
          <w:right w:w="0" w:type="dxa"/>
        </w:tblCellMar>
        <w:tblLook w:val="04A0" w:firstRow="1" w:lastRow="0" w:firstColumn="1" w:lastColumn="0" w:noHBand="0" w:noVBand="1"/>
      </w:tblPr>
      <w:tblGrid>
        <w:gridCol w:w="4206"/>
        <w:gridCol w:w="5148"/>
      </w:tblGrid>
      <w:tr w:rsidR="00890DD4" w14:paraId="3F66C27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E56EE5" w14:textId="77777777" w:rsidR="00890DD4" w:rsidRDefault="00890DD4">
            <w:pPr>
              <w:pStyle w:val="NormalWeb"/>
              <w:spacing w:before="0" w:beforeAutospacing="0" w:after="150" w:afterAutospacing="0"/>
              <w:jc w:val="center"/>
              <w:textAlignment w:val="baseline"/>
              <w:rPr>
                <w:b/>
                <w:bCs/>
                <w:sz w:val="28"/>
                <w:szCs w:val="28"/>
              </w:rPr>
            </w:pPr>
            <w:r>
              <w:rPr>
                <w:b/>
                <w:bCs/>
                <w:sz w:val="28"/>
                <w:szCs w:val="28"/>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C4599" w14:textId="77777777" w:rsidR="00890DD4" w:rsidRDefault="00890DD4">
            <w:pPr>
              <w:pStyle w:val="NormalWeb"/>
              <w:spacing w:before="0" w:beforeAutospacing="0" w:after="150" w:afterAutospacing="0"/>
              <w:jc w:val="center"/>
              <w:textAlignment w:val="baseline"/>
              <w:rPr>
                <w:b/>
                <w:bCs/>
                <w:sz w:val="28"/>
                <w:szCs w:val="28"/>
              </w:rPr>
            </w:pPr>
            <w:r>
              <w:rPr>
                <w:b/>
                <w:bCs/>
                <w:sz w:val="28"/>
                <w:szCs w:val="28"/>
              </w:rPr>
              <w:t>Structural Programming</w:t>
            </w:r>
          </w:p>
        </w:tc>
      </w:tr>
      <w:tr w:rsidR="00890DD4" w14:paraId="16F00A4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3F3ECC" w14:textId="77777777" w:rsidR="00890DD4" w:rsidRDefault="00890DD4">
            <w:pPr>
              <w:jc w:val="center"/>
              <w:rPr>
                <w:sz w:val="25"/>
                <w:szCs w:val="25"/>
              </w:rPr>
            </w:pPr>
            <w:r>
              <w:rPr>
                <w:sz w:val="25"/>
                <w:szCs w:val="25"/>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5903B4" w14:textId="77777777" w:rsidR="00890DD4" w:rsidRDefault="00890DD4">
            <w:pPr>
              <w:jc w:val="center"/>
              <w:rPr>
                <w:sz w:val="25"/>
                <w:szCs w:val="25"/>
              </w:rPr>
            </w:pPr>
            <w:r>
              <w:rPr>
                <w:sz w:val="25"/>
                <w:szCs w:val="25"/>
              </w:rPr>
              <w:t>A program’s logical structure is provided by structural programming, which divides programs into their corresponding functions.</w:t>
            </w:r>
          </w:p>
        </w:tc>
      </w:tr>
      <w:tr w:rsidR="00890DD4" w14:paraId="0E11FD8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7F3C2" w14:textId="77777777" w:rsidR="00890DD4" w:rsidRDefault="00890DD4">
            <w:pPr>
              <w:jc w:val="center"/>
              <w:rPr>
                <w:sz w:val="25"/>
                <w:szCs w:val="25"/>
              </w:rPr>
            </w:pPr>
            <w:r>
              <w:rPr>
                <w:sz w:val="25"/>
                <w:szCs w:val="25"/>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F0D67" w14:textId="77777777" w:rsidR="00890DD4" w:rsidRDefault="00890DD4">
            <w:pPr>
              <w:jc w:val="center"/>
              <w:rPr>
                <w:sz w:val="25"/>
                <w:szCs w:val="25"/>
              </w:rPr>
            </w:pPr>
            <w:r>
              <w:rPr>
                <w:sz w:val="25"/>
                <w:szCs w:val="25"/>
              </w:rPr>
              <w:t>It follows a Top-to-Down approach.</w:t>
            </w:r>
          </w:p>
        </w:tc>
      </w:tr>
      <w:tr w:rsidR="00890DD4" w14:paraId="52E91A1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3857CB" w14:textId="77777777" w:rsidR="00890DD4" w:rsidRDefault="00890DD4">
            <w:pPr>
              <w:jc w:val="center"/>
              <w:rPr>
                <w:sz w:val="25"/>
                <w:szCs w:val="25"/>
              </w:rPr>
            </w:pPr>
            <w:r>
              <w:rPr>
                <w:sz w:val="25"/>
                <w:szCs w:val="25"/>
              </w:rPr>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CFD96" w14:textId="77777777" w:rsidR="00890DD4" w:rsidRDefault="00890DD4">
            <w:pPr>
              <w:jc w:val="center"/>
              <w:rPr>
                <w:sz w:val="25"/>
                <w:szCs w:val="25"/>
              </w:rPr>
            </w:pPr>
            <w:r>
              <w:rPr>
                <w:sz w:val="25"/>
                <w:szCs w:val="25"/>
              </w:rPr>
              <w:t>No restriction to the flow of data. Anyone can access the data.</w:t>
            </w:r>
          </w:p>
        </w:tc>
      </w:tr>
      <w:tr w:rsidR="00890DD4" w14:paraId="279996F6"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BB455" w14:textId="77777777" w:rsidR="00890DD4" w:rsidRDefault="00890DD4">
            <w:pPr>
              <w:jc w:val="center"/>
              <w:rPr>
                <w:sz w:val="25"/>
                <w:szCs w:val="25"/>
              </w:rPr>
            </w:pPr>
            <w:r>
              <w:rPr>
                <w:sz w:val="25"/>
                <w:szCs w:val="25"/>
              </w:rPr>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620D01" w14:textId="77777777" w:rsidR="00890DD4" w:rsidRDefault="00890DD4">
            <w:pPr>
              <w:jc w:val="center"/>
              <w:rPr>
                <w:sz w:val="25"/>
                <w:szCs w:val="25"/>
              </w:rPr>
            </w:pPr>
            <w:r>
              <w:rPr>
                <w:sz w:val="25"/>
                <w:szCs w:val="25"/>
              </w:rPr>
              <w:t>Code reusability is achieved by using functions and loops.</w:t>
            </w:r>
          </w:p>
        </w:tc>
      </w:tr>
      <w:tr w:rsidR="00890DD4" w14:paraId="677F4CF3"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412CAA" w14:textId="77777777" w:rsidR="00890DD4" w:rsidRDefault="00890DD4">
            <w:pPr>
              <w:jc w:val="center"/>
              <w:rPr>
                <w:sz w:val="25"/>
                <w:szCs w:val="25"/>
              </w:rPr>
            </w:pPr>
            <w:r>
              <w:rPr>
                <w:sz w:val="25"/>
                <w:szCs w:val="25"/>
              </w:rPr>
              <w:lastRenderedPageBreak/>
              <w:t xml:space="preserve">In this, methods are written </w:t>
            </w:r>
            <w:proofErr w:type="gramStart"/>
            <w:r>
              <w:rPr>
                <w:sz w:val="25"/>
                <w:szCs w:val="25"/>
              </w:rPr>
              <w:t>globally</w:t>
            </w:r>
            <w:proofErr w:type="gramEnd"/>
            <w:r>
              <w:rPr>
                <w:sz w:val="25"/>
                <w:szCs w:val="25"/>
              </w:rPr>
              <w:t xml:space="preserve">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5B52AB" w14:textId="77777777" w:rsidR="00890DD4" w:rsidRDefault="00890DD4">
            <w:pPr>
              <w:jc w:val="center"/>
              <w:rPr>
                <w:sz w:val="25"/>
                <w:szCs w:val="25"/>
              </w:rPr>
            </w:pPr>
            <w:r>
              <w:rPr>
                <w:sz w:val="25"/>
                <w:szCs w:val="25"/>
              </w:rPr>
              <w:t>In this, the method works dynamically, making calls as per the need of code for a certain time.</w:t>
            </w:r>
          </w:p>
        </w:tc>
      </w:tr>
      <w:tr w:rsidR="00890DD4" w14:paraId="604957BC"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B7F686" w14:textId="77777777" w:rsidR="00890DD4" w:rsidRDefault="00890DD4">
            <w:pPr>
              <w:jc w:val="center"/>
              <w:rPr>
                <w:sz w:val="25"/>
                <w:szCs w:val="25"/>
              </w:rPr>
            </w:pPr>
            <w:r>
              <w:rPr>
                <w:sz w:val="25"/>
                <w:szCs w:val="25"/>
              </w:rPr>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929E7" w14:textId="77777777" w:rsidR="00890DD4" w:rsidRDefault="00890DD4">
            <w:pPr>
              <w:jc w:val="center"/>
              <w:rPr>
                <w:sz w:val="25"/>
                <w:szCs w:val="25"/>
              </w:rPr>
            </w:pPr>
            <w:r>
              <w:rPr>
                <w:sz w:val="25"/>
                <w:szCs w:val="25"/>
              </w:rPr>
              <w:t>Modifying the code is difficult as compared to OOPs.</w:t>
            </w:r>
          </w:p>
        </w:tc>
      </w:tr>
      <w:tr w:rsidR="00890DD4" w14:paraId="37009DF4"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B7B8CF" w14:textId="77777777" w:rsidR="00890DD4" w:rsidRDefault="00890DD4">
            <w:pPr>
              <w:jc w:val="center"/>
              <w:rPr>
                <w:sz w:val="25"/>
                <w:szCs w:val="25"/>
              </w:rPr>
            </w:pPr>
            <w:r>
              <w:rPr>
                <w:sz w:val="25"/>
                <w:szCs w:val="25"/>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39E485" w14:textId="77777777" w:rsidR="00890DD4" w:rsidRDefault="00890DD4">
            <w:pPr>
              <w:jc w:val="center"/>
              <w:rPr>
                <w:sz w:val="25"/>
                <w:szCs w:val="25"/>
              </w:rPr>
            </w:pPr>
            <w:r>
              <w:rPr>
                <w:sz w:val="25"/>
                <w:szCs w:val="25"/>
              </w:rPr>
              <w:t>Code is given more importance.</w:t>
            </w:r>
          </w:p>
        </w:tc>
      </w:tr>
    </w:tbl>
    <w:p w14:paraId="2DB8791A"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23" w:name="Q14"/>
      <w:bookmarkEnd w:id="23"/>
      <w:r>
        <w:rPr>
          <w:rStyle w:val="Strong"/>
          <w:rFonts w:ascii="Nunito" w:hAnsi="Nunito"/>
          <w:b/>
          <w:bCs/>
          <w:color w:val="273239"/>
          <w:spacing w:val="2"/>
          <w:sz w:val="28"/>
          <w:szCs w:val="28"/>
          <w:bdr w:val="none" w:sz="0" w:space="0" w:color="auto" w:frame="1"/>
        </w:rPr>
        <w:t xml:space="preserve">14. What are some commonly used </w:t>
      </w:r>
      <w:proofErr w:type="gramStart"/>
      <w:r>
        <w:rPr>
          <w:rStyle w:val="Strong"/>
          <w:rFonts w:ascii="Nunito" w:hAnsi="Nunito"/>
          <w:b/>
          <w:bCs/>
          <w:color w:val="273239"/>
          <w:spacing w:val="2"/>
          <w:sz w:val="28"/>
          <w:szCs w:val="28"/>
          <w:bdr w:val="none" w:sz="0" w:space="0" w:color="auto" w:frame="1"/>
        </w:rPr>
        <w:t>Object Oriented</w:t>
      </w:r>
      <w:proofErr w:type="gramEnd"/>
      <w:r>
        <w:rPr>
          <w:rStyle w:val="Strong"/>
          <w:rFonts w:ascii="Nunito" w:hAnsi="Nunito"/>
          <w:b/>
          <w:bCs/>
          <w:color w:val="273239"/>
          <w:spacing w:val="2"/>
          <w:sz w:val="28"/>
          <w:szCs w:val="28"/>
          <w:bdr w:val="none" w:sz="0" w:space="0" w:color="auto" w:frame="1"/>
        </w:rPr>
        <w:t xml:space="preserve"> Programming Languages?</w:t>
      </w:r>
    </w:p>
    <w:p w14:paraId="190A9DA9"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OOPs paradigm is one of the most popular programming paradigms. It is widely used in many popular programming languages such as:</w:t>
      </w:r>
    </w:p>
    <w:p w14:paraId="474F0D3F" w14:textId="77777777" w:rsidR="00890DD4" w:rsidRDefault="00890DD4" w:rsidP="00890DD4">
      <w:pPr>
        <w:numPr>
          <w:ilvl w:val="0"/>
          <w:numId w:val="80"/>
        </w:numPr>
        <w:shd w:val="clear" w:color="auto" w:fill="FFFFFF"/>
        <w:spacing w:after="0" w:line="240" w:lineRule="auto"/>
        <w:ind w:left="1080"/>
        <w:textAlignment w:val="baseline"/>
        <w:rPr>
          <w:rFonts w:ascii="Nunito" w:hAnsi="Nunito"/>
          <w:color w:val="273239"/>
          <w:spacing w:val="2"/>
          <w:sz w:val="26"/>
          <w:szCs w:val="26"/>
        </w:rPr>
      </w:pPr>
      <w:hyperlink r:id="rId11" w:history="1">
        <w:r>
          <w:rPr>
            <w:rStyle w:val="Hyperlink"/>
            <w:rFonts w:ascii="Nunito" w:hAnsi="Nunito"/>
            <w:spacing w:val="2"/>
            <w:sz w:val="26"/>
            <w:szCs w:val="26"/>
            <w:bdr w:val="none" w:sz="0" w:space="0" w:color="auto" w:frame="1"/>
          </w:rPr>
          <w:t>C++</w:t>
        </w:r>
      </w:hyperlink>
    </w:p>
    <w:p w14:paraId="3EBC1436" w14:textId="77777777" w:rsidR="00890DD4" w:rsidRDefault="00890DD4" w:rsidP="00890DD4">
      <w:pPr>
        <w:numPr>
          <w:ilvl w:val="0"/>
          <w:numId w:val="80"/>
        </w:numPr>
        <w:shd w:val="clear" w:color="auto" w:fill="FFFFFF"/>
        <w:spacing w:after="0" w:line="240" w:lineRule="auto"/>
        <w:ind w:left="1080"/>
        <w:textAlignment w:val="baseline"/>
        <w:rPr>
          <w:rFonts w:ascii="Nunito" w:hAnsi="Nunito"/>
          <w:color w:val="273239"/>
          <w:spacing w:val="2"/>
          <w:sz w:val="26"/>
          <w:szCs w:val="26"/>
        </w:rPr>
      </w:pPr>
      <w:hyperlink r:id="rId12" w:history="1">
        <w:r>
          <w:rPr>
            <w:rStyle w:val="Hyperlink"/>
            <w:rFonts w:ascii="Nunito" w:hAnsi="Nunito"/>
            <w:spacing w:val="2"/>
            <w:sz w:val="26"/>
            <w:szCs w:val="26"/>
            <w:bdr w:val="none" w:sz="0" w:space="0" w:color="auto" w:frame="1"/>
          </w:rPr>
          <w:t>Java</w:t>
        </w:r>
      </w:hyperlink>
    </w:p>
    <w:p w14:paraId="50602BCA" w14:textId="77777777" w:rsidR="00890DD4" w:rsidRDefault="00890DD4" w:rsidP="00890DD4">
      <w:pPr>
        <w:numPr>
          <w:ilvl w:val="0"/>
          <w:numId w:val="80"/>
        </w:numPr>
        <w:shd w:val="clear" w:color="auto" w:fill="FFFFFF"/>
        <w:spacing w:after="0" w:line="240" w:lineRule="auto"/>
        <w:ind w:left="1080"/>
        <w:textAlignment w:val="baseline"/>
        <w:rPr>
          <w:rFonts w:ascii="Nunito" w:hAnsi="Nunito"/>
          <w:color w:val="273239"/>
          <w:spacing w:val="2"/>
          <w:sz w:val="26"/>
          <w:szCs w:val="26"/>
        </w:rPr>
      </w:pPr>
      <w:hyperlink r:id="rId13" w:history="1">
        <w:r>
          <w:rPr>
            <w:rStyle w:val="Hyperlink"/>
            <w:rFonts w:ascii="Nunito" w:hAnsi="Nunito"/>
            <w:spacing w:val="2"/>
            <w:sz w:val="26"/>
            <w:szCs w:val="26"/>
            <w:bdr w:val="none" w:sz="0" w:space="0" w:color="auto" w:frame="1"/>
          </w:rPr>
          <w:t>Python</w:t>
        </w:r>
      </w:hyperlink>
    </w:p>
    <w:p w14:paraId="147CCBDD" w14:textId="77777777" w:rsidR="00890DD4" w:rsidRDefault="00890DD4" w:rsidP="00890DD4">
      <w:pPr>
        <w:numPr>
          <w:ilvl w:val="0"/>
          <w:numId w:val="80"/>
        </w:numPr>
        <w:shd w:val="clear" w:color="auto" w:fill="FFFFFF"/>
        <w:spacing w:after="0" w:line="240" w:lineRule="auto"/>
        <w:ind w:left="1080"/>
        <w:textAlignment w:val="baseline"/>
        <w:rPr>
          <w:rFonts w:ascii="Nunito" w:hAnsi="Nunito"/>
          <w:color w:val="273239"/>
          <w:spacing w:val="2"/>
          <w:sz w:val="26"/>
          <w:szCs w:val="26"/>
        </w:rPr>
      </w:pPr>
      <w:hyperlink r:id="rId14" w:history="1">
        <w:proofErr w:type="spellStart"/>
        <w:r>
          <w:rPr>
            <w:rStyle w:val="Hyperlink"/>
            <w:rFonts w:ascii="Nunito" w:hAnsi="Nunito"/>
            <w:spacing w:val="2"/>
            <w:sz w:val="26"/>
            <w:szCs w:val="26"/>
            <w:bdr w:val="none" w:sz="0" w:space="0" w:color="auto" w:frame="1"/>
          </w:rPr>
          <w:t>Javascript</w:t>
        </w:r>
        <w:proofErr w:type="spellEnd"/>
      </w:hyperlink>
    </w:p>
    <w:p w14:paraId="12A58AD8" w14:textId="77777777" w:rsidR="00890DD4" w:rsidRDefault="00890DD4" w:rsidP="00890DD4">
      <w:pPr>
        <w:numPr>
          <w:ilvl w:val="0"/>
          <w:numId w:val="80"/>
        </w:numPr>
        <w:shd w:val="clear" w:color="auto" w:fill="FFFFFF"/>
        <w:spacing w:after="0" w:line="240" w:lineRule="auto"/>
        <w:ind w:left="1080"/>
        <w:textAlignment w:val="baseline"/>
        <w:rPr>
          <w:rFonts w:ascii="Nunito" w:hAnsi="Nunito"/>
          <w:color w:val="273239"/>
          <w:spacing w:val="2"/>
          <w:sz w:val="26"/>
          <w:szCs w:val="26"/>
        </w:rPr>
      </w:pPr>
      <w:hyperlink r:id="rId15" w:history="1">
        <w:r>
          <w:rPr>
            <w:rStyle w:val="Hyperlink"/>
            <w:rFonts w:ascii="Nunito" w:hAnsi="Nunito"/>
            <w:spacing w:val="2"/>
            <w:sz w:val="26"/>
            <w:szCs w:val="26"/>
            <w:bdr w:val="none" w:sz="0" w:space="0" w:color="auto" w:frame="1"/>
          </w:rPr>
          <w:t>C#</w:t>
        </w:r>
      </w:hyperlink>
    </w:p>
    <w:p w14:paraId="73CC44BA" w14:textId="77777777" w:rsidR="00890DD4" w:rsidRDefault="00890DD4" w:rsidP="00890DD4">
      <w:pPr>
        <w:numPr>
          <w:ilvl w:val="0"/>
          <w:numId w:val="80"/>
        </w:numPr>
        <w:shd w:val="clear" w:color="auto" w:fill="FFFFFF"/>
        <w:spacing w:after="0" w:line="240" w:lineRule="auto"/>
        <w:ind w:left="1080"/>
        <w:textAlignment w:val="baseline"/>
        <w:rPr>
          <w:rFonts w:ascii="Nunito" w:hAnsi="Nunito"/>
          <w:color w:val="273239"/>
          <w:spacing w:val="2"/>
          <w:sz w:val="26"/>
          <w:szCs w:val="26"/>
        </w:rPr>
      </w:pPr>
      <w:hyperlink r:id="rId16" w:history="1">
        <w:r>
          <w:rPr>
            <w:rStyle w:val="Hyperlink"/>
            <w:rFonts w:ascii="Nunito" w:hAnsi="Nunito"/>
            <w:spacing w:val="2"/>
            <w:sz w:val="26"/>
            <w:szCs w:val="26"/>
            <w:bdr w:val="none" w:sz="0" w:space="0" w:color="auto" w:frame="1"/>
          </w:rPr>
          <w:t>Ruby</w:t>
        </w:r>
      </w:hyperlink>
    </w:p>
    <w:p w14:paraId="7E757F9D"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24" w:name="Q15"/>
      <w:bookmarkEnd w:id="24"/>
      <w:r>
        <w:rPr>
          <w:rStyle w:val="Strong"/>
          <w:rFonts w:ascii="Nunito" w:hAnsi="Nunito"/>
          <w:b/>
          <w:bCs/>
          <w:color w:val="273239"/>
          <w:spacing w:val="2"/>
          <w:sz w:val="28"/>
          <w:szCs w:val="28"/>
          <w:bdr w:val="none" w:sz="0" w:space="0" w:color="auto" w:frame="1"/>
        </w:rPr>
        <w:t>15. What are the different types of Polymorphism?</w:t>
      </w:r>
    </w:p>
    <w:p w14:paraId="7CADA789"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Polymorphism can be classified into two types based on the time when the call to the object or function is resolved. They are as follows:</w:t>
      </w:r>
    </w:p>
    <w:p w14:paraId="2D013C90" w14:textId="77777777" w:rsidR="00890DD4" w:rsidRDefault="00890DD4" w:rsidP="00890DD4">
      <w:pPr>
        <w:numPr>
          <w:ilvl w:val="0"/>
          <w:numId w:val="8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Compile Time Polymorphism</w:t>
      </w:r>
    </w:p>
    <w:p w14:paraId="237D3BA7" w14:textId="77777777" w:rsidR="00890DD4" w:rsidRDefault="00890DD4" w:rsidP="00890DD4">
      <w:pPr>
        <w:numPr>
          <w:ilvl w:val="0"/>
          <w:numId w:val="8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Runtime Polymorphism</w:t>
      </w:r>
    </w:p>
    <w:p w14:paraId="16663942" w14:textId="371FF7E7" w:rsidR="00890DD4" w:rsidRDefault="00890DD4" w:rsidP="00890DD4">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639D061E" wp14:editId="0273FF90">
            <wp:extent cx="5943600" cy="2971800"/>
            <wp:effectExtent l="0" t="0" r="0" b="0"/>
            <wp:docPr id="720412720" name="Picture 5" descr="types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ypes of polymorphis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AF464E" w14:textId="77777777" w:rsidR="00890DD4" w:rsidRDefault="00890DD4" w:rsidP="00890DD4">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Types of Polymorphism</w:t>
      </w:r>
    </w:p>
    <w:p w14:paraId="61291A6A" w14:textId="77777777" w:rsidR="00890DD4" w:rsidRDefault="00890DD4" w:rsidP="00890DD4">
      <w:pPr>
        <w:pStyle w:val="Heading4"/>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rPr>
        <w:t>A) Compile-Time Polymorphism</w:t>
      </w:r>
    </w:p>
    <w:p w14:paraId="00E74CEC"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Compile time polymorphism, also known as static polymorphism or early binding is the type of polymorphism where the binding of the call to its code is done at the compile time. </w:t>
      </w:r>
      <w:r>
        <w:rPr>
          <w:rStyle w:val="Strong"/>
          <w:rFonts w:ascii="Nunito" w:hAnsi="Nunito"/>
          <w:color w:val="273239"/>
          <w:spacing w:val="2"/>
          <w:sz w:val="26"/>
          <w:szCs w:val="26"/>
          <w:bdr w:val="none" w:sz="0" w:space="0" w:color="auto" w:frame="1"/>
        </w:rPr>
        <w:t>Method overloading</w:t>
      </w:r>
      <w:r>
        <w:rPr>
          <w:rFonts w:ascii="Nunito" w:hAnsi="Nunito"/>
          <w:color w:val="273239"/>
          <w:spacing w:val="2"/>
          <w:sz w:val="26"/>
          <w:szCs w:val="26"/>
        </w:rPr>
        <w:t> or </w:t>
      </w:r>
      <w:r>
        <w:rPr>
          <w:rStyle w:val="Strong"/>
          <w:rFonts w:ascii="Nunito" w:hAnsi="Nunito"/>
          <w:color w:val="273239"/>
          <w:spacing w:val="2"/>
          <w:sz w:val="26"/>
          <w:szCs w:val="26"/>
          <w:bdr w:val="none" w:sz="0" w:space="0" w:color="auto" w:frame="1"/>
        </w:rPr>
        <w:t>operator overloading</w:t>
      </w:r>
      <w:r>
        <w:rPr>
          <w:rFonts w:ascii="Nunito" w:hAnsi="Nunito"/>
          <w:color w:val="273239"/>
          <w:spacing w:val="2"/>
          <w:sz w:val="26"/>
          <w:szCs w:val="26"/>
        </w:rPr>
        <w:t> are examples of compile-time polymorphism.</w:t>
      </w:r>
    </w:p>
    <w:p w14:paraId="447EA93D" w14:textId="77777777" w:rsidR="00890DD4" w:rsidRDefault="00890DD4" w:rsidP="00890DD4">
      <w:pPr>
        <w:pStyle w:val="Heading4"/>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rPr>
        <w:t>B) Runtime Polymorphism</w:t>
      </w:r>
    </w:p>
    <w:p w14:paraId="4A2F6925"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Also known as</w:t>
      </w:r>
      <w:r>
        <w:rPr>
          <w:rStyle w:val="Strong"/>
          <w:rFonts w:ascii="Nunito" w:hAnsi="Nunito"/>
          <w:color w:val="273239"/>
          <w:spacing w:val="2"/>
          <w:sz w:val="26"/>
          <w:szCs w:val="26"/>
          <w:bdr w:val="none" w:sz="0" w:space="0" w:color="auto" w:frame="1"/>
        </w:rPr>
        <w:t> </w:t>
      </w:r>
      <w:r>
        <w:rPr>
          <w:rFonts w:ascii="Nunito" w:hAnsi="Nunito"/>
          <w:color w:val="273239"/>
          <w:spacing w:val="2"/>
          <w:sz w:val="26"/>
          <w:szCs w:val="26"/>
        </w:rPr>
        <w:t>dynamic polymorphism</w:t>
      </w:r>
      <w:r>
        <w:rPr>
          <w:rStyle w:val="Strong"/>
          <w:rFonts w:ascii="Nunito" w:hAnsi="Nunito"/>
          <w:color w:val="273239"/>
          <w:spacing w:val="2"/>
          <w:sz w:val="26"/>
          <w:szCs w:val="26"/>
          <w:bdr w:val="none" w:sz="0" w:space="0" w:color="auto" w:frame="1"/>
        </w:rPr>
        <w:t> </w:t>
      </w:r>
      <w:r>
        <w:rPr>
          <w:rFonts w:ascii="Nunito" w:hAnsi="Nunito"/>
          <w:color w:val="273239"/>
          <w:spacing w:val="2"/>
          <w:sz w:val="26"/>
          <w:szCs w:val="26"/>
        </w:rPr>
        <w:t>or late binding, runtime polymorphism is the type of polymorphism where the actual implementation of the function is determined during the runtime or execution. </w:t>
      </w:r>
      <w:r>
        <w:rPr>
          <w:rStyle w:val="Strong"/>
          <w:rFonts w:ascii="Nunito" w:hAnsi="Nunito"/>
          <w:color w:val="273239"/>
          <w:spacing w:val="2"/>
          <w:sz w:val="26"/>
          <w:szCs w:val="26"/>
          <w:bdr w:val="none" w:sz="0" w:space="0" w:color="auto" w:frame="1"/>
        </w:rPr>
        <w:t>Method overriding</w:t>
      </w:r>
      <w:r>
        <w:rPr>
          <w:rFonts w:ascii="Nunito" w:hAnsi="Nunito"/>
          <w:color w:val="273239"/>
          <w:spacing w:val="2"/>
          <w:sz w:val="26"/>
          <w:szCs w:val="26"/>
        </w:rPr>
        <w:t> is an example of this method.</w:t>
      </w:r>
    </w:p>
    <w:p w14:paraId="17E18989"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25" w:name="Q16"/>
      <w:bookmarkEnd w:id="25"/>
      <w:r>
        <w:rPr>
          <w:rStyle w:val="Strong"/>
          <w:rFonts w:ascii="Nunito" w:hAnsi="Nunito"/>
          <w:b/>
          <w:bCs/>
          <w:color w:val="273239"/>
          <w:spacing w:val="2"/>
          <w:sz w:val="28"/>
          <w:szCs w:val="28"/>
          <w:bdr w:val="none" w:sz="0" w:space="0" w:color="auto" w:frame="1"/>
        </w:rPr>
        <w:t>16. What is the difference between overloading and overriding?</w:t>
      </w:r>
    </w:p>
    <w:p w14:paraId="4265FF1F"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A compile-time polymorphism feature called </w:t>
      </w:r>
      <w:r>
        <w:rPr>
          <w:rStyle w:val="Strong"/>
          <w:rFonts w:ascii="Nunito" w:hAnsi="Nunito"/>
          <w:color w:val="273239"/>
          <w:spacing w:val="2"/>
          <w:sz w:val="26"/>
          <w:szCs w:val="26"/>
          <w:bdr w:val="none" w:sz="0" w:space="0" w:color="auto" w:frame="1"/>
        </w:rPr>
        <w:t>overloading</w:t>
      </w:r>
      <w:r>
        <w:rPr>
          <w:rFonts w:ascii="Nunito" w:hAnsi="Nunito"/>
          <w:color w:val="273239"/>
          <w:spacing w:val="2"/>
          <w:sz w:val="26"/>
          <w:szCs w:val="26"/>
        </w:rPr>
        <w:t> allows an entity to have numerous implementations of the same name. Method overloading and operator overloading are two examples.</w:t>
      </w:r>
    </w:p>
    <w:p w14:paraId="5DF9247F"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Overriding</w:t>
      </w:r>
      <w:r>
        <w:rPr>
          <w:rFonts w:ascii="Nunito" w:hAnsi="Nunito"/>
          <w:color w:val="273239"/>
          <w:spacing w:val="2"/>
          <w:sz w:val="26"/>
          <w:szCs w:val="26"/>
        </w:rPr>
        <w:t> is a form of runtime polymorphism where an entity with the same name but a different implementation is executed. It is implemented with the help of virtual functions.</w:t>
      </w:r>
    </w:p>
    <w:p w14:paraId="39FA0CFB"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26" w:name="Q17"/>
      <w:bookmarkEnd w:id="26"/>
      <w:r>
        <w:rPr>
          <w:rStyle w:val="Strong"/>
          <w:rFonts w:ascii="Nunito" w:hAnsi="Nunito"/>
          <w:b/>
          <w:bCs/>
          <w:color w:val="273239"/>
          <w:spacing w:val="2"/>
          <w:sz w:val="28"/>
          <w:szCs w:val="28"/>
          <w:bdr w:val="none" w:sz="0" w:space="0" w:color="auto" w:frame="1"/>
        </w:rPr>
        <w:t>17. Are there any limitations on Inheritance?</w:t>
      </w:r>
    </w:p>
    <w:p w14:paraId="48D0C1CA"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Yes,</w:t>
      </w:r>
      <w:r>
        <w:rPr>
          <w:rFonts w:ascii="Nunito" w:hAnsi="Nunito"/>
          <w:color w:val="273239"/>
          <w:spacing w:val="2"/>
          <w:sz w:val="26"/>
          <w:szCs w:val="26"/>
        </w:rPr>
        <w:t> there are more challenges when you have more authority. Although inheritance is a very strong OOPs feature, it also has significant drawbacks.</w:t>
      </w:r>
    </w:p>
    <w:p w14:paraId="0BA73C9A" w14:textId="77777777" w:rsidR="00890DD4" w:rsidRDefault="00890DD4" w:rsidP="00890DD4">
      <w:pPr>
        <w:numPr>
          <w:ilvl w:val="0"/>
          <w:numId w:val="82"/>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lastRenderedPageBreak/>
        <w:t>As it must pass through several classes to be implemented, inheritance takes longer to process.</w:t>
      </w:r>
    </w:p>
    <w:p w14:paraId="29CC87BC" w14:textId="77777777" w:rsidR="00890DD4" w:rsidRDefault="00890DD4" w:rsidP="00890DD4">
      <w:pPr>
        <w:numPr>
          <w:ilvl w:val="0"/>
          <w:numId w:val="82"/>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 xml:space="preserve">The base class and the child class, which are both engaged in inheritance, are also </w:t>
      </w:r>
      <w:proofErr w:type="gramStart"/>
      <w:r>
        <w:rPr>
          <w:rFonts w:ascii="Nunito" w:hAnsi="Nunito"/>
          <w:color w:val="273239"/>
          <w:spacing w:val="2"/>
          <w:sz w:val="26"/>
          <w:szCs w:val="26"/>
        </w:rPr>
        <w:t>closely related to one another</w:t>
      </w:r>
      <w:proofErr w:type="gramEnd"/>
      <w:r>
        <w:rPr>
          <w:rFonts w:ascii="Nunito" w:hAnsi="Nunito"/>
          <w:color w:val="273239"/>
          <w:spacing w:val="2"/>
          <w:sz w:val="26"/>
          <w:szCs w:val="26"/>
        </w:rPr>
        <w:t xml:space="preserve"> (called tightly coupled). Therefore, if changes need to be made, they may need to be made in both classes at the same time.</w:t>
      </w:r>
    </w:p>
    <w:p w14:paraId="267FFC15" w14:textId="77777777" w:rsidR="00890DD4" w:rsidRDefault="00890DD4" w:rsidP="00890DD4">
      <w:pPr>
        <w:numPr>
          <w:ilvl w:val="0"/>
          <w:numId w:val="82"/>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Implementing inheritance might be difficult as well. Therefore, if not implemented correctly, this could result in unforeseen mistakes or inaccurate outputs.</w:t>
      </w:r>
    </w:p>
    <w:p w14:paraId="16F681BB"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27" w:name="Q18"/>
      <w:bookmarkEnd w:id="27"/>
      <w:r>
        <w:rPr>
          <w:rStyle w:val="Strong"/>
          <w:rFonts w:ascii="Nunito" w:hAnsi="Nunito"/>
          <w:b/>
          <w:bCs/>
          <w:color w:val="273239"/>
          <w:spacing w:val="2"/>
          <w:sz w:val="28"/>
          <w:szCs w:val="28"/>
          <w:bdr w:val="none" w:sz="0" w:space="0" w:color="auto" w:frame="1"/>
        </w:rPr>
        <w:t>18. What different types of inheritance are there?</w:t>
      </w:r>
    </w:p>
    <w:p w14:paraId="09DB9D15"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Inheritance can be classified into 5 types which are as follows:</w:t>
      </w:r>
    </w:p>
    <w:p w14:paraId="4925E04E" w14:textId="5674896D" w:rsidR="00890DD4" w:rsidRDefault="00890DD4" w:rsidP="00890DD4">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1A008611" wp14:editId="325DE059">
            <wp:extent cx="5943600" cy="2971800"/>
            <wp:effectExtent l="0" t="0" r="0" b="0"/>
            <wp:docPr id="1053804088"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ypes of inherit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1AFA95" w14:textId="77777777" w:rsidR="00890DD4" w:rsidRDefault="00890DD4" w:rsidP="00890DD4">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 </w:t>
      </w:r>
    </w:p>
    <w:p w14:paraId="1F0C15B3" w14:textId="77777777" w:rsidR="00890DD4" w:rsidRDefault="00890DD4" w:rsidP="00890DD4">
      <w:pPr>
        <w:numPr>
          <w:ilvl w:val="0"/>
          <w:numId w:val="8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Single Inheritance:</w:t>
      </w:r>
      <w:r>
        <w:rPr>
          <w:rFonts w:ascii="Nunito" w:hAnsi="Nunito"/>
          <w:color w:val="273239"/>
          <w:spacing w:val="2"/>
          <w:sz w:val="26"/>
          <w:szCs w:val="26"/>
        </w:rPr>
        <w:t xml:space="preserve"> Child class derived directly from the base </w:t>
      </w:r>
      <w:proofErr w:type="gramStart"/>
      <w:r>
        <w:rPr>
          <w:rFonts w:ascii="Nunito" w:hAnsi="Nunito"/>
          <w:color w:val="273239"/>
          <w:spacing w:val="2"/>
          <w:sz w:val="26"/>
          <w:szCs w:val="26"/>
        </w:rPr>
        <w:t>class</w:t>
      </w:r>
      <w:proofErr w:type="gramEnd"/>
    </w:p>
    <w:p w14:paraId="2DA93943" w14:textId="77777777" w:rsidR="00890DD4" w:rsidRDefault="00890DD4" w:rsidP="00890DD4">
      <w:pPr>
        <w:numPr>
          <w:ilvl w:val="0"/>
          <w:numId w:val="8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Multiple Inheritance:</w:t>
      </w:r>
      <w:r>
        <w:rPr>
          <w:rFonts w:ascii="Nunito" w:hAnsi="Nunito"/>
          <w:color w:val="273239"/>
          <w:spacing w:val="2"/>
          <w:sz w:val="26"/>
          <w:szCs w:val="26"/>
        </w:rPr>
        <w:t> Child class derived from multiple base classes.</w:t>
      </w:r>
    </w:p>
    <w:p w14:paraId="500692E2" w14:textId="77777777" w:rsidR="00890DD4" w:rsidRDefault="00890DD4" w:rsidP="00890DD4">
      <w:pPr>
        <w:numPr>
          <w:ilvl w:val="0"/>
          <w:numId w:val="8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Multilevel Inheritance: </w:t>
      </w:r>
      <w:r>
        <w:rPr>
          <w:rFonts w:ascii="Nunito" w:hAnsi="Nunito"/>
          <w:color w:val="273239"/>
          <w:spacing w:val="2"/>
          <w:sz w:val="26"/>
          <w:szCs w:val="26"/>
        </w:rPr>
        <w:t>Child class derived from the class which is also derived from another base class.</w:t>
      </w:r>
    </w:p>
    <w:p w14:paraId="273DD63F" w14:textId="77777777" w:rsidR="00890DD4" w:rsidRDefault="00890DD4" w:rsidP="00890DD4">
      <w:pPr>
        <w:numPr>
          <w:ilvl w:val="0"/>
          <w:numId w:val="8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Hierarchical Inheritance:</w:t>
      </w:r>
      <w:r>
        <w:rPr>
          <w:rFonts w:ascii="Nunito" w:hAnsi="Nunito"/>
          <w:color w:val="273239"/>
          <w:spacing w:val="2"/>
          <w:sz w:val="26"/>
          <w:szCs w:val="26"/>
        </w:rPr>
        <w:t> Multiple child classes derived from a single base class.</w:t>
      </w:r>
    </w:p>
    <w:p w14:paraId="0A51092E" w14:textId="77777777" w:rsidR="00890DD4" w:rsidRDefault="00890DD4" w:rsidP="00890DD4">
      <w:pPr>
        <w:numPr>
          <w:ilvl w:val="0"/>
          <w:numId w:val="8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Hybrid Inheritance:</w:t>
      </w:r>
      <w:r>
        <w:rPr>
          <w:rFonts w:ascii="Nunito" w:hAnsi="Nunito"/>
          <w:color w:val="273239"/>
          <w:spacing w:val="2"/>
          <w:sz w:val="26"/>
          <w:szCs w:val="26"/>
        </w:rPr>
        <w:t> Inheritance consisting of multiple inheritance types of the above specified.</w:t>
      </w:r>
    </w:p>
    <w:p w14:paraId="61D9D877" w14:textId="77777777" w:rsidR="00890DD4" w:rsidRDefault="00890DD4" w:rsidP="00890DD4">
      <w:pPr>
        <w:pStyle w:val="responsive-tabslistitem"/>
        <w:numPr>
          <w:ilvl w:val="0"/>
          <w:numId w:val="8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lastRenderedPageBreak/>
        <w:t>Java</w:t>
      </w:r>
    </w:p>
    <w:p w14:paraId="7D523441"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08F603A0"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987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an example of single inheritance </w:t>
            </w:r>
          </w:p>
          <w:p w14:paraId="330450E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Father { </w:t>
            </w:r>
          </w:p>
          <w:p w14:paraId="47A0F26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any properties and function specific to father </w:t>
            </w:r>
          </w:p>
          <w:p w14:paraId="047F571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243DF89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Son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Father { </w:t>
            </w:r>
          </w:p>
          <w:p w14:paraId="787742E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//inherits the properties and functions of father </w:t>
            </w:r>
          </w:p>
          <w:p w14:paraId="124F582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w:t>
            </w:r>
          </w:p>
        </w:tc>
      </w:tr>
    </w:tbl>
    <w:p w14:paraId="60F5C5B9" w14:textId="77777777" w:rsidR="00890DD4" w:rsidRDefault="00890DD4" w:rsidP="00890DD4">
      <w:pPr>
        <w:pStyle w:val="responsive-tabslistitem"/>
        <w:numPr>
          <w:ilvl w:val="0"/>
          <w:numId w:val="8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4FAF37AD"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32C2E2A5"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7D02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an example of </w:t>
            </w:r>
            <w:proofErr w:type="spellStart"/>
            <w:r>
              <w:rPr>
                <w:rStyle w:val="HTMLCode"/>
                <w:rFonts w:ascii="Consolas" w:eastAsiaTheme="minorHAnsi" w:hAnsi="Consolas"/>
                <w:color w:val="008200"/>
                <w:bdr w:val="none" w:sz="0" w:space="0" w:color="auto" w:frame="1"/>
              </w:rPr>
              <w:t>hierarchial</w:t>
            </w:r>
            <w:proofErr w:type="spellEnd"/>
            <w:r>
              <w:rPr>
                <w:rStyle w:val="HTMLCode"/>
                <w:rFonts w:ascii="Consolas" w:eastAsiaTheme="minorHAnsi" w:hAnsi="Consolas"/>
                <w:color w:val="008200"/>
                <w:bdr w:val="none" w:sz="0" w:space="0" w:color="auto" w:frame="1"/>
              </w:rPr>
              <w:t xml:space="preserve"> inheritance </w:t>
            </w:r>
          </w:p>
          <w:p w14:paraId="30F915A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Father { </w:t>
            </w:r>
          </w:p>
          <w:p w14:paraId="5EC064F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any properties and function specific to father </w:t>
            </w:r>
          </w:p>
          <w:p w14:paraId="15EDFB2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65C99D9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Son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Father { </w:t>
            </w:r>
          </w:p>
          <w:p w14:paraId="02AFF5E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//inherits the properties and functions of father </w:t>
            </w:r>
          </w:p>
          <w:p w14:paraId="3378D03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3CD9BF0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Daughter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Father { </w:t>
            </w:r>
          </w:p>
          <w:p w14:paraId="08816A1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//inherits the properties and functions of father </w:t>
            </w:r>
          </w:p>
          <w:p w14:paraId="67D007A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tc>
      </w:tr>
    </w:tbl>
    <w:p w14:paraId="797D9E44" w14:textId="77777777" w:rsidR="00890DD4" w:rsidRDefault="00890DD4" w:rsidP="00890DD4">
      <w:pPr>
        <w:pStyle w:val="responsive-tabslistitem"/>
        <w:numPr>
          <w:ilvl w:val="0"/>
          <w:numId w:val="8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632D9E19"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2B90E9E1"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17079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an example of multilevel inheritance </w:t>
            </w:r>
          </w:p>
          <w:p w14:paraId="568BE66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lastRenderedPageBreak/>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Father { </w:t>
            </w:r>
          </w:p>
          <w:p w14:paraId="5012EB7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any properties and function specific to father </w:t>
            </w:r>
          </w:p>
          <w:p w14:paraId="00E0EDB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500CF82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Son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Father { </w:t>
            </w:r>
          </w:p>
          <w:p w14:paraId="1C9996A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//inherits the properties and functions of father </w:t>
            </w:r>
          </w:p>
          <w:p w14:paraId="4B34CAA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4350120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proofErr w:type="spellStart"/>
            <w:r>
              <w:rPr>
                <w:rStyle w:val="HTMLCode"/>
                <w:rFonts w:ascii="Consolas" w:eastAsiaTheme="minorHAnsi" w:hAnsi="Consolas"/>
                <w:color w:val="000000"/>
                <w:bdr w:val="none" w:sz="0" w:space="0" w:color="auto" w:frame="1"/>
              </w:rPr>
              <w:t>GrandChild</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Son { </w:t>
            </w:r>
          </w:p>
          <w:p w14:paraId="71D1A0A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20D841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tc>
      </w:tr>
    </w:tbl>
    <w:p w14:paraId="716924D1"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28" w:name="Q19"/>
      <w:bookmarkEnd w:id="28"/>
      <w:r>
        <w:rPr>
          <w:rStyle w:val="Strong"/>
          <w:rFonts w:ascii="Nunito" w:hAnsi="Nunito"/>
          <w:b/>
          <w:bCs/>
          <w:color w:val="273239"/>
          <w:spacing w:val="2"/>
          <w:sz w:val="28"/>
          <w:szCs w:val="28"/>
          <w:bdr w:val="none" w:sz="0" w:space="0" w:color="auto" w:frame="1"/>
        </w:rPr>
        <w:lastRenderedPageBreak/>
        <w:t>19. What is an interface?</w:t>
      </w:r>
    </w:p>
    <w:p w14:paraId="69B65C16"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 unique class type known as an interface contains methods but not their definitions. Inside an interface, only method declaration is permitted. You cannot make objects using an interface. Instead, you must put that interface into use and specify the procedures for doing so.</w:t>
      </w:r>
    </w:p>
    <w:p w14:paraId="13F7A311"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29" w:name="Q20"/>
      <w:bookmarkEnd w:id="29"/>
      <w:r>
        <w:rPr>
          <w:rStyle w:val="Strong"/>
          <w:rFonts w:ascii="Nunito" w:hAnsi="Nunito"/>
          <w:b/>
          <w:bCs/>
          <w:color w:val="273239"/>
          <w:spacing w:val="2"/>
          <w:sz w:val="28"/>
          <w:szCs w:val="28"/>
          <w:bdr w:val="none" w:sz="0" w:space="0" w:color="auto" w:frame="1"/>
        </w:rPr>
        <w:t>20. How is an abstract class different from an interface?</w:t>
      </w:r>
    </w:p>
    <w:p w14:paraId="1E378C4F"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Both abstract classes and interfaces are special types of classes that just include the declaration of the methods, not their implementation. An abstract class is completely distinct from an interface, though. Following are some major differences between an abstract class and an interface.</w:t>
      </w:r>
    </w:p>
    <w:tbl>
      <w:tblPr>
        <w:tblW w:w="0" w:type="auto"/>
        <w:tblCellMar>
          <w:left w:w="0" w:type="dxa"/>
          <w:right w:w="0" w:type="dxa"/>
        </w:tblCellMar>
        <w:tblLook w:val="04A0" w:firstRow="1" w:lastRow="0" w:firstColumn="1" w:lastColumn="0" w:noHBand="0" w:noVBand="1"/>
      </w:tblPr>
      <w:tblGrid>
        <w:gridCol w:w="4859"/>
        <w:gridCol w:w="4495"/>
      </w:tblGrid>
      <w:tr w:rsidR="00890DD4" w14:paraId="1AC08F77"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40E70F7" w14:textId="77777777" w:rsidR="00890DD4" w:rsidRDefault="00890DD4">
            <w:pPr>
              <w:pStyle w:val="NormalWeb"/>
              <w:spacing w:before="0" w:beforeAutospacing="0" w:after="150" w:afterAutospacing="0"/>
              <w:jc w:val="center"/>
              <w:textAlignment w:val="baseline"/>
              <w:rPr>
                <w:b/>
                <w:bCs/>
                <w:sz w:val="28"/>
                <w:szCs w:val="28"/>
              </w:rPr>
            </w:pPr>
            <w:r>
              <w:rPr>
                <w:b/>
                <w:bCs/>
                <w:sz w:val="28"/>
                <w:szCs w:val="28"/>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108B65" w14:textId="77777777" w:rsidR="00890DD4" w:rsidRDefault="00890DD4">
            <w:pPr>
              <w:pStyle w:val="NormalWeb"/>
              <w:spacing w:before="0" w:beforeAutospacing="0" w:after="150" w:afterAutospacing="0"/>
              <w:jc w:val="center"/>
              <w:textAlignment w:val="baseline"/>
              <w:rPr>
                <w:b/>
                <w:bCs/>
                <w:sz w:val="28"/>
                <w:szCs w:val="28"/>
              </w:rPr>
            </w:pPr>
            <w:r>
              <w:rPr>
                <w:b/>
                <w:bCs/>
                <w:sz w:val="28"/>
                <w:szCs w:val="28"/>
              </w:rPr>
              <w:t>Interface</w:t>
            </w:r>
          </w:p>
        </w:tc>
      </w:tr>
      <w:tr w:rsidR="00890DD4" w14:paraId="5AD53B31"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4C7FAD" w14:textId="77777777" w:rsidR="00890DD4" w:rsidRDefault="00890DD4">
            <w:pPr>
              <w:jc w:val="center"/>
              <w:rPr>
                <w:sz w:val="25"/>
                <w:szCs w:val="25"/>
              </w:rPr>
            </w:pPr>
            <w:r>
              <w:rPr>
                <w:sz w:val="25"/>
                <w:szCs w:val="25"/>
              </w:rPr>
              <w:t xml:space="preserve">When an abstract class is inherited, however, the subclass is not required to supply the definition of the abstract method until and unless the subclass </w:t>
            </w:r>
            <w:proofErr w:type="gramStart"/>
            <w:r>
              <w:rPr>
                <w:sz w:val="25"/>
                <w:szCs w:val="25"/>
              </w:rPr>
              <w:t>actually uses</w:t>
            </w:r>
            <w:proofErr w:type="gramEnd"/>
            <w:r>
              <w:rPr>
                <w:sz w:val="25"/>
                <w:szCs w:val="25"/>
              </w:rPr>
              <w:t xml:space="preserve"> 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CAF992" w14:textId="77777777" w:rsidR="00890DD4" w:rsidRDefault="00890DD4">
            <w:pPr>
              <w:jc w:val="center"/>
              <w:rPr>
                <w:sz w:val="25"/>
                <w:szCs w:val="25"/>
              </w:rPr>
            </w:pPr>
            <w:r>
              <w:rPr>
                <w:sz w:val="25"/>
                <w:szCs w:val="25"/>
              </w:rPr>
              <w:t xml:space="preserve">When an interface is implemented, the subclass is required to specify </w:t>
            </w:r>
            <w:proofErr w:type="gramStart"/>
            <w:r>
              <w:rPr>
                <w:sz w:val="25"/>
                <w:szCs w:val="25"/>
              </w:rPr>
              <w:t>all of</w:t>
            </w:r>
            <w:proofErr w:type="gramEnd"/>
            <w:r>
              <w:rPr>
                <w:sz w:val="25"/>
                <w:szCs w:val="25"/>
              </w:rPr>
              <w:t xml:space="preserve"> the interface’s methods as well as their implementation.</w:t>
            </w:r>
          </w:p>
        </w:tc>
      </w:tr>
      <w:tr w:rsidR="00890DD4" w14:paraId="1E35419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4CA8E2" w14:textId="77777777" w:rsidR="00890DD4" w:rsidRDefault="00890DD4">
            <w:pPr>
              <w:jc w:val="center"/>
              <w:rPr>
                <w:sz w:val="25"/>
                <w:szCs w:val="25"/>
              </w:rPr>
            </w:pPr>
            <w:r>
              <w:rPr>
                <w:sz w:val="25"/>
                <w:szCs w:val="25"/>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7B706" w14:textId="77777777" w:rsidR="00890DD4" w:rsidRDefault="00890DD4">
            <w:pPr>
              <w:jc w:val="center"/>
              <w:rPr>
                <w:sz w:val="25"/>
                <w:szCs w:val="25"/>
              </w:rPr>
            </w:pPr>
            <w:r>
              <w:rPr>
                <w:sz w:val="25"/>
                <w:szCs w:val="25"/>
              </w:rPr>
              <w:t>An interface can only have abstract methods.</w:t>
            </w:r>
          </w:p>
        </w:tc>
      </w:tr>
      <w:tr w:rsidR="00890DD4" w14:paraId="06ADDC9F"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F51B" w14:textId="77777777" w:rsidR="00890DD4" w:rsidRDefault="00890DD4">
            <w:pPr>
              <w:jc w:val="center"/>
              <w:rPr>
                <w:sz w:val="25"/>
                <w:szCs w:val="25"/>
              </w:rPr>
            </w:pPr>
            <w:r>
              <w:rPr>
                <w:sz w:val="25"/>
                <w:szCs w:val="25"/>
              </w:rPr>
              <w:lastRenderedPageBreak/>
              <w:t xml:space="preserve">An abstract class can have final, non-final, </w:t>
            </w:r>
            <w:proofErr w:type="gramStart"/>
            <w:r>
              <w:rPr>
                <w:sz w:val="25"/>
                <w:szCs w:val="25"/>
              </w:rPr>
              <w:t>static</w:t>
            </w:r>
            <w:proofErr w:type="gramEnd"/>
            <w:r>
              <w:rPr>
                <w:sz w:val="25"/>
                <w:szCs w:val="25"/>
              </w:rPr>
              <w:t xml:space="preserve">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21FB2D" w14:textId="77777777" w:rsidR="00890DD4" w:rsidRDefault="00890DD4">
            <w:pPr>
              <w:jc w:val="center"/>
              <w:rPr>
                <w:sz w:val="25"/>
                <w:szCs w:val="25"/>
              </w:rPr>
            </w:pPr>
            <w:r>
              <w:rPr>
                <w:sz w:val="25"/>
                <w:szCs w:val="25"/>
              </w:rPr>
              <w:t>The interface has only static and final variables.</w:t>
            </w:r>
          </w:p>
        </w:tc>
      </w:tr>
      <w:tr w:rsidR="00890DD4" w14:paraId="5701398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5691F" w14:textId="77777777" w:rsidR="00890DD4" w:rsidRDefault="00890DD4">
            <w:pPr>
              <w:jc w:val="center"/>
              <w:rPr>
                <w:sz w:val="25"/>
                <w:szCs w:val="25"/>
              </w:rPr>
            </w:pPr>
            <w:r>
              <w:rPr>
                <w:sz w:val="25"/>
                <w:szCs w:val="25"/>
              </w:rPr>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AE4B" w14:textId="77777777" w:rsidR="00890DD4" w:rsidRDefault="00890DD4">
            <w:pPr>
              <w:jc w:val="center"/>
              <w:rPr>
                <w:sz w:val="25"/>
                <w:szCs w:val="25"/>
              </w:rPr>
            </w:pPr>
            <w:r>
              <w:rPr>
                <w:sz w:val="25"/>
                <w:szCs w:val="25"/>
              </w:rPr>
              <w:t>An interface supports multiple inheritance.</w:t>
            </w:r>
          </w:p>
        </w:tc>
      </w:tr>
    </w:tbl>
    <w:p w14:paraId="6508D86B"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30" w:name="Q21"/>
      <w:bookmarkEnd w:id="30"/>
      <w:r>
        <w:rPr>
          <w:rStyle w:val="Strong"/>
          <w:rFonts w:ascii="Nunito" w:hAnsi="Nunito"/>
          <w:b/>
          <w:bCs/>
          <w:color w:val="273239"/>
          <w:spacing w:val="2"/>
          <w:sz w:val="28"/>
          <w:szCs w:val="28"/>
          <w:bdr w:val="none" w:sz="0" w:space="0" w:color="auto" w:frame="1"/>
        </w:rPr>
        <w:t>21. How much memory does a class occupy?</w:t>
      </w:r>
    </w:p>
    <w:p w14:paraId="1F635BB0"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Classes do not use memory. They merely serve as a template from which items are made. Now, objects </w:t>
      </w:r>
      <w:proofErr w:type="gramStart"/>
      <w:r>
        <w:rPr>
          <w:rFonts w:ascii="Nunito" w:hAnsi="Nunito"/>
          <w:color w:val="273239"/>
          <w:spacing w:val="2"/>
          <w:sz w:val="26"/>
          <w:szCs w:val="26"/>
        </w:rPr>
        <w:t>actually initialize</w:t>
      </w:r>
      <w:proofErr w:type="gramEnd"/>
      <w:r>
        <w:rPr>
          <w:rFonts w:ascii="Nunito" w:hAnsi="Nunito"/>
          <w:color w:val="273239"/>
          <w:spacing w:val="2"/>
          <w:sz w:val="26"/>
          <w:szCs w:val="26"/>
        </w:rPr>
        <w:t xml:space="preserve"> the class members and methods when they are created, using memory in the process.</w:t>
      </w:r>
    </w:p>
    <w:p w14:paraId="41C1281C"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31" w:name="Q22"/>
      <w:bookmarkEnd w:id="31"/>
      <w:r>
        <w:rPr>
          <w:rFonts w:ascii="Nunito" w:hAnsi="Nunito"/>
          <w:color w:val="273239"/>
          <w:spacing w:val="2"/>
          <w:sz w:val="28"/>
          <w:szCs w:val="28"/>
        </w:rPr>
        <w:t>22. </w:t>
      </w:r>
      <w:r>
        <w:rPr>
          <w:rStyle w:val="Strong"/>
          <w:rFonts w:ascii="Nunito" w:hAnsi="Nunito"/>
          <w:b/>
          <w:bCs/>
          <w:color w:val="273239"/>
          <w:spacing w:val="2"/>
          <w:sz w:val="28"/>
          <w:szCs w:val="28"/>
          <w:bdr w:val="none" w:sz="0" w:space="0" w:color="auto" w:frame="1"/>
        </w:rPr>
        <w:t>Is it always necessary to create objects from class?</w:t>
      </w:r>
    </w:p>
    <w:p w14:paraId="2A2C845A"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No. </w:t>
      </w:r>
      <w:r>
        <w:rPr>
          <w:rFonts w:ascii="Nunito" w:hAnsi="Nunito"/>
          <w:color w:val="273239"/>
          <w:spacing w:val="2"/>
          <w:sz w:val="26"/>
          <w:szCs w:val="26"/>
        </w:rPr>
        <w:t>If the base class includes non-static methods, an object must be constructed. But no objects need to be generated if the class includes static methods. In this instance, you can use the class name to directly call those static methods.</w:t>
      </w:r>
    </w:p>
    <w:p w14:paraId="08DE43CB"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32" w:name="Q23"/>
      <w:bookmarkEnd w:id="32"/>
      <w:r>
        <w:rPr>
          <w:rStyle w:val="Strong"/>
          <w:rFonts w:ascii="Nunito" w:hAnsi="Nunito"/>
          <w:b/>
          <w:bCs/>
          <w:color w:val="273239"/>
          <w:spacing w:val="2"/>
          <w:sz w:val="28"/>
          <w:szCs w:val="28"/>
          <w:bdr w:val="none" w:sz="0" w:space="0" w:color="auto" w:frame="1"/>
        </w:rPr>
        <w:t>23. What is the difference between a structure and a class in C++?</w:t>
      </w:r>
    </w:p>
    <w:p w14:paraId="51DB8714"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The structure is also a user-defined datatype in C++ </w:t>
      </w:r>
      <w:proofErr w:type="gramStart"/>
      <w:r>
        <w:rPr>
          <w:rFonts w:ascii="Nunito" w:hAnsi="Nunito"/>
          <w:color w:val="273239"/>
          <w:spacing w:val="2"/>
          <w:sz w:val="26"/>
          <w:szCs w:val="26"/>
        </w:rPr>
        <w:t>similar to</w:t>
      </w:r>
      <w:proofErr w:type="gramEnd"/>
      <w:r>
        <w:rPr>
          <w:rFonts w:ascii="Nunito" w:hAnsi="Nunito"/>
          <w:color w:val="273239"/>
          <w:spacing w:val="2"/>
          <w:sz w:val="26"/>
          <w:szCs w:val="26"/>
        </w:rPr>
        <w:t xml:space="preserve"> the class with the following differences:</w:t>
      </w:r>
    </w:p>
    <w:p w14:paraId="6DD9FD47" w14:textId="77777777" w:rsidR="00890DD4" w:rsidRDefault="00890DD4" w:rsidP="00890DD4">
      <w:pPr>
        <w:numPr>
          <w:ilvl w:val="0"/>
          <w:numId w:val="8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The major difference between a structure and a class is that in a structure, the members are set to public by default while in a class, members are private by default.</w:t>
      </w:r>
    </w:p>
    <w:p w14:paraId="5ED68607" w14:textId="77777777" w:rsidR="00890DD4" w:rsidRDefault="00890DD4" w:rsidP="00890DD4">
      <w:pPr>
        <w:numPr>
          <w:ilvl w:val="0"/>
          <w:numId w:val="8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The other difference is that we use </w:t>
      </w:r>
      <w:r>
        <w:rPr>
          <w:rStyle w:val="Strong"/>
          <w:rFonts w:ascii="Nunito" w:hAnsi="Nunito"/>
          <w:color w:val="273239"/>
          <w:spacing w:val="2"/>
          <w:sz w:val="26"/>
          <w:szCs w:val="26"/>
          <w:bdr w:val="none" w:sz="0" w:space="0" w:color="auto" w:frame="1"/>
        </w:rPr>
        <w:t>struct</w:t>
      </w:r>
      <w:r>
        <w:rPr>
          <w:rFonts w:ascii="Nunito" w:hAnsi="Nunito"/>
          <w:color w:val="273239"/>
          <w:spacing w:val="2"/>
          <w:sz w:val="26"/>
          <w:szCs w:val="26"/>
        </w:rPr>
        <w:t> for declaring structure and </w:t>
      </w:r>
      <w:r>
        <w:rPr>
          <w:rStyle w:val="Strong"/>
          <w:rFonts w:ascii="Nunito" w:hAnsi="Nunito"/>
          <w:color w:val="273239"/>
          <w:spacing w:val="2"/>
          <w:sz w:val="26"/>
          <w:szCs w:val="26"/>
          <w:bdr w:val="none" w:sz="0" w:space="0" w:color="auto" w:frame="1"/>
        </w:rPr>
        <w:t>class</w:t>
      </w:r>
      <w:r>
        <w:rPr>
          <w:rFonts w:ascii="Nunito" w:hAnsi="Nunito"/>
          <w:color w:val="273239"/>
          <w:spacing w:val="2"/>
          <w:sz w:val="26"/>
          <w:szCs w:val="26"/>
        </w:rPr>
        <w:t> for declaring a class in C++.</w:t>
      </w:r>
    </w:p>
    <w:p w14:paraId="66E0907C"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33" w:name="Q24"/>
      <w:bookmarkEnd w:id="33"/>
      <w:r>
        <w:rPr>
          <w:rStyle w:val="Strong"/>
          <w:rFonts w:ascii="Nunito" w:hAnsi="Nunito"/>
          <w:b/>
          <w:bCs/>
          <w:color w:val="273239"/>
          <w:spacing w:val="2"/>
          <w:sz w:val="28"/>
          <w:szCs w:val="28"/>
          <w:bdr w:val="none" w:sz="0" w:space="0" w:color="auto" w:frame="1"/>
        </w:rPr>
        <w:t>24. What is Constructor?</w:t>
      </w:r>
    </w:p>
    <w:p w14:paraId="5013CBFF"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 constructor is a block of code that initializes the newly created object. A constructor resembles an instance method but it’s not a method as it doesn’t have a return type. It generally is the method having the same name as the class but in some languages, it might differ. For example:</w:t>
      </w:r>
    </w:p>
    <w:p w14:paraId="2285E582"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In python, a constructor is named </w:t>
      </w:r>
      <w:r>
        <w:rPr>
          <w:rStyle w:val="Strong"/>
          <w:rFonts w:ascii="Nunito" w:hAnsi="Nunito"/>
          <w:color w:val="273239"/>
          <w:spacing w:val="2"/>
          <w:sz w:val="26"/>
          <w:szCs w:val="26"/>
          <w:bdr w:val="none" w:sz="0" w:space="0" w:color="auto" w:frame="1"/>
        </w:rPr>
        <w:t>__</w:t>
      </w:r>
      <w:proofErr w:type="spellStart"/>
      <w:r>
        <w:rPr>
          <w:rStyle w:val="Strong"/>
          <w:rFonts w:ascii="Nunito" w:hAnsi="Nunito"/>
          <w:color w:val="273239"/>
          <w:spacing w:val="2"/>
          <w:sz w:val="26"/>
          <w:szCs w:val="26"/>
          <w:bdr w:val="none" w:sz="0" w:space="0" w:color="auto" w:frame="1"/>
        </w:rPr>
        <w:t>init</w:t>
      </w:r>
      <w:proofErr w:type="spellEnd"/>
      <w:r>
        <w:rPr>
          <w:rStyle w:val="Strong"/>
          <w:rFonts w:ascii="Nunito" w:hAnsi="Nunito"/>
          <w:color w:val="273239"/>
          <w:spacing w:val="2"/>
          <w:sz w:val="26"/>
          <w:szCs w:val="26"/>
          <w:bdr w:val="none" w:sz="0" w:space="0" w:color="auto" w:frame="1"/>
        </w:rPr>
        <w:t>__.</w:t>
      </w:r>
      <w:r>
        <w:rPr>
          <w:rFonts w:ascii="Nunito" w:hAnsi="Nunito"/>
          <w:color w:val="273239"/>
          <w:spacing w:val="2"/>
          <w:sz w:val="26"/>
          <w:szCs w:val="26"/>
        </w:rPr>
        <w:t> </w:t>
      </w:r>
    </w:p>
    <w:p w14:paraId="05C266F9"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In C++ and Java, the constructor is named the same as the class name.</w:t>
      </w:r>
    </w:p>
    <w:p w14:paraId="0DF52185"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w:t>
      </w:r>
    </w:p>
    <w:p w14:paraId="1013B499" w14:textId="77777777" w:rsidR="00890DD4" w:rsidRDefault="00890DD4" w:rsidP="00890DD4">
      <w:pPr>
        <w:pStyle w:val="responsive-tabslistitem"/>
        <w:numPr>
          <w:ilvl w:val="0"/>
          <w:numId w:val="8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lastRenderedPageBreak/>
        <w:t>C++</w:t>
      </w:r>
    </w:p>
    <w:p w14:paraId="5F041DC8" w14:textId="77777777" w:rsidR="00890DD4" w:rsidRDefault="00890DD4" w:rsidP="00890DD4">
      <w:pPr>
        <w:pStyle w:val="responsive-tabslistitem"/>
        <w:numPr>
          <w:ilvl w:val="0"/>
          <w:numId w:val="88"/>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3BF77772" w14:textId="77777777" w:rsidR="00890DD4" w:rsidRDefault="00890DD4" w:rsidP="00890DD4">
      <w:pPr>
        <w:pStyle w:val="responsive-tabslistitem"/>
        <w:numPr>
          <w:ilvl w:val="0"/>
          <w:numId w:val="88"/>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Python3</w:t>
      </w:r>
    </w:p>
    <w:p w14:paraId="1FAE1893"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13D62CD7" w14:textId="77777777" w:rsidTr="00890DD4">
        <w:tc>
          <w:tcPr>
            <w:tcW w:w="52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F16FC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Student { </w:t>
            </w:r>
          </w:p>
          <w:p w14:paraId="6D5B18B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String </w:t>
            </w:r>
            <w:proofErr w:type="gramStart"/>
            <w:r>
              <w:rPr>
                <w:rStyle w:val="HTMLCode"/>
                <w:rFonts w:ascii="Consolas" w:eastAsiaTheme="minorHAnsi" w:hAnsi="Consolas"/>
                <w:color w:val="000000"/>
                <w:bdr w:val="none" w:sz="0" w:space="0" w:color="auto" w:frame="1"/>
              </w:rPr>
              <w:t>name;</w:t>
            </w:r>
            <w:proofErr w:type="gramEnd"/>
            <w:r>
              <w:rPr>
                <w:rStyle w:val="HTMLCode"/>
                <w:rFonts w:ascii="Consolas" w:eastAsiaTheme="minorHAnsi" w:hAnsi="Consolas"/>
                <w:color w:val="000000"/>
                <w:bdr w:val="none" w:sz="0" w:space="0" w:color="auto" w:frame="1"/>
              </w:rPr>
              <w:t xml:space="preserve"> </w:t>
            </w:r>
          </w:p>
          <w:p w14:paraId="5ACFE71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String </w:t>
            </w:r>
            <w:proofErr w:type="gramStart"/>
            <w:r>
              <w:rPr>
                <w:rStyle w:val="HTMLCode"/>
                <w:rFonts w:ascii="Consolas" w:eastAsiaTheme="minorHAnsi" w:hAnsi="Consolas"/>
                <w:color w:val="000000"/>
                <w:bdr w:val="none" w:sz="0" w:space="0" w:color="auto" w:frame="1"/>
              </w:rPr>
              <w:t>surname;</w:t>
            </w:r>
            <w:proofErr w:type="gramEnd"/>
            <w:r>
              <w:rPr>
                <w:rStyle w:val="HTMLCode"/>
                <w:rFonts w:ascii="Consolas" w:eastAsiaTheme="minorHAnsi" w:hAnsi="Consolas"/>
                <w:color w:val="000000"/>
                <w:bdr w:val="none" w:sz="0" w:space="0" w:color="auto" w:frame="1"/>
              </w:rPr>
              <w:t xml:space="preserve"> </w:t>
            </w:r>
          </w:p>
          <w:p w14:paraId="74E149A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808080"/>
                <w:bdr w:val="none" w:sz="0" w:space="0" w:color="auto" w:frame="1"/>
              </w:rPr>
              <w:t>int</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01D26B0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Student(</w:t>
            </w:r>
            <w:proofErr w:type="gramEnd"/>
            <w:r>
              <w:rPr>
                <w:rStyle w:val="HTMLCode"/>
                <w:rFonts w:ascii="Consolas" w:eastAsiaTheme="minorHAnsi" w:hAnsi="Consolas"/>
                <w:color w:val="000000"/>
                <w:bdr w:val="none" w:sz="0" w:space="0" w:color="auto" w:frame="1"/>
              </w:rPr>
              <w:t xml:space="preserve">) </w:t>
            </w:r>
          </w:p>
          <w:p w14:paraId="00608E3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133D717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cout</w:t>
            </w:r>
            <w:proofErr w:type="spellEnd"/>
            <w:r>
              <w:rPr>
                <w:rStyle w:val="HTMLCode"/>
                <w:rFonts w:ascii="Consolas" w:eastAsiaTheme="minorHAnsi" w:hAnsi="Consolas"/>
                <w:color w:val="000000"/>
                <w:bdr w:val="none" w:sz="0" w:space="0" w:color="auto" w:frame="1"/>
              </w:rPr>
              <w:t xml:space="preserve">&lt;&lt; </w:t>
            </w:r>
            <w:r>
              <w:rPr>
                <w:rStyle w:val="HTMLCode"/>
                <w:rFonts w:ascii="Consolas" w:eastAsiaTheme="minorHAnsi" w:hAnsi="Consolas"/>
                <w:bdr w:val="none" w:sz="0" w:space="0" w:color="auto" w:frame="1"/>
              </w:rPr>
              <w:t>"</w:t>
            </w:r>
            <w:proofErr w:type="spellStart"/>
            <w:r>
              <w:rPr>
                <w:rStyle w:val="HTMLCode"/>
                <w:rFonts w:ascii="Consolas" w:eastAsiaTheme="minorHAnsi" w:hAnsi="Consolas"/>
                <w:bdr w:val="none" w:sz="0" w:space="0" w:color="auto" w:frame="1"/>
              </w:rPr>
              <w:t>contructor</w:t>
            </w:r>
            <w:proofErr w:type="spellEnd"/>
            <w:r>
              <w:rPr>
                <w:rStyle w:val="HTMLCode"/>
                <w:rFonts w:ascii="Consolas" w:eastAsiaTheme="minorHAnsi" w:hAnsi="Consolas"/>
                <w:bdr w:val="none" w:sz="0" w:space="0" w:color="auto" w:frame="1"/>
              </w:rPr>
              <w:t xml:space="preserve"> is called</w:t>
            </w:r>
            <w:proofErr w:type="gramStart"/>
            <w:r>
              <w:rPr>
                <w:rStyle w:val="HTMLCode"/>
                <w:rFonts w:ascii="Consolas" w:eastAsiaTheme="minorHAnsi" w:hAnsi="Consolas"/>
                <w:bdr w:val="none" w:sz="0" w:space="0" w:color="auto" w:frame="1"/>
              </w:rPr>
              <w:t>"</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3736884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421752F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w:t>
            </w:r>
          </w:p>
        </w:tc>
      </w:tr>
    </w:tbl>
    <w:p w14:paraId="1A82F18D"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34" w:name="Q25"/>
      <w:bookmarkEnd w:id="34"/>
      <w:r>
        <w:rPr>
          <w:rStyle w:val="Strong"/>
          <w:rFonts w:ascii="Nunito" w:hAnsi="Nunito"/>
          <w:b/>
          <w:bCs/>
          <w:color w:val="273239"/>
          <w:spacing w:val="2"/>
          <w:sz w:val="28"/>
          <w:szCs w:val="28"/>
          <w:bdr w:val="none" w:sz="0" w:space="0" w:color="auto" w:frame="1"/>
        </w:rPr>
        <w:t>25. What are the various types of constructors in C++?</w:t>
      </w:r>
    </w:p>
    <w:p w14:paraId="2C795F9A"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most common classification of constructors includes:</w:t>
      </w:r>
    </w:p>
    <w:p w14:paraId="47556552" w14:textId="77777777" w:rsidR="00890DD4" w:rsidRDefault="00890DD4" w:rsidP="00890DD4">
      <w:pPr>
        <w:numPr>
          <w:ilvl w:val="0"/>
          <w:numId w:val="89"/>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Default Constructor</w:t>
      </w:r>
    </w:p>
    <w:p w14:paraId="321CD47B" w14:textId="77777777" w:rsidR="00890DD4" w:rsidRDefault="00890DD4" w:rsidP="00890DD4">
      <w:pPr>
        <w:numPr>
          <w:ilvl w:val="0"/>
          <w:numId w:val="89"/>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Non-Parameterized Constructor</w:t>
      </w:r>
    </w:p>
    <w:p w14:paraId="1710366C" w14:textId="77777777" w:rsidR="00890DD4" w:rsidRDefault="00890DD4" w:rsidP="00890DD4">
      <w:pPr>
        <w:numPr>
          <w:ilvl w:val="0"/>
          <w:numId w:val="89"/>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Parameterized Constructor</w:t>
      </w:r>
    </w:p>
    <w:p w14:paraId="64048880" w14:textId="77777777" w:rsidR="00890DD4" w:rsidRDefault="00890DD4" w:rsidP="00890DD4">
      <w:pPr>
        <w:numPr>
          <w:ilvl w:val="0"/>
          <w:numId w:val="89"/>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Copy Constructor</w:t>
      </w:r>
    </w:p>
    <w:p w14:paraId="1CF58A57" w14:textId="77777777" w:rsidR="00890DD4" w:rsidRDefault="00890DD4" w:rsidP="00890DD4">
      <w:pPr>
        <w:pStyle w:val="Heading4"/>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rPr>
        <w:t>1. Default Constructor</w:t>
      </w:r>
    </w:p>
    <w:p w14:paraId="12C8FE68"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default constructor is a constructor that doesn’t take any arguments. It is a non-parameterized constructor that is automatically defined by the compiler when no explicit constructor definition is provided.</w:t>
      </w:r>
    </w:p>
    <w:p w14:paraId="43D4843E"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It initializes the data members to their default values.</w:t>
      </w:r>
    </w:p>
    <w:p w14:paraId="4AE21BA9" w14:textId="77777777" w:rsidR="00890DD4" w:rsidRDefault="00890DD4" w:rsidP="00890DD4">
      <w:pPr>
        <w:pStyle w:val="Heading4"/>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rPr>
        <w:t>2. Non-Parameterized Constructor</w:t>
      </w:r>
    </w:p>
    <w:p w14:paraId="5F4BF3C4"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It is a user-defined constructor having no arguments or parameters.</w:t>
      </w:r>
    </w:p>
    <w:p w14:paraId="7FD38A14"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w:t>
      </w:r>
    </w:p>
    <w:p w14:paraId="71652656" w14:textId="77777777" w:rsidR="00890DD4" w:rsidRDefault="00890DD4" w:rsidP="00890DD4">
      <w:pPr>
        <w:pStyle w:val="responsive-tabslistitem"/>
        <w:numPr>
          <w:ilvl w:val="0"/>
          <w:numId w:val="9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C++</w:t>
      </w:r>
    </w:p>
    <w:p w14:paraId="507CA1DC" w14:textId="77777777" w:rsidR="00890DD4" w:rsidRDefault="00890DD4" w:rsidP="00890DD4">
      <w:pPr>
        <w:pStyle w:val="responsive-tabslistitem"/>
        <w:numPr>
          <w:ilvl w:val="0"/>
          <w:numId w:val="90"/>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585A4F0F" w14:textId="77777777" w:rsidR="00890DD4" w:rsidRDefault="00890DD4" w:rsidP="00890DD4">
      <w:pPr>
        <w:pStyle w:val="responsive-tabslistitem"/>
        <w:numPr>
          <w:ilvl w:val="0"/>
          <w:numId w:val="90"/>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lastRenderedPageBreak/>
        <w:t>Python3</w:t>
      </w:r>
    </w:p>
    <w:p w14:paraId="1B97DFFF"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3C80C3CE" w14:textId="77777777" w:rsidTr="00890DD4">
        <w:tc>
          <w:tcPr>
            <w:tcW w:w="768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79028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Student { </w:t>
            </w:r>
          </w:p>
          <w:p w14:paraId="39635E3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String </w:t>
            </w:r>
            <w:proofErr w:type="gramStart"/>
            <w:r>
              <w:rPr>
                <w:rStyle w:val="HTMLCode"/>
                <w:rFonts w:ascii="Consolas" w:eastAsiaTheme="minorHAnsi" w:hAnsi="Consolas"/>
                <w:color w:val="000000"/>
                <w:bdr w:val="none" w:sz="0" w:space="0" w:color="auto" w:frame="1"/>
              </w:rPr>
              <w:t>name;</w:t>
            </w:r>
            <w:proofErr w:type="gramEnd"/>
            <w:r>
              <w:rPr>
                <w:rStyle w:val="HTMLCode"/>
                <w:rFonts w:ascii="Consolas" w:eastAsiaTheme="minorHAnsi" w:hAnsi="Consolas"/>
                <w:color w:val="000000"/>
                <w:bdr w:val="none" w:sz="0" w:space="0" w:color="auto" w:frame="1"/>
              </w:rPr>
              <w:t xml:space="preserve"> </w:t>
            </w:r>
          </w:p>
          <w:p w14:paraId="34226E6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String </w:t>
            </w:r>
            <w:proofErr w:type="gramStart"/>
            <w:r>
              <w:rPr>
                <w:rStyle w:val="HTMLCode"/>
                <w:rFonts w:ascii="Consolas" w:eastAsiaTheme="minorHAnsi" w:hAnsi="Consolas"/>
                <w:color w:val="000000"/>
                <w:bdr w:val="none" w:sz="0" w:space="0" w:color="auto" w:frame="1"/>
              </w:rPr>
              <w:t>surname;</w:t>
            </w:r>
            <w:proofErr w:type="gramEnd"/>
            <w:r>
              <w:rPr>
                <w:rStyle w:val="HTMLCode"/>
                <w:rFonts w:ascii="Consolas" w:eastAsiaTheme="minorHAnsi" w:hAnsi="Consolas"/>
                <w:color w:val="000000"/>
                <w:bdr w:val="none" w:sz="0" w:space="0" w:color="auto" w:frame="1"/>
              </w:rPr>
              <w:t xml:space="preserve"> </w:t>
            </w:r>
          </w:p>
          <w:p w14:paraId="27F11F2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808080"/>
                <w:bdr w:val="none" w:sz="0" w:space="0" w:color="auto" w:frame="1"/>
              </w:rPr>
              <w:t>int</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84529E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Student(</w:t>
            </w:r>
            <w:proofErr w:type="gramEnd"/>
            <w:r>
              <w:rPr>
                <w:rStyle w:val="HTMLCode"/>
                <w:rFonts w:ascii="Consolas" w:eastAsiaTheme="minorHAnsi" w:hAnsi="Consolas"/>
                <w:color w:val="000000"/>
                <w:bdr w:val="none" w:sz="0" w:space="0" w:color="auto" w:frame="1"/>
              </w:rPr>
              <w:t xml:space="preserve">) </w:t>
            </w:r>
          </w:p>
          <w:p w14:paraId="4065841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11896C4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cout</w:t>
            </w:r>
            <w:proofErr w:type="spellEnd"/>
            <w:r>
              <w:rPr>
                <w:rStyle w:val="HTMLCode"/>
                <w:rFonts w:ascii="Consolas" w:eastAsiaTheme="minorHAnsi" w:hAnsi="Consolas"/>
                <w:color w:val="000000"/>
                <w:bdr w:val="none" w:sz="0" w:space="0" w:color="auto" w:frame="1"/>
              </w:rPr>
              <w:t xml:space="preserve"> &lt;&lt; </w:t>
            </w:r>
            <w:r>
              <w:rPr>
                <w:rStyle w:val="HTMLCode"/>
                <w:rFonts w:ascii="Consolas" w:eastAsiaTheme="minorHAnsi" w:hAnsi="Consolas"/>
                <w:bdr w:val="none" w:sz="0" w:space="0" w:color="auto" w:frame="1"/>
              </w:rPr>
              <w:t xml:space="preserve">"Non-parameterized </w:t>
            </w:r>
            <w:proofErr w:type="spellStart"/>
            <w:r>
              <w:rPr>
                <w:rStyle w:val="HTMLCode"/>
                <w:rFonts w:ascii="Consolas" w:eastAsiaTheme="minorHAnsi" w:hAnsi="Consolas"/>
                <w:bdr w:val="none" w:sz="0" w:space="0" w:color="auto" w:frame="1"/>
              </w:rPr>
              <w:t>contructor</w:t>
            </w:r>
            <w:proofErr w:type="spellEnd"/>
            <w:r>
              <w:rPr>
                <w:rStyle w:val="HTMLCode"/>
                <w:rFonts w:ascii="Consolas" w:eastAsiaTheme="minorHAnsi" w:hAnsi="Consolas"/>
                <w:bdr w:val="none" w:sz="0" w:space="0" w:color="auto" w:frame="1"/>
              </w:rPr>
              <w:t xml:space="preserve"> is called</w:t>
            </w:r>
            <w:proofErr w:type="gramStart"/>
            <w:r>
              <w:rPr>
                <w:rStyle w:val="HTMLCode"/>
                <w:rFonts w:ascii="Consolas" w:eastAsiaTheme="minorHAnsi" w:hAnsi="Consolas"/>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00AC3C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180615D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w:t>
            </w:r>
          </w:p>
        </w:tc>
      </w:tr>
    </w:tbl>
    <w:p w14:paraId="32E4827D" w14:textId="77777777" w:rsidR="00890DD4" w:rsidRDefault="00890DD4" w:rsidP="00890DD4">
      <w:pPr>
        <w:pStyle w:val="Heading4"/>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rPr>
        <w:t>3. Parameterized Constructor</w:t>
      </w:r>
    </w:p>
    <w:p w14:paraId="036EC849"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constructors that take some arguments are known as parameterized constructors.</w:t>
      </w:r>
    </w:p>
    <w:p w14:paraId="4C0647F3"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w:t>
      </w:r>
    </w:p>
    <w:p w14:paraId="28030E4B" w14:textId="77777777" w:rsidR="00890DD4" w:rsidRDefault="00890DD4" w:rsidP="00890DD4">
      <w:pPr>
        <w:pStyle w:val="responsive-tabslistitem"/>
        <w:numPr>
          <w:ilvl w:val="0"/>
          <w:numId w:val="9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C++</w:t>
      </w:r>
    </w:p>
    <w:p w14:paraId="184824FF" w14:textId="77777777" w:rsidR="00890DD4" w:rsidRDefault="00890DD4" w:rsidP="00890DD4">
      <w:pPr>
        <w:pStyle w:val="responsive-tabslistitem"/>
        <w:numPr>
          <w:ilvl w:val="0"/>
          <w:numId w:val="91"/>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22C004A2" w14:textId="77777777" w:rsidR="00890DD4" w:rsidRDefault="00890DD4" w:rsidP="00890DD4">
      <w:pPr>
        <w:pStyle w:val="responsive-tabslistitem"/>
        <w:numPr>
          <w:ilvl w:val="0"/>
          <w:numId w:val="91"/>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Python3</w:t>
      </w:r>
    </w:p>
    <w:p w14:paraId="3B7E84F5"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5C1C046C" w14:textId="77777777" w:rsidTr="00890DD4">
        <w:tc>
          <w:tcPr>
            <w:tcW w:w="953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BF772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Student { </w:t>
            </w:r>
          </w:p>
          <w:p w14:paraId="6F4A1BC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String </w:t>
            </w:r>
            <w:proofErr w:type="gramStart"/>
            <w:r>
              <w:rPr>
                <w:rStyle w:val="HTMLCode"/>
                <w:rFonts w:ascii="Consolas" w:eastAsiaTheme="minorHAnsi" w:hAnsi="Consolas"/>
                <w:color w:val="000000"/>
                <w:bdr w:val="none" w:sz="0" w:space="0" w:color="auto" w:frame="1"/>
              </w:rPr>
              <w:t>name;</w:t>
            </w:r>
            <w:proofErr w:type="gramEnd"/>
            <w:r>
              <w:rPr>
                <w:rStyle w:val="HTMLCode"/>
                <w:rFonts w:ascii="Consolas" w:eastAsiaTheme="minorHAnsi" w:hAnsi="Consolas"/>
                <w:color w:val="000000"/>
                <w:bdr w:val="none" w:sz="0" w:space="0" w:color="auto" w:frame="1"/>
              </w:rPr>
              <w:t xml:space="preserve"> </w:t>
            </w:r>
          </w:p>
          <w:p w14:paraId="0919A08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String </w:t>
            </w:r>
            <w:proofErr w:type="gramStart"/>
            <w:r>
              <w:rPr>
                <w:rStyle w:val="HTMLCode"/>
                <w:rFonts w:ascii="Consolas" w:eastAsiaTheme="minorHAnsi" w:hAnsi="Consolas"/>
                <w:color w:val="000000"/>
                <w:bdr w:val="none" w:sz="0" w:space="0" w:color="auto" w:frame="1"/>
              </w:rPr>
              <w:t>surname;</w:t>
            </w:r>
            <w:proofErr w:type="gramEnd"/>
            <w:r>
              <w:rPr>
                <w:rStyle w:val="HTMLCode"/>
                <w:rFonts w:ascii="Consolas" w:eastAsiaTheme="minorHAnsi" w:hAnsi="Consolas"/>
                <w:color w:val="000000"/>
                <w:bdr w:val="none" w:sz="0" w:space="0" w:color="auto" w:frame="1"/>
              </w:rPr>
              <w:t xml:space="preserve"> </w:t>
            </w:r>
          </w:p>
          <w:p w14:paraId="37311EA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808080"/>
                <w:bdr w:val="none" w:sz="0" w:space="0" w:color="auto" w:frame="1"/>
              </w:rPr>
              <w:t>int</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7272004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Student(</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studentName</w:t>
            </w:r>
            <w:proofErr w:type="spellEnd"/>
            <w:r>
              <w:rPr>
                <w:rStyle w:val="HTMLCode"/>
                <w:rFonts w:ascii="Consolas" w:eastAsiaTheme="minorHAnsi" w:hAnsi="Consolas"/>
                <w:color w:val="000000"/>
                <w:bdr w:val="none" w:sz="0" w:space="0" w:color="auto" w:frame="1"/>
              </w:rPr>
              <w:t xml:space="preserve">, String </w:t>
            </w:r>
            <w:proofErr w:type="spellStart"/>
            <w:r>
              <w:rPr>
                <w:rStyle w:val="HTMLCode"/>
                <w:rFonts w:ascii="Consolas" w:eastAsiaTheme="minorHAnsi" w:hAnsi="Consolas"/>
                <w:color w:val="000000"/>
                <w:bdr w:val="none" w:sz="0" w:space="0" w:color="auto" w:frame="1"/>
              </w:rPr>
              <w:t>studentSurname</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808080"/>
                <w:bdr w:val="none" w:sz="0" w:space="0" w:color="auto" w:frame="1"/>
              </w:rPr>
              <w:t>int</w:t>
            </w:r>
            <w:r>
              <w:rPr>
                <w:rFonts w:ascii="Consolas" w:hAnsi="Consolas"/>
                <w:sz w:val="25"/>
                <w:szCs w:val="25"/>
              </w:rPr>
              <w:t xml:space="preserve"> </w:t>
            </w:r>
            <w:proofErr w:type="spellStart"/>
            <w:r>
              <w:rPr>
                <w:rStyle w:val="HTMLCode"/>
                <w:rFonts w:ascii="Consolas" w:eastAsiaTheme="minorHAnsi" w:hAnsi="Consolas"/>
                <w:color w:val="000000"/>
                <w:bdr w:val="none" w:sz="0" w:space="0" w:color="auto" w:frame="1"/>
              </w:rPr>
              <w:t>studentRollNo</w:t>
            </w:r>
            <w:proofErr w:type="spellEnd"/>
            <w:r>
              <w:rPr>
                <w:rStyle w:val="HTMLCode"/>
                <w:rFonts w:ascii="Consolas" w:eastAsiaTheme="minorHAnsi" w:hAnsi="Consolas"/>
                <w:color w:val="000000"/>
                <w:bdr w:val="none" w:sz="0" w:space="0" w:color="auto" w:frame="1"/>
              </w:rPr>
              <w:t xml:space="preserve">) </w:t>
            </w:r>
          </w:p>
          <w:p w14:paraId="1A81773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73C64CB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cout</w:t>
            </w:r>
            <w:proofErr w:type="spellEnd"/>
            <w:r>
              <w:rPr>
                <w:rStyle w:val="HTMLCode"/>
                <w:rFonts w:ascii="Consolas" w:eastAsiaTheme="minorHAnsi" w:hAnsi="Consolas"/>
                <w:color w:val="000000"/>
                <w:bdr w:val="none" w:sz="0" w:space="0" w:color="auto" w:frame="1"/>
              </w:rPr>
              <w:t xml:space="preserve"> &lt;&lt; </w:t>
            </w:r>
            <w:r>
              <w:rPr>
                <w:rStyle w:val="HTMLCode"/>
                <w:rFonts w:ascii="Consolas" w:eastAsiaTheme="minorHAnsi" w:hAnsi="Consolas"/>
                <w:bdr w:val="none" w:sz="0" w:space="0" w:color="auto" w:frame="1"/>
              </w:rPr>
              <w:t>"Constructor with argument is called</w:t>
            </w:r>
            <w:proofErr w:type="gramStart"/>
            <w:r>
              <w:rPr>
                <w:rStyle w:val="HTMLCode"/>
                <w:rFonts w:ascii="Consolas" w:eastAsiaTheme="minorHAnsi" w:hAnsi="Consolas"/>
                <w:bdr w:val="none" w:sz="0" w:space="0" w:color="auto" w:frame="1"/>
              </w:rPr>
              <w:t>"</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197A185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7C04B83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lastRenderedPageBreak/>
              <w:t>}</w:t>
            </w:r>
          </w:p>
        </w:tc>
      </w:tr>
    </w:tbl>
    <w:p w14:paraId="39E2998C" w14:textId="77777777" w:rsidR="00890DD4" w:rsidRDefault="00890DD4" w:rsidP="00890DD4">
      <w:pPr>
        <w:pStyle w:val="Heading4"/>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rPr>
        <w:lastRenderedPageBreak/>
        <w:t>4. Copy Constructor</w:t>
      </w:r>
    </w:p>
    <w:p w14:paraId="4529626E"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 copy constructor is a member function that initializes an object using another object of the same class.</w:t>
      </w:r>
    </w:p>
    <w:p w14:paraId="5FB1F63E"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w:t>
      </w:r>
    </w:p>
    <w:p w14:paraId="49409206" w14:textId="77777777" w:rsidR="00890DD4" w:rsidRDefault="00890DD4" w:rsidP="00890DD4">
      <w:pPr>
        <w:pStyle w:val="responsive-tabslistitem"/>
        <w:numPr>
          <w:ilvl w:val="0"/>
          <w:numId w:val="9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C++</w:t>
      </w:r>
    </w:p>
    <w:p w14:paraId="4D2EC06D" w14:textId="77777777" w:rsidR="00890DD4" w:rsidRDefault="00890DD4" w:rsidP="00890DD4">
      <w:pPr>
        <w:pStyle w:val="responsive-tabslistitem"/>
        <w:numPr>
          <w:ilvl w:val="0"/>
          <w:numId w:val="92"/>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1599040B"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35622C9E" w14:textId="77777777" w:rsidTr="00890DD4">
        <w:tc>
          <w:tcPr>
            <w:tcW w:w="656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3CE9C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Student { </w:t>
            </w:r>
          </w:p>
          <w:p w14:paraId="7DE1FBB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String name, surname; </w:t>
            </w:r>
            <w:r>
              <w:rPr>
                <w:rStyle w:val="HTMLCode"/>
                <w:rFonts w:ascii="Consolas" w:eastAsiaTheme="minorHAnsi" w:hAnsi="Consolas"/>
                <w:b/>
                <w:bCs/>
                <w:color w:val="808080"/>
                <w:bdr w:val="none" w:sz="0" w:space="0" w:color="auto" w:frame="1"/>
              </w:rPr>
              <w:t>int</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183908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Student(</w:t>
            </w:r>
            <w:proofErr w:type="gramEnd"/>
            <w:r>
              <w:rPr>
                <w:rStyle w:val="HTMLCode"/>
                <w:rFonts w:ascii="Consolas" w:eastAsiaTheme="minorHAnsi" w:hAnsi="Consolas"/>
                <w:color w:val="000000"/>
                <w:bdr w:val="none" w:sz="0" w:space="0" w:color="auto" w:frame="1"/>
              </w:rPr>
              <w:t xml:space="preserve">Student&amp; student) </w:t>
            </w:r>
            <w:r>
              <w:rPr>
                <w:rStyle w:val="HTMLCode"/>
                <w:rFonts w:ascii="Consolas" w:eastAsiaTheme="minorHAnsi" w:hAnsi="Consolas"/>
                <w:color w:val="008200"/>
                <w:bdr w:val="none" w:sz="0" w:space="0" w:color="auto" w:frame="1"/>
              </w:rPr>
              <w:t xml:space="preserve">// copy constructor </w:t>
            </w:r>
          </w:p>
          <w:p w14:paraId="0F4D33B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1FC49ED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name = </w:t>
            </w:r>
            <w:proofErr w:type="gramStart"/>
            <w:r>
              <w:rPr>
                <w:rStyle w:val="HTMLCode"/>
                <w:rFonts w:ascii="Consolas" w:eastAsiaTheme="minorHAnsi" w:hAnsi="Consolas"/>
                <w:color w:val="000000"/>
                <w:bdr w:val="none" w:sz="0" w:space="0" w:color="auto" w:frame="1"/>
              </w:rPr>
              <w:t>student.name;</w:t>
            </w:r>
            <w:proofErr w:type="gramEnd"/>
            <w:r>
              <w:rPr>
                <w:rStyle w:val="HTMLCode"/>
                <w:rFonts w:ascii="Consolas" w:eastAsiaTheme="minorHAnsi" w:hAnsi="Consolas"/>
                <w:color w:val="000000"/>
                <w:bdr w:val="none" w:sz="0" w:space="0" w:color="auto" w:frame="1"/>
              </w:rPr>
              <w:t xml:space="preserve"> </w:t>
            </w:r>
          </w:p>
          <w:p w14:paraId="550E3E8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surname=</w:t>
            </w:r>
            <w:proofErr w:type="spellStart"/>
            <w:proofErr w:type="gramStart"/>
            <w:r>
              <w:rPr>
                <w:rStyle w:val="HTMLCode"/>
                <w:rFonts w:ascii="Consolas" w:eastAsiaTheme="minorHAnsi" w:hAnsi="Consolas"/>
                <w:color w:val="000000"/>
                <w:bdr w:val="none" w:sz="0" w:space="0" w:color="auto" w:frame="1"/>
              </w:rPr>
              <w:t>student.surname</w:t>
            </w:r>
            <w:proofErr w:type="spellEnd"/>
            <w:proofErr w:type="gramEnd"/>
            <w:r>
              <w:rPr>
                <w:rStyle w:val="HTMLCode"/>
                <w:rFonts w:ascii="Consolas" w:eastAsiaTheme="minorHAnsi" w:hAnsi="Consolas"/>
                <w:color w:val="000000"/>
                <w:bdr w:val="none" w:sz="0" w:space="0" w:color="auto" w:frame="1"/>
              </w:rPr>
              <w:t xml:space="preserve">; </w:t>
            </w:r>
          </w:p>
          <w:p w14:paraId="1E8273A7"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rollNo</w:t>
            </w:r>
            <w:proofErr w:type="spellEnd"/>
            <w:r>
              <w:rPr>
                <w:rStyle w:val="HTMLCode"/>
                <w:rFonts w:ascii="Consolas" w:eastAsiaTheme="minorHAnsi" w:hAnsi="Consolas"/>
                <w:color w:val="000000"/>
                <w:bdr w:val="none" w:sz="0" w:space="0" w:color="auto" w:frame="1"/>
              </w:rPr>
              <w:t xml:space="preserve">= </w:t>
            </w:r>
            <w:proofErr w:type="spellStart"/>
            <w:proofErr w:type="gramStart"/>
            <w:r>
              <w:rPr>
                <w:rStyle w:val="HTMLCode"/>
                <w:rFonts w:ascii="Consolas" w:eastAsiaTheme="minorHAnsi" w:hAnsi="Consolas"/>
                <w:color w:val="000000"/>
                <w:bdr w:val="none" w:sz="0" w:space="0" w:color="auto" w:frame="1"/>
              </w:rPr>
              <w:t>student.rollNo</w:t>
            </w:r>
            <w:proofErr w:type="spellEnd"/>
            <w:proofErr w:type="gramEnd"/>
            <w:r>
              <w:rPr>
                <w:rStyle w:val="HTMLCode"/>
                <w:rFonts w:ascii="Consolas" w:eastAsiaTheme="minorHAnsi" w:hAnsi="Consolas"/>
                <w:color w:val="000000"/>
                <w:bdr w:val="none" w:sz="0" w:space="0" w:color="auto" w:frame="1"/>
              </w:rPr>
              <w:t xml:space="preserve">; </w:t>
            </w:r>
          </w:p>
          <w:p w14:paraId="0D9B8BA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348A80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w:t>
            </w:r>
          </w:p>
        </w:tc>
      </w:tr>
    </w:tbl>
    <w:p w14:paraId="125685B7"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br/>
        <w:t xml:space="preserve">In Python, we do not have built-in copy constructors like Java and </w:t>
      </w:r>
      <w:proofErr w:type="gramStart"/>
      <w:r>
        <w:rPr>
          <w:rFonts w:ascii="Nunito" w:hAnsi="Nunito"/>
          <w:color w:val="273239"/>
          <w:spacing w:val="2"/>
          <w:sz w:val="26"/>
          <w:szCs w:val="26"/>
        </w:rPr>
        <w:t>C++</w:t>
      </w:r>
      <w:proofErr w:type="gramEnd"/>
      <w:r>
        <w:rPr>
          <w:rFonts w:ascii="Nunito" w:hAnsi="Nunito"/>
          <w:color w:val="273239"/>
          <w:spacing w:val="2"/>
          <w:sz w:val="26"/>
          <w:szCs w:val="26"/>
        </w:rPr>
        <w:t xml:space="preserve"> but we can make a workaround using different methods.</w:t>
      </w:r>
    </w:p>
    <w:p w14:paraId="1C546891"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35" w:name="Q26"/>
      <w:bookmarkEnd w:id="35"/>
      <w:r>
        <w:rPr>
          <w:rStyle w:val="Strong"/>
          <w:rFonts w:ascii="Nunito" w:hAnsi="Nunito"/>
          <w:b/>
          <w:bCs/>
          <w:color w:val="273239"/>
          <w:spacing w:val="2"/>
          <w:sz w:val="28"/>
          <w:szCs w:val="28"/>
          <w:bdr w:val="none" w:sz="0" w:space="0" w:color="auto" w:frame="1"/>
        </w:rPr>
        <w:t>26. What is a destructor?</w:t>
      </w:r>
    </w:p>
    <w:p w14:paraId="6D3C4728"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 destructor is a method that is automatically called when the object is made of scope or destroyed.</w:t>
      </w:r>
    </w:p>
    <w:p w14:paraId="3C82CA7C"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In C++, the destructor name is also the same as the class name but with the (</w:t>
      </w:r>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w:t>
      </w:r>
      <w:r>
        <w:rPr>
          <w:rStyle w:val="Strong"/>
          <w:rFonts w:ascii="Nunito" w:hAnsi="Nunito"/>
          <w:color w:val="273239"/>
          <w:spacing w:val="2"/>
          <w:sz w:val="26"/>
          <w:szCs w:val="26"/>
          <w:bdr w:val="none" w:sz="0" w:space="0" w:color="auto" w:frame="1"/>
        </w:rPr>
        <w:t>tilde symbol</w:t>
      </w:r>
      <w:r>
        <w:rPr>
          <w:rFonts w:ascii="Nunito" w:hAnsi="Nunito"/>
          <w:color w:val="273239"/>
          <w:spacing w:val="2"/>
          <w:sz w:val="26"/>
          <w:szCs w:val="26"/>
        </w:rPr>
        <w:t> as the prefix.</w:t>
      </w:r>
    </w:p>
    <w:p w14:paraId="009EC1C1"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In Python, the destructor is named </w:t>
      </w:r>
      <w:r>
        <w:rPr>
          <w:rStyle w:val="Strong"/>
          <w:rFonts w:ascii="Nunito" w:hAnsi="Nunito"/>
          <w:color w:val="273239"/>
          <w:spacing w:val="2"/>
          <w:sz w:val="26"/>
          <w:szCs w:val="26"/>
          <w:bdr w:val="none" w:sz="0" w:space="0" w:color="auto" w:frame="1"/>
        </w:rPr>
        <w:t>__del__</w:t>
      </w:r>
      <w:r>
        <w:rPr>
          <w:rFonts w:ascii="Nunito" w:hAnsi="Nunito"/>
          <w:color w:val="273239"/>
          <w:spacing w:val="2"/>
          <w:sz w:val="26"/>
          <w:szCs w:val="26"/>
        </w:rPr>
        <w:t>.</w:t>
      </w:r>
    </w:p>
    <w:p w14:paraId="657BC042"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w:t>
      </w:r>
    </w:p>
    <w:p w14:paraId="578B9831" w14:textId="77777777" w:rsidR="00890DD4" w:rsidRDefault="00890DD4" w:rsidP="00890DD4">
      <w:pPr>
        <w:pStyle w:val="responsive-tabslistitem"/>
        <w:numPr>
          <w:ilvl w:val="0"/>
          <w:numId w:val="9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C++</w:t>
      </w:r>
    </w:p>
    <w:p w14:paraId="215A6A8B" w14:textId="77777777" w:rsidR="00890DD4" w:rsidRDefault="00890DD4" w:rsidP="00890DD4">
      <w:pPr>
        <w:pStyle w:val="responsive-tabslistitem"/>
        <w:numPr>
          <w:ilvl w:val="0"/>
          <w:numId w:val="93"/>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lastRenderedPageBreak/>
        <w:t>Python3</w:t>
      </w:r>
    </w:p>
    <w:p w14:paraId="24B608B3"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3AA99B44" w14:textId="77777777" w:rsidTr="00890DD4">
        <w:tc>
          <w:tcPr>
            <w:tcW w:w="631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78895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base { </w:t>
            </w:r>
          </w:p>
          <w:p w14:paraId="09392E3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public</w:t>
            </w:r>
            <w:r>
              <w:rPr>
                <w:rStyle w:val="HTMLCode"/>
                <w:rFonts w:ascii="Consolas" w:eastAsiaTheme="minorHAnsi" w:hAnsi="Consolas"/>
                <w:color w:val="000000"/>
                <w:bdr w:val="none" w:sz="0" w:space="0" w:color="auto" w:frame="1"/>
              </w:rPr>
              <w:t xml:space="preserve">: </w:t>
            </w:r>
          </w:p>
          <w:p w14:paraId="71AFA20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roofErr w:type="gramStart"/>
            <w:r>
              <w:rPr>
                <w:rStyle w:val="HTMLCode"/>
                <w:rFonts w:ascii="Consolas" w:eastAsiaTheme="minorHAnsi" w:hAnsi="Consolas"/>
                <w:color w:val="000000"/>
                <w:bdr w:val="none" w:sz="0" w:space="0" w:color="auto" w:frame="1"/>
              </w:rPr>
              <w:t>base(</w:t>
            </w:r>
            <w:proofErr w:type="gram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cout</w:t>
            </w:r>
            <w:proofErr w:type="spellEnd"/>
            <w:r>
              <w:rPr>
                <w:rStyle w:val="HTMLCode"/>
                <w:rFonts w:ascii="Consolas" w:eastAsiaTheme="minorHAnsi" w:hAnsi="Consolas"/>
                <w:color w:val="000000"/>
                <w:bdr w:val="none" w:sz="0" w:space="0" w:color="auto" w:frame="1"/>
              </w:rPr>
              <w:t xml:space="preserve"> &lt;&lt; </w:t>
            </w:r>
            <w:r>
              <w:rPr>
                <w:rStyle w:val="HTMLCode"/>
                <w:rFonts w:ascii="Consolas" w:eastAsiaTheme="minorHAnsi" w:hAnsi="Consolas"/>
                <w:bdr w:val="none" w:sz="0" w:space="0" w:color="auto" w:frame="1"/>
              </w:rPr>
              <w:t>"This is a destructor"</w:t>
            </w:r>
            <w:r>
              <w:rPr>
                <w:rStyle w:val="HTMLCode"/>
                <w:rFonts w:ascii="Consolas" w:eastAsiaTheme="minorHAnsi" w:hAnsi="Consolas"/>
                <w:color w:val="000000"/>
                <w:bdr w:val="none" w:sz="0" w:space="0" w:color="auto" w:frame="1"/>
              </w:rPr>
              <w:t xml:space="preserve">; } </w:t>
            </w:r>
          </w:p>
          <w:p w14:paraId="79E754B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w:t>
            </w:r>
          </w:p>
        </w:tc>
      </w:tr>
    </w:tbl>
    <w:p w14:paraId="17B64EC1"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br/>
        <w:t xml:space="preserve">In Java, the garbage collector automatically deletes the useless objects so there is no concept of destructor in Java. We could have used </w:t>
      </w:r>
      <w:proofErr w:type="gramStart"/>
      <w:r>
        <w:rPr>
          <w:rFonts w:ascii="Nunito" w:hAnsi="Nunito"/>
          <w:color w:val="273239"/>
          <w:spacing w:val="2"/>
          <w:sz w:val="26"/>
          <w:szCs w:val="26"/>
        </w:rPr>
        <w:t>finalize(</w:t>
      </w:r>
      <w:proofErr w:type="gramEnd"/>
      <w:r>
        <w:rPr>
          <w:rFonts w:ascii="Nunito" w:hAnsi="Nunito"/>
          <w:color w:val="273239"/>
          <w:spacing w:val="2"/>
          <w:sz w:val="26"/>
          <w:szCs w:val="26"/>
        </w:rPr>
        <w:t>) method as a workaround for the java destructor but it is also deprecated since Java 9.</w:t>
      </w:r>
    </w:p>
    <w:p w14:paraId="47F80DCA"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36" w:name="Q27"/>
      <w:bookmarkEnd w:id="36"/>
      <w:r>
        <w:rPr>
          <w:rFonts w:ascii="Nunito" w:hAnsi="Nunito"/>
          <w:color w:val="273239"/>
          <w:spacing w:val="2"/>
          <w:sz w:val="28"/>
          <w:szCs w:val="28"/>
        </w:rPr>
        <w:t>27. Can we overload the constructor in a class?</w:t>
      </w:r>
    </w:p>
    <w:p w14:paraId="1235E9C2"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We can overload the constructor in a class. In fact, the default constructor, parameterized constructor, and copy constructor are the overloaded forms of the constructor.</w:t>
      </w:r>
    </w:p>
    <w:p w14:paraId="3955761E"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37" w:name="Q28"/>
      <w:bookmarkEnd w:id="37"/>
      <w:r>
        <w:rPr>
          <w:rFonts w:ascii="Nunito" w:hAnsi="Nunito"/>
          <w:color w:val="273239"/>
          <w:spacing w:val="2"/>
          <w:sz w:val="28"/>
          <w:szCs w:val="28"/>
        </w:rPr>
        <w:t>28. Can we overload the destructor in a class?</w:t>
      </w:r>
    </w:p>
    <w:p w14:paraId="1EA1310C"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No. A destructor cannot be overloaded in a class. </w:t>
      </w:r>
      <w:proofErr w:type="gramStart"/>
      <w:r>
        <w:rPr>
          <w:rFonts w:ascii="Nunito" w:hAnsi="Nunito"/>
          <w:color w:val="273239"/>
          <w:spacing w:val="2"/>
          <w:sz w:val="26"/>
          <w:szCs w:val="26"/>
        </w:rPr>
        <w:t>The</w:t>
      </w:r>
      <w:proofErr w:type="gramEnd"/>
      <w:r>
        <w:rPr>
          <w:rFonts w:ascii="Nunito" w:hAnsi="Nunito"/>
          <w:color w:val="273239"/>
          <w:spacing w:val="2"/>
          <w:sz w:val="26"/>
          <w:szCs w:val="26"/>
        </w:rPr>
        <w:t xml:space="preserve"> can only be one destructor present in a class.</w:t>
      </w:r>
    </w:p>
    <w:p w14:paraId="28E34C2A"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38" w:name="Q29"/>
      <w:bookmarkEnd w:id="38"/>
      <w:r>
        <w:rPr>
          <w:rFonts w:ascii="Nunito" w:hAnsi="Nunito"/>
          <w:color w:val="273239"/>
          <w:spacing w:val="2"/>
          <w:sz w:val="28"/>
          <w:szCs w:val="28"/>
        </w:rPr>
        <w:t>29. What is the virtual function?</w:t>
      </w:r>
    </w:p>
    <w:p w14:paraId="32EDA094"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 virtual function is a function that is used to override a method of the parent class in the derived class. It is used to provide abstraction in a class.</w:t>
      </w:r>
    </w:p>
    <w:p w14:paraId="613625E1"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In C++, a virtual function is declared using the virtual keyword,</w:t>
      </w:r>
    </w:p>
    <w:p w14:paraId="755819F4"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In Java, every public, non-static, and non-final method is a virtual function.</w:t>
      </w:r>
    </w:p>
    <w:p w14:paraId="4FE89116"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Python methods are always virtual.</w:t>
      </w:r>
    </w:p>
    <w:p w14:paraId="2812E51E"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w:t>
      </w:r>
    </w:p>
    <w:p w14:paraId="77EC677E" w14:textId="77777777" w:rsidR="00890DD4" w:rsidRDefault="00890DD4" w:rsidP="00890DD4">
      <w:pPr>
        <w:pStyle w:val="responsive-tabslistitem"/>
        <w:numPr>
          <w:ilvl w:val="0"/>
          <w:numId w:val="9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C++</w:t>
      </w:r>
    </w:p>
    <w:p w14:paraId="434B446F" w14:textId="77777777" w:rsidR="00890DD4" w:rsidRDefault="00890DD4" w:rsidP="00890DD4">
      <w:pPr>
        <w:pStyle w:val="responsive-tabslistitem"/>
        <w:numPr>
          <w:ilvl w:val="0"/>
          <w:numId w:val="94"/>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398D3350" w14:textId="77777777" w:rsidR="00890DD4" w:rsidRDefault="00890DD4" w:rsidP="00890DD4">
      <w:pPr>
        <w:pStyle w:val="responsive-tabslistitem"/>
        <w:numPr>
          <w:ilvl w:val="0"/>
          <w:numId w:val="94"/>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Python3</w:t>
      </w:r>
    </w:p>
    <w:p w14:paraId="78F6477F"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635015A8" w14:textId="77777777" w:rsidTr="00890DD4">
        <w:tc>
          <w:tcPr>
            <w:tcW w:w="606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21BF4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lastRenderedPageBreak/>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base { </w:t>
            </w:r>
          </w:p>
          <w:p w14:paraId="78B3250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virtual</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print(</w:t>
            </w:r>
            <w:proofErr w:type="gramEnd"/>
            <w:r>
              <w:rPr>
                <w:rStyle w:val="HTMLCode"/>
                <w:rFonts w:ascii="Consolas" w:eastAsiaTheme="minorHAnsi" w:hAnsi="Consolas"/>
                <w:color w:val="000000"/>
                <w:bdr w:val="none" w:sz="0" w:space="0" w:color="auto" w:frame="1"/>
              </w:rPr>
              <w:t xml:space="preserve">) </w:t>
            </w:r>
          </w:p>
          <w:p w14:paraId="0B9FBC5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0A09C80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cout</w:t>
            </w:r>
            <w:proofErr w:type="spellEnd"/>
            <w:r>
              <w:rPr>
                <w:rStyle w:val="HTMLCode"/>
                <w:rFonts w:ascii="Consolas" w:eastAsiaTheme="minorHAnsi" w:hAnsi="Consolas"/>
                <w:color w:val="000000"/>
                <w:bdr w:val="none" w:sz="0" w:space="0" w:color="auto" w:frame="1"/>
              </w:rPr>
              <w:t xml:space="preserve"> &lt;&lt; </w:t>
            </w:r>
            <w:r>
              <w:rPr>
                <w:rStyle w:val="HTMLCode"/>
                <w:rFonts w:ascii="Consolas" w:eastAsiaTheme="minorHAnsi" w:hAnsi="Consolas"/>
                <w:bdr w:val="none" w:sz="0" w:space="0" w:color="auto" w:frame="1"/>
              </w:rPr>
              <w:t>"This is a virtual function</w:t>
            </w:r>
            <w:proofErr w:type="gramStart"/>
            <w:r>
              <w:rPr>
                <w:rStyle w:val="HTMLCode"/>
                <w:rFonts w:ascii="Consolas" w:eastAsiaTheme="minorHAnsi" w:hAnsi="Consolas"/>
                <w:bdr w:val="none" w:sz="0" w:space="0" w:color="auto" w:frame="1"/>
              </w:rPr>
              <w:t>"</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344A72C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72220C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w:t>
            </w:r>
          </w:p>
        </w:tc>
      </w:tr>
    </w:tbl>
    <w:p w14:paraId="125BC40C"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39" w:name="Q30"/>
      <w:bookmarkEnd w:id="39"/>
      <w:r>
        <w:rPr>
          <w:rFonts w:ascii="Nunito" w:hAnsi="Nunito"/>
          <w:color w:val="273239"/>
          <w:spacing w:val="2"/>
          <w:sz w:val="28"/>
          <w:szCs w:val="28"/>
        </w:rPr>
        <w:t>30. What is pure virtual function?</w:t>
      </w:r>
    </w:p>
    <w:p w14:paraId="657CB70E"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A pure virtual function, also known as an abstract </w:t>
      </w:r>
      <w:proofErr w:type="gramStart"/>
      <w:r>
        <w:rPr>
          <w:rFonts w:ascii="Nunito" w:hAnsi="Nunito"/>
          <w:color w:val="273239"/>
          <w:spacing w:val="2"/>
          <w:sz w:val="26"/>
          <w:szCs w:val="26"/>
        </w:rPr>
        <w:t>function</w:t>
      </w:r>
      <w:proofErr w:type="gramEnd"/>
      <w:r>
        <w:rPr>
          <w:rFonts w:ascii="Nunito" w:hAnsi="Nunito"/>
          <w:color w:val="273239"/>
          <w:spacing w:val="2"/>
          <w:sz w:val="26"/>
          <w:szCs w:val="26"/>
        </w:rPr>
        <w:t xml:space="preserve"> is a member function that doesn’t contain any statements. This function is defined in the derived class if needed.</w:t>
      </w:r>
    </w:p>
    <w:p w14:paraId="7C8784DA"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w:t>
      </w:r>
    </w:p>
    <w:p w14:paraId="76008731" w14:textId="77777777" w:rsidR="00890DD4" w:rsidRDefault="00890DD4" w:rsidP="00890DD4">
      <w:pPr>
        <w:pStyle w:val="responsive-tabslistitem"/>
        <w:numPr>
          <w:ilvl w:val="0"/>
          <w:numId w:val="9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C++</w:t>
      </w:r>
    </w:p>
    <w:p w14:paraId="0D4F6781" w14:textId="77777777" w:rsidR="00890DD4" w:rsidRDefault="00890DD4" w:rsidP="00890DD4">
      <w:pPr>
        <w:pStyle w:val="responsive-tabslistitem"/>
        <w:numPr>
          <w:ilvl w:val="0"/>
          <w:numId w:val="95"/>
        </w:numPr>
        <w:spacing w:before="15"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3A42675A"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06D5DEB1" w14:textId="77777777" w:rsidTr="00890DD4">
        <w:tc>
          <w:tcPr>
            <w:tcW w:w="48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83B6F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base { </w:t>
            </w:r>
          </w:p>
          <w:p w14:paraId="780F28A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virtual</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spellStart"/>
            <w:proofErr w:type="gramStart"/>
            <w:r>
              <w:rPr>
                <w:rStyle w:val="HTMLCode"/>
                <w:rFonts w:ascii="Consolas" w:eastAsiaTheme="minorHAnsi" w:hAnsi="Consolas"/>
                <w:color w:val="000000"/>
                <w:bdr w:val="none" w:sz="0" w:space="0" w:color="auto" w:frame="1"/>
              </w:rPr>
              <w:t>pureVirFunc</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 0; </w:t>
            </w:r>
          </w:p>
          <w:p w14:paraId="789853D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w:t>
            </w:r>
          </w:p>
        </w:tc>
      </w:tr>
    </w:tbl>
    <w:p w14:paraId="55CCCF97"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br/>
        <w:t>In Python, we achieve this using @abstractmethod from the ABC (Abstract Base Class) module.</w:t>
      </w:r>
    </w:p>
    <w:p w14:paraId="2D44C2E7" w14:textId="77777777" w:rsidR="00890DD4" w:rsidRDefault="00890DD4" w:rsidP="00890DD4">
      <w:pPr>
        <w:pStyle w:val="Heading2"/>
        <w:shd w:val="clear" w:color="auto" w:fill="FFFFFF"/>
        <w:spacing w:before="0"/>
        <w:textAlignment w:val="baseline"/>
        <w:rPr>
          <w:rFonts w:ascii="Nunito" w:hAnsi="Nunito"/>
          <w:color w:val="273239"/>
          <w:spacing w:val="2"/>
          <w:sz w:val="36"/>
          <w:szCs w:val="36"/>
        </w:rPr>
      </w:pPr>
      <w:r>
        <w:rPr>
          <w:rFonts w:ascii="Nunito" w:hAnsi="Nunito"/>
          <w:color w:val="273239"/>
          <w:spacing w:val="2"/>
        </w:rPr>
        <w:t>Bonus Question</w:t>
      </w:r>
    </w:p>
    <w:p w14:paraId="41F5D2BD" w14:textId="77777777" w:rsidR="00890DD4" w:rsidRDefault="00890DD4" w:rsidP="00890DD4">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40" w:name="Q31"/>
      <w:bookmarkEnd w:id="40"/>
      <w:r>
        <w:rPr>
          <w:rFonts w:ascii="Nunito" w:hAnsi="Nunito"/>
          <w:color w:val="273239"/>
          <w:spacing w:val="2"/>
          <w:sz w:val="28"/>
          <w:szCs w:val="28"/>
        </w:rPr>
        <w:t>What is an abstract class?</w:t>
      </w:r>
    </w:p>
    <w:p w14:paraId="0EA266B1"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In general terms, an abstract class is a class that is intended to be used for inheritance. It cannot be instantiated. An abstract class can consist of both abstract and non-abstract methods.</w:t>
      </w:r>
    </w:p>
    <w:p w14:paraId="074A5977" w14:textId="77777777" w:rsidR="00890DD4" w:rsidRDefault="00890DD4" w:rsidP="00890DD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In C++, an abstract class is a class that contains at least one pure virtual function.</w:t>
      </w:r>
    </w:p>
    <w:p w14:paraId="4A56D072"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In Java, an abstract class is declared with an </w:t>
      </w:r>
      <w:r>
        <w:rPr>
          <w:rStyle w:val="Strong"/>
          <w:rFonts w:ascii="Nunito" w:hAnsi="Nunito"/>
          <w:color w:val="273239"/>
          <w:spacing w:val="2"/>
          <w:sz w:val="26"/>
          <w:szCs w:val="26"/>
          <w:bdr w:val="none" w:sz="0" w:space="0" w:color="auto" w:frame="1"/>
        </w:rPr>
        <w:t>abstract</w:t>
      </w:r>
      <w:r>
        <w:rPr>
          <w:rFonts w:ascii="Nunito" w:hAnsi="Nunito"/>
          <w:color w:val="273239"/>
          <w:spacing w:val="2"/>
          <w:sz w:val="26"/>
          <w:szCs w:val="26"/>
        </w:rPr>
        <w:t> keyword.</w:t>
      </w:r>
    </w:p>
    <w:p w14:paraId="7F877150" w14:textId="77777777" w:rsidR="00890DD4" w:rsidRDefault="00890DD4" w:rsidP="00890DD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Example:</w:t>
      </w:r>
    </w:p>
    <w:p w14:paraId="0A130A58" w14:textId="77777777" w:rsidR="00890DD4" w:rsidRDefault="00890DD4" w:rsidP="00890DD4">
      <w:pPr>
        <w:pStyle w:val="responsive-tabslistitem"/>
        <w:numPr>
          <w:ilvl w:val="0"/>
          <w:numId w:val="9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17808440" w14:textId="77777777" w:rsidR="00890DD4" w:rsidRDefault="00890DD4" w:rsidP="00890DD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890DD4" w14:paraId="0C7274AB"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5E3A2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abstract</w:t>
            </w:r>
            <w:r>
              <w:rPr>
                <w:rFonts w:ascii="Consolas" w:hAnsi="Consolas"/>
                <w:sz w:val="25"/>
                <w:szCs w:val="25"/>
              </w:rPr>
              <w:t xml:space="preserve"> </w:t>
            </w: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Animal { </w:t>
            </w:r>
          </w:p>
          <w:p w14:paraId="11E9DF2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abstract</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walk(</w:t>
            </w:r>
            <w:proofErr w:type="gramEnd"/>
            <w:r>
              <w:rPr>
                <w:rStyle w:val="HTMLCode"/>
                <w:rFonts w:ascii="Consolas" w:eastAsiaTheme="minorHAnsi" w:hAnsi="Consolas"/>
                <w:color w:val="000000"/>
                <w:bdr w:val="none" w:sz="0" w:space="0" w:color="auto" w:frame="1"/>
              </w:rPr>
              <w:t xml:space="preserve">); </w:t>
            </w:r>
          </w:p>
          <w:p w14:paraId="5421E39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eat(</w:t>
            </w:r>
            <w:proofErr w:type="gramEnd"/>
            <w:r>
              <w:rPr>
                <w:rStyle w:val="HTMLCode"/>
                <w:rFonts w:ascii="Consolas" w:eastAsiaTheme="minorHAnsi" w:hAnsi="Consolas"/>
                <w:color w:val="000000"/>
                <w:bdr w:val="none" w:sz="0" w:space="0" w:color="auto" w:frame="1"/>
              </w:rPr>
              <w:t xml:space="preserve">) </w:t>
            </w:r>
          </w:p>
          <w:p w14:paraId="3324A8DE"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06F090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"The animal is eating."</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5EBAADE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3AAE7EFD"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Animal(</w:t>
            </w:r>
            <w:proofErr w:type="gramEnd"/>
            <w:r>
              <w:rPr>
                <w:rStyle w:val="HTMLCode"/>
                <w:rFonts w:ascii="Consolas" w:eastAsiaTheme="minorHAnsi" w:hAnsi="Consolas"/>
                <w:color w:val="000000"/>
                <w:bdr w:val="none" w:sz="0" w:space="0" w:color="auto" w:frame="1"/>
              </w:rPr>
              <w:t xml:space="preserve">) </w:t>
            </w:r>
          </w:p>
          <w:p w14:paraId="534A845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CC465BB"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 xml:space="preserve">( </w:t>
            </w:r>
          </w:p>
          <w:p w14:paraId="457FAC7F"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"An Animal is going to be created."</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4E095DD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586151C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288A146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43CC114"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Cow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Animal { </w:t>
            </w:r>
          </w:p>
          <w:p w14:paraId="39C7EF10"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Cow(</w:t>
            </w:r>
            <w:proofErr w:type="gram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"You have created a Cow"</w:t>
            </w:r>
            <w:r>
              <w:rPr>
                <w:rStyle w:val="HTMLCode"/>
                <w:rFonts w:ascii="Consolas" w:eastAsiaTheme="minorHAnsi" w:hAnsi="Consolas"/>
                <w:color w:val="000000"/>
                <w:bdr w:val="none" w:sz="0" w:space="0" w:color="auto" w:frame="1"/>
              </w:rPr>
              <w:t xml:space="preserve">); } </w:t>
            </w:r>
          </w:p>
          <w:p w14:paraId="462B07A3"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walk(</w:t>
            </w:r>
            <w:proofErr w:type="gram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"Cow is walking."</w:t>
            </w:r>
            <w:r>
              <w:rPr>
                <w:rStyle w:val="HTMLCode"/>
                <w:rFonts w:ascii="Consolas" w:eastAsiaTheme="minorHAnsi" w:hAnsi="Consolas"/>
                <w:color w:val="000000"/>
                <w:bdr w:val="none" w:sz="0" w:space="0" w:color="auto" w:frame="1"/>
              </w:rPr>
              <w:t xml:space="preserve">); } </w:t>
            </w:r>
          </w:p>
          <w:p w14:paraId="7BD0D55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1595AF1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A6A033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Goat </w:t>
            </w:r>
            <w:r>
              <w:rPr>
                <w:rStyle w:val="HTMLCode"/>
                <w:rFonts w:ascii="Consolas" w:eastAsiaTheme="minorHAnsi" w:hAnsi="Consolas"/>
                <w:b/>
                <w:bCs/>
                <w:color w:val="006699"/>
                <w:bdr w:val="none" w:sz="0" w:space="0" w:color="auto" w:frame="1"/>
              </w:rPr>
              <w:t>extends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Animal { </w:t>
            </w:r>
          </w:p>
          <w:p w14:paraId="4009CE8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Goat(</w:t>
            </w:r>
            <w:proofErr w:type="gramEnd"/>
            <w:r>
              <w:rPr>
                <w:rStyle w:val="HTMLCode"/>
                <w:rFonts w:ascii="Consolas" w:eastAsiaTheme="minorHAnsi" w:hAnsi="Consolas"/>
                <w:color w:val="000000"/>
                <w:bdr w:val="none" w:sz="0" w:space="0" w:color="auto" w:frame="1"/>
              </w:rPr>
              <w:t xml:space="preserve">) </w:t>
            </w:r>
          </w:p>
          <w:p w14:paraId="5345462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3A0D442"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"You have created a Goat"</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BFBA12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F61F8F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walk(</w:t>
            </w:r>
            <w:proofErr w:type="gram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dr w:val="none" w:sz="0" w:space="0" w:color="auto" w:frame="1"/>
              </w:rPr>
              <w:t>"Goat is walking."</w:t>
            </w:r>
            <w:r>
              <w:rPr>
                <w:rStyle w:val="HTMLCode"/>
                <w:rFonts w:ascii="Consolas" w:eastAsiaTheme="minorHAnsi" w:hAnsi="Consolas"/>
                <w:color w:val="000000"/>
                <w:bdr w:val="none" w:sz="0" w:space="0" w:color="auto" w:frame="1"/>
              </w:rPr>
              <w:t xml:space="preserve">); } </w:t>
            </w:r>
          </w:p>
          <w:p w14:paraId="5C99AEC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lastRenderedPageBreak/>
              <w:t xml:space="preserve">} </w:t>
            </w:r>
          </w:p>
          <w:p w14:paraId="0ED3740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6116A83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OOPS { </w:t>
            </w:r>
          </w:p>
          <w:p w14:paraId="3D408CB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static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14:paraId="7062310C"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020095E5"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Cow </w:t>
            </w:r>
            <w:proofErr w:type="spellStart"/>
            <w:r>
              <w:rPr>
                <w:rStyle w:val="HTMLCode"/>
                <w:rFonts w:ascii="Consolas" w:eastAsiaTheme="minorHAnsi" w:hAnsi="Consolas"/>
                <w:color w:val="000000"/>
                <w:bdr w:val="none" w:sz="0" w:space="0" w:color="auto" w:frame="1"/>
              </w:rPr>
              <w:t>cow</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Cow(</w:t>
            </w:r>
            <w:proofErr w:type="gramEnd"/>
            <w:r>
              <w:rPr>
                <w:rStyle w:val="HTMLCode"/>
                <w:rFonts w:ascii="Consolas" w:eastAsiaTheme="minorHAnsi" w:hAnsi="Consolas"/>
                <w:color w:val="000000"/>
                <w:bdr w:val="none" w:sz="0" w:space="0" w:color="auto" w:frame="1"/>
              </w:rPr>
              <w:t xml:space="preserve">); </w:t>
            </w:r>
          </w:p>
          <w:p w14:paraId="6B832178"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cow.walk</w:t>
            </w:r>
            <w:proofErr w:type="spellEnd"/>
            <w:proofErr w:type="gramEnd"/>
            <w:r>
              <w:rPr>
                <w:rStyle w:val="HTMLCode"/>
                <w:rFonts w:ascii="Consolas" w:eastAsiaTheme="minorHAnsi" w:hAnsi="Consolas"/>
                <w:color w:val="000000"/>
                <w:bdr w:val="none" w:sz="0" w:space="0" w:color="auto" w:frame="1"/>
              </w:rPr>
              <w:t xml:space="preserve">(); </w:t>
            </w:r>
          </w:p>
          <w:p w14:paraId="20A7EA0A"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cow.eat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64CA4C5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Goat </w:t>
            </w:r>
            <w:proofErr w:type="spellStart"/>
            <w:r>
              <w:rPr>
                <w:rStyle w:val="HTMLCode"/>
                <w:rFonts w:ascii="Consolas" w:eastAsiaTheme="minorHAnsi" w:hAnsi="Consolas"/>
                <w:color w:val="000000"/>
                <w:bdr w:val="none" w:sz="0" w:space="0" w:color="auto" w:frame="1"/>
              </w:rPr>
              <w:t>goat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Goat(</w:t>
            </w:r>
            <w:proofErr w:type="gramEnd"/>
            <w:r>
              <w:rPr>
                <w:rStyle w:val="HTMLCode"/>
                <w:rFonts w:ascii="Consolas" w:eastAsiaTheme="minorHAnsi" w:hAnsi="Consolas"/>
                <w:color w:val="000000"/>
                <w:bdr w:val="none" w:sz="0" w:space="0" w:color="auto" w:frame="1"/>
              </w:rPr>
              <w:t xml:space="preserve">); </w:t>
            </w:r>
          </w:p>
          <w:p w14:paraId="3FDF5CC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goat.walk</w:t>
            </w:r>
            <w:proofErr w:type="spellEnd"/>
            <w:proofErr w:type="gramEnd"/>
            <w:r>
              <w:rPr>
                <w:rStyle w:val="HTMLCode"/>
                <w:rFonts w:ascii="Consolas" w:eastAsiaTheme="minorHAnsi" w:hAnsi="Consolas"/>
                <w:color w:val="000000"/>
                <w:bdr w:val="none" w:sz="0" w:space="0" w:color="auto" w:frame="1"/>
              </w:rPr>
              <w:t xml:space="preserve">(); </w:t>
            </w:r>
          </w:p>
          <w:p w14:paraId="76F625F6"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goat.eat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5C1B4401"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1D0CBB19" w14:textId="77777777" w:rsidR="00890DD4" w:rsidRDefault="00890DD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w:t>
            </w:r>
          </w:p>
        </w:tc>
      </w:tr>
    </w:tbl>
    <w:p w14:paraId="76E8D0F5" w14:textId="77777777" w:rsidR="00890DD4" w:rsidRDefault="00890DD4" w:rsidP="00890DD4">
      <w:pPr>
        <w:rPr>
          <w:rFonts w:ascii="Times New Roman" w:eastAsia="Times New Roman" w:hAnsi="Times New Roman" w:cs="Times New Roman"/>
          <w:b/>
          <w:bCs/>
          <w:color w:val="212121"/>
          <w:kern w:val="0"/>
          <w:sz w:val="36"/>
          <w:szCs w:val="36"/>
          <w14:ligatures w14:val="none"/>
        </w:rPr>
      </w:pPr>
    </w:p>
    <w:p w14:paraId="6F3AB743" w14:textId="61424B9A" w:rsidR="00890DD4" w:rsidRDefault="00890DD4" w:rsidP="00890DD4">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 xml:space="preserve">Exceptional Handling </w:t>
      </w:r>
    </w:p>
    <w:p w14:paraId="6AA7D3C7" w14:textId="77777777" w:rsidR="00890DD4" w:rsidRDefault="00890DD4" w:rsidP="00890DD4">
      <w:pPr>
        <w:pStyle w:val="Heading3"/>
        <w:spacing w:before="0" w:beforeAutospacing="0" w:after="0" w:afterAutospacing="0"/>
        <w:rPr>
          <w:rFonts w:ascii="Arial" w:hAnsi="Arial" w:cs="Arial"/>
          <w:color w:val="4D5B7C"/>
        </w:rPr>
      </w:pPr>
      <w:hyperlink r:id="rId19" w:anchor="1-what-is-an-exception-in-java" w:history="1">
        <w:r>
          <w:rPr>
            <w:rStyle w:val="Hyperlink"/>
            <w:rFonts w:ascii="Arial" w:hAnsi="Arial" w:cs="Arial"/>
          </w:rPr>
          <w:t>1. What is an Exception in Java?</w:t>
        </w:r>
      </w:hyperlink>
    </w:p>
    <w:p w14:paraId="43746CAF" w14:textId="77777777" w:rsidR="00890DD4" w:rsidRDefault="00890DD4" w:rsidP="00890DD4">
      <w:pPr>
        <w:pStyle w:val="NormalWeb"/>
        <w:spacing w:before="0" w:beforeAutospacing="0" w:after="0" w:afterAutospacing="0"/>
        <w:rPr>
          <w:rFonts w:ascii="Arial" w:hAnsi="Arial" w:cs="Arial"/>
          <w:color w:val="4D5B7C"/>
        </w:rPr>
      </w:pPr>
      <w:r>
        <w:rPr>
          <w:rFonts w:ascii="Arial" w:hAnsi="Arial" w:cs="Arial"/>
          <w:color w:val="4D5B7C"/>
        </w:rPr>
        <w:t>An exception is an error event that can happen during the execution of a program and disrupts its normal flow. The exception can arise from different kinds of situations such as wrong data entered by the user, hardware failure, network connection failure, etc. Whenever any error occurs while executing a java statement, an exception object is created, and then </w:t>
      </w:r>
      <w:hyperlink r:id="rId20" w:history="1">
        <w:r>
          <w:rPr>
            <w:rStyle w:val="Hyperlink"/>
            <w:rFonts w:ascii="Arial" w:hAnsi="Arial" w:cs="Arial"/>
            <w:b/>
            <w:bCs/>
            <w:color w:val="0069FF"/>
          </w:rPr>
          <w:t>JRE</w:t>
        </w:r>
      </w:hyperlink>
      <w:r>
        <w:rPr>
          <w:rFonts w:ascii="Arial" w:hAnsi="Arial" w:cs="Arial"/>
          <w:color w:val="4D5B7C"/>
        </w:rPr>
        <w:t> tries to find an exception handler to handle the exception. If a suitable exception handler is found then the exception object is passed to the handler code to process the exception, known as </w:t>
      </w:r>
      <w:r>
        <w:rPr>
          <w:rStyle w:val="Strong"/>
          <w:rFonts w:ascii="Arial" w:hAnsi="Arial" w:cs="Arial"/>
          <w:color w:val="4D5B7C"/>
        </w:rPr>
        <w:t>catching the exception</w:t>
      </w:r>
      <w:r>
        <w:rPr>
          <w:rFonts w:ascii="Arial" w:hAnsi="Arial" w:cs="Arial"/>
          <w:color w:val="4D5B7C"/>
        </w:rPr>
        <w:t xml:space="preserve">. If no handler is </w:t>
      </w:r>
      <w:proofErr w:type="gramStart"/>
      <w:r>
        <w:rPr>
          <w:rFonts w:ascii="Arial" w:hAnsi="Arial" w:cs="Arial"/>
          <w:color w:val="4D5B7C"/>
        </w:rPr>
        <w:t>found</w:t>
      </w:r>
      <w:proofErr w:type="gramEnd"/>
      <w:r>
        <w:rPr>
          <w:rFonts w:ascii="Arial" w:hAnsi="Arial" w:cs="Arial"/>
          <w:color w:val="4D5B7C"/>
        </w:rPr>
        <w:t xml:space="preserve"> then the application throws the exception to the runtime environment and JRE terminates the program. </w:t>
      </w:r>
      <w:r>
        <w:rPr>
          <w:rStyle w:val="Strong"/>
          <w:rFonts w:ascii="Arial" w:hAnsi="Arial" w:cs="Arial"/>
          <w:color w:val="4D5B7C"/>
        </w:rPr>
        <w:t>Java Exception handling</w:t>
      </w:r>
      <w:r>
        <w:rPr>
          <w:rFonts w:ascii="Arial" w:hAnsi="Arial" w:cs="Arial"/>
          <w:color w:val="4D5B7C"/>
        </w:rPr>
        <w:t> framework is used to handle runtime errors only, compile-time errors are not handled by exception handling framework.</w:t>
      </w:r>
    </w:p>
    <w:p w14:paraId="647A44EC" w14:textId="77777777" w:rsidR="00890DD4" w:rsidRDefault="00890DD4" w:rsidP="00890DD4">
      <w:pPr>
        <w:pStyle w:val="Heading3"/>
        <w:spacing w:before="0" w:beforeAutospacing="0" w:after="0" w:afterAutospacing="0"/>
        <w:rPr>
          <w:rFonts w:ascii="Arial" w:hAnsi="Arial" w:cs="Arial"/>
          <w:color w:val="4D5B7C"/>
        </w:rPr>
      </w:pPr>
      <w:hyperlink r:id="rId21" w:anchor="2-what-are-the-exception-handling-keywords-in-java" w:history="1">
        <w:r>
          <w:rPr>
            <w:rStyle w:val="Hyperlink"/>
            <w:rFonts w:ascii="Arial" w:hAnsi="Arial" w:cs="Arial"/>
          </w:rPr>
          <w:t>2. What are the Exception Handling Keywords in Java?</w:t>
        </w:r>
      </w:hyperlink>
    </w:p>
    <w:p w14:paraId="41B2F949" w14:textId="77777777" w:rsidR="00890DD4" w:rsidRDefault="00890DD4" w:rsidP="00890DD4">
      <w:pPr>
        <w:pStyle w:val="NormalWeb"/>
        <w:spacing w:before="240" w:beforeAutospacing="0" w:after="240" w:afterAutospacing="0"/>
        <w:rPr>
          <w:rFonts w:ascii="Arial" w:hAnsi="Arial" w:cs="Arial"/>
          <w:color w:val="4D5B7C"/>
        </w:rPr>
      </w:pPr>
      <w:r>
        <w:rPr>
          <w:rFonts w:ascii="Arial" w:hAnsi="Arial" w:cs="Arial"/>
          <w:color w:val="4D5B7C"/>
        </w:rPr>
        <w:t>There are four keywords used in java exception handling.</w:t>
      </w:r>
    </w:p>
    <w:p w14:paraId="0A124069" w14:textId="77777777" w:rsidR="00890DD4" w:rsidRDefault="00890DD4" w:rsidP="00890DD4">
      <w:pPr>
        <w:numPr>
          <w:ilvl w:val="0"/>
          <w:numId w:val="97"/>
        </w:numPr>
        <w:spacing w:after="0" w:line="240" w:lineRule="auto"/>
        <w:rPr>
          <w:rFonts w:ascii="Arial" w:hAnsi="Arial" w:cs="Arial"/>
          <w:color w:val="4D5B7C"/>
        </w:rPr>
      </w:pPr>
      <w:r>
        <w:rPr>
          <w:rStyle w:val="Strong"/>
          <w:rFonts w:ascii="Arial" w:hAnsi="Arial" w:cs="Arial"/>
          <w:color w:val="4D5B7C"/>
        </w:rPr>
        <w:t>throw</w:t>
      </w:r>
      <w:r>
        <w:rPr>
          <w:rFonts w:ascii="Arial" w:hAnsi="Arial" w:cs="Arial"/>
          <w:color w:val="4D5B7C"/>
        </w:rPr>
        <w:t>: Sometimes we explicitly want to create an exception object and then throw it to halt the normal processing of the program. The </w:t>
      </w:r>
      <w:r>
        <w:rPr>
          <w:rStyle w:val="Strong"/>
          <w:rFonts w:ascii="Arial" w:hAnsi="Arial" w:cs="Arial"/>
          <w:color w:val="4D5B7C"/>
        </w:rPr>
        <w:t>throw</w:t>
      </w:r>
      <w:r>
        <w:rPr>
          <w:rFonts w:ascii="Arial" w:hAnsi="Arial" w:cs="Arial"/>
          <w:color w:val="4D5B7C"/>
        </w:rPr>
        <w:t> keyword is used to throw exceptions to the runtime to handle it.</w:t>
      </w:r>
    </w:p>
    <w:p w14:paraId="793DBC48" w14:textId="77777777" w:rsidR="00890DD4" w:rsidRDefault="00890DD4" w:rsidP="00890DD4">
      <w:pPr>
        <w:numPr>
          <w:ilvl w:val="0"/>
          <w:numId w:val="97"/>
        </w:numPr>
        <w:spacing w:after="0" w:line="240" w:lineRule="auto"/>
        <w:rPr>
          <w:rFonts w:ascii="Arial" w:hAnsi="Arial" w:cs="Arial"/>
          <w:color w:val="4D5B7C"/>
        </w:rPr>
      </w:pPr>
      <w:r>
        <w:rPr>
          <w:rStyle w:val="Strong"/>
          <w:rFonts w:ascii="Arial" w:hAnsi="Arial" w:cs="Arial"/>
          <w:color w:val="4D5B7C"/>
        </w:rPr>
        <w:lastRenderedPageBreak/>
        <w:t>throws</w:t>
      </w:r>
      <w:r>
        <w:rPr>
          <w:rFonts w:ascii="Arial" w:hAnsi="Arial" w:cs="Arial"/>
          <w:color w:val="4D5B7C"/>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Pr>
          <w:rStyle w:val="HTMLCode"/>
          <w:rFonts w:eastAsiaTheme="minorHAnsi"/>
          <w:color w:val="24335A"/>
          <w:sz w:val="21"/>
          <w:szCs w:val="21"/>
          <w:shd w:val="clear" w:color="auto" w:fill="E3E8F4"/>
        </w:rPr>
        <w:t>throws</w:t>
      </w:r>
      <w:r>
        <w:rPr>
          <w:rFonts w:ascii="Arial" w:hAnsi="Arial" w:cs="Arial"/>
          <w:color w:val="4D5B7C"/>
        </w:rPr>
        <w:t> keyword. We can provide multiple exceptions in the throws clause and it can be used with the </w:t>
      </w:r>
      <w:proofErr w:type="gramStart"/>
      <w:r>
        <w:rPr>
          <w:rStyle w:val="Strong"/>
          <w:rFonts w:ascii="Arial" w:hAnsi="Arial" w:cs="Arial"/>
          <w:color w:val="4D5B7C"/>
        </w:rPr>
        <w:t>main(</w:t>
      </w:r>
      <w:proofErr w:type="gramEnd"/>
      <w:r>
        <w:rPr>
          <w:rStyle w:val="Strong"/>
          <w:rFonts w:ascii="Arial" w:hAnsi="Arial" w:cs="Arial"/>
          <w:color w:val="4D5B7C"/>
        </w:rPr>
        <w:t>)</w:t>
      </w:r>
      <w:r>
        <w:rPr>
          <w:rFonts w:ascii="Arial" w:hAnsi="Arial" w:cs="Arial"/>
          <w:color w:val="4D5B7C"/>
        </w:rPr>
        <w:t> method also.</w:t>
      </w:r>
    </w:p>
    <w:p w14:paraId="506D0294" w14:textId="77777777" w:rsidR="00890DD4" w:rsidRDefault="00890DD4" w:rsidP="00890DD4">
      <w:pPr>
        <w:numPr>
          <w:ilvl w:val="0"/>
          <w:numId w:val="97"/>
        </w:numPr>
        <w:spacing w:after="0" w:line="240" w:lineRule="auto"/>
        <w:rPr>
          <w:rFonts w:ascii="Arial" w:hAnsi="Arial" w:cs="Arial"/>
          <w:color w:val="4D5B7C"/>
        </w:rPr>
      </w:pPr>
      <w:r>
        <w:rPr>
          <w:rStyle w:val="Strong"/>
          <w:rFonts w:ascii="Arial" w:hAnsi="Arial" w:cs="Arial"/>
          <w:color w:val="4D5B7C"/>
        </w:rPr>
        <w:t>try-catch</w:t>
      </w:r>
      <w:r>
        <w:rPr>
          <w:rFonts w:ascii="Arial" w:hAnsi="Arial" w:cs="Arial"/>
          <w:color w:val="4D5B7C"/>
        </w:rPr>
        <w:t>: We use try-catch block for exception handling in our code. try is the start of the block and catch is at the end of the try block to handle the exceptions. We can have multiple catch blocks with a try and try-catch blocks can be nested also. catch block requires a parameter that should be of type Exception.</w:t>
      </w:r>
    </w:p>
    <w:p w14:paraId="0108BB51" w14:textId="77777777" w:rsidR="00890DD4" w:rsidRDefault="00890DD4" w:rsidP="00890DD4">
      <w:pPr>
        <w:numPr>
          <w:ilvl w:val="0"/>
          <w:numId w:val="97"/>
        </w:numPr>
        <w:spacing w:after="0" w:line="240" w:lineRule="auto"/>
        <w:rPr>
          <w:rFonts w:ascii="Arial" w:hAnsi="Arial" w:cs="Arial"/>
          <w:color w:val="4D5B7C"/>
        </w:rPr>
      </w:pPr>
      <w:r>
        <w:rPr>
          <w:rStyle w:val="Strong"/>
          <w:rFonts w:ascii="Arial" w:hAnsi="Arial" w:cs="Arial"/>
          <w:color w:val="4D5B7C"/>
        </w:rPr>
        <w:t>finally</w:t>
      </w:r>
      <w:r>
        <w:rPr>
          <w:rFonts w:ascii="Arial" w:hAnsi="Arial" w:cs="Arial"/>
          <w:color w:val="4D5B7C"/>
        </w:rPr>
        <w:t xml:space="preserve">: The </w:t>
      </w:r>
      <w:proofErr w:type="gramStart"/>
      <w:r>
        <w:rPr>
          <w:rFonts w:ascii="Arial" w:hAnsi="Arial" w:cs="Arial"/>
          <w:color w:val="4D5B7C"/>
        </w:rPr>
        <w:t>finally</w:t>
      </w:r>
      <w:proofErr w:type="gramEnd"/>
      <w:r>
        <w:rPr>
          <w:rFonts w:ascii="Arial" w:hAnsi="Arial" w:cs="Arial"/>
          <w:color w:val="4D5B7C"/>
        </w:rPr>
        <w:t xml:space="preserve"> block is optional and can be used only with a try-catch block. Since exception halts the process of execution, we might have some resources open that will not get closed, so we can use the finally block. The </w:t>
      </w:r>
      <w:proofErr w:type="gramStart"/>
      <w:r>
        <w:rPr>
          <w:rFonts w:ascii="Arial" w:hAnsi="Arial" w:cs="Arial"/>
          <w:color w:val="4D5B7C"/>
        </w:rPr>
        <w:t>finally</w:t>
      </w:r>
      <w:proofErr w:type="gramEnd"/>
      <w:r>
        <w:rPr>
          <w:rFonts w:ascii="Arial" w:hAnsi="Arial" w:cs="Arial"/>
          <w:color w:val="4D5B7C"/>
        </w:rPr>
        <w:t xml:space="preserve"> block gets executed always, whether an exception occurs or not.</w:t>
      </w:r>
    </w:p>
    <w:p w14:paraId="4706B3D8" w14:textId="77777777" w:rsidR="00890DD4" w:rsidRDefault="00890DD4" w:rsidP="00890DD4">
      <w:pPr>
        <w:pStyle w:val="Heading3"/>
        <w:spacing w:before="0" w:beforeAutospacing="0" w:after="0" w:afterAutospacing="0"/>
        <w:rPr>
          <w:rFonts w:ascii="Arial" w:hAnsi="Arial" w:cs="Arial"/>
          <w:color w:val="4D5B7C"/>
        </w:rPr>
      </w:pPr>
      <w:hyperlink r:id="rId22" w:anchor="3-explain-java-exception-hierarchy" w:history="1">
        <w:r>
          <w:rPr>
            <w:rStyle w:val="Hyperlink"/>
            <w:rFonts w:ascii="Arial" w:hAnsi="Arial" w:cs="Arial"/>
          </w:rPr>
          <w:t>3. Explain Java Exception Hierarchy?</w:t>
        </w:r>
      </w:hyperlink>
    </w:p>
    <w:p w14:paraId="672E3FC2" w14:textId="7AAEF1E4" w:rsidR="00890DD4" w:rsidRDefault="00890DD4" w:rsidP="00890DD4">
      <w:pPr>
        <w:pStyle w:val="NormalWeb"/>
        <w:spacing w:before="0" w:beforeAutospacing="0" w:after="0" w:afterAutospacing="0"/>
        <w:rPr>
          <w:rFonts w:ascii="Arial" w:hAnsi="Arial" w:cs="Arial"/>
          <w:color w:val="4D5B7C"/>
        </w:rPr>
      </w:pPr>
      <w:r>
        <w:rPr>
          <w:rFonts w:ascii="Arial" w:hAnsi="Arial" w:cs="Arial"/>
          <w:color w:val="4D5B7C"/>
        </w:rPr>
        <w:t>Java Exceptions are hierarchical and </w:t>
      </w:r>
      <w:hyperlink r:id="rId23" w:history="1">
        <w:r>
          <w:rPr>
            <w:rStyle w:val="Hyperlink"/>
            <w:rFonts w:ascii="Arial" w:hAnsi="Arial" w:cs="Arial"/>
            <w:color w:val="0069FF"/>
          </w:rPr>
          <w:t>inheritance</w:t>
        </w:r>
      </w:hyperlink>
      <w:r>
        <w:rPr>
          <w:rFonts w:ascii="Arial" w:hAnsi="Arial" w:cs="Arial"/>
          <w:color w:val="4D5B7C"/>
        </w:rPr>
        <w:t> is used to categorize different types of exceptions. </w:t>
      </w:r>
      <w:r>
        <w:rPr>
          <w:rStyle w:val="HTMLCode"/>
          <w:color w:val="24335A"/>
          <w:sz w:val="21"/>
          <w:szCs w:val="21"/>
          <w:shd w:val="clear" w:color="auto" w:fill="E3E8F4"/>
        </w:rPr>
        <w:t>Throwable</w:t>
      </w:r>
      <w:r>
        <w:rPr>
          <w:rFonts w:ascii="Arial" w:hAnsi="Arial" w:cs="Arial"/>
          <w:color w:val="4D5B7C"/>
        </w:rPr>
        <w:t xml:space="preserve"> is the parent class of Java Exceptions </w:t>
      </w:r>
      <w:proofErr w:type="gramStart"/>
      <w:r>
        <w:rPr>
          <w:rFonts w:ascii="Arial" w:hAnsi="Arial" w:cs="Arial"/>
          <w:color w:val="4D5B7C"/>
        </w:rPr>
        <w:t>Hierarchy</w:t>
      </w:r>
      <w:proofErr w:type="gramEnd"/>
      <w:r>
        <w:rPr>
          <w:rFonts w:ascii="Arial" w:hAnsi="Arial" w:cs="Arial"/>
          <w:color w:val="4D5B7C"/>
        </w:rPr>
        <w:t xml:space="preserve"> and it has two child objects – </w:t>
      </w:r>
      <w:r>
        <w:rPr>
          <w:rStyle w:val="HTMLCode"/>
          <w:color w:val="24335A"/>
          <w:sz w:val="21"/>
          <w:szCs w:val="21"/>
          <w:shd w:val="clear" w:color="auto" w:fill="E3E8F4"/>
        </w:rPr>
        <w:t>Error</w:t>
      </w:r>
      <w:r>
        <w:rPr>
          <w:rFonts w:ascii="Arial" w:hAnsi="Arial" w:cs="Arial"/>
          <w:color w:val="4D5B7C"/>
        </w:rPr>
        <w:t> and </w:t>
      </w:r>
      <w:r>
        <w:rPr>
          <w:rStyle w:val="HTMLCode"/>
          <w:color w:val="24335A"/>
          <w:sz w:val="21"/>
          <w:szCs w:val="21"/>
          <w:shd w:val="clear" w:color="auto" w:fill="E3E8F4"/>
        </w:rPr>
        <w:t>Exception</w:t>
      </w:r>
      <w:r>
        <w:rPr>
          <w:rFonts w:ascii="Arial" w:hAnsi="Arial" w:cs="Arial"/>
          <w:color w:val="4D5B7C"/>
        </w:rPr>
        <w:t>. Exceptions are further divided into checked exceptions and runtime exceptions. </w:t>
      </w:r>
      <w:r>
        <w:rPr>
          <w:rStyle w:val="Strong"/>
          <w:rFonts w:ascii="Arial" w:hAnsi="Arial" w:cs="Arial"/>
          <w:color w:val="4D5B7C"/>
        </w:rPr>
        <w:t>Errors</w:t>
      </w:r>
      <w:r>
        <w:rPr>
          <w:rFonts w:ascii="Arial" w:hAnsi="Arial" w:cs="Arial"/>
          <w:color w:val="4D5B7C"/>
        </w:rPr>
        <w:t> are exceptional scenarios that are out of the scope of application and it’s not possible to anticipate and recover from them, for example, hardware failure, JVM crash, or out-of-memory error. </w:t>
      </w:r>
      <w:r>
        <w:rPr>
          <w:rStyle w:val="Strong"/>
          <w:rFonts w:ascii="Arial" w:hAnsi="Arial" w:cs="Arial"/>
          <w:color w:val="4D5B7C"/>
        </w:rPr>
        <w:t>Checked Exceptions</w:t>
      </w:r>
      <w:r>
        <w:rPr>
          <w:rFonts w:ascii="Arial" w:hAnsi="Arial" w:cs="Arial"/>
          <w:color w:val="4D5B7C"/>
        </w:rPr>
        <w:t xml:space="preserve"> are exceptional scenarios that we can anticipate in a program and try to recover from it, for example, </w:t>
      </w:r>
      <w:proofErr w:type="spellStart"/>
      <w:r>
        <w:rPr>
          <w:rFonts w:ascii="Arial" w:hAnsi="Arial" w:cs="Arial"/>
          <w:color w:val="4D5B7C"/>
        </w:rPr>
        <w:t>FileNotFoundException</w:t>
      </w:r>
      <w:proofErr w:type="spellEnd"/>
      <w:r>
        <w:rPr>
          <w:rFonts w:ascii="Arial" w:hAnsi="Arial" w:cs="Arial"/>
          <w:color w:val="4D5B7C"/>
        </w:rPr>
        <w:t>. We should catch this exception and provide a useful message to the user and log it properly for debugging purposes. </w:t>
      </w:r>
      <w:r>
        <w:rPr>
          <w:rStyle w:val="HTMLCode"/>
          <w:color w:val="24335A"/>
          <w:sz w:val="21"/>
          <w:szCs w:val="21"/>
          <w:shd w:val="clear" w:color="auto" w:fill="E3E8F4"/>
        </w:rPr>
        <w:t>Exception</w:t>
      </w:r>
      <w:r>
        <w:rPr>
          <w:rFonts w:ascii="Arial" w:hAnsi="Arial" w:cs="Arial"/>
          <w:color w:val="4D5B7C"/>
        </w:rPr>
        <w:t> is the parent class of all Checked Exceptions. </w:t>
      </w:r>
      <w:r>
        <w:rPr>
          <w:rStyle w:val="Strong"/>
          <w:rFonts w:ascii="Arial" w:hAnsi="Arial" w:cs="Arial"/>
          <w:color w:val="4D5B7C"/>
        </w:rPr>
        <w:t>Runtime Exceptions</w:t>
      </w:r>
      <w:r>
        <w:rPr>
          <w:rFonts w:ascii="Arial" w:hAnsi="Arial" w:cs="Arial"/>
          <w:color w:val="4D5B7C"/>
        </w:rPr>
        <w:t> are caused by bad programming, for example, trying to retrieve an element from the Array. We should check the length of the array first before trying to retrieve the element otherwise it might throw </w:t>
      </w:r>
      <w:proofErr w:type="spellStart"/>
      <w:r>
        <w:rPr>
          <w:rStyle w:val="HTMLCode"/>
          <w:color w:val="24335A"/>
          <w:sz w:val="21"/>
          <w:szCs w:val="21"/>
          <w:shd w:val="clear" w:color="auto" w:fill="E3E8F4"/>
        </w:rPr>
        <w:t>ArrayIndexOutOfBoundException</w:t>
      </w:r>
      <w:proofErr w:type="spellEnd"/>
      <w:r>
        <w:rPr>
          <w:rFonts w:ascii="Arial" w:hAnsi="Arial" w:cs="Arial"/>
          <w:color w:val="4D5B7C"/>
        </w:rPr>
        <w:t> at runtime. </w:t>
      </w:r>
      <w:proofErr w:type="spellStart"/>
      <w:r>
        <w:rPr>
          <w:rStyle w:val="HTMLCode"/>
          <w:color w:val="24335A"/>
          <w:sz w:val="21"/>
          <w:szCs w:val="21"/>
          <w:shd w:val="clear" w:color="auto" w:fill="E3E8F4"/>
        </w:rPr>
        <w:t>RuntimeException</w:t>
      </w:r>
      <w:proofErr w:type="spellEnd"/>
      <w:r>
        <w:rPr>
          <w:rFonts w:ascii="Arial" w:hAnsi="Arial" w:cs="Arial"/>
          <w:color w:val="4D5B7C"/>
        </w:rPr>
        <w:t> is the parent class of all runtime exceptions.</w:t>
      </w:r>
      <w:r>
        <w:rPr>
          <w:rFonts w:ascii="Arial" w:hAnsi="Arial" w:cs="Arial"/>
          <w:noProof/>
          <w:color w:val="0069FF"/>
        </w:rPr>
        <w:drawing>
          <wp:inline distT="0" distB="0" distL="0" distR="0" wp14:anchorId="44BEE6C4" wp14:editId="7BF82BA2">
            <wp:extent cx="4286250" cy="2063750"/>
            <wp:effectExtent l="0" t="0" r="0" b="0"/>
            <wp:docPr id="47496633" name="Picture 10" descr="exception handling in java interview questions, exception handling interview questions, java exception interview question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exception handling in java interview questions, exception handling interview questions, java exception interview question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2063750"/>
                    </a:xfrm>
                    <a:prstGeom prst="rect">
                      <a:avLst/>
                    </a:prstGeom>
                    <a:noFill/>
                    <a:ln>
                      <a:noFill/>
                    </a:ln>
                  </pic:spPr>
                </pic:pic>
              </a:graphicData>
            </a:graphic>
          </wp:inline>
        </w:drawing>
      </w:r>
    </w:p>
    <w:p w14:paraId="7450D60E" w14:textId="77777777" w:rsidR="00890DD4" w:rsidRDefault="00890DD4" w:rsidP="00890DD4">
      <w:pPr>
        <w:pStyle w:val="Heading3"/>
        <w:spacing w:before="0" w:beforeAutospacing="0" w:after="0" w:afterAutospacing="0"/>
        <w:rPr>
          <w:rFonts w:ascii="Arial" w:hAnsi="Arial" w:cs="Arial"/>
          <w:color w:val="4D5B7C"/>
        </w:rPr>
      </w:pPr>
      <w:hyperlink r:id="rId26" w:anchor="4-what-are-the-important-methods-of-java-exception-class" w:history="1">
        <w:r>
          <w:rPr>
            <w:rStyle w:val="Hyperlink"/>
            <w:rFonts w:ascii="Arial" w:hAnsi="Arial" w:cs="Arial"/>
          </w:rPr>
          <w:t>4. What are the important methods of Java Exception Class?</w:t>
        </w:r>
      </w:hyperlink>
    </w:p>
    <w:p w14:paraId="5C30DC75" w14:textId="77777777" w:rsidR="00890DD4" w:rsidRDefault="00890DD4" w:rsidP="00890DD4">
      <w:pPr>
        <w:pStyle w:val="NormalWeb"/>
        <w:spacing w:before="240" w:beforeAutospacing="0" w:after="240" w:afterAutospacing="0"/>
        <w:rPr>
          <w:rFonts w:ascii="Arial" w:hAnsi="Arial" w:cs="Arial"/>
          <w:color w:val="4D5B7C"/>
        </w:rPr>
      </w:pPr>
      <w:r>
        <w:rPr>
          <w:rFonts w:ascii="Arial" w:hAnsi="Arial" w:cs="Arial"/>
          <w:color w:val="4D5B7C"/>
        </w:rPr>
        <w:t xml:space="preserve">Exception and </w:t>
      </w:r>
      <w:proofErr w:type="gramStart"/>
      <w:r>
        <w:rPr>
          <w:rFonts w:ascii="Arial" w:hAnsi="Arial" w:cs="Arial"/>
          <w:color w:val="4D5B7C"/>
        </w:rPr>
        <w:t>all of</w:t>
      </w:r>
      <w:proofErr w:type="gramEnd"/>
      <w:r>
        <w:rPr>
          <w:rFonts w:ascii="Arial" w:hAnsi="Arial" w:cs="Arial"/>
          <w:color w:val="4D5B7C"/>
        </w:rPr>
        <w:t xml:space="preserve"> its subclasses don’t provide any specific methods and all of the methods are defined in the base class Throwable.</w:t>
      </w:r>
    </w:p>
    <w:p w14:paraId="59865AA1" w14:textId="77777777" w:rsidR="00890DD4" w:rsidRDefault="00890DD4" w:rsidP="00890DD4">
      <w:pPr>
        <w:numPr>
          <w:ilvl w:val="0"/>
          <w:numId w:val="98"/>
        </w:numPr>
        <w:spacing w:after="0" w:line="240" w:lineRule="auto"/>
        <w:rPr>
          <w:rFonts w:ascii="Arial" w:hAnsi="Arial" w:cs="Arial"/>
          <w:color w:val="4D5B7C"/>
        </w:rPr>
      </w:pPr>
      <w:r>
        <w:rPr>
          <w:rStyle w:val="Strong"/>
          <w:rFonts w:ascii="Arial" w:hAnsi="Arial" w:cs="Arial"/>
          <w:color w:val="4D5B7C"/>
        </w:rPr>
        <w:t xml:space="preserve">String </w:t>
      </w:r>
      <w:proofErr w:type="spellStart"/>
      <w:proofErr w:type="gramStart"/>
      <w:r>
        <w:rPr>
          <w:rStyle w:val="Strong"/>
          <w:rFonts w:ascii="Arial" w:hAnsi="Arial" w:cs="Arial"/>
          <w:color w:val="4D5B7C"/>
        </w:rPr>
        <w:t>getMessage</w:t>
      </w:r>
      <w:proofErr w:type="spellEnd"/>
      <w:r>
        <w:rPr>
          <w:rStyle w:val="Strong"/>
          <w:rFonts w:ascii="Arial" w:hAnsi="Arial" w:cs="Arial"/>
          <w:color w:val="4D5B7C"/>
        </w:rPr>
        <w:t>(</w:t>
      </w:r>
      <w:proofErr w:type="gramEnd"/>
      <w:r>
        <w:rPr>
          <w:rStyle w:val="Strong"/>
          <w:rFonts w:ascii="Arial" w:hAnsi="Arial" w:cs="Arial"/>
          <w:color w:val="4D5B7C"/>
        </w:rPr>
        <w:t>)</w:t>
      </w:r>
      <w:r>
        <w:rPr>
          <w:rFonts w:ascii="Arial" w:hAnsi="Arial" w:cs="Arial"/>
          <w:color w:val="4D5B7C"/>
        </w:rPr>
        <w:t> - This method returns the message String of Throwable and the message can be provided while creating the exception through its constructor.</w:t>
      </w:r>
    </w:p>
    <w:p w14:paraId="124FC26F" w14:textId="77777777" w:rsidR="00890DD4" w:rsidRDefault="00890DD4" w:rsidP="00890DD4">
      <w:pPr>
        <w:numPr>
          <w:ilvl w:val="0"/>
          <w:numId w:val="98"/>
        </w:numPr>
        <w:spacing w:after="0" w:line="240" w:lineRule="auto"/>
        <w:rPr>
          <w:rFonts w:ascii="Arial" w:hAnsi="Arial" w:cs="Arial"/>
          <w:color w:val="4D5B7C"/>
        </w:rPr>
      </w:pPr>
      <w:r>
        <w:rPr>
          <w:rStyle w:val="Strong"/>
          <w:rFonts w:ascii="Arial" w:hAnsi="Arial" w:cs="Arial"/>
          <w:color w:val="4D5B7C"/>
        </w:rPr>
        <w:lastRenderedPageBreak/>
        <w:t xml:space="preserve">String </w:t>
      </w:r>
      <w:proofErr w:type="spellStart"/>
      <w:proofErr w:type="gramStart"/>
      <w:r>
        <w:rPr>
          <w:rStyle w:val="Strong"/>
          <w:rFonts w:ascii="Arial" w:hAnsi="Arial" w:cs="Arial"/>
          <w:color w:val="4D5B7C"/>
        </w:rPr>
        <w:t>getLocalizedMessage</w:t>
      </w:r>
      <w:proofErr w:type="spellEnd"/>
      <w:r>
        <w:rPr>
          <w:rStyle w:val="Strong"/>
          <w:rFonts w:ascii="Arial" w:hAnsi="Arial" w:cs="Arial"/>
          <w:color w:val="4D5B7C"/>
        </w:rPr>
        <w:t>(</w:t>
      </w:r>
      <w:proofErr w:type="gramEnd"/>
      <w:r>
        <w:rPr>
          <w:rStyle w:val="Strong"/>
          <w:rFonts w:ascii="Arial" w:hAnsi="Arial" w:cs="Arial"/>
          <w:color w:val="4D5B7C"/>
        </w:rPr>
        <w:t>)</w:t>
      </w:r>
      <w:r>
        <w:rPr>
          <w:rFonts w:ascii="Arial" w:hAnsi="Arial" w:cs="Arial"/>
          <w:color w:val="4D5B7C"/>
        </w:rPr>
        <w:t> - This method is provided so that subclasses can override it to provide the locale-specific messages to the calling program. Throwable class implementation of this method simply use </w:t>
      </w:r>
      <w:proofErr w:type="spellStart"/>
      <w:proofErr w:type="gramStart"/>
      <w:r>
        <w:rPr>
          <w:rStyle w:val="HTMLCode"/>
          <w:rFonts w:eastAsiaTheme="minorHAnsi"/>
          <w:color w:val="24335A"/>
          <w:sz w:val="21"/>
          <w:szCs w:val="21"/>
          <w:shd w:val="clear" w:color="auto" w:fill="E3E8F4"/>
        </w:rPr>
        <w:t>getMessage</w:t>
      </w:r>
      <w:proofErr w:type="spellEnd"/>
      <w:r>
        <w:rPr>
          <w:rStyle w:val="HTMLCode"/>
          <w:rFonts w:eastAsiaTheme="minorHAnsi"/>
          <w:color w:val="24335A"/>
          <w:sz w:val="21"/>
          <w:szCs w:val="21"/>
          <w:shd w:val="clear" w:color="auto" w:fill="E3E8F4"/>
        </w:rPr>
        <w:t>(</w:t>
      </w:r>
      <w:proofErr w:type="gramEnd"/>
      <w:r>
        <w:rPr>
          <w:rStyle w:val="HTMLCode"/>
          <w:rFonts w:eastAsiaTheme="minorHAnsi"/>
          <w:color w:val="24335A"/>
          <w:sz w:val="21"/>
          <w:szCs w:val="21"/>
          <w:shd w:val="clear" w:color="auto" w:fill="E3E8F4"/>
        </w:rPr>
        <w:t>)</w:t>
      </w:r>
      <w:r>
        <w:rPr>
          <w:rFonts w:ascii="Arial" w:hAnsi="Arial" w:cs="Arial"/>
          <w:color w:val="4D5B7C"/>
        </w:rPr>
        <w:t> method to return the exception message.</w:t>
      </w:r>
    </w:p>
    <w:p w14:paraId="18E2DE0A" w14:textId="77777777" w:rsidR="00890DD4" w:rsidRDefault="00890DD4" w:rsidP="00890DD4">
      <w:pPr>
        <w:numPr>
          <w:ilvl w:val="0"/>
          <w:numId w:val="98"/>
        </w:numPr>
        <w:spacing w:after="0" w:line="240" w:lineRule="auto"/>
        <w:rPr>
          <w:rFonts w:ascii="Arial" w:hAnsi="Arial" w:cs="Arial"/>
          <w:color w:val="4D5B7C"/>
        </w:rPr>
      </w:pPr>
      <w:r>
        <w:rPr>
          <w:rStyle w:val="Strong"/>
          <w:rFonts w:ascii="Arial" w:hAnsi="Arial" w:cs="Arial"/>
          <w:color w:val="4D5B7C"/>
        </w:rPr>
        <w:t xml:space="preserve">synchronized Throwable </w:t>
      </w:r>
      <w:proofErr w:type="spellStart"/>
      <w:proofErr w:type="gramStart"/>
      <w:r>
        <w:rPr>
          <w:rStyle w:val="Strong"/>
          <w:rFonts w:ascii="Arial" w:hAnsi="Arial" w:cs="Arial"/>
          <w:color w:val="4D5B7C"/>
        </w:rPr>
        <w:t>getCause</w:t>
      </w:r>
      <w:proofErr w:type="spellEnd"/>
      <w:r>
        <w:rPr>
          <w:rStyle w:val="Strong"/>
          <w:rFonts w:ascii="Arial" w:hAnsi="Arial" w:cs="Arial"/>
          <w:color w:val="4D5B7C"/>
        </w:rPr>
        <w:t>(</w:t>
      </w:r>
      <w:proofErr w:type="gramEnd"/>
      <w:r>
        <w:rPr>
          <w:rStyle w:val="Strong"/>
          <w:rFonts w:ascii="Arial" w:hAnsi="Arial" w:cs="Arial"/>
          <w:color w:val="4D5B7C"/>
        </w:rPr>
        <w:t>)</w:t>
      </w:r>
      <w:r>
        <w:rPr>
          <w:rFonts w:ascii="Arial" w:hAnsi="Arial" w:cs="Arial"/>
          <w:color w:val="4D5B7C"/>
        </w:rPr>
        <w:t> - This method returns the cause of the exception or null if the cause is unknown.</w:t>
      </w:r>
    </w:p>
    <w:p w14:paraId="526CE492" w14:textId="77777777" w:rsidR="00890DD4" w:rsidRDefault="00890DD4" w:rsidP="00890DD4">
      <w:pPr>
        <w:numPr>
          <w:ilvl w:val="0"/>
          <w:numId w:val="98"/>
        </w:numPr>
        <w:spacing w:after="0" w:line="240" w:lineRule="auto"/>
        <w:rPr>
          <w:rFonts w:ascii="Arial" w:hAnsi="Arial" w:cs="Arial"/>
          <w:color w:val="4D5B7C"/>
        </w:rPr>
      </w:pPr>
      <w:r>
        <w:rPr>
          <w:rStyle w:val="Strong"/>
          <w:rFonts w:ascii="Arial" w:hAnsi="Arial" w:cs="Arial"/>
          <w:color w:val="4D5B7C"/>
        </w:rPr>
        <w:t xml:space="preserve">String </w:t>
      </w:r>
      <w:proofErr w:type="spellStart"/>
      <w:proofErr w:type="gramStart"/>
      <w:r>
        <w:rPr>
          <w:rStyle w:val="Strong"/>
          <w:rFonts w:ascii="Arial" w:hAnsi="Arial" w:cs="Arial"/>
          <w:color w:val="4D5B7C"/>
        </w:rPr>
        <w:t>toString</w:t>
      </w:r>
      <w:proofErr w:type="spellEnd"/>
      <w:r>
        <w:rPr>
          <w:rStyle w:val="Strong"/>
          <w:rFonts w:ascii="Arial" w:hAnsi="Arial" w:cs="Arial"/>
          <w:color w:val="4D5B7C"/>
        </w:rPr>
        <w:t>(</w:t>
      </w:r>
      <w:proofErr w:type="gramEnd"/>
      <w:r>
        <w:rPr>
          <w:rStyle w:val="Strong"/>
          <w:rFonts w:ascii="Arial" w:hAnsi="Arial" w:cs="Arial"/>
          <w:color w:val="4D5B7C"/>
        </w:rPr>
        <w:t>)</w:t>
      </w:r>
      <w:r>
        <w:rPr>
          <w:rFonts w:ascii="Arial" w:hAnsi="Arial" w:cs="Arial"/>
          <w:color w:val="4D5B7C"/>
        </w:rPr>
        <w:t> - This method returns the information about Throwable in String format, the returned String contains the name of Throwable class and localized message.</w:t>
      </w:r>
    </w:p>
    <w:p w14:paraId="3689A50F" w14:textId="77777777" w:rsidR="00890DD4" w:rsidRDefault="00890DD4" w:rsidP="00890DD4">
      <w:pPr>
        <w:numPr>
          <w:ilvl w:val="0"/>
          <w:numId w:val="98"/>
        </w:numPr>
        <w:spacing w:after="0" w:line="240" w:lineRule="auto"/>
        <w:rPr>
          <w:rFonts w:ascii="Arial" w:hAnsi="Arial" w:cs="Arial"/>
          <w:color w:val="4D5B7C"/>
        </w:rPr>
      </w:pPr>
      <w:r>
        <w:rPr>
          <w:rStyle w:val="Strong"/>
          <w:rFonts w:ascii="Arial" w:hAnsi="Arial" w:cs="Arial"/>
          <w:color w:val="4D5B7C"/>
        </w:rPr>
        <w:t xml:space="preserve">void </w:t>
      </w:r>
      <w:proofErr w:type="spellStart"/>
      <w:proofErr w:type="gramStart"/>
      <w:r>
        <w:rPr>
          <w:rStyle w:val="Strong"/>
          <w:rFonts w:ascii="Arial" w:hAnsi="Arial" w:cs="Arial"/>
          <w:color w:val="4D5B7C"/>
        </w:rPr>
        <w:t>printStackTrace</w:t>
      </w:r>
      <w:proofErr w:type="spellEnd"/>
      <w:r>
        <w:rPr>
          <w:rStyle w:val="Strong"/>
          <w:rFonts w:ascii="Arial" w:hAnsi="Arial" w:cs="Arial"/>
          <w:color w:val="4D5B7C"/>
        </w:rPr>
        <w:t>(</w:t>
      </w:r>
      <w:proofErr w:type="gramEnd"/>
      <w:r>
        <w:rPr>
          <w:rStyle w:val="Strong"/>
          <w:rFonts w:ascii="Arial" w:hAnsi="Arial" w:cs="Arial"/>
          <w:color w:val="4D5B7C"/>
        </w:rPr>
        <w:t>)</w:t>
      </w:r>
      <w:r>
        <w:rPr>
          <w:rFonts w:ascii="Arial" w:hAnsi="Arial" w:cs="Arial"/>
          <w:color w:val="4D5B7C"/>
        </w:rPr>
        <w:t xml:space="preserve"> - This method prints the stack trace information to the standard error stream, this method is overloaded and we can pass </w:t>
      </w:r>
      <w:proofErr w:type="spellStart"/>
      <w:r>
        <w:rPr>
          <w:rFonts w:ascii="Arial" w:hAnsi="Arial" w:cs="Arial"/>
          <w:color w:val="4D5B7C"/>
        </w:rPr>
        <w:t>PrintStream</w:t>
      </w:r>
      <w:proofErr w:type="spellEnd"/>
      <w:r>
        <w:rPr>
          <w:rFonts w:ascii="Arial" w:hAnsi="Arial" w:cs="Arial"/>
          <w:color w:val="4D5B7C"/>
        </w:rPr>
        <w:t xml:space="preserve"> or </w:t>
      </w:r>
      <w:proofErr w:type="spellStart"/>
      <w:r>
        <w:rPr>
          <w:rFonts w:ascii="Arial" w:hAnsi="Arial" w:cs="Arial"/>
          <w:color w:val="4D5B7C"/>
        </w:rPr>
        <w:t>PrintWriter</w:t>
      </w:r>
      <w:proofErr w:type="spellEnd"/>
      <w:r>
        <w:rPr>
          <w:rFonts w:ascii="Arial" w:hAnsi="Arial" w:cs="Arial"/>
          <w:color w:val="4D5B7C"/>
        </w:rPr>
        <w:t xml:space="preserve"> as an argument to write the stack trace information to the file or stream.</w:t>
      </w:r>
    </w:p>
    <w:p w14:paraId="598DF921" w14:textId="77777777" w:rsidR="00890DD4" w:rsidRDefault="00890DD4" w:rsidP="00890DD4">
      <w:pPr>
        <w:pStyle w:val="Heading3"/>
        <w:spacing w:before="0" w:beforeAutospacing="0" w:after="0" w:afterAutospacing="0"/>
        <w:rPr>
          <w:rFonts w:ascii="Arial" w:hAnsi="Arial" w:cs="Arial"/>
          <w:color w:val="4D5B7C"/>
        </w:rPr>
      </w:pPr>
      <w:hyperlink r:id="rId27" w:anchor="5-explain-java-7-arm-feature-and-multi-catch-block" w:history="1">
        <w:r>
          <w:rPr>
            <w:rStyle w:val="Hyperlink"/>
            <w:rFonts w:ascii="Arial" w:hAnsi="Arial" w:cs="Arial"/>
          </w:rPr>
          <w:t>5. Explain Java 7 ARM Feature and multi-catch block?</w:t>
        </w:r>
      </w:hyperlink>
    </w:p>
    <w:p w14:paraId="369B482C" w14:textId="77777777" w:rsidR="00890DD4" w:rsidRDefault="00890DD4" w:rsidP="00890DD4">
      <w:pPr>
        <w:pStyle w:val="NormalWeb"/>
        <w:spacing w:before="240" w:beforeAutospacing="0" w:after="240" w:afterAutospacing="0"/>
        <w:rPr>
          <w:rFonts w:ascii="Arial" w:hAnsi="Arial" w:cs="Arial"/>
          <w:color w:val="4D5B7C"/>
        </w:rPr>
      </w:pPr>
      <w:r>
        <w:rPr>
          <w:rFonts w:ascii="Arial" w:hAnsi="Arial" w:cs="Arial"/>
          <w:color w:val="4D5B7C"/>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7E2C8A03" w14:textId="77777777" w:rsidR="00890DD4" w:rsidRDefault="00890DD4" w:rsidP="00890DD4">
      <w:pPr>
        <w:pStyle w:val="HTMLPreformatted"/>
        <w:shd w:val="clear" w:color="auto" w:fill="11192E"/>
        <w:spacing w:line="330" w:lineRule="atLeast"/>
        <w:rPr>
          <w:rStyle w:val="HTMLCode"/>
          <w:color w:val="F7F8FB"/>
          <w:sz w:val="21"/>
          <w:szCs w:val="21"/>
        </w:rPr>
      </w:pPr>
      <w:proofErr w:type="gramStart"/>
      <w:r>
        <w:rPr>
          <w:rStyle w:val="HTMLCode"/>
          <w:color w:val="F7F8FB"/>
          <w:sz w:val="21"/>
          <w:szCs w:val="21"/>
        </w:rPr>
        <w:t>catch(</w:t>
      </w:r>
      <w:proofErr w:type="spellStart"/>
      <w:proofErr w:type="gramEnd"/>
      <w:r>
        <w:rPr>
          <w:rStyle w:val="HTMLCode"/>
          <w:color w:val="F7F8FB"/>
          <w:sz w:val="21"/>
          <w:szCs w:val="21"/>
        </w:rPr>
        <w:t>IOException</w:t>
      </w:r>
      <w:proofErr w:type="spellEnd"/>
      <w:r>
        <w:rPr>
          <w:rStyle w:val="HTMLCode"/>
          <w:color w:val="F7F8FB"/>
          <w:sz w:val="21"/>
          <w:szCs w:val="21"/>
        </w:rPr>
        <w:t xml:space="preserve"> | </w:t>
      </w:r>
      <w:proofErr w:type="spellStart"/>
      <w:r>
        <w:rPr>
          <w:rStyle w:val="HTMLCode"/>
          <w:color w:val="F7F8FB"/>
          <w:sz w:val="21"/>
          <w:szCs w:val="21"/>
        </w:rPr>
        <w:t>SQLException</w:t>
      </w:r>
      <w:proofErr w:type="spellEnd"/>
      <w:r>
        <w:rPr>
          <w:rStyle w:val="HTMLCode"/>
          <w:color w:val="F7F8FB"/>
          <w:sz w:val="21"/>
          <w:szCs w:val="21"/>
        </w:rPr>
        <w:t xml:space="preserve"> | Exception ex){</w:t>
      </w:r>
    </w:p>
    <w:p w14:paraId="0DB7809E"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 xml:space="preserve">     </w:t>
      </w:r>
      <w:proofErr w:type="spellStart"/>
      <w:proofErr w:type="gramStart"/>
      <w:r>
        <w:rPr>
          <w:rStyle w:val="HTMLCode"/>
          <w:color w:val="F7F8FB"/>
          <w:sz w:val="21"/>
          <w:szCs w:val="21"/>
        </w:rPr>
        <w:t>logger.error</w:t>
      </w:r>
      <w:proofErr w:type="spellEnd"/>
      <w:proofErr w:type="gramEnd"/>
      <w:r>
        <w:rPr>
          <w:rStyle w:val="HTMLCode"/>
          <w:color w:val="F7F8FB"/>
          <w:sz w:val="21"/>
          <w:szCs w:val="21"/>
        </w:rPr>
        <w:t>(ex);</w:t>
      </w:r>
    </w:p>
    <w:p w14:paraId="53CDD3B0"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 xml:space="preserve">     throw new </w:t>
      </w:r>
      <w:proofErr w:type="spellStart"/>
      <w:r>
        <w:rPr>
          <w:rStyle w:val="HTMLCode"/>
          <w:color w:val="F7F8FB"/>
          <w:sz w:val="21"/>
          <w:szCs w:val="21"/>
        </w:rPr>
        <w:t>MyException</w:t>
      </w:r>
      <w:proofErr w:type="spellEnd"/>
      <w:r>
        <w:rPr>
          <w:rStyle w:val="HTMLCode"/>
          <w:color w:val="F7F8FB"/>
          <w:sz w:val="21"/>
          <w:szCs w:val="21"/>
        </w:rPr>
        <w:t>(</w:t>
      </w:r>
      <w:proofErr w:type="spellStart"/>
      <w:proofErr w:type="gramStart"/>
      <w:r>
        <w:rPr>
          <w:rStyle w:val="HTMLCode"/>
          <w:color w:val="F7F8FB"/>
          <w:sz w:val="21"/>
          <w:szCs w:val="21"/>
        </w:rPr>
        <w:t>ex.getMessage</w:t>
      </w:r>
      <w:proofErr w:type="spellEnd"/>
      <w:proofErr w:type="gramEnd"/>
      <w:r>
        <w:rPr>
          <w:rStyle w:val="HTMLCode"/>
          <w:color w:val="F7F8FB"/>
          <w:sz w:val="21"/>
          <w:szCs w:val="21"/>
        </w:rPr>
        <w:t>());</w:t>
      </w:r>
    </w:p>
    <w:p w14:paraId="1A3ED9D0"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w:t>
      </w:r>
    </w:p>
    <w:p w14:paraId="7836AFFD" w14:textId="77777777" w:rsidR="00890DD4" w:rsidRDefault="00890DD4" w:rsidP="00890DD4">
      <w:pPr>
        <w:pStyle w:val="NormalWeb"/>
        <w:spacing w:before="0" w:beforeAutospacing="0" w:after="0" w:afterAutospacing="0"/>
        <w:rPr>
          <w:rFonts w:ascii="Arial" w:hAnsi="Arial" w:cs="Arial"/>
          <w:color w:val="4D5B7C"/>
        </w:rPr>
      </w:pPr>
      <w:r>
        <w:rPr>
          <w:rFonts w:ascii="Arial" w:hAnsi="Arial" w:cs="Arial"/>
          <w:color w:val="4D5B7C"/>
        </w:rPr>
        <w:t xml:space="preserve">Most of the time, we use finally block just to close the resources and sometimes we forget to close them and get runtime exceptions when the resources are exhausted. These exceptions are hard to </w:t>
      </w:r>
      <w:proofErr w:type="gramStart"/>
      <w:r>
        <w:rPr>
          <w:rFonts w:ascii="Arial" w:hAnsi="Arial" w:cs="Arial"/>
          <w:color w:val="4D5B7C"/>
        </w:rPr>
        <w:t>debug</w:t>
      </w:r>
      <w:proofErr w:type="gramEnd"/>
      <w:r>
        <w:rPr>
          <w:rFonts w:ascii="Arial" w:hAnsi="Arial" w:cs="Arial"/>
          <w:color w:val="4D5B7C"/>
        </w:rPr>
        <w:t xml:space="preserve"> and we might need to look into each place where we are using that type of resource to make sure we are closing it. </w:t>
      </w:r>
      <w:proofErr w:type="gramStart"/>
      <w:r>
        <w:rPr>
          <w:rFonts w:ascii="Arial" w:hAnsi="Arial" w:cs="Arial"/>
          <w:color w:val="4D5B7C"/>
        </w:rPr>
        <w:t>So</w:t>
      </w:r>
      <w:proofErr w:type="gramEnd"/>
      <w:r>
        <w:rPr>
          <w:rFonts w:ascii="Arial" w:hAnsi="Arial" w:cs="Arial"/>
          <w:color w:val="4D5B7C"/>
        </w:rPr>
        <w:t xml:space="preserve"> java 7 one of the improvements was </w:t>
      </w:r>
      <w:r>
        <w:rPr>
          <w:rStyle w:val="Strong"/>
          <w:rFonts w:ascii="Arial" w:hAnsi="Arial" w:cs="Arial"/>
          <w:color w:val="4D5B7C"/>
        </w:rPr>
        <w:t>try-with-resources</w:t>
      </w:r>
      <w:r>
        <w:rPr>
          <w:rFonts w:ascii="Arial" w:hAnsi="Arial" w:cs="Arial"/>
          <w:color w:val="4D5B7C"/>
        </w:rPr>
        <w:t> where we can create a resource in the try statement itself and use it inside the try-catch block. When the execution comes out of the try-catch block, the runtime environment automatically closes these resources. Sample of try-catch block with this improvement is:</w:t>
      </w:r>
    </w:p>
    <w:p w14:paraId="650A7C49"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try (</w:t>
      </w:r>
      <w:proofErr w:type="spellStart"/>
      <w:r>
        <w:rPr>
          <w:rStyle w:val="HTMLCode"/>
          <w:color w:val="F7F8FB"/>
          <w:sz w:val="21"/>
          <w:szCs w:val="21"/>
        </w:rPr>
        <w:t>MyResource</w:t>
      </w:r>
      <w:proofErr w:type="spellEnd"/>
      <w:r>
        <w:rPr>
          <w:rStyle w:val="HTMLCode"/>
          <w:color w:val="F7F8FB"/>
          <w:sz w:val="21"/>
          <w:szCs w:val="21"/>
        </w:rPr>
        <w:t xml:space="preserve"> </w:t>
      </w:r>
      <w:proofErr w:type="spellStart"/>
      <w:r>
        <w:rPr>
          <w:rStyle w:val="HTMLCode"/>
          <w:color w:val="F7F8FB"/>
          <w:sz w:val="21"/>
          <w:szCs w:val="21"/>
        </w:rPr>
        <w:t>mr</w:t>
      </w:r>
      <w:proofErr w:type="spellEnd"/>
      <w:r>
        <w:rPr>
          <w:rStyle w:val="HTMLCode"/>
          <w:color w:val="F7F8FB"/>
          <w:sz w:val="21"/>
          <w:szCs w:val="21"/>
        </w:rPr>
        <w:t xml:space="preserve"> = new </w:t>
      </w:r>
      <w:proofErr w:type="spellStart"/>
      <w:proofErr w:type="gramStart"/>
      <w:r>
        <w:rPr>
          <w:rStyle w:val="HTMLCode"/>
          <w:color w:val="F7F8FB"/>
          <w:sz w:val="21"/>
          <w:szCs w:val="21"/>
        </w:rPr>
        <w:t>MyResource</w:t>
      </w:r>
      <w:proofErr w:type="spellEnd"/>
      <w:r>
        <w:rPr>
          <w:rStyle w:val="HTMLCode"/>
          <w:color w:val="F7F8FB"/>
          <w:sz w:val="21"/>
          <w:szCs w:val="21"/>
        </w:rPr>
        <w:t>(</w:t>
      </w:r>
      <w:proofErr w:type="gramEnd"/>
      <w:r>
        <w:rPr>
          <w:rStyle w:val="HTMLCode"/>
          <w:color w:val="F7F8FB"/>
          <w:sz w:val="21"/>
          <w:szCs w:val="21"/>
        </w:rPr>
        <w:t>)) {</w:t>
      </w:r>
    </w:p>
    <w:p w14:paraId="5E4EF4A1"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 xml:space="preserve">            </w:t>
      </w:r>
      <w:proofErr w:type="spellStart"/>
      <w:r>
        <w:rPr>
          <w:rStyle w:val="HTMLCode"/>
          <w:color w:val="F7F8FB"/>
          <w:sz w:val="21"/>
          <w:szCs w:val="21"/>
        </w:rPr>
        <w:t>System.out.println</w:t>
      </w:r>
      <w:proofErr w:type="spellEnd"/>
      <w:r>
        <w:rPr>
          <w:rStyle w:val="HTMLCode"/>
          <w:color w:val="F7F8FB"/>
          <w:sz w:val="21"/>
          <w:szCs w:val="21"/>
        </w:rPr>
        <w:t>("</w:t>
      </w:r>
      <w:proofErr w:type="spellStart"/>
      <w:r>
        <w:rPr>
          <w:rStyle w:val="HTMLCode"/>
          <w:color w:val="F7F8FB"/>
          <w:sz w:val="21"/>
          <w:szCs w:val="21"/>
        </w:rPr>
        <w:t>MyResource</w:t>
      </w:r>
      <w:proofErr w:type="spellEnd"/>
      <w:r>
        <w:rPr>
          <w:rStyle w:val="HTMLCode"/>
          <w:color w:val="F7F8FB"/>
          <w:sz w:val="21"/>
          <w:szCs w:val="21"/>
        </w:rPr>
        <w:t xml:space="preserve"> created in try-with-resources"</w:t>
      </w:r>
      <w:proofErr w:type="gramStart"/>
      <w:r>
        <w:rPr>
          <w:rStyle w:val="HTMLCode"/>
          <w:color w:val="F7F8FB"/>
          <w:sz w:val="21"/>
          <w:szCs w:val="21"/>
        </w:rPr>
        <w:t>);</w:t>
      </w:r>
      <w:proofErr w:type="gramEnd"/>
    </w:p>
    <w:p w14:paraId="160BA4D9"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 xml:space="preserve">        } catch (Exception e) {</w:t>
      </w:r>
    </w:p>
    <w:p w14:paraId="57BFE2EF"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 xml:space="preserve">            </w:t>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7771DD50"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 xml:space="preserve">        }</w:t>
      </w:r>
    </w:p>
    <w:p w14:paraId="664434E1" w14:textId="77777777" w:rsidR="00890DD4" w:rsidRDefault="00890DD4" w:rsidP="00890DD4">
      <w:pPr>
        <w:pStyle w:val="NormalWeb"/>
        <w:spacing w:before="0" w:beforeAutospacing="0" w:after="0" w:afterAutospacing="0"/>
        <w:rPr>
          <w:rFonts w:ascii="Arial" w:hAnsi="Arial" w:cs="Arial"/>
          <w:color w:val="4D5B7C"/>
        </w:rPr>
      </w:pPr>
      <w:r>
        <w:rPr>
          <w:rFonts w:ascii="Arial" w:hAnsi="Arial" w:cs="Arial"/>
          <w:color w:val="4D5B7C"/>
        </w:rPr>
        <w:t>Read more about this at </w:t>
      </w:r>
      <w:hyperlink r:id="rId28" w:history="1">
        <w:r>
          <w:rPr>
            <w:rStyle w:val="Hyperlink"/>
            <w:rFonts w:ascii="Arial" w:hAnsi="Arial" w:cs="Arial"/>
            <w:b/>
            <w:bCs/>
            <w:color w:val="0069FF"/>
          </w:rPr>
          <w:t>Java 7 ARM</w:t>
        </w:r>
      </w:hyperlink>
      <w:r>
        <w:rPr>
          <w:rFonts w:ascii="Arial" w:hAnsi="Arial" w:cs="Arial"/>
          <w:color w:val="4D5B7C"/>
        </w:rPr>
        <w:t>.</w:t>
      </w:r>
    </w:p>
    <w:p w14:paraId="61AD8E74" w14:textId="77777777" w:rsidR="00890DD4" w:rsidRDefault="00890DD4" w:rsidP="00890DD4">
      <w:pPr>
        <w:pStyle w:val="Heading3"/>
        <w:spacing w:before="0" w:beforeAutospacing="0" w:after="0" w:afterAutospacing="0"/>
        <w:rPr>
          <w:rFonts w:ascii="Arial" w:hAnsi="Arial" w:cs="Arial"/>
          <w:color w:val="4D5B7C"/>
        </w:rPr>
      </w:pPr>
      <w:hyperlink r:id="rId29" w:anchor="6-what-is-the-difference-between-checked-and-unchecked-exceptions-in-java" w:history="1">
        <w:r>
          <w:rPr>
            <w:rStyle w:val="Hyperlink"/>
            <w:rFonts w:ascii="Arial" w:hAnsi="Arial" w:cs="Arial"/>
          </w:rPr>
          <w:t>6. What is the difference between Checked and Unchecked Exceptions in Java?</w:t>
        </w:r>
      </w:hyperlink>
    </w:p>
    <w:p w14:paraId="5A3ED580" w14:textId="77777777" w:rsidR="00890DD4" w:rsidRDefault="00890DD4" w:rsidP="00890DD4">
      <w:pPr>
        <w:numPr>
          <w:ilvl w:val="0"/>
          <w:numId w:val="99"/>
        </w:numPr>
        <w:spacing w:after="0" w:line="240" w:lineRule="auto"/>
        <w:rPr>
          <w:rFonts w:ascii="Arial" w:hAnsi="Arial" w:cs="Arial"/>
          <w:color w:val="4D5B7C"/>
        </w:rPr>
      </w:pPr>
      <w:r>
        <w:rPr>
          <w:rFonts w:ascii="Arial" w:hAnsi="Arial" w:cs="Arial"/>
          <w:color w:val="4D5B7C"/>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379175C7" w14:textId="77777777" w:rsidR="00890DD4" w:rsidRDefault="00890DD4" w:rsidP="00890DD4">
      <w:pPr>
        <w:numPr>
          <w:ilvl w:val="0"/>
          <w:numId w:val="99"/>
        </w:numPr>
        <w:spacing w:after="0" w:line="240" w:lineRule="auto"/>
        <w:rPr>
          <w:rFonts w:ascii="Arial" w:hAnsi="Arial" w:cs="Arial"/>
          <w:color w:val="4D5B7C"/>
        </w:rPr>
      </w:pPr>
      <w:r>
        <w:rPr>
          <w:rStyle w:val="HTMLCode"/>
          <w:rFonts w:eastAsiaTheme="minorHAnsi"/>
          <w:color w:val="24335A"/>
          <w:sz w:val="21"/>
          <w:szCs w:val="21"/>
          <w:shd w:val="clear" w:color="auto" w:fill="E3E8F4"/>
        </w:rPr>
        <w:lastRenderedPageBreak/>
        <w:t>Exception</w:t>
      </w:r>
      <w:r>
        <w:rPr>
          <w:rFonts w:ascii="Arial" w:hAnsi="Arial" w:cs="Arial"/>
          <w:color w:val="4D5B7C"/>
        </w:rPr>
        <w:t> is the superclass of all checked exceptions whereas </w:t>
      </w:r>
      <w:proofErr w:type="spellStart"/>
      <w:r>
        <w:rPr>
          <w:rStyle w:val="HTMLCode"/>
          <w:rFonts w:eastAsiaTheme="minorHAnsi"/>
          <w:color w:val="24335A"/>
          <w:sz w:val="21"/>
          <w:szCs w:val="21"/>
          <w:shd w:val="clear" w:color="auto" w:fill="E3E8F4"/>
        </w:rPr>
        <w:t>RuntimeException</w:t>
      </w:r>
      <w:proofErr w:type="spellEnd"/>
      <w:r>
        <w:rPr>
          <w:rFonts w:ascii="Arial" w:hAnsi="Arial" w:cs="Arial"/>
          <w:color w:val="4D5B7C"/>
        </w:rPr>
        <w:t xml:space="preserve"> is the superclass of all unchecked exceptions. Note that </w:t>
      </w:r>
      <w:proofErr w:type="spellStart"/>
      <w:r>
        <w:rPr>
          <w:rFonts w:ascii="Arial" w:hAnsi="Arial" w:cs="Arial"/>
          <w:color w:val="4D5B7C"/>
        </w:rPr>
        <w:t>RuntimeException</w:t>
      </w:r>
      <w:proofErr w:type="spellEnd"/>
      <w:r>
        <w:rPr>
          <w:rFonts w:ascii="Arial" w:hAnsi="Arial" w:cs="Arial"/>
          <w:color w:val="4D5B7C"/>
        </w:rPr>
        <w:t xml:space="preserve"> is the child class of Exception.</w:t>
      </w:r>
    </w:p>
    <w:p w14:paraId="62602ACF" w14:textId="77777777" w:rsidR="00890DD4" w:rsidRDefault="00890DD4" w:rsidP="00890DD4">
      <w:pPr>
        <w:numPr>
          <w:ilvl w:val="0"/>
          <w:numId w:val="99"/>
        </w:numPr>
        <w:spacing w:after="0" w:line="240" w:lineRule="auto"/>
        <w:rPr>
          <w:rFonts w:ascii="Arial" w:hAnsi="Arial" w:cs="Arial"/>
          <w:color w:val="4D5B7C"/>
        </w:rPr>
      </w:pPr>
      <w:r>
        <w:rPr>
          <w:rFonts w:ascii="Arial" w:hAnsi="Arial" w:cs="Arial"/>
          <w:color w:val="4D5B7C"/>
        </w:rPr>
        <w:t xml:space="preserve">Checked exceptions are error scenarios that require to be handled in the code, or else you will get compile time error. For example, if you use </w:t>
      </w:r>
      <w:proofErr w:type="spellStart"/>
      <w:r>
        <w:rPr>
          <w:rFonts w:ascii="Arial" w:hAnsi="Arial" w:cs="Arial"/>
          <w:color w:val="4D5B7C"/>
        </w:rPr>
        <w:t>FileReader</w:t>
      </w:r>
      <w:proofErr w:type="spellEnd"/>
      <w:r>
        <w:rPr>
          <w:rFonts w:ascii="Arial" w:hAnsi="Arial" w:cs="Arial"/>
          <w:color w:val="4D5B7C"/>
        </w:rPr>
        <w:t xml:space="preserve"> to read a file, it throws </w:t>
      </w:r>
      <w:proofErr w:type="spellStart"/>
      <w:proofErr w:type="gramStart"/>
      <w:r>
        <w:rPr>
          <w:rStyle w:val="HTMLCode"/>
          <w:rFonts w:eastAsiaTheme="minorHAnsi"/>
          <w:color w:val="24335A"/>
          <w:sz w:val="21"/>
          <w:szCs w:val="21"/>
          <w:shd w:val="clear" w:color="auto" w:fill="E3E8F4"/>
        </w:rPr>
        <w:t>FileNotFoundException</w:t>
      </w:r>
      <w:proofErr w:type="spellEnd"/>
      <w:proofErr w:type="gramEnd"/>
      <w:r>
        <w:rPr>
          <w:rFonts w:ascii="Arial" w:hAnsi="Arial" w:cs="Arial"/>
          <w:color w:val="4D5B7C"/>
        </w:rPr>
        <w:t xml:space="preserve"> and we must catch it in the try-catch block or throw it again to the caller method. Unchecked exceptions are mostly caused by poor programming, for example, </w:t>
      </w:r>
      <w:proofErr w:type="spellStart"/>
      <w:r>
        <w:rPr>
          <w:rFonts w:ascii="Arial" w:hAnsi="Arial" w:cs="Arial"/>
          <w:color w:val="4D5B7C"/>
        </w:rPr>
        <w:t>NullPointerException</w:t>
      </w:r>
      <w:proofErr w:type="spellEnd"/>
      <w:r>
        <w:rPr>
          <w:rFonts w:ascii="Arial" w:hAnsi="Arial" w:cs="Arial"/>
          <w:color w:val="4D5B7C"/>
        </w:rPr>
        <w:t xml:space="preserve">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1E572709" w14:textId="77777777" w:rsidR="00890DD4" w:rsidRDefault="00890DD4" w:rsidP="00890DD4">
      <w:pPr>
        <w:pStyle w:val="Heading3"/>
        <w:spacing w:before="0" w:beforeAutospacing="0" w:after="0" w:afterAutospacing="0"/>
        <w:rPr>
          <w:rFonts w:ascii="Arial" w:hAnsi="Arial" w:cs="Arial"/>
          <w:color w:val="4D5B7C"/>
        </w:rPr>
      </w:pPr>
      <w:hyperlink r:id="rId30" w:anchor="7-what-is-the-difference-between-the-throw-and-throws-keyword-in-java" w:history="1">
        <w:r>
          <w:rPr>
            <w:rStyle w:val="Hyperlink"/>
            <w:rFonts w:ascii="Arial" w:hAnsi="Arial" w:cs="Arial"/>
          </w:rPr>
          <w:t>7. What is the difference between the throw and throws keyword in Java?</w:t>
        </w:r>
      </w:hyperlink>
    </w:p>
    <w:p w14:paraId="108143F6" w14:textId="77777777" w:rsidR="00890DD4" w:rsidRDefault="00890DD4" w:rsidP="00890DD4">
      <w:pPr>
        <w:pStyle w:val="NormalWeb"/>
        <w:spacing w:before="240" w:beforeAutospacing="0" w:after="240" w:afterAutospacing="0"/>
        <w:rPr>
          <w:rFonts w:ascii="Arial" w:hAnsi="Arial" w:cs="Arial"/>
          <w:color w:val="4D5B7C"/>
        </w:rPr>
      </w:pPr>
      <w:r>
        <w:rPr>
          <w:rFonts w:ascii="Arial" w:hAnsi="Arial" w:cs="Arial"/>
          <w:color w:val="4D5B7C"/>
        </w:rPr>
        <w:t>throws keyword is used with method signature to declare the exceptions that the method might throw whereas throw keyword is used to disrupt the flow of the program and handing over the exception object to runtime to handle it.</w:t>
      </w:r>
    </w:p>
    <w:p w14:paraId="4A18F6FA" w14:textId="77777777" w:rsidR="00890DD4" w:rsidRDefault="00890DD4" w:rsidP="00890DD4">
      <w:pPr>
        <w:pStyle w:val="Heading3"/>
        <w:spacing w:before="0" w:beforeAutospacing="0" w:after="0" w:afterAutospacing="0"/>
        <w:rPr>
          <w:rFonts w:ascii="Arial" w:hAnsi="Arial" w:cs="Arial"/>
          <w:color w:val="4D5B7C"/>
        </w:rPr>
      </w:pPr>
      <w:hyperlink r:id="rId31" w:anchor="8-how-to-write-custom-exceptions-in-java" w:history="1">
        <w:r>
          <w:rPr>
            <w:rStyle w:val="Hyperlink"/>
            <w:rFonts w:ascii="Arial" w:hAnsi="Arial" w:cs="Arial"/>
          </w:rPr>
          <w:t>8. How to write custom exceptions in Java?</w:t>
        </w:r>
      </w:hyperlink>
    </w:p>
    <w:p w14:paraId="3AC7C104" w14:textId="77777777" w:rsidR="00890DD4" w:rsidRDefault="00890DD4" w:rsidP="00890DD4">
      <w:pPr>
        <w:pStyle w:val="NormalWeb"/>
        <w:spacing w:before="0" w:beforeAutospacing="0" w:after="0" w:afterAutospacing="0"/>
        <w:rPr>
          <w:rFonts w:ascii="Arial" w:hAnsi="Arial" w:cs="Arial"/>
          <w:color w:val="4D5B7C"/>
        </w:rPr>
      </w:pPr>
      <w:r>
        <w:rPr>
          <w:rFonts w:ascii="Arial" w:hAnsi="Arial" w:cs="Arial"/>
          <w:color w:val="4D5B7C"/>
        </w:rPr>
        <w:t>We can extend </w:t>
      </w:r>
      <w:r>
        <w:rPr>
          <w:rStyle w:val="HTMLCode"/>
          <w:color w:val="24335A"/>
          <w:sz w:val="21"/>
          <w:szCs w:val="21"/>
          <w:shd w:val="clear" w:color="auto" w:fill="E3E8F4"/>
        </w:rPr>
        <w:t>Exception</w:t>
      </w:r>
      <w:r>
        <w:rPr>
          <w:rFonts w:ascii="Arial" w:hAnsi="Arial" w:cs="Arial"/>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1C449B62"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 xml:space="preserve">package </w:t>
      </w:r>
      <w:proofErr w:type="spellStart"/>
      <w:proofErr w:type="gramStart"/>
      <w:r>
        <w:rPr>
          <w:rStyle w:val="HTMLCode"/>
          <w:color w:val="F7F8FB"/>
          <w:sz w:val="21"/>
          <w:szCs w:val="21"/>
        </w:rPr>
        <w:t>com.journaldev</w:t>
      </w:r>
      <w:proofErr w:type="gramEnd"/>
      <w:r>
        <w:rPr>
          <w:rStyle w:val="HTMLCode"/>
          <w:color w:val="F7F8FB"/>
          <w:sz w:val="21"/>
          <w:szCs w:val="21"/>
        </w:rPr>
        <w:t>.exceptions</w:t>
      </w:r>
      <w:proofErr w:type="spellEnd"/>
      <w:r>
        <w:rPr>
          <w:rStyle w:val="HTMLCode"/>
          <w:color w:val="F7F8FB"/>
          <w:sz w:val="21"/>
          <w:szCs w:val="21"/>
        </w:rPr>
        <w:t>;</w:t>
      </w:r>
    </w:p>
    <w:p w14:paraId="0F09CBC8" w14:textId="77777777" w:rsidR="00890DD4" w:rsidRDefault="00890DD4" w:rsidP="00890DD4">
      <w:pPr>
        <w:pStyle w:val="HTMLPreformatted"/>
        <w:shd w:val="clear" w:color="auto" w:fill="11192E"/>
        <w:spacing w:line="330" w:lineRule="atLeast"/>
        <w:rPr>
          <w:rStyle w:val="HTMLCode"/>
          <w:color w:val="F7F8FB"/>
          <w:sz w:val="21"/>
          <w:szCs w:val="21"/>
        </w:rPr>
      </w:pPr>
    </w:p>
    <w:p w14:paraId="05DB6E95"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 xml:space="preserve">import </w:t>
      </w:r>
      <w:proofErr w:type="spellStart"/>
      <w:proofErr w:type="gramStart"/>
      <w:r>
        <w:rPr>
          <w:rStyle w:val="HTMLCode"/>
          <w:color w:val="F7F8FB"/>
          <w:sz w:val="21"/>
          <w:szCs w:val="21"/>
        </w:rPr>
        <w:t>java.io.IOException</w:t>
      </w:r>
      <w:proofErr w:type="spellEnd"/>
      <w:proofErr w:type="gramEnd"/>
      <w:r>
        <w:rPr>
          <w:rStyle w:val="HTMLCode"/>
          <w:color w:val="F7F8FB"/>
          <w:sz w:val="21"/>
          <w:szCs w:val="21"/>
        </w:rPr>
        <w:t>;</w:t>
      </w:r>
    </w:p>
    <w:p w14:paraId="4E2E0313" w14:textId="77777777" w:rsidR="00890DD4" w:rsidRDefault="00890DD4" w:rsidP="00890DD4">
      <w:pPr>
        <w:pStyle w:val="HTMLPreformatted"/>
        <w:shd w:val="clear" w:color="auto" w:fill="11192E"/>
        <w:spacing w:line="330" w:lineRule="atLeast"/>
        <w:rPr>
          <w:rStyle w:val="HTMLCode"/>
          <w:color w:val="F7F8FB"/>
          <w:sz w:val="21"/>
          <w:szCs w:val="21"/>
        </w:rPr>
      </w:pPr>
    </w:p>
    <w:p w14:paraId="5638CB8A"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 xml:space="preserve">public class </w:t>
      </w:r>
      <w:proofErr w:type="spellStart"/>
      <w:r>
        <w:rPr>
          <w:rStyle w:val="HTMLCode"/>
          <w:color w:val="F7F8FB"/>
          <w:sz w:val="21"/>
          <w:szCs w:val="21"/>
        </w:rPr>
        <w:t>MyException</w:t>
      </w:r>
      <w:proofErr w:type="spellEnd"/>
      <w:r>
        <w:rPr>
          <w:rStyle w:val="HTMLCode"/>
          <w:color w:val="F7F8FB"/>
          <w:sz w:val="21"/>
          <w:szCs w:val="21"/>
        </w:rPr>
        <w:t xml:space="preserve"> extends </w:t>
      </w:r>
      <w:proofErr w:type="spellStart"/>
      <w:r>
        <w:rPr>
          <w:rStyle w:val="HTMLCode"/>
          <w:color w:val="F7F8FB"/>
          <w:sz w:val="21"/>
          <w:szCs w:val="21"/>
        </w:rPr>
        <w:t>IOException</w:t>
      </w:r>
      <w:proofErr w:type="spellEnd"/>
      <w:r>
        <w:rPr>
          <w:rStyle w:val="HTMLCode"/>
          <w:color w:val="F7F8FB"/>
          <w:sz w:val="21"/>
          <w:szCs w:val="21"/>
        </w:rPr>
        <w:t xml:space="preserve"> {</w:t>
      </w:r>
    </w:p>
    <w:p w14:paraId="5BE54C97" w14:textId="77777777" w:rsidR="00890DD4" w:rsidRDefault="00890DD4" w:rsidP="00890DD4">
      <w:pPr>
        <w:pStyle w:val="HTMLPreformatted"/>
        <w:shd w:val="clear" w:color="auto" w:fill="11192E"/>
        <w:spacing w:line="330" w:lineRule="atLeast"/>
        <w:rPr>
          <w:rStyle w:val="HTMLCode"/>
          <w:color w:val="F7F8FB"/>
          <w:sz w:val="21"/>
          <w:szCs w:val="21"/>
        </w:rPr>
      </w:pPr>
    </w:p>
    <w:p w14:paraId="06B8266F"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t xml:space="preserve">private static final long </w:t>
      </w:r>
      <w:proofErr w:type="spellStart"/>
      <w:r>
        <w:rPr>
          <w:rStyle w:val="HTMLCode"/>
          <w:color w:val="F7F8FB"/>
          <w:sz w:val="21"/>
          <w:szCs w:val="21"/>
        </w:rPr>
        <w:t>serialVersionUID</w:t>
      </w:r>
      <w:proofErr w:type="spellEnd"/>
      <w:r>
        <w:rPr>
          <w:rStyle w:val="HTMLCode"/>
          <w:color w:val="F7F8FB"/>
          <w:sz w:val="21"/>
          <w:szCs w:val="21"/>
        </w:rPr>
        <w:t xml:space="preserve"> = </w:t>
      </w:r>
      <w:proofErr w:type="gramStart"/>
      <w:r>
        <w:rPr>
          <w:rStyle w:val="HTMLCode"/>
          <w:color w:val="F7F8FB"/>
          <w:sz w:val="21"/>
          <w:szCs w:val="21"/>
        </w:rPr>
        <w:t>4664456874499611218L;</w:t>
      </w:r>
      <w:proofErr w:type="gramEnd"/>
    </w:p>
    <w:p w14:paraId="61A7212D"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r>
    </w:p>
    <w:p w14:paraId="63B0A5AB"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t xml:space="preserve">private String </w:t>
      </w:r>
      <w:proofErr w:type="spellStart"/>
      <w:r>
        <w:rPr>
          <w:rStyle w:val="HTMLCode"/>
          <w:color w:val="F7F8FB"/>
          <w:sz w:val="21"/>
          <w:szCs w:val="21"/>
        </w:rPr>
        <w:t>errorCode</w:t>
      </w:r>
      <w:proofErr w:type="spellEnd"/>
      <w:r>
        <w:rPr>
          <w:rStyle w:val="HTMLCode"/>
          <w:color w:val="F7F8FB"/>
          <w:sz w:val="21"/>
          <w:szCs w:val="21"/>
        </w:rPr>
        <w:t>="</w:t>
      </w:r>
      <w:proofErr w:type="spellStart"/>
      <w:r>
        <w:rPr>
          <w:rStyle w:val="HTMLCode"/>
          <w:color w:val="F7F8FB"/>
          <w:sz w:val="21"/>
          <w:szCs w:val="21"/>
        </w:rPr>
        <w:t>Unknown_Exception</w:t>
      </w:r>
      <w:proofErr w:type="spellEnd"/>
      <w:proofErr w:type="gramStart"/>
      <w:r>
        <w:rPr>
          <w:rStyle w:val="HTMLCode"/>
          <w:color w:val="F7F8FB"/>
          <w:sz w:val="21"/>
          <w:szCs w:val="21"/>
        </w:rPr>
        <w:t>";</w:t>
      </w:r>
      <w:proofErr w:type="gramEnd"/>
    </w:p>
    <w:p w14:paraId="0AD087A9"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r>
    </w:p>
    <w:p w14:paraId="7CF11F81"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t xml:space="preserve">public </w:t>
      </w:r>
      <w:proofErr w:type="spellStart"/>
      <w:proofErr w:type="gramStart"/>
      <w:r>
        <w:rPr>
          <w:rStyle w:val="HTMLCode"/>
          <w:color w:val="F7F8FB"/>
          <w:sz w:val="21"/>
          <w:szCs w:val="21"/>
        </w:rPr>
        <w:t>MyException</w:t>
      </w:r>
      <w:proofErr w:type="spellEnd"/>
      <w:r>
        <w:rPr>
          <w:rStyle w:val="HTMLCode"/>
          <w:color w:val="F7F8FB"/>
          <w:sz w:val="21"/>
          <w:szCs w:val="21"/>
        </w:rPr>
        <w:t>(</w:t>
      </w:r>
      <w:proofErr w:type="gramEnd"/>
      <w:r>
        <w:rPr>
          <w:rStyle w:val="HTMLCode"/>
          <w:color w:val="F7F8FB"/>
          <w:sz w:val="21"/>
          <w:szCs w:val="21"/>
        </w:rPr>
        <w:t xml:space="preserve">String message, String </w:t>
      </w:r>
      <w:proofErr w:type="spellStart"/>
      <w:r>
        <w:rPr>
          <w:rStyle w:val="HTMLCode"/>
          <w:color w:val="F7F8FB"/>
          <w:sz w:val="21"/>
          <w:szCs w:val="21"/>
        </w:rPr>
        <w:t>errorCode</w:t>
      </w:r>
      <w:proofErr w:type="spellEnd"/>
      <w:r>
        <w:rPr>
          <w:rStyle w:val="HTMLCode"/>
          <w:color w:val="F7F8FB"/>
          <w:sz w:val="21"/>
          <w:szCs w:val="21"/>
        </w:rPr>
        <w:t>){</w:t>
      </w:r>
    </w:p>
    <w:p w14:paraId="49529225"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t>super(message</w:t>
      </w:r>
      <w:proofErr w:type="gramStart"/>
      <w:r>
        <w:rPr>
          <w:rStyle w:val="HTMLCode"/>
          <w:color w:val="F7F8FB"/>
          <w:sz w:val="21"/>
          <w:szCs w:val="21"/>
        </w:rPr>
        <w:t>);</w:t>
      </w:r>
      <w:proofErr w:type="gramEnd"/>
    </w:p>
    <w:p w14:paraId="7FBD8010"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this.errorCode</w:t>
      </w:r>
      <w:proofErr w:type="spellEnd"/>
      <w:proofErr w:type="gramEnd"/>
      <w:r>
        <w:rPr>
          <w:rStyle w:val="HTMLCode"/>
          <w:color w:val="F7F8FB"/>
          <w:sz w:val="21"/>
          <w:szCs w:val="21"/>
        </w:rPr>
        <w:t>=</w:t>
      </w:r>
      <w:proofErr w:type="spellStart"/>
      <w:r>
        <w:rPr>
          <w:rStyle w:val="HTMLCode"/>
          <w:color w:val="F7F8FB"/>
          <w:sz w:val="21"/>
          <w:szCs w:val="21"/>
        </w:rPr>
        <w:t>errorCode</w:t>
      </w:r>
      <w:proofErr w:type="spellEnd"/>
      <w:r>
        <w:rPr>
          <w:rStyle w:val="HTMLCode"/>
          <w:color w:val="F7F8FB"/>
          <w:sz w:val="21"/>
          <w:szCs w:val="21"/>
        </w:rPr>
        <w:t>;</w:t>
      </w:r>
    </w:p>
    <w:p w14:paraId="23E6D1DC"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t>}</w:t>
      </w:r>
    </w:p>
    <w:p w14:paraId="690DBC10"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r>
    </w:p>
    <w:p w14:paraId="4EF4952B"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t xml:space="preserve">public String </w:t>
      </w:r>
      <w:proofErr w:type="spellStart"/>
      <w:proofErr w:type="gramStart"/>
      <w:r>
        <w:rPr>
          <w:rStyle w:val="HTMLCode"/>
          <w:color w:val="F7F8FB"/>
          <w:sz w:val="21"/>
          <w:szCs w:val="21"/>
        </w:rPr>
        <w:t>getErrorCode</w:t>
      </w:r>
      <w:proofErr w:type="spellEnd"/>
      <w:r>
        <w:rPr>
          <w:rStyle w:val="HTMLCode"/>
          <w:color w:val="F7F8FB"/>
          <w:sz w:val="21"/>
          <w:szCs w:val="21"/>
        </w:rPr>
        <w:t>(</w:t>
      </w:r>
      <w:proofErr w:type="gramEnd"/>
      <w:r>
        <w:rPr>
          <w:rStyle w:val="HTMLCode"/>
          <w:color w:val="F7F8FB"/>
          <w:sz w:val="21"/>
          <w:szCs w:val="21"/>
        </w:rPr>
        <w:t>){</w:t>
      </w:r>
    </w:p>
    <w:p w14:paraId="180B66EB"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t xml:space="preserve">return </w:t>
      </w:r>
      <w:proofErr w:type="spellStart"/>
      <w:proofErr w:type="gramStart"/>
      <w:r>
        <w:rPr>
          <w:rStyle w:val="HTMLCode"/>
          <w:color w:val="F7F8FB"/>
          <w:sz w:val="21"/>
          <w:szCs w:val="21"/>
        </w:rPr>
        <w:t>this.errorCode</w:t>
      </w:r>
      <w:proofErr w:type="spellEnd"/>
      <w:proofErr w:type="gramEnd"/>
      <w:r>
        <w:rPr>
          <w:rStyle w:val="HTMLCode"/>
          <w:color w:val="F7F8FB"/>
          <w:sz w:val="21"/>
          <w:szCs w:val="21"/>
        </w:rPr>
        <w:t>;</w:t>
      </w:r>
    </w:p>
    <w:p w14:paraId="0878061D"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t>}</w:t>
      </w:r>
    </w:p>
    <w:p w14:paraId="7F8F379C"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ab/>
      </w:r>
    </w:p>
    <w:p w14:paraId="34555AE7" w14:textId="77777777" w:rsidR="00890DD4" w:rsidRDefault="00890DD4" w:rsidP="00890DD4">
      <w:pPr>
        <w:pStyle w:val="HTMLPreformatted"/>
        <w:shd w:val="clear" w:color="auto" w:fill="11192E"/>
        <w:spacing w:line="330" w:lineRule="atLeast"/>
        <w:rPr>
          <w:rStyle w:val="HTMLCode"/>
          <w:color w:val="F7F8FB"/>
          <w:sz w:val="21"/>
          <w:szCs w:val="21"/>
        </w:rPr>
      </w:pPr>
    </w:p>
    <w:p w14:paraId="498D13E1" w14:textId="77777777" w:rsidR="00890DD4" w:rsidRDefault="00890DD4" w:rsidP="00890DD4">
      <w:pPr>
        <w:pStyle w:val="HTMLPreformatted"/>
        <w:shd w:val="clear" w:color="auto" w:fill="11192E"/>
        <w:spacing w:line="330" w:lineRule="atLeast"/>
        <w:rPr>
          <w:rStyle w:val="HTMLCode"/>
          <w:color w:val="F7F8FB"/>
          <w:sz w:val="21"/>
          <w:szCs w:val="21"/>
        </w:rPr>
      </w:pPr>
      <w:r>
        <w:rPr>
          <w:rStyle w:val="HTMLCode"/>
          <w:color w:val="F7F8FB"/>
          <w:sz w:val="21"/>
          <w:szCs w:val="21"/>
        </w:rPr>
        <w:t>}</w:t>
      </w:r>
    </w:p>
    <w:p w14:paraId="44406EE9" w14:textId="77777777" w:rsidR="00890DD4" w:rsidRDefault="00890DD4" w:rsidP="00890DD4">
      <w:pPr>
        <w:pStyle w:val="Heading3"/>
        <w:spacing w:before="0" w:beforeAutospacing="0" w:after="0" w:afterAutospacing="0"/>
        <w:rPr>
          <w:rFonts w:ascii="Arial" w:hAnsi="Arial" w:cs="Arial"/>
          <w:color w:val="4D5B7C"/>
        </w:rPr>
      </w:pPr>
      <w:hyperlink r:id="rId32" w:anchor="9-what-is-outofmemoryerror-in-java" w:history="1">
        <w:r>
          <w:rPr>
            <w:rStyle w:val="Hyperlink"/>
            <w:rFonts w:ascii="Arial" w:hAnsi="Arial" w:cs="Arial"/>
          </w:rPr>
          <w:t xml:space="preserve">9. What is </w:t>
        </w:r>
        <w:proofErr w:type="spellStart"/>
        <w:r>
          <w:rPr>
            <w:rStyle w:val="Hyperlink"/>
            <w:rFonts w:ascii="Arial" w:hAnsi="Arial" w:cs="Arial"/>
          </w:rPr>
          <w:t>OutOfMemoryError</w:t>
        </w:r>
        <w:proofErr w:type="spellEnd"/>
        <w:r>
          <w:rPr>
            <w:rStyle w:val="Hyperlink"/>
            <w:rFonts w:ascii="Arial" w:hAnsi="Arial" w:cs="Arial"/>
          </w:rPr>
          <w:t xml:space="preserve"> in Java?</w:t>
        </w:r>
      </w:hyperlink>
    </w:p>
    <w:p w14:paraId="76EBC81E" w14:textId="77777777" w:rsidR="00890DD4" w:rsidRDefault="00890DD4" w:rsidP="00890DD4">
      <w:pPr>
        <w:pStyle w:val="NormalWeb"/>
        <w:spacing w:before="0" w:beforeAutospacing="0" w:after="0" w:afterAutospacing="0"/>
        <w:rPr>
          <w:rFonts w:ascii="Arial" w:hAnsi="Arial" w:cs="Arial"/>
          <w:color w:val="4D5B7C"/>
        </w:rPr>
      </w:pPr>
      <w:proofErr w:type="spellStart"/>
      <w:r>
        <w:rPr>
          <w:rFonts w:ascii="Arial" w:hAnsi="Arial" w:cs="Arial"/>
          <w:color w:val="4D5B7C"/>
        </w:rPr>
        <w:t>OutOfMemoryError</w:t>
      </w:r>
      <w:proofErr w:type="spellEnd"/>
      <w:r>
        <w:rPr>
          <w:rFonts w:ascii="Arial" w:hAnsi="Arial" w:cs="Arial"/>
          <w:color w:val="4D5B7C"/>
        </w:rPr>
        <w:t xml:space="preserve"> in Java is a subclass of </w:t>
      </w:r>
      <w:proofErr w:type="spellStart"/>
      <w:proofErr w:type="gramStart"/>
      <w:r>
        <w:rPr>
          <w:rFonts w:ascii="Arial" w:hAnsi="Arial" w:cs="Arial"/>
          <w:color w:val="4D5B7C"/>
        </w:rPr>
        <w:t>java.lang</w:t>
      </w:r>
      <w:proofErr w:type="gramEnd"/>
      <w:r>
        <w:rPr>
          <w:rFonts w:ascii="Arial" w:hAnsi="Arial" w:cs="Arial"/>
          <w:color w:val="4D5B7C"/>
        </w:rPr>
        <w:t>.VirtualMachineError</w:t>
      </w:r>
      <w:proofErr w:type="spellEnd"/>
      <w:r>
        <w:rPr>
          <w:rFonts w:ascii="Arial" w:hAnsi="Arial" w:cs="Arial"/>
          <w:color w:val="4D5B7C"/>
        </w:rPr>
        <w:t xml:space="preserve"> and </w:t>
      </w:r>
      <w:proofErr w:type="spellStart"/>
      <w:r>
        <w:rPr>
          <w:rFonts w:ascii="Arial" w:hAnsi="Arial" w:cs="Arial"/>
          <w:color w:val="4D5B7C"/>
        </w:rPr>
        <w:t>it’s</w:t>
      </w:r>
      <w:proofErr w:type="spellEnd"/>
      <w:r>
        <w:rPr>
          <w:rFonts w:ascii="Arial" w:hAnsi="Arial" w:cs="Arial"/>
          <w:color w:val="4D5B7C"/>
        </w:rPr>
        <w:t xml:space="preserve"> thrown by JVM when it ran out of heap memory. We can fix this error by providing more memory to run the java application through java options. </w:t>
      </w:r>
      <w:r>
        <w:rPr>
          <w:rStyle w:val="HTMLCode"/>
          <w:color w:val="24335A"/>
          <w:sz w:val="21"/>
          <w:szCs w:val="21"/>
          <w:shd w:val="clear" w:color="auto" w:fill="E3E8F4"/>
        </w:rPr>
        <w:t xml:space="preserve">$&gt;java </w:t>
      </w:r>
      <w:proofErr w:type="spellStart"/>
      <w:r>
        <w:rPr>
          <w:rStyle w:val="HTMLCode"/>
          <w:color w:val="24335A"/>
          <w:sz w:val="21"/>
          <w:szCs w:val="21"/>
          <w:shd w:val="clear" w:color="auto" w:fill="E3E8F4"/>
        </w:rPr>
        <w:t>MyProgram</w:t>
      </w:r>
      <w:proofErr w:type="spellEnd"/>
      <w:r>
        <w:rPr>
          <w:rStyle w:val="HTMLCode"/>
          <w:color w:val="24335A"/>
          <w:sz w:val="21"/>
          <w:szCs w:val="21"/>
          <w:shd w:val="clear" w:color="auto" w:fill="E3E8F4"/>
        </w:rPr>
        <w:t xml:space="preserve"> -Xms1024m -Xmx1024m -</w:t>
      </w:r>
      <w:proofErr w:type="spellStart"/>
      <w:proofErr w:type="gramStart"/>
      <w:r>
        <w:rPr>
          <w:rStyle w:val="HTMLCode"/>
          <w:color w:val="24335A"/>
          <w:sz w:val="21"/>
          <w:szCs w:val="21"/>
          <w:shd w:val="clear" w:color="auto" w:fill="E3E8F4"/>
        </w:rPr>
        <w:t>XX:PermSize</w:t>
      </w:r>
      <w:proofErr w:type="spellEnd"/>
      <w:proofErr w:type="gramEnd"/>
      <w:r>
        <w:rPr>
          <w:rStyle w:val="HTMLCode"/>
          <w:color w:val="24335A"/>
          <w:sz w:val="21"/>
          <w:szCs w:val="21"/>
          <w:shd w:val="clear" w:color="auto" w:fill="E3E8F4"/>
        </w:rPr>
        <w:t>=64M -</w:t>
      </w:r>
      <w:proofErr w:type="spellStart"/>
      <w:r>
        <w:rPr>
          <w:rStyle w:val="HTMLCode"/>
          <w:color w:val="24335A"/>
          <w:sz w:val="21"/>
          <w:szCs w:val="21"/>
          <w:shd w:val="clear" w:color="auto" w:fill="E3E8F4"/>
        </w:rPr>
        <w:t>XX:MaxPermSize</w:t>
      </w:r>
      <w:proofErr w:type="spellEnd"/>
      <w:r>
        <w:rPr>
          <w:rStyle w:val="HTMLCode"/>
          <w:color w:val="24335A"/>
          <w:sz w:val="21"/>
          <w:szCs w:val="21"/>
          <w:shd w:val="clear" w:color="auto" w:fill="E3E8F4"/>
        </w:rPr>
        <w:t>=256m</w:t>
      </w:r>
    </w:p>
    <w:p w14:paraId="4E69212E" w14:textId="77777777" w:rsidR="00890DD4" w:rsidRDefault="00890DD4" w:rsidP="00890DD4">
      <w:pPr>
        <w:pStyle w:val="Heading3"/>
        <w:spacing w:before="0" w:beforeAutospacing="0" w:after="0" w:afterAutospacing="0"/>
        <w:rPr>
          <w:rFonts w:ascii="Arial" w:hAnsi="Arial" w:cs="Arial"/>
          <w:color w:val="4D5B7C"/>
        </w:rPr>
      </w:pPr>
      <w:hyperlink r:id="rId33" w:anchor="10-what-are-different-scenarios-causing-exception-in-thread-main" w:history="1">
        <w:r>
          <w:rPr>
            <w:rStyle w:val="Hyperlink"/>
            <w:rFonts w:ascii="Arial" w:hAnsi="Arial" w:cs="Arial"/>
          </w:rPr>
          <w:t>10. What are different scenarios causing “Exception in thread main”?</w:t>
        </w:r>
      </w:hyperlink>
    </w:p>
    <w:p w14:paraId="322ACC56" w14:textId="77777777" w:rsidR="00890DD4" w:rsidRDefault="00890DD4" w:rsidP="00890DD4">
      <w:pPr>
        <w:pStyle w:val="NormalWeb"/>
        <w:spacing w:before="240" w:beforeAutospacing="0" w:after="240" w:afterAutospacing="0"/>
        <w:rPr>
          <w:rFonts w:ascii="Arial" w:hAnsi="Arial" w:cs="Arial"/>
          <w:color w:val="4D5B7C"/>
        </w:rPr>
      </w:pPr>
      <w:r>
        <w:rPr>
          <w:rFonts w:ascii="Arial" w:hAnsi="Arial" w:cs="Arial"/>
          <w:color w:val="4D5B7C"/>
        </w:rPr>
        <w:t>Some of the common main thread exception scenarios are:</w:t>
      </w:r>
    </w:p>
    <w:p w14:paraId="2EEDC4ED" w14:textId="77777777" w:rsidR="00890DD4" w:rsidRDefault="00890DD4" w:rsidP="00890DD4">
      <w:pPr>
        <w:numPr>
          <w:ilvl w:val="0"/>
          <w:numId w:val="100"/>
        </w:numPr>
        <w:spacing w:after="0" w:line="240" w:lineRule="auto"/>
        <w:rPr>
          <w:rFonts w:ascii="Arial" w:hAnsi="Arial" w:cs="Arial"/>
          <w:color w:val="4D5B7C"/>
        </w:rPr>
      </w:pPr>
      <w:r>
        <w:rPr>
          <w:rStyle w:val="Strong"/>
          <w:rFonts w:ascii="Arial" w:hAnsi="Arial" w:cs="Arial"/>
          <w:color w:val="4D5B7C"/>
        </w:rPr>
        <w:t xml:space="preserve">Exception in thread main </w:t>
      </w:r>
      <w:proofErr w:type="spellStart"/>
      <w:proofErr w:type="gramStart"/>
      <w:r>
        <w:rPr>
          <w:rStyle w:val="Strong"/>
          <w:rFonts w:ascii="Arial" w:hAnsi="Arial" w:cs="Arial"/>
          <w:color w:val="4D5B7C"/>
        </w:rPr>
        <w:t>java.lang</w:t>
      </w:r>
      <w:proofErr w:type="gramEnd"/>
      <w:r>
        <w:rPr>
          <w:rStyle w:val="Strong"/>
          <w:rFonts w:ascii="Arial" w:hAnsi="Arial" w:cs="Arial"/>
          <w:color w:val="4D5B7C"/>
        </w:rPr>
        <w:t>.UnsupportedClassVersionError</w:t>
      </w:r>
      <w:proofErr w:type="spellEnd"/>
      <w:r>
        <w:rPr>
          <w:rFonts w:ascii="Arial" w:hAnsi="Arial" w:cs="Arial"/>
          <w:color w:val="4D5B7C"/>
        </w:rPr>
        <w:t>: This exception comes when your java class is compiled from another JDK version and you are trying to run it from another java version.</w:t>
      </w:r>
    </w:p>
    <w:p w14:paraId="72A88F16" w14:textId="77777777" w:rsidR="00890DD4" w:rsidRDefault="00890DD4" w:rsidP="00890DD4">
      <w:pPr>
        <w:numPr>
          <w:ilvl w:val="0"/>
          <w:numId w:val="100"/>
        </w:numPr>
        <w:spacing w:after="0" w:line="240" w:lineRule="auto"/>
        <w:rPr>
          <w:rFonts w:ascii="Arial" w:hAnsi="Arial" w:cs="Arial"/>
          <w:color w:val="4D5B7C"/>
        </w:rPr>
      </w:pPr>
      <w:r>
        <w:rPr>
          <w:rStyle w:val="Strong"/>
          <w:rFonts w:ascii="Arial" w:hAnsi="Arial" w:cs="Arial"/>
          <w:color w:val="4D5B7C"/>
        </w:rPr>
        <w:t xml:space="preserve">Exception in thread main </w:t>
      </w:r>
      <w:proofErr w:type="spellStart"/>
      <w:proofErr w:type="gramStart"/>
      <w:r>
        <w:rPr>
          <w:rStyle w:val="Strong"/>
          <w:rFonts w:ascii="Arial" w:hAnsi="Arial" w:cs="Arial"/>
          <w:color w:val="4D5B7C"/>
        </w:rPr>
        <w:t>java.lang</w:t>
      </w:r>
      <w:proofErr w:type="gramEnd"/>
      <w:r>
        <w:rPr>
          <w:rStyle w:val="Strong"/>
          <w:rFonts w:ascii="Arial" w:hAnsi="Arial" w:cs="Arial"/>
          <w:color w:val="4D5B7C"/>
        </w:rPr>
        <w:t>.NoClassDefFoundError</w:t>
      </w:r>
      <w:proofErr w:type="spellEnd"/>
      <w:r>
        <w:rPr>
          <w:rFonts w:ascii="Arial" w:hAnsi="Arial" w:cs="Arial"/>
          <w:color w:val="4D5B7C"/>
        </w:rPr>
        <w:t>: There are two variants of this exception. The first one is where you provide the class full name with .class extension. The second scenario is when Class is not found.</w:t>
      </w:r>
    </w:p>
    <w:p w14:paraId="47863AC6" w14:textId="77777777" w:rsidR="00890DD4" w:rsidRDefault="00890DD4" w:rsidP="00890DD4">
      <w:pPr>
        <w:numPr>
          <w:ilvl w:val="0"/>
          <w:numId w:val="100"/>
        </w:numPr>
        <w:spacing w:after="0" w:line="240" w:lineRule="auto"/>
        <w:rPr>
          <w:rFonts w:ascii="Arial" w:hAnsi="Arial" w:cs="Arial"/>
          <w:color w:val="4D5B7C"/>
        </w:rPr>
      </w:pPr>
      <w:r>
        <w:rPr>
          <w:rStyle w:val="Strong"/>
          <w:rFonts w:ascii="Arial" w:hAnsi="Arial" w:cs="Arial"/>
          <w:color w:val="4D5B7C"/>
        </w:rPr>
        <w:t xml:space="preserve">Exception in thread main </w:t>
      </w:r>
      <w:proofErr w:type="spellStart"/>
      <w:proofErr w:type="gramStart"/>
      <w:r>
        <w:rPr>
          <w:rStyle w:val="Strong"/>
          <w:rFonts w:ascii="Arial" w:hAnsi="Arial" w:cs="Arial"/>
          <w:color w:val="4D5B7C"/>
        </w:rPr>
        <w:t>java.lang</w:t>
      </w:r>
      <w:proofErr w:type="gramEnd"/>
      <w:r>
        <w:rPr>
          <w:rStyle w:val="Strong"/>
          <w:rFonts w:ascii="Arial" w:hAnsi="Arial" w:cs="Arial"/>
          <w:color w:val="4D5B7C"/>
        </w:rPr>
        <w:t>.NoSuchMethodError</w:t>
      </w:r>
      <w:proofErr w:type="spellEnd"/>
      <w:r>
        <w:rPr>
          <w:rStyle w:val="Strong"/>
          <w:rFonts w:ascii="Arial" w:hAnsi="Arial" w:cs="Arial"/>
          <w:color w:val="4D5B7C"/>
        </w:rPr>
        <w:t>: main</w:t>
      </w:r>
      <w:r>
        <w:rPr>
          <w:rFonts w:ascii="Arial" w:hAnsi="Arial" w:cs="Arial"/>
          <w:color w:val="4D5B7C"/>
        </w:rPr>
        <w:t>: This exception comes when you are trying to run a class that doesn’t have the main method.</w:t>
      </w:r>
    </w:p>
    <w:p w14:paraId="03899A78" w14:textId="77777777" w:rsidR="00890DD4" w:rsidRDefault="00890DD4" w:rsidP="00890DD4">
      <w:pPr>
        <w:numPr>
          <w:ilvl w:val="0"/>
          <w:numId w:val="100"/>
        </w:numPr>
        <w:spacing w:after="0" w:line="240" w:lineRule="auto"/>
        <w:rPr>
          <w:rFonts w:ascii="Arial" w:hAnsi="Arial" w:cs="Arial"/>
          <w:color w:val="4D5B7C"/>
        </w:rPr>
      </w:pPr>
      <w:r>
        <w:rPr>
          <w:rStyle w:val="Strong"/>
          <w:rFonts w:ascii="Arial" w:hAnsi="Arial" w:cs="Arial"/>
          <w:color w:val="4D5B7C"/>
        </w:rPr>
        <w:t xml:space="preserve">Exception in thread “main” </w:t>
      </w:r>
      <w:proofErr w:type="spellStart"/>
      <w:proofErr w:type="gramStart"/>
      <w:r>
        <w:rPr>
          <w:rStyle w:val="Strong"/>
          <w:rFonts w:ascii="Arial" w:hAnsi="Arial" w:cs="Arial"/>
          <w:color w:val="4D5B7C"/>
        </w:rPr>
        <w:t>java.lang</w:t>
      </w:r>
      <w:proofErr w:type="gramEnd"/>
      <w:r>
        <w:rPr>
          <w:rStyle w:val="Strong"/>
          <w:rFonts w:ascii="Arial" w:hAnsi="Arial" w:cs="Arial"/>
          <w:color w:val="4D5B7C"/>
        </w:rPr>
        <w:t>.ArithmeticException</w:t>
      </w:r>
      <w:proofErr w:type="spellEnd"/>
      <w:r>
        <w:rPr>
          <w:rFonts w:ascii="Arial" w:hAnsi="Arial" w:cs="Arial"/>
          <w:color w:val="4D5B7C"/>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50F7AD95" w14:textId="77777777" w:rsidR="00890DD4" w:rsidRDefault="00890DD4" w:rsidP="00890DD4">
      <w:pPr>
        <w:pStyle w:val="NormalWeb"/>
        <w:spacing w:before="0" w:beforeAutospacing="0" w:after="0" w:afterAutospacing="0"/>
        <w:rPr>
          <w:rFonts w:ascii="Arial" w:hAnsi="Arial" w:cs="Arial"/>
          <w:color w:val="4D5B7C"/>
        </w:rPr>
      </w:pPr>
      <w:r>
        <w:rPr>
          <w:rFonts w:ascii="Arial" w:hAnsi="Arial" w:cs="Arial"/>
          <w:color w:val="4D5B7C"/>
        </w:rPr>
        <w:t>Read more about these at </w:t>
      </w:r>
      <w:hyperlink r:id="rId34" w:history="1">
        <w:r>
          <w:rPr>
            <w:rStyle w:val="Hyperlink"/>
            <w:rFonts w:ascii="Arial" w:hAnsi="Arial" w:cs="Arial"/>
            <w:color w:val="0069FF"/>
          </w:rPr>
          <w:t>Java Exception in thread main</w:t>
        </w:r>
      </w:hyperlink>
      <w:r>
        <w:rPr>
          <w:rFonts w:ascii="Arial" w:hAnsi="Arial" w:cs="Arial"/>
          <w:color w:val="4D5B7C"/>
        </w:rPr>
        <w:t>.</w:t>
      </w:r>
    </w:p>
    <w:p w14:paraId="48CB0B9D" w14:textId="77777777" w:rsidR="00890DD4" w:rsidRDefault="00890DD4" w:rsidP="00890DD4">
      <w:pPr>
        <w:pStyle w:val="Heading3"/>
        <w:spacing w:before="0" w:beforeAutospacing="0" w:after="0" w:afterAutospacing="0"/>
        <w:rPr>
          <w:rFonts w:ascii="Arial" w:hAnsi="Arial" w:cs="Arial"/>
          <w:color w:val="4D5B7C"/>
        </w:rPr>
      </w:pPr>
      <w:hyperlink r:id="rId35" w:anchor="11-what-is-the-difference-between-final-finally-and-finalize-in-java" w:history="1">
        <w:r>
          <w:rPr>
            <w:rStyle w:val="Hyperlink"/>
            <w:rFonts w:ascii="Arial" w:hAnsi="Arial" w:cs="Arial"/>
          </w:rPr>
          <w:t>11. What is the difference between final, finally, and finalize in Java?</w:t>
        </w:r>
      </w:hyperlink>
    </w:p>
    <w:p w14:paraId="308961C0" w14:textId="77777777" w:rsidR="00890DD4" w:rsidRDefault="00890DD4" w:rsidP="00890DD4">
      <w:pPr>
        <w:pStyle w:val="NormalWeb"/>
        <w:spacing w:before="240" w:beforeAutospacing="0" w:after="240" w:afterAutospacing="0"/>
        <w:rPr>
          <w:rFonts w:ascii="Arial" w:hAnsi="Arial" w:cs="Arial"/>
          <w:color w:val="4D5B7C"/>
        </w:rPr>
      </w:pPr>
      <w:r>
        <w:rPr>
          <w:rFonts w:ascii="Arial" w:hAnsi="Arial" w:cs="Arial"/>
          <w:color w:val="4D5B7C"/>
        </w:rPr>
        <w:t xml:space="preserve">final and finally are keywords in java whereas finalize is a method. 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w:t>
      </w:r>
      <w:proofErr w:type="gramStart"/>
      <w:r>
        <w:rPr>
          <w:rFonts w:ascii="Arial" w:hAnsi="Arial" w:cs="Arial"/>
          <w:color w:val="4D5B7C"/>
        </w:rPr>
        <w:t>finalize(</w:t>
      </w:r>
      <w:proofErr w:type="gramEnd"/>
      <w:r>
        <w:rPr>
          <w:rFonts w:ascii="Arial" w:hAnsi="Arial" w:cs="Arial"/>
          <w:color w:val="4D5B7C"/>
        </w:rPr>
        <w:t>) method is executed by Garbage Collector before the object is destroyed, it’s a great way to make sure all the global resources are closed. Out of the three, only finally is related to java exception handling.</w:t>
      </w:r>
    </w:p>
    <w:p w14:paraId="2177C2D1" w14:textId="77777777" w:rsidR="00890DD4" w:rsidRDefault="00890DD4" w:rsidP="00890DD4">
      <w:pPr>
        <w:pStyle w:val="Heading3"/>
        <w:spacing w:before="0" w:beforeAutospacing="0" w:after="0" w:afterAutospacing="0"/>
        <w:rPr>
          <w:rFonts w:ascii="Arial" w:hAnsi="Arial" w:cs="Arial"/>
          <w:color w:val="4D5B7C"/>
        </w:rPr>
      </w:pPr>
      <w:hyperlink r:id="rId36" w:anchor="12-what-happens-when-an-exception-is-thrown-by-the-main-method" w:history="1">
        <w:r>
          <w:rPr>
            <w:rStyle w:val="Hyperlink"/>
            <w:rFonts w:ascii="Arial" w:hAnsi="Arial" w:cs="Arial"/>
          </w:rPr>
          <w:t>12. What happens when an exception is thrown by the main method?</w:t>
        </w:r>
      </w:hyperlink>
    </w:p>
    <w:p w14:paraId="0A798B05" w14:textId="77777777" w:rsidR="00890DD4" w:rsidRDefault="00890DD4" w:rsidP="00890DD4">
      <w:pPr>
        <w:pStyle w:val="NormalWeb"/>
        <w:spacing w:before="240" w:beforeAutospacing="0" w:after="240" w:afterAutospacing="0"/>
        <w:rPr>
          <w:rFonts w:ascii="Arial" w:hAnsi="Arial" w:cs="Arial"/>
          <w:color w:val="4D5B7C"/>
        </w:rPr>
      </w:pPr>
      <w:r>
        <w:rPr>
          <w:rFonts w:ascii="Arial" w:hAnsi="Arial" w:cs="Arial"/>
          <w:color w:val="4D5B7C"/>
        </w:rPr>
        <w:t xml:space="preserve">When an exception is thrown by a </w:t>
      </w:r>
      <w:proofErr w:type="gramStart"/>
      <w:r>
        <w:rPr>
          <w:rFonts w:ascii="Arial" w:hAnsi="Arial" w:cs="Arial"/>
          <w:color w:val="4D5B7C"/>
        </w:rPr>
        <w:t>main(</w:t>
      </w:r>
      <w:proofErr w:type="gramEnd"/>
      <w:r>
        <w:rPr>
          <w:rFonts w:ascii="Arial" w:hAnsi="Arial" w:cs="Arial"/>
          <w:color w:val="4D5B7C"/>
        </w:rPr>
        <w:t>) method, Java Runtime terminates the program and prints the exception message and stack trace in the system console.</w:t>
      </w:r>
    </w:p>
    <w:p w14:paraId="73D6F00B" w14:textId="77777777" w:rsidR="00890DD4" w:rsidRDefault="00890DD4" w:rsidP="00890DD4">
      <w:pPr>
        <w:pStyle w:val="Heading3"/>
        <w:spacing w:before="0" w:beforeAutospacing="0" w:after="0" w:afterAutospacing="0"/>
        <w:rPr>
          <w:rFonts w:ascii="Arial" w:hAnsi="Arial" w:cs="Arial"/>
          <w:color w:val="4D5B7C"/>
        </w:rPr>
      </w:pPr>
      <w:hyperlink r:id="rId37" w:anchor="13-can-we-have-an-empty-catch-block" w:history="1">
        <w:r>
          <w:rPr>
            <w:rStyle w:val="Hyperlink"/>
            <w:rFonts w:ascii="Arial" w:hAnsi="Arial" w:cs="Arial"/>
          </w:rPr>
          <w:t>13. Can we have an empty catch block?</w:t>
        </w:r>
      </w:hyperlink>
    </w:p>
    <w:p w14:paraId="17C3BCCD" w14:textId="77777777" w:rsidR="00890DD4" w:rsidRDefault="00890DD4" w:rsidP="00890DD4">
      <w:pPr>
        <w:pStyle w:val="NormalWeb"/>
        <w:spacing w:before="240" w:beforeAutospacing="0" w:after="240" w:afterAutospacing="0"/>
        <w:rPr>
          <w:rFonts w:ascii="Arial" w:hAnsi="Arial" w:cs="Arial"/>
          <w:color w:val="4D5B7C"/>
        </w:rPr>
      </w:pPr>
      <w:r>
        <w:rPr>
          <w:rFonts w:ascii="Arial" w:hAnsi="Arial" w:cs="Arial"/>
          <w:color w:val="4D5B7C"/>
        </w:rPr>
        <w:t xml:space="preserve">We can have an empty catch block but it’s an example of bad programming. We should never have an empty catch block because if the exception is caught by that block, we will have no information about the exception and it </w:t>
      </w:r>
      <w:proofErr w:type="spellStart"/>
      <w:r>
        <w:rPr>
          <w:rFonts w:ascii="Arial" w:hAnsi="Arial" w:cs="Arial"/>
          <w:color w:val="4D5B7C"/>
        </w:rPr>
        <w:t>wil</w:t>
      </w:r>
      <w:proofErr w:type="spellEnd"/>
      <w:r>
        <w:rPr>
          <w:rFonts w:ascii="Arial" w:hAnsi="Arial" w:cs="Arial"/>
          <w:color w:val="4D5B7C"/>
        </w:rPr>
        <w:t xml:space="preserve"> be a nightmare to debug it. There should be at least a logging statement to log the exception details in console or log files.</w:t>
      </w:r>
    </w:p>
    <w:p w14:paraId="4B2EC00A" w14:textId="77777777" w:rsidR="00890DD4" w:rsidRDefault="00890DD4" w:rsidP="00890DD4">
      <w:pPr>
        <w:pStyle w:val="Heading3"/>
        <w:spacing w:before="0" w:beforeAutospacing="0" w:after="0" w:afterAutospacing="0"/>
        <w:rPr>
          <w:rFonts w:ascii="Arial" w:hAnsi="Arial" w:cs="Arial"/>
          <w:color w:val="4D5B7C"/>
        </w:rPr>
      </w:pPr>
      <w:hyperlink r:id="rId38" w:anchor="14-provide-some-java-exception-handling-best-practices" w:history="1">
        <w:r>
          <w:rPr>
            <w:rStyle w:val="Hyperlink"/>
            <w:rFonts w:ascii="Arial" w:hAnsi="Arial" w:cs="Arial"/>
          </w:rPr>
          <w:t>14. Provide some Java Exception Handling Best Practices?</w:t>
        </w:r>
      </w:hyperlink>
    </w:p>
    <w:p w14:paraId="5B8A28FB" w14:textId="77777777" w:rsidR="00890DD4" w:rsidRDefault="00890DD4" w:rsidP="00890DD4">
      <w:pPr>
        <w:pStyle w:val="NormalWeb"/>
        <w:spacing w:before="240" w:beforeAutospacing="0" w:after="240" w:afterAutospacing="0"/>
        <w:rPr>
          <w:rFonts w:ascii="Arial" w:hAnsi="Arial" w:cs="Arial"/>
          <w:color w:val="4D5B7C"/>
        </w:rPr>
      </w:pPr>
      <w:r>
        <w:rPr>
          <w:rFonts w:ascii="Arial" w:hAnsi="Arial" w:cs="Arial"/>
          <w:color w:val="4D5B7C"/>
        </w:rPr>
        <w:t>Some of the best practices related to Java Exception Handling are:</w:t>
      </w:r>
    </w:p>
    <w:p w14:paraId="5E530DDB" w14:textId="77777777" w:rsidR="00890DD4" w:rsidRDefault="00890DD4" w:rsidP="00890DD4">
      <w:pPr>
        <w:numPr>
          <w:ilvl w:val="0"/>
          <w:numId w:val="101"/>
        </w:numPr>
        <w:spacing w:after="0" w:line="240" w:lineRule="auto"/>
        <w:rPr>
          <w:rFonts w:ascii="Arial" w:hAnsi="Arial" w:cs="Arial"/>
          <w:color w:val="4D5B7C"/>
        </w:rPr>
      </w:pPr>
      <w:r>
        <w:rPr>
          <w:rFonts w:ascii="Arial" w:hAnsi="Arial" w:cs="Arial"/>
          <w:color w:val="4D5B7C"/>
        </w:rPr>
        <w:t>Use Specific Exceptions for ease of debugging.</w:t>
      </w:r>
    </w:p>
    <w:p w14:paraId="3347813F" w14:textId="77777777" w:rsidR="00890DD4" w:rsidRDefault="00890DD4" w:rsidP="00890DD4">
      <w:pPr>
        <w:numPr>
          <w:ilvl w:val="0"/>
          <w:numId w:val="101"/>
        </w:numPr>
        <w:spacing w:after="0" w:line="240" w:lineRule="auto"/>
        <w:rPr>
          <w:rFonts w:ascii="Arial" w:hAnsi="Arial" w:cs="Arial"/>
          <w:color w:val="4D5B7C"/>
        </w:rPr>
      </w:pPr>
      <w:r>
        <w:rPr>
          <w:rFonts w:ascii="Arial" w:hAnsi="Arial" w:cs="Arial"/>
          <w:color w:val="4D5B7C"/>
        </w:rPr>
        <w:t>Throw Exceptions Early (Fail-Fast) in the program.</w:t>
      </w:r>
    </w:p>
    <w:p w14:paraId="59361CEF" w14:textId="77777777" w:rsidR="00890DD4" w:rsidRDefault="00890DD4" w:rsidP="00890DD4">
      <w:pPr>
        <w:numPr>
          <w:ilvl w:val="0"/>
          <w:numId w:val="101"/>
        </w:numPr>
        <w:spacing w:after="0" w:line="240" w:lineRule="auto"/>
        <w:rPr>
          <w:rFonts w:ascii="Arial" w:hAnsi="Arial" w:cs="Arial"/>
          <w:color w:val="4D5B7C"/>
        </w:rPr>
      </w:pPr>
      <w:r>
        <w:rPr>
          <w:rFonts w:ascii="Arial" w:hAnsi="Arial" w:cs="Arial"/>
          <w:color w:val="4D5B7C"/>
        </w:rPr>
        <w:t>Catch Exceptions late in the program, let the caller handle the exception.</w:t>
      </w:r>
    </w:p>
    <w:p w14:paraId="0C00EEDE" w14:textId="77777777" w:rsidR="00890DD4" w:rsidRDefault="00890DD4" w:rsidP="00890DD4">
      <w:pPr>
        <w:numPr>
          <w:ilvl w:val="0"/>
          <w:numId w:val="101"/>
        </w:numPr>
        <w:spacing w:after="0" w:line="240" w:lineRule="auto"/>
        <w:rPr>
          <w:rFonts w:ascii="Arial" w:hAnsi="Arial" w:cs="Arial"/>
          <w:color w:val="4D5B7C"/>
        </w:rPr>
      </w:pPr>
      <w:r>
        <w:rPr>
          <w:rFonts w:ascii="Arial" w:hAnsi="Arial" w:cs="Arial"/>
          <w:color w:val="4D5B7C"/>
        </w:rPr>
        <w:t>Use Java 7 ARM feature to make sure resources are closed or use finally block to close them properly.</w:t>
      </w:r>
    </w:p>
    <w:p w14:paraId="1AD87FA9" w14:textId="77777777" w:rsidR="00890DD4" w:rsidRDefault="00890DD4" w:rsidP="00890DD4">
      <w:pPr>
        <w:numPr>
          <w:ilvl w:val="0"/>
          <w:numId w:val="101"/>
        </w:numPr>
        <w:spacing w:after="0" w:line="240" w:lineRule="auto"/>
        <w:rPr>
          <w:rFonts w:ascii="Arial" w:hAnsi="Arial" w:cs="Arial"/>
          <w:color w:val="4D5B7C"/>
        </w:rPr>
      </w:pPr>
      <w:r>
        <w:rPr>
          <w:rFonts w:ascii="Arial" w:hAnsi="Arial" w:cs="Arial"/>
          <w:color w:val="4D5B7C"/>
        </w:rPr>
        <w:t>Always log exception messages for debugging purposes.</w:t>
      </w:r>
    </w:p>
    <w:p w14:paraId="7EA63508" w14:textId="77777777" w:rsidR="00890DD4" w:rsidRDefault="00890DD4" w:rsidP="00890DD4">
      <w:pPr>
        <w:numPr>
          <w:ilvl w:val="0"/>
          <w:numId w:val="101"/>
        </w:numPr>
        <w:spacing w:after="0" w:line="240" w:lineRule="auto"/>
        <w:rPr>
          <w:rFonts w:ascii="Arial" w:hAnsi="Arial" w:cs="Arial"/>
          <w:color w:val="4D5B7C"/>
        </w:rPr>
      </w:pPr>
      <w:r>
        <w:rPr>
          <w:rFonts w:ascii="Arial" w:hAnsi="Arial" w:cs="Arial"/>
          <w:color w:val="4D5B7C"/>
        </w:rPr>
        <w:t>Use multi-catch block for cleaner close.</w:t>
      </w:r>
    </w:p>
    <w:p w14:paraId="494D6E6A" w14:textId="77777777" w:rsidR="00890DD4" w:rsidRDefault="00890DD4" w:rsidP="00890DD4">
      <w:pPr>
        <w:numPr>
          <w:ilvl w:val="0"/>
          <w:numId w:val="101"/>
        </w:numPr>
        <w:spacing w:after="0" w:line="240" w:lineRule="auto"/>
        <w:rPr>
          <w:rFonts w:ascii="Arial" w:hAnsi="Arial" w:cs="Arial"/>
          <w:color w:val="4D5B7C"/>
        </w:rPr>
      </w:pPr>
      <w:r>
        <w:rPr>
          <w:rFonts w:ascii="Arial" w:hAnsi="Arial" w:cs="Arial"/>
          <w:color w:val="4D5B7C"/>
        </w:rPr>
        <w:t>Use custom exceptions to throw a single type of exception from your application API.</w:t>
      </w:r>
    </w:p>
    <w:p w14:paraId="3A91B1C0" w14:textId="77777777" w:rsidR="00890DD4" w:rsidRDefault="00890DD4" w:rsidP="00890DD4">
      <w:pPr>
        <w:numPr>
          <w:ilvl w:val="0"/>
          <w:numId w:val="101"/>
        </w:numPr>
        <w:spacing w:after="0" w:line="240" w:lineRule="auto"/>
        <w:rPr>
          <w:rFonts w:ascii="Arial" w:hAnsi="Arial" w:cs="Arial"/>
          <w:color w:val="4D5B7C"/>
        </w:rPr>
      </w:pPr>
      <w:r>
        <w:rPr>
          <w:rFonts w:ascii="Arial" w:hAnsi="Arial" w:cs="Arial"/>
          <w:color w:val="4D5B7C"/>
        </w:rPr>
        <w:t>Follow naming convention, always end with Exception.</w:t>
      </w:r>
    </w:p>
    <w:p w14:paraId="025CD30B" w14:textId="77777777" w:rsidR="00890DD4" w:rsidRDefault="00890DD4" w:rsidP="00890DD4">
      <w:pPr>
        <w:numPr>
          <w:ilvl w:val="0"/>
          <w:numId w:val="101"/>
        </w:numPr>
        <w:spacing w:after="0" w:line="240" w:lineRule="auto"/>
        <w:rPr>
          <w:rFonts w:ascii="Arial" w:hAnsi="Arial" w:cs="Arial"/>
          <w:color w:val="4D5B7C"/>
        </w:rPr>
      </w:pPr>
      <w:r>
        <w:rPr>
          <w:rFonts w:ascii="Arial" w:hAnsi="Arial" w:cs="Arial"/>
          <w:color w:val="4D5B7C"/>
        </w:rPr>
        <w:t>Document the Exceptions Thrown by a method using </w:t>
      </w:r>
      <w:hyperlink r:id="rId39" w:history="1">
        <w:r>
          <w:rPr>
            <w:rStyle w:val="Hyperlink"/>
            <w:rFonts w:ascii="Arial" w:hAnsi="Arial" w:cs="Arial"/>
            <w:color w:val="0069FF"/>
          </w:rPr>
          <w:t>@throws</w:t>
        </w:r>
      </w:hyperlink>
      <w:r>
        <w:rPr>
          <w:rFonts w:ascii="Arial" w:hAnsi="Arial" w:cs="Arial"/>
          <w:color w:val="4D5B7C"/>
        </w:rPr>
        <w:t xml:space="preserve"> in </w:t>
      </w:r>
      <w:proofErr w:type="spellStart"/>
      <w:r>
        <w:rPr>
          <w:rFonts w:ascii="Arial" w:hAnsi="Arial" w:cs="Arial"/>
          <w:color w:val="4D5B7C"/>
        </w:rPr>
        <w:t>javadoc</w:t>
      </w:r>
      <w:proofErr w:type="spellEnd"/>
      <w:r>
        <w:rPr>
          <w:rFonts w:ascii="Arial" w:hAnsi="Arial" w:cs="Arial"/>
          <w:color w:val="4D5B7C"/>
        </w:rPr>
        <w:t>.</w:t>
      </w:r>
    </w:p>
    <w:p w14:paraId="3E18FAA1" w14:textId="77777777" w:rsidR="00890DD4" w:rsidRDefault="00890DD4" w:rsidP="00890DD4">
      <w:pPr>
        <w:numPr>
          <w:ilvl w:val="0"/>
          <w:numId w:val="101"/>
        </w:numPr>
        <w:spacing w:after="0" w:line="240" w:lineRule="auto"/>
        <w:rPr>
          <w:rFonts w:ascii="Arial" w:hAnsi="Arial" w:cs="Arial"/>
          <w:color w:val="4D5B7C"/>
        </w:rPr>
      </w:pPr>
      <w:r>
        <w:rPr>
          <w:rFonts w:ascii="Arial" w:hAnsi="Arial" w:cs="Arial"/>
          <w:color w:val="4D5B7C"/>
        </w:rPr>
        <w:t>Exceptions are costly, so throw it only when it makes sense. Else you can catch them and provide a null or empty response.</w:t>
      </w:r>
    </w:p>
    <w:p w14:paraId="5F53BDB8" w14:textId="77777777" w:rsidR="00890DD4" w:rsidRDefault="00890DD4" w:rsidP="00890DD4">
      <w:pPr>
        <w:pStyle w:val="NormalWeb"/>
        <w:spacing w:before="0" w:beforeAutospacing="0" w:after="0" w:afterAutospacing="0"/>
        <w:rPr>
          <w:rFonts w:ascii="Arial" w:hAnsi="Arial" w:cs="Arial"/>
          <w:color w:val="4D5B7C"/>
        </w:rPr>
      </w:pPr>
      <w:r>
        <w:rPr>
          <w:rFonts w:ascii="Arial" w:hAnsi="Arial" w:cs="Arial"/>
          <w:color w:val="4D5B7C"/>
        </w:rPr>
        <w:t>Read more about them in detail at </w:t>
      </w:r>
      <w:hyperlink r:id="rId40" w:anchor="exception-best-practices" w:history="1">
        <w:r>
          <w:rPr>
            <w:rStyle w:val="Hyperlink"/>
            <w:rFonts w:ascii="Arial" w:hAnsi="Arial" w:cs="Arial"/>
            <w:color w:val="0069FF"/>
          </w:rPr>
          <w:t>Java Exception Handling Best Practices</w:t>
        </w:r>
      </w:hyperlink>
      <w:r>
        <w:rPr>
          <w:rFonts w:ascii="Arial" w:hAnsi="Arial" w:cs="Arial"/>
          <w:color w:val="4D5B7C"/>
        </w:rPr>
        <w:t>.</w:t>
      </w:r>
    </w:p>
    <w:p w14:paraId="2AA21469" w14:textId="77777777" w:rsidR="00890DD4" w:rsidRDefault="00890DD4" w:rsidP="00890DD4">
      <w:pPr>
        <w:pStyle w:val="Heading3"/>
        <w:spacing w:before="0" w:beforeAutospacing="0" w:after="0" w:afterAutospacing="0"/>
        <w:rPr>
          <w:rFonts w:ascii="Arial" w:hAnsi="Arial" w:cs="Arial"/>
          <w:color w:val="4D5B7C"/>
        </w:rPr>
      </w:pPr>
      <w:hyperlink r:id="rId41" w:anchor="15-what-is-the-problem-with-the-below-programs-and-how-do-we-fix-it" w:history="1">
        <w:r>
          <w:rPr>
            <w:rStyle w:val="Hyperlink"/>
            <w:rFonts w:ascii="Arial" w:hAnsi="Arial" w:cs="Arial"/>
          </w:rPr>
          <w:t>15. What is the problem with the below programs and how do we fix it?</w:t>
        </w:r>
      </w:hyperlink>
    </w:p>
    <w:p w14:paraId="26F5CE72" w14:textId="77777777" w:rsidR="00890DD4" w:rsidRDefault="00890DD4" w:rsidP="00890DD4">
      <w:pPr>
        <w:pStyle w:val="NormalWeb"/>
        <w:spacing w:before="240" w:beforeAutospacing="0" w:after="240" w:afterAutospacing="0"/>
        <w:rPr>
          <w:rFonts w:ascii="Arial" w:hAnsi="Arial" w:cs="Arial"/>
          <w:color w:val="4D5B7C"/>
        </w:rPr>
      </w:pPr>
      <w:r>
        <w:rPr>
          <w:rFonts w:ascii="Arial" w:hAnsi="Arial" w:cs="Arial"/>
          <w:color w:val="4D5B7C"/>
        </w:rPr>
        <w:t xml:space="preserve">In this section, we will </w:t>
      </w:r>
      <w:proofErr w:type="gramStart"/>
      <w:r>
        <w:rPr>
          <w:rFonts w:ascii="Arial" w:hAnsi="Arial" w:cs="Arial"/>
          <w:color w:val="4D5B7C"/>
        </w:rPr>
        <w:t>look into</w:t>
      </w:r>
      <w:proofErr w:type="gramEnd"/>
      <w:r>
        <w:rPr>
          <w:rFonts w:ascii="Arial" w:hAnsi="Arial" w:cs="Arial"/>
          <w:color w:val="4D5B7C"/>
        </w:rPr>
        <w:t xml:space="preserve"> some programming questions related to java exceptions.</w:t>
      </w:r>
    </w:p>
    <w:p w14:paraId="3EFDBE23" w14:textId="77777777" w:rsidR="00890DD4" w:rsidRDefault="00890DD4" w:rsidP="00890DD4">
      <w:pPr>
        <w:pStyle w:val="NormalWeb"/>
        <w:numPr>
          <w:ilvl w:val="0"/>
          <w:numId w:val="102"/>
        </w:numPr>
        <w:spacing w:before="0" w:beforeAutospacing="0" w:after="0" w:afterAutospacing="0"/>
        <w:rPr>
          <w:rFonts w:ascii="Arial" w:hAnsi="Arial" w:cs="Arial"/>
          <w:color w:val="4D5B7C"/>
        </w:rPr>
      </w:pPr>
      <w:r>
        <w:rPr>
          <w:rStyle w:val="Strong"/>
          <w:rFonts w:ascii="Arial" w:hAnsi="Arial" w:cs="Arial"/>
          <w:color w:val="4D5B7C"/>
        </w:rPr>
        <w:t>What is the problem with the below program?</w:t>
      </w:r>
    </w:p>
    <w:p w14:paraId="27740C93"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package </w:t>
      </w:r>
      <w:proofErr w:type="spellStart"/>
      <w:proofErr w:type="gramStart"/>
      <w:r>
        <w:rPr>
          <w:rStyle w:val="HTMLCode"/>
          <w:color w:val="F7F8FB"/>
          <w:sz w:val="21"/>
          <w:szCs w:val="21"/>
        </w:rPr>
        <w:t>com.journaldev</w:t>
      </w:r>
      <w:proofErr w:type="gramEnd"/>
      <w:r>
        <w:rPr>
          <w:rStyle w:val="HTMLCode"/>
          <w:color w:val="F7F8FB"/>
          <w:sz w:val="21"/>
          <w:szCs w:val="21"/>
        </w:rPr>
        <w:t>.exceptions</w:t>
      </w:r>
      <w:proofErr w:type="spellEnd"/>
      <w:r>
        <w:rPr>
          <w:rStyle w:val="HTMLCode"/>
          <w:color w:val="F7F8FB"/>
          <w:sz w:val="21"/>
          <w:szCs w:val="21"/>
        </w:rPr>
        <w:t>;</w:t>
      </w:r>
    </w:p>
    <w:p w14:paraId="2A131E4C"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3A7E1A9C"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import </w:t>
      </w:r>
      <w:proofErr w:type="spellStart"/>
      <w:proofErr w:type="gramStart"/>
      <w:r>
        <w:rPr>
          <w:rStyle w:val="HTMLCode"/>
          <w:color w:val="F7F8FB"/>
          <w:sz w:val="21"/>
          <w:szCs w:val="21"/>
        </w:rPr>
        <w:t>java.io.FileNotFoundException</w:t>
      </w:r>
      <w:proofErr w:type="spellEnd"/>
      <w:proofErr w:type="gramEnd"/>
      <w:r>
        <w:rPr>
          <w:rStyle w:val="HTMLCode"/>
          <w:color w:val="F7F8FB"/>
          <w:sz w:val="21"/>
          <w:szCs w:val="21"/>
        </w:rPr>
        <w:t>;</w:t>
      </w:r>
    </w:p>
    <w:p w14:paraId="12CF93B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import </w:t>
      </w:r>
      <w:proofErr w:type="spellStart"/>
      <w:proofErr w:type="gramStart"/>
      <w:r>
        <w:rPr>
          <w:rStyle w:val="HTMLCode"/>
          <w:color w:val="F7F8FB"/>
          <w:sz w:val="21"/>
          <w:szCs w:val="21"/>
        </w:rPr>
        <w:t>java.io.IOException</w:t>
      </w:r>
      <w:proofErr w:type="spellEnd"/>
      <w:proofErr w:type="gramEnd"/>
      <w:r>
        <w:rPr>
          <w:rStyle w:val="HTMLCode"/>
          <w:color w:val="F7F8FB"/>
          <w:sz w:val="21"/>
          <w:szCs w:val="21"/>
        </w:rPr>
        <w:t>;</w:t>
      </w:r>
    </w:p>
    <w:p w14:paraId="40627A1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1CF1CCEC"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public class </w:t>
      </w:r>
      <w:proofErr w:type="spellStart"/>
      <w:r>
        <w:rPr>
          <w:rStyle w:val="HTMLCode"/>
          <w:color w:val="F7F8FB"/>
          <w:sz w:val="21"/>
          <w:szCs w:val="21"/>
        </w:rPr>
        <w:t>TestException</w:t>
      </w:r>
      <w:proofErr w:type="spellEnd"/>
      <w:r>
        <w:rPr>
          <w:rStyle w:val="HTMLCode"/>
          <w:color w:val="F7F8FB"/>
          <w:sz w:val="21"/>
          <w:szCs w:val="21"/>
        </w:rPr>
        <w:t xml:space="preserve"> {</w:t>
      </w:r>
    </w:p>
    <w:p w14:paraId="034F3F0C"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12326383"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static void </w:t>
      </w:r>
      <w:proofErr w:type="gramStart"/>
      <w:r>
        <w:rPr>
          <w:rStyle w:val="HTMLCode"/>
          <w:color w:val="F7F8FB"/>
          <w:sz w:val="21"/>
          <w:szCs w:val="21"/>
        </w:rPr>
        <w:t>main(</w:t>
      </w:r>
      <w:proofErr w:type="gramEnd"/>
      <w:r>
        <w:rPr>
          <w:rStyle w:val="HTMLCode"/>
          <w:color w:val="F7F8FB"/>
          <w:sz w:val="21"/>
          <w:szCs w:val="21"/>
        </w:rPr>
        <w:t xml:space="preserve">String[] </w:t>
      </w:r>
      <w:proofErr w:type="spellStart"/>
      <w:r>
        <w:rPr>
          <w:rStyle w:val="HTMLCode"/>
          <w:color w:val="F7F8FB"/>
          <w:sz w:val="21"/>
          <w:szCs w:val="21"/>
        </w:rPr>
        <w:t>args</w:t>
      </w:r>
      <w:proofErr w:type="spellEnd"/>
      <w:r>
        <w:rPr>
          <w:rStyle w:val="HTMLCode"/>
          <w:color w:val="F7F8FB"/>
          <w:sz w:val="21"/>
          <w:szCs w:val="21"/>
        </w:rPr>
        <w:t>) {</w:t>
      </w:r>
    </w:p>
    <w:p w14:paraId="32205C41"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t>try {</w:t>
      </w:r>
    </w:p>
    <w:p w14:paraId="1E7FF4EB"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testExceptions</w:t>
      </w:r>
      <w:proofErr w:type="spellEnd"/>
      <w:r>
        <w:rPr>
          <w:rStyle w:val="HTMLCode"/>
          <w:color w:val="F7F8FB"/>
          <w:sz w:val="21"/>
          <w:szCs w:val="21"/>
        </w:rPr>
        <w:t>(</w:t>
      </w:r>
      <w:proofErr w:type="gramEnd"/>
      <w:r>
        <w:rPr>
          <w:rStyle w:val="HTMLCode"/>
          <w:color w:val="F7F8FB"/>
          <w:sz w:val="21"/>
          <w:szCs w:val="21"/>
        </w:rPr>
        <w:t>);</w:t>
      </w:r>
    </w:p>
    <w:p w14:paraId="2DE3A3E7"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t>} catch (</w:t>
      </w:r>
      <w:proofErr w:type="spellStart"/>
      <w:r>
        <w:rPr>
          <w:rStyle w:val="HTMLCode"/>
          <w:color w:val="F7F8FB"/>
          <w:sz w:val="21"/>
          <w:szCs w:val="21"/>
        </w:rPr>
        <w:t>FileNotFoundException</w:t>
      </w:r>
      <w:proofErr w:type="spellEnd"/>
      <w:r>
        <w:rPr>
          <w:rStyle w:val="HTMLCode"/>
          <w:color w:val="F7F8FB"/>
          <w:sz w:val="21"/>
          <w:szCs w:val="21"/>
        </w:rPr>
        <w:t xml:space="preserve"> | </w:t>
      </w:r>
      <w:proofErr w:type="spellStart"/>
      <w:r>
        <w:rPr>
          <w:rStyle w:val="HTMLCode"/>
          <w:color w:val="F7F8FB"/>
          <w:sz w:val="21"/>
          <w:szCs w:val="21"/>
        </w:rPr>
        <w:t>IOException</w:t>
      </w:r>
      <w:proofErr w:type="spellEnd"/>
      <w:r>
        <w:rPr>
          <w:rStyle w:val="HTMLCode"/>
          <w:color w:val="F7F8FB"/>
          <w:sz w:val="21"/>
          <w:szCs w:val="21"/>
        </w:rPr>
        <w:t xml:space="preserve"> e) {</w:t>
      </w:r>
    </w:p>
    <w:p w14:paraId="1113A82B"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3A27258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t>}</w:t>
      </w:r>
    </w:p>
    <w:p w14:paraId="0AD796D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0BC1A38D"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p>
    <w:p w14:paraId="1EAC009D"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p>
    <w:p w14:paraId="47A036D7"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p>
    <w:p w14:paraId="6864AB99"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static void </w:t>
      </w:r>
      <w:proofErr w:type="spellStart"/>
      <w:proofErr w:type="gramStart"/>
      <w:r>
        <w:rPr>
          <w:rStyle w:val="HTMLCode"/>
          <w:color w:val="F7F8FB"/>
          <w:sz w:val="21"/>
          <w:szCs w:val="21"/>
        </w:rPr>
        <w:t>testExceptions</w:t>
      </w:r>
      <w:proofErr w:type="spellEnd"/>
      <w:r>
        <w:rPr>
          <w:rStyle w:val="HTMLCode"/>
          <w:color w:val="F7F8FB"/>
          <w:sz w:val="21"/>
          <w:szCs w:val="21"/>
        </w:rPr>
        <w:t>(</w:t>
      </w:r>
      <w:proofErr w:type="gramEnd"/>
      <w:r>
        <w:rPr>
          <w:rStyle w:val="HTMLCode"/>
          <w:color w:val="F7F8FB"/>
          <w:sz w:val="21"/>
          <w:szCs w:val="21"/>
        </w:rPr>
        <w:t xml:space="preserve">) throws </w:t>
      </w:r>
      <w:proofErr w:type="spellStart"/>
      <w:r>
        <w:rPr>
          <w:rStyle w:val="HTMLCode"/>
          <w:color w:val="F7F8FB"/>
          <w:sz w:val="21"/>
          <w:szCs w:val="21"/>
        </w:rPr>
        <w:t>IOException</w:t>
      </w:r>
      <w:proofErr w:type="spellEnd"/>
      <w:r>
        <w:rPr>
          <w:rStyle w:val="HTMLCode"/>
          <w:color w:val="F7F8FB"/>
          <w:sz w:val="21"/>
          <w:szCs w:val="21"/>
        </w:rPr>
        <w:t xml:space="preserve">, </w:t>
      </w:r>
      <w:proofErr w:type="spellStart"/>
      <w:r>
        <w:rPr>
          <w:rStyle w:val="HTMLCode"/>
          <w:color w:val="F7F8FB"/>
          <w:sz w:val="21"/>
          <w:szCs w:val="21"/>
        </w:rPr>
        <w:t>FileNotFoundException</w:t>
      </w:r>
      <w:proofErr w:type="spellEnd"/>
      <w:r>
        <w:rPr>
          <w:rStyle w:val="HTMLCode"/>
          <w:color w:val="F7F8FB"/>
          <w:sz w:val="21"/>
          <w:szCs w:val="21"/>
        </w:rPr>
        <w:t>{</w:t>
      </w:r>
    </w:p>
    <w:p w14:paraId="7917F015"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
    <w:p w14:paraId="26625E3A"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26C58FA5"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lastRenderedPageBreak/>
        <w:t>}</w:t>
      </w:r>
    </w:p>
    <w:p w14:paraId="042465BE" w14:textId="77777777" w:rsidR="00890DD4" w:rsidRDefault="00890DD4" w:rsidP="00890DD4">
      <w:pPr>
        <w:pStyle w:val="NormalWeb"/>
        <w:spacing w:before="240" w:beforeAutospacing="0" w:after="240" w:afterAutospacing="0"/>
        <w:ind w:left="720"/>
        <w:rPr>
          <w:rFonts w:ascii="Arial" w:hAnsi="Arial" w:cs="Arial"/>
          <w:color w:val="4D5B7C"/>
        </w:rPr>
      </w:pPr>
      <w:r>
        <w:rPr>
          <w:rFonts w:ascii="Arial" w:hAnsi="Arial" w:cs="Arial"/>
          <w:color w:val="4D5B7C"/>
        </w:rPr>
        <w:t xml:space="preserve">The above program won’t </w:t>
      </w:r>
      <w:proofErr w:type="gramStart"/>
      <w:r>
        <w:rPr>
          <w:rFonts w:ascii="Arial" w:hAnsi="Arial" w:cs="Arial"/>
          <w:color w:val="4D5B7C"/>
        </w:rPr>
        <w:t>compile</w:t>
      </w:r>
      <w:proofErr w:type="gramEnd"/>
      <w:r>
        <w:rPr>
          <w:rFonts w:ascii="Arial" w:hAnsi="Arial" w:cs="Arial"/>
          <w:color w:val="4D5B7C"/>
        </w:rPr>
        <w:t xml:space="preserve"> and you will get an error message as “The exception </w:t>
      </w:r>
      <w:proofErr w:type="spellStart"/>
      <w:r>
        <w:rPr>
          <w:rFonts w:ascii="Arial" w:hAnsi="Arial" w:cs="Arial"/>
          <w:color w:val="4D5B7C"/>
        </w:rPr>
        <w:t>FileNotFoundException</w:t>
      </w:r>
      <w:proofErr w:type="spellEnd"/>
      <w:r>
        <w:rPr>
          <w:rFonts w:ascii="Arial" w:hAnsi="Arial" w:cs="Arial"/>
          <w:color w:val="4D5B7C"/>
        </w:rPr>
        <w:t xml:space="preserve"> is already caught by the alternative </w:t>
      </w:r>
      <w:proofErr w:type="spellStart"/>
      <w:r>
        <w:rPr>
          <w:rFonts w:ascii="Arial" w:hAnsi="Arial" w:cs="Arial"/>
          <w:color w:val="4D5B7C"/>
        </w:rPr>
        <w:t>IOException</w:t>
      </w:r>
      <w:proofErr w:type="spellEnd"/>
      <w:r>
        <w:rPr>
          <w:rFonts w:ascii="Arial" w:hAnsi="Arial" w:cs="Arial"/>
          <w:color w:val="4D5B7C"/>
        </w:rPr>
        <w:t xml:space="preserve">”. This is because </w:t>
      </w:r>
      <w:proofErr w:type="spellStart"/>
      <w:r>
        <w:rPr>
          <w:rFonts w:ascii="Arial" w:hAnsi="Arial" w:cs="Arial"/>
          <w:color w:val="4D5B7C"/>
        </w:rPr>
        <w:t>FileNotFoundException</w:t>
      </w:r>
      <w:proofErr w:type="spellEnd"/>
      <w:r>
        <w:rPr>
          <w:rFonts w:ascii="Arial" w:hAnsi="Arial" w:cs="Arial"/>
          <w:color w:val="4D5B7C"/>
        </w:rPr>
        <w:t xml:space="preserve"> is a subclass of </w:t>
      </w:r>
      <w:proofErr w:type="spellStart"/>
      <w:r>
        <w:rPr>
          <w:rFonts w:ascii="Arial" w:hAnsi="Arial" w:cs="Arial"/>
          <w:color w:val="4D5B7C"/>
        </w:rPr>
        <w:t>IOException</w:t>
      </w:r>
      <w:proofErr w:type="spellEnd"/>
      <w:r>
        <w:rPr>
          <w:rFonts w:ascii="Arial" w:hAnsi="Arial" w:cs="Arial"/>
          <w:color w:val="4D5B7C"/>
        </w:rPr>
        <w:t>, there are two ways to solve this problem. The first way is to use a single catch block for both the exceptions.</w:t>
      </w:r>
    </w:p>
    <w:p w14:paraId="035FD15D"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t>try {</w:t>
      </w:r>
    </w:p>
    <w:p w14:paraId="0DEF9E20"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testExceptions</w:t>
      </w:r>
      <w:proofErr w:type="spellEnd"/>
      <w:r>
        <w:rPr>
          <w:rStyle w:val="HTMLCode"/>
          <w:color w:val="F7F8FB"/>
          <w:sz w:val="21"/>
          <w:szCs w:val="21"/>
        </w:rPr>
        <w:t>(</w:t>
      </w:r>
      <w:proofErr w:type="gramEnd"/>
      <w:r>
        <w:rPr>
          <w:rStyle w:val="HTMLCode"/>
          <w:color w:val="F7F8FB"/>
          <w:sz w:val="21"/>
          <w:szCs w:val="21"/>
        </w:rPr>
        <w:t>);</w:t>
      </w:r>
    </w:p>
    <w:p w14:paraId="3C91F416"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}catch</w:t>
      </w:r>
      <w:proofErr w:type="gramEnd"/>
      <w:r>
        <w:rPr>
          <w:rStyle w:val="HTMLCode"/>
          <w:color w:val="F7F8FB"/>
          <w:sz w:val="21"/>
          <w:szCs w:val="21"/>
        </w:rPr>
        <w:t>(</w:t>
      </w:r>
      <w:proofErr w:type="spellStart"/>
      <w:r>
        <w:rPr>
          <w:rStyle w:val="HTMLCode"/>
          <w:color w:val="F7F8FB"/>
          <w:sz w:val="21"/>
          <w:szCs w:val="21"/>
        </w:rPr>
        <w:t>FileNotFoundException</w:t>
      </w:r>
      <w:proofErr w:type="spellEnd"/>
      <w:r>
        <w:rPr>
          <w:rStyle w:val="HTMLCode"/>
          <w:color w:val="F7F8FB"/>
          <w:sz w:val="21"/>
          <w:szCs w:val="21"/>
        </w:rPr>
        <w:t xml:space="preserve"> e){</w:t>
      </w:r>
    </w:p>
    <w:p w14:paraId="464DCE40"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31EE5A6C"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}catch</w:t>
      </w:r>
      <w:proofErr w:type="gramEnd"/>
      <w:r>
        <w:rPr>
          <w:rStyle w:val="HTMLCode"/>
          <w:color w:val="F7F8FB"/>
          <w:sz w:val="21"/>
          <w:szCs w:val="21"/>
        </w:rPr>
        <w:t xml:space="preserve"> (</w:t>
      </w:r>
      <w:proofErr w:type="spellStart"/>
      <w:r>
        <w:rPr>
          <w:rStyle w:val="HTMLCode"/>
          <w:color w:val="F7F8FB"/>
          <w:sz w:val="21"/>
          <w:szCs w:val="21"/>
        </w:rPr>
        <w:t>IOException</w:t>
      </w:r>
      <w:proofErr w:type="spellEnd"/>
      <w:r>
        <w:rPr>
          <w:rStyle w:val="HTMLCode"/>
          <w:color w:val="F7F8FB"/>
          <w:sz w:val="21"/>
          <w:szCs w:val="21"/>
        </w:rPr>
        <w:t xml:space="preserve">  e) {</w:t>
      </w:r>
    </w:p>
    <w:p w14:paraId="200FADAA"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148610BA"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t>}</w:t>
      </w:r>
    </w:p>
    <w:p w14:paraId="763C6B5C" w14:textId="77777777" w:rsidR="00890DD4" w:rsidRDefault="00890DD4" w:rsidP="00890DD4">
      <w:pPr>
        <w:pStyle w:val="NormalWeb"/>
        <w:spacing w:before="240" w:beforeAutospacing="0" w:after="240" w:afterAutospacing="0"/>
        <w:ind w:left="720"/>
        <w:rPr>
          <w:rFonts w:ascii="Arial" w:hAnsi="Arial" w:cs="Arial"/>
          <w:color w:val="4D5B7C"/>
        </w:rPr>
      </w:pPr>
      <w:r>
        <w:rPr>
          <w:rFonts w:ascii="Arial" w:hAnsi="Arial" w:cs="Arial"/>
          <w:color w:val="4D5B7C"/>
        </w:rPr>
        <w:t xml:space="preserve">Another way is to remove the </w:t>
      </w:r>
      <w:proofErr w:type="spellStart"/>
      <w:r>
        <w:rPr>
          <w:rFonts w:ascii="Arial" w:hAnsi="Arial" w:cs="Arial"/>
          <w:color w:val="4D5B7C"/>
        </w:rPr>
        <w:t>FileNotFoundException</w:t>
      </w:r>
      <w:proofErr w:type="spellEnd"/>
      <w:r>
        <w:rPr>
          <w:rFonts w:ascii="Arial" w:hAnsi="Arial" w:cs="Arial"/>
          <w:color w:val="4D5B7C"/>
        </w:rPr>
        <w:t xml:space="preserve"> from the multi-catch block.</w:t>
      </w:r>
    </w:p>
    <w:p w14:paraId="06EFA6AE"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t>try {</w:t>
      </w:r>
    </w:p>
    <w:p w14:paraId="32DA173C"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testExceptions</w:t>
      </w:r>
      <w:proofErr w:type="spellEnd"/>
      <w:r>
        <w:rPr>
          <w:rStyle w:val="HTMLCode"/>
          <w:color w:val="F7F8FB"/>
          <w:sz w:val="21"/>
          <w:szCs w:val="21"/>
        </w:rPr>
        <w:t>(</w:t>
      </w:r>
      <w:proofErr w:type="gramEnd"/>
      <w:r>
        <w:rPr>
          <w:rStyle w:val="HTMLCode"/>
          <w:color w:val="F7F8FB"/>
          <w:sz w:val="21"/>
          <w:szCs w:val="21"/>
        </w:rPr>
        <w:t>);</w:t>
      </w:r>
    </w:p>
    <w:p w14:paraId="73BA3136"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}catch</w:t>
      </w:r>
      <w:proofErr w:type="gramEnd"/>
      <w:r>
        <w:rPr>
          <w:rStyle w:val="HTMLCode"/>
          <w:color w:val="F7F8FB"/>
          <w:sz w:val="21"/>
          <w:szCs w:val="21"/>
        </w:rPr>
        <w:t xml:space="preserve"> (</w:t>
      </w:r>
      <w:proofErr w:type="spellStart"/>
      <w:r>
        <w:rPr>
          <w:rStyle w:val="HTMLCode"/>
          <w:color w:val="F7F8FB"/>
          <w:sz w:val="21"/>
          <w:szCs w:val="21"/>
        </w:rPr>
        <w:t>IOException</w:t>
      </w:r>
      <w:proofErr w:type="spellEnd"/>
      <w:r>
        <w:rPr>
          <w:rStyle w:val="HTMLCode"/>
          <w:color w:val="F7F8FB"/>
          <w:sz w:val="21"/>
          <w:szCs w:val="21"/>
        </w:rPr>
        <w:t xml:space="preserve">  e) {</w:t>
      </w:r>
    </w:p>
    <w:p w14:paraId="48FECB58"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71CBCA01"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t>}</w:t>
      </w:r>
    </w:p>
    <w:p w14:paraId="32117CCE" w14:textId="77777777" w:rsidR="00890DD4" w:rsidRDefault="00890DD4" w:rsidP="00890DD4">
      <w:pPr>
        <w:pStyle w:val="NormalWeb"/>
        <w:spacing w:before="240" w:beforeAutospacing="0" w:after="0" w:afterAutospacing="0"/>
        <w:ind w:left="720"/>
        <w:rPr>
          <w:rFonts w:ascii="Arial" w:hAnsi="Arial" w:cs="Arial"/>
          <w:color w:val="4D5B7C"/>
        </w:rPr>
      </w:pPr>
      <w:r>
        <w:rPr>
          <w:rFonts w:ascii="Arial" w:hAnsi="Arial" w:cs="Arial"/>
          <w:color w:val="4D5B7C"/>
        </w:rPr>
        <w:t xml:space="preserve">You can </w:t>
      </w:r>
      <w:proofErr w:type="gramStart"/>
      <w:r>
        <w:rPr>
          <w:rFonts w:ascii="Arial" w:hAnsi="Arial" w:cs="Arial"/>
          <w:color w:val="4D5B7C"/>
        </w:rPr>
        <w:t>chose</w:t>
      </w:r>
      <w:proofErr w:type="gramEnd"/>
      <w:r>
        <w:rPr>
          <w:rFonts w:ascii="Arial" w:hAnsi="Arial" w:cs="Arial"/>
          <w:color w:val="4D5B7C"/>
        </w:rPr>
        <w:t xml:space="preserve"> any of these approach based on your catch block code.</w:t>
      </w:r>
    </w:p>
    <w:p w14:paraId="63EDA8CD" w14:textId="77777777" w:rsidR="00890DD4" w:rsidRDefault="00890DD4" w:rsidP="00890DD4">
      <w:pPr>
        <w:pStyle w:val="NormalWeb"/>
        <w:numPr>
          <w:ilvl w:val="0"/>
          <w:numId w:val="102"/>
        </w:numPr>
        <w:spacing w:before="0" w:beforeAutospacing="0" w:after="0" w:afterAutospacing="0"/>
        <w:rPr>
          <w:rFonts w:ascii="Arial" w:hAnsi="Arial" w:cs="Arial"/>
          <w:color w:val="4D5B7C"/>
        </w:rPr>
      </w:pPr>
      <w:r>
        <w:rPr>
          <w:rStyle w:val="Strong"/>
          <w:rFonts w:ascii="Arial" w:hAnsi="Arial" w:cs="Arial"/>
          <w:color w:val="4D5B7C"/>
        </w:rPr>
        <w:t>What is the problem with the below program?</w:t>
      </w:r>
    </w:p>
    <w:p w14:paraId="2F71A2A1"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package </w:t>
      </w:r>
      <w:proofErr w:type="spellStart"/>
      <w:proofErr w:type="gramStart"/>
      <w:r>
        <w:rPr>
          <w:rStyle w:val="HTMLCode"/>
          <w:color w:val="F7F8FB"/>
          <w:sz w:val="21"/>
          <w:szCs w:val="21"/>
        </w:rPr>
        <w:t>com.journaldev</w:t>
      </w:r>
      <w:proofErr w:type="gramEnd"/>
      <w:r>
        <w:rPr>
          <w:rStyle w:val="HTMLCode"/>
          <w:color w:val="F7F8FB"/>
          <w:sz w:val="21"/>
          <w:szCs w:val="21"/>
        </w:rPr>
        <w:t>.exceptions</w:t>
      </w:r>
      <w:proofErr w:type="spellEnd"/>
      <w:r>
        <w:rPr>
          <w:rStyle w:val="HTMLCode"/>
          <w:color w:val="F7F8FB"/>
          <w:sz w:val="21"/>
          <w:szCs w:val="21"/>
        </w:rPr>
        <w:t>;</w:t>
      </w:r>
    </w:p>
    <w:p w14:paraId="3578D261"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772BAF8C"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import </w:t>
      </w:r>
      <w:proofErr w:type="spellStart"/>
      <w:proofErr w:type="gramStart"/>
      <w:r>
        <w:rPr>
          <w:rStyle w:val="HTMLCode"/>
          <w:color w:val="F7F8FB"/>
          <w:sz w:val="21"/>
          <w:szCs w:val="21"/>
        </w:rPr>
        <w:t>java.io.FileNotFoundException</w:t>
      </w:r>
      <w:proofErr w:type="spellEnd"/>
      <w:proofErr w:type="gramEnd"/>
      <w:r>
        <w:rPr>
          <w:rStyle w:val="HTMLCode"/>
          <w:color w:val="F7F8FB"/>
          <w:sz w:val="21"/>
          <w:szCs w:val="21"/>
        </w:rPr>
        <w:t>;</w:t>
      </w:r>
    </w:p>
    <w:p w14:paraId="61FA85AB"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import </w:t>
      </w:r>
      <w:proofErr w:type="spellStart"/>
      <w:proofErr w:type="gramStart"/>
      <w:r>
        <w:rPr>
          <w:rStyle w:val="HTMLCode"/>
          <w:color w:val="F7F8FB"/>
          <w:sz w:val="21"/>
          <w:szCs w:val="21"/>
        </w:rPr>
        <w:t>java.io.IOException</w:t>
      </w:r>
      <w:proofErr w:type="spellEnd"/>
      <w:proofErr w:type="gramEnd"/>
      <w:r>
        <w:rPr>
          <w:rStyle w:val="HTMLCode"/>
          <w:color w:val="F7F8FB"/>
          <w:sz w:val="21"/>
          <w:szCs w:val="21"/>
        </w:rPr>
        <w:t>;</w:t>
      </w:r>
    </w:p>
    <w:p w14:paraId="62E6DC0B"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4D94738D"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import </w:t>
      </w:r>
      <w:proofErr w:type="spellStart"/>
      <w:proofErr w:type="gramStart"/>
      <w:r>
        <w:rPr>
          <w:rStyle w:val="HTMLCode"/>
          <w:color w:val="F7F8FB"/>
          <w:sz w:val="21"/>
          <w:szCs w:val="21"/>
        </w:rPr>
        <w:t>javax.xml.bind</w:t>
      </w:r>
      <w:proofErr w:type="gramEnd"/>
      <w:r>
        <w:rPr>
          <w:rStyle w:val="HTMLCode"/>
          <w:color w:val="F7F8FB"/>
          <w:sz w:val="21"/>
          <w:szCs w:val="21"/>
        </w:rPr>
        <w:t>.JAXBException</w:t>
      </w:r>
      <w:proofErr w:type="spellEnd"/>
      <w:r>
        <w:rPr>
          <w:rStyle w:val="HTMLCode"/>
          <w:color w:val="F7F8FB"/>
          <w:sz w:val="21"/>
          <w:szCs w:val="21"/>
        </w:rPr>
        <w:t>;</w:t>
      </w:r>
    </w:p>
    <w:p w14:paraId="5321D51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53F8D0A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public class TestException1 {</w:t>
      </w:r>
    </w:p>
    <w:p w14:paraId="0B68CBAB"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4E5A196A"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static void </w:t>
      </w:r>
      <w:proofErr w:type="gramStart"/>
      <w:r>
        <w:rPr>
          <w:rStyle w:val="HTMLCode"/>
          <w:color w:val="F7F8FB"/>
          <w:sz w:val="21"/>
          <w:szCs w:val="21"/>
        </w:rPr>
        <w:t>main(</w:t>
      </w:r>
      <w:proofErr w:type="gramEnd"/>
      <w:r>
        <w:rPr>
          <w:rStyle w:val="HTMLCode"/>
          <w:color w:val="F7F8FB"/>
          <w:sz w:val="21"/>
          <w:szCs w:val="21"/>
        </w:rPr>
        <w:t xml:space="preserve">String[] </w:t>
      </w:r>
      <w:proofErr w:type="spellStart"/>
      <w:r>
        <w:rPr>
          <w:rStyle w:val="HTMLCode"/>
          <w:color w:val="F7F8FB"/>
          <w:sz w:val="21"/>
          <w:szCs w:val="21"/>
        </w:rPr>
        <w:t>args</w:t>
      </w:r>
      <w:proofErr w:type="spellEnd"/>
      <w:r>
        <w:rPr>
          <w:rStyle w:val="HTMLCode"/>
          <w:color w:val="F7F8FB"/>
          <w:sz w:val="21"/>
          <w:szCs w:val="21"/>
        </w:rPr>
        <w:t>) {</w:t>
      </w:r>
    </w:p>
    <w:p w14:paraId="718DDD7C"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try {</w:t>
      </w:r>
    </w:p>
    <w:p w14:paraId="6A76C00D"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r>
        <w:rPr>
          <w:rStyle w:val="HTMLCode"/>
          <w:color w:val="F7F8FB"/>
          <w:sz w:val="21"/>
          <w:szCs w:val="21"/>
        </w:rPr>
        <w:tab/>
      </w:r>
      <w:proofErr w:type="gramStart"/>
      <w:r>
        <w:rPr>
          <w:rStyle w:val="HTMLCode"/>
          <w:color w:val="F7F8FB"/>
          <w:sz w:val="21"/>
          <w:szCs w:val="21"/>
        </w:rPr>
        <w:t>go(</w:t>
      </w:r>
      <w:proofErr w:type="gramEnd"/>
      <w:r>
        <w:rPr>
          <w:rStyle w:val="HTMLCode"/>
          <w:color w:val="F7F8FB"/>
          <w:sz w:val="21"/>
          <w:szCs w:val="21"/>
        </w:rPr>
        <w:t>);</w:t>
      </w:r>
    </w:p>
    <w:p w14:paraId="68B2A30A"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 catch (</w:t>
      </w:r>
      <w:proofErr w:type="spellStart"/>
      <w:r>
        <w:rPr>
          <w:rStyle w:val="HTMLCode"/>
          <w:color w:val="F7F8FB"/>
          <w:sz w:val="21"/>
          <w:szCs w:val="21"/>
        </w:rPr>
        <w:t>IOException</w:t>
      </w:r>
      <w:proofErr w:type="spellEnd"/>
      <w:r>
        <w:rPr>
          <w:rStyle w:val="HTMLCode"/>
          <w:color w:val="F7F8FB"/>
          <w:sz w:val="21"/>
          <w:szCs w:val="21"/>
        </w:rPr>
        <w:t xml:space="preserve"> e) {</w:t>
      </w:r>
    </w:p>
    <w:p w14:paraId="28259B30"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45BF5123"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 catch (</w:t>
      </w:r>
      <w:proofErr w:type="spellStart"/>
      <w:r>
        <w:rPr>
          <w:rStyle w:val="HTMLCode"/>
          <w:color w:val="F7F8FB"/>
          <w:sz w:val="21"/>
          <w:szCs w:val="21"/>
        </w:rPr>
        <w:t>FileNotFoundException</w:t>
      </w:r>
      <w:proofErr w:type="spellEnd"/>
      <w:r>
        <w:rPr>
          <w:rStyle w:val="HTMLCode"/>
          <w:color w:val="F7F8FB"/>
          <w:sz w:val="21"/>
          <w:szCs w:val="21"/>
        </w:rPr>
        <w:t xml:space="preserve"> e) {</w:t>
      </w:r>
    </w:p>
    <w:p w14:paraId="5798773E"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lastRenderedPageBreak/>
        <w:tab/>
      </w: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0F2362F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 catch (</w:t>
      </w:r>
      <w:proofErr w:type="spellStart"/>
      <w:r>
        <w:rPr>
          <w:rStyle w:val="HTMLCode"/>
          <w:color w:val="F7F8FB"/>
          <w:sz w:val="21"/>
          <w:szCs w:val="21"/>
        </w:rPr>
        <w:t>JAXBException</w:t>
      </w:r>
      <w:proofErr w:type="spellEnd"/>
      <w:r>
        <w:rPr>
          <w:rStyle w:val="HTMLCode"/>
          <w:color w:val="F7F8FB"/>
          <w:sz w:val="21"/>
          <w:szCs w:val="21"/>
        </w:rPr>
        <w:t xml:space="preserve"> e) {</w:t>
      </w:r>
    </w:p>
    <w:p w14:paraId="5B983E3F"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7A98F0A4"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w:t>
      </w:r>
    </w:p>
    <w:p w14:paraId="5854CA2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47DBF65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5C86159C"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static void </w:t>
      </w:r>
      <w:proofErr w:type="gramStart"/>
      <w:r>
        <w:rPr>
          <w:rStyle w:val="HTMLCode"/>
          <w:color w:val="F7F8FB"/>
          <w:sz w:val="21"/>
          <w:szCs w:val="21"/>
        </w:rPr>
        <w:t>go(</w:t>
      </w:r>
      <w:proofErr w:type="gramEnd"/>
      <w:r>
        <w:rPr>
          <w:rStyle w:val="HTMLCode"/>
          <w:color w:val="F7F8FB"/>
          <w:sz w:val="21"/>
          <w:szCs w:val="21"/>
        </w:rPr>
        <w:t xml:space="preserve">) throws </w:t>
      </w:r>
      <w:proofErr w:type="spellStart"/>
      <w:r>
        <w:rPr>
          <w:rStyle w:val="HTMLCode"/>
          <w:color w:val="F7F8FB"/>
          <w:sz w:val="21"/>
          <w:szCs w:val="21"/>
        </w:rPr>
        <w:t>IOException</w:t>
      </w:r>
      <w:proofErr w:type="spellEnd"/>
      <w:r>
        <w:rPr>
          <w:rStyle w:val="HTMLCode"/>
          <w:color w:val="F7F8FB"/>
          <w:sz w:val="21"/>
          <w:szCs w:val="21"/>
        </w:rPr>
        <w:t xml:space="preserve">, </w:t>
      </w:r>
      <w:proofErr w:type="spellStart"/>
      <w:r>
        <w:rPr>
          <w:rStyle w:val="HTMLCode"/>
          <w:color w:val="F7F8FB"/>
          <w:sz w:val="21"/>
          <w:szCs w:val="21"/>
        </w:rPr>
        <w:t>JAXBException</w:t>
      </w:r>
      <w:proofErr w:type="spellEnd"/>
      <w:r>
        <w:rPr>
          <w:rStyle w:val="HTMLCode"/>
          <w:color w:val="F7F8FB"/>
          <w:sz w:val="21"/>
          <w:szCs w:val="21"/>
        </w:rPr>
        <w:t xml:space="preserve">, </w:t>
      </w:r>
      <w:proofErr w:type="spellStart"/>
      <w:r>
        <w:rPr>
          <w:rStyle w:val="HTMLCode"/>
          <w:color w:val="F7F8FB"/>
          <w:sz w:val="21"/>
          <w:szCs w:val="21"/>
        </w:rPr>
        <w:t>FileNotFoundException</w:t>
      </w:r>
      <w:proofErr w:type="spellEnd"/>
      <w:r>
        <w:rPr>
          <w:rStyle w:val="HTMLCode"/>
          <w:color w:val="F7F8FB"/>
          <w:sz w:val="21"/>
          <w:szCs w:val="21"/>
        </w:rPr>
        <w:t>{</w:t>
      </w:r>
    </w:p>
    <w:p w14:paraId="1EF7EFBE"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
    <w:p w14:paraId="28B51F5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47804C35"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w:t>
      </w:r>
    </w:p>
    <w:p w14:paraId="1FF873E8" w14:textId="77777777" w:rsidR="00890DD4" w:rsidRDefault="00890DD4" w:rsidP="00890DD4">
      <w:pPr>
        <w:pStyle w:val="NormalWeb"/>
        <w:spacing w:before="240" w:beforeAutospacing="0" w:after="240" w:afterAutospacing="0"/>
        <w:ind w:left="720"/>
        <w:rPr>
          <w:rFonts w:ascii="Arial" w:hAnsi="Arial" w:cs="Arial"/>
          <w:color w:val="4D5B7C"/>
        </w:rPr>
      </w:pPr>
      <w:r>
        <w:rPr>
          <w:rFonts w:ascii="Arial" w:hAnsi="Arial" w:cs="Arial"/>
          <w:color w:val="4D5B7C"/>
        </w:rPr>
        <w:t xml:space="preserve">The program won’t compile because </w:t>
      </w:r>
      <w:proofErr w:type="spellStart"/>
      <w:r>
        <w:rPr>
          <w:rFonts w:ascii="Arial" w:hAnsi="Arial" w:cs="Arial"/>
          <w:color w:val="4D5B7C"/>
        </w:rPr>
        <w:t>FileNotFoundException</w:t>
      </w:r>
      <w:proofErr w:type="spellEnd"/>
      <w:r>
        <w:rPr>
          <w:rFonts w:ascii="Arial" w:hAnsi="Arial" w:cs="Arial"/>
          <w:color w:val="4D5B7C"/>
        </w:rPr>
        <w:t xml:space="preserve"> is a subclass of </w:t>
      </w:r>
      <w:proofErr w:type="spellStart"/>
      <w:r>
        <w:rPr>
          <w:rFonts w:ascii="Arial" w:hAnsi="Arial" w:cs="Arial"/>
          <w:color w:val="4D5B7C"/>
        </w:rPr>
        <w:t>IOException</w:t>
      </w:r>
      <w:proofErr w:type="spellEnd"/>
      <w:r>
        <w:rPr>
          <w:rFonts w:ascii="Arial" w:hAnsi="Arial" w:cs="Arial"/>
          <w:color w:val="4D5B7C"/>
        </w:rPr>
        <w:t xml:space="preserve">, so the catch block of </w:t>
      </w:r>
      <w:proofErr w:type="spellStart"/>
      <w:r>
        <w:rPr>
          <w:rFonts w:ascii="Arial" w:hAnsi="Arial" w:cs="Arial"/>
          <w:color w:val="4D5B7C"/>
        </w:rPr>
        <w:t>FileNotFoundException</w:t>
      </w:r>
      <w:proofErr w:type="spellEnd"/>
      <w:r>
        <w:rPr>
          <w:rFonts w:ascii="Arial" w:hAnsi="Arial" w:cs="Arial"/>
          <w:color w:val="4D5B7C"/>
        </w:rPr>
        <w:t xml:space="preserve"> is unreachable and you will get an error message as “Unreachable catch block for </w:t>
      </w:r>
      <w:proofErr w:type="spellStart"/>
      <w:r>
        <w:rPr>
          <w:rFonts w:ascii="Arial" w:hAnsi="Arial" w:cs="Arial"/>
          <w:color w:val="4D5B7C"/>
        </w:rPr>
        <w:t>FileNotFoundException</w:t>
      </w:r>
      <w:proofErr w:type="spellEnd"/>
      <w:r>
        <w:rPr>
          <w:rFonts w:ascii="Arial" w:hAnsi="Arial" w:cs="Arial"/>
          <w:color w:val="4D5B7C"/>
        </w:rPr>
        <w:t xml:space="preserve">. It is already handled by the catch block for </w:t>
      </w:r>
      <w:proofErr w:type="spellStart"/>
      <w:r>
        <w:rPr>
          <w:rFonts w:ascii="Arial" w:hAnsi="Arial" w:cs="Arial"/>
          <w:color w:val="4D5B7C"/>
        </w:rPr>
        <w:t>IOException</w:t>
      </w:r>
      <w:proofErr w:type="spellEnd"/>
      <w:r>
        <w:rPr>
          <w:rFonts w:ascii="Arial" w:hAnsi="Arial" w:cs="Arial"/>
          <w:color w:val="4D5B7C"/>
        </w:rPr>
        <w:t>”. You need to fix the catch block order to solve this issue.</w:t>
      </w:r>
    </w:p>
    <w:p w14:paraId="19835F47"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try {</w:t>
      </w:r>
    </w:p>
    <w:p w14:paraId="5FEAF205"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r>
        <w:rPr>
          <w:rStyle w:val="HTMLCode"/>
          <w:color w:val="F7F8FB"/>
          <w:sz w:val="21"/>
          <w:szCs w:val="21"/>
        </w:rPr>
        <w:tab/>
      </w:r>
      <w:proofErr w:type="gramStart"/>
      <w:r>
        <w:rPr>
          <w:rStyle w:val="HTMLCode"/>
          <w:color w:val="F7F8FB"/>
          <w:sz w:val="21"/>
          <w:szCs w:val="21"/>
        </w:rPr>
        <w:t>go(</w:t>
      </w:r>
      <w:proofErr w:type="gramEnd"/>
      <w:r>
        <w:rPr>
          <w:rStyle w:val="HTMLCode"/>
          <w:color w:val="F7F8FB"/>
          <w:sz w:val="21"/>
          <w:szCs w:val="21"/>
        </w:rPr>
        <w:t>);</w:t>
      </w:r>
    </w:p>
    <w:p w14:paraId="535391BE"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 catch (</w:t>
      </w:r>
      <w:proofErr w:type="spellStart"/>
      <w:r>
        <w:rPr>
          <w:rStyle w:val="HTMLCode"/>
          <w:color w:val="F7F8FB"/>
          <w:sz w:val="21"/>
          <w:szCs w:val="21"/>
        </w:rPr>
        <w:t>FileNotFoundException</w:t>
      </w:r>
      <w:proofErr w:type="spellEnd"/>
      <w:r>
        <w:rPr>
          <w:rStyle w:val="HTMLCode"/>
          <w:color w:val="F7F8FB"/>
          <w:sz w:val="21"/>
          <w:szCs w:val="21"/>
        </w:rPr>
        <w:t xml:space="preserve"> e) {</w:t>
      </w:r>
    </w:p>
    <w:p w14:paraId="480AFD64"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68A7B739"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 catch (</w:t>
      </w:r>
      <w:proofErr w:type="spellStart"/>
      <w:r>
        <w:rPr>
          <w:rStyle w:val="HTMLCode"/>
          <w:color w:val="F7F8FB"/>
          <w:sz w:val="21"/>
          <w:szCs w:val="21"/>
        </w:rPr>
        <w:t>IOException</w:t>
      </w:r>
      <w:proofErr w:type="spellEnd"/>
      <w:r>
        <w:rPr>
          <w:rStyle w:val="HTMLCode"/>
          <w:color w:val="F7F8FB"/>
          <w:sz w:val="21"/>
          <w:szCs w:val="21"/>
        </w:rPr>
        <w:t xml:space="preserve"> e) {</w:t>
      </w:r>
    </w:p>
    <w:p w14:paraId="052CF401"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28998C3A"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 catch (</w:t>
      </w:r>
      <w:proofErr w:type="spellStart"/>
      <w:r>
        <w:rPr>
          <w:rStyle w:val="HTMLCode"/>
          <w:color w:val="F7F8FB"/>
          <w:sz w:val="21"/>
          <w:szCs w:val="21"/>
        </w:rPr>
        <w:t>JAXBException</w:t>
      </w:r>
      <w:proofErr w:type="spellEnd"/>
      <w:r>
        <w:rPr>
          <w:rStyle w:val="HTMLCode"/>
          <w:color w:val="F7F8FB"/>
          <w:sz w:val="21"/>
          <w:szCs w:val="21"/>
        </w:rPr>
        <w:t xml:space="preserve"> e) {</w:t>
      </w:r>
    </w:p>
    <w:p w14:paraId="25A559F3"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537880B0"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w:t>
      </w:r>
    </w:p>
    <w:p w14:paraId="50EDCFBB" w14:textId="77777777" w:rsidR="00890DD4" w:rsidRDefault="00890DD4" w:rsidP="00890DD4">
      <w:pPr>
        <w:pStyle w:val="NormalWeb"/>
        <w:spacing w:before="240" w:beforeAutospacing="0" w:after="0" w:afterAutospacing="0"/>
        <w:ind w:left="720"/>
        <w:rPr>
          <w:rFonts w:ascii="Arial" w:hAnsi="Arial" w:cs="Arial"/>
          <w:color w:val="4D5B7C"/>
        </w:rPr>
      </w:pPr>
      <w:r>
        <w:rPr>
          <w:rFonts w:ascii="Arial" w:hAnsi="Arial" w:cs="Arial"/>
          <w:color w:val="4D5B7C"/>
        </w:rPr>
        <w:t xml:space="preserve">Notice that </w:t>
      </w:r>
      <w:proofErr w:type="spellStart"/>
      <w:r>
        <w:rPr>
          <w:rFonts w:ascii="Arial" w:hAnsi="Arial" w:cs="Arial"/>
          <w:color w:val="4D5B7C"/>
        </w:rPr>
        <w:t>JAXBException</w:t>
      </w:r>
      <w:proofErr w:type="spellEnd"/>
      <w:r>
        <w:rPr>
          <w:rFonts w:ascii="Arial" w:hAnsi="Arial" w:cs="Arial"/>
          <w:color w:val="4D5B7C"/>
        </w:rPr>
        <w:t xml:space="preserve"> is not related to </w:t>
      </w:r>
      <w:proofErr w:type="spellStart"/>
      <w:r>
        <w:rPr>
          <w:rFonts w:ascii="Arial" w:hAnsi="Arial" w:cs="Arial"/>
          <w:color w:val="4D5B7C"/>
        </w:rPr>
        <w:t>IOException</w:t>
      </w:r>
      <w:proofErr w:type="spellEnd"/>
      <w:r>
        <w:rPr>
          <w:rFonts w:ascii="Arial" w:hAnsi="Arial" w:cs="Arial"/>
          <w:color w:val="4D5B7C"/>
        </w:rPr>
        <w:t xml:space="preserve"> or </w:t>
      </w:r>
      <w:proofErr w:type="spellStart"/>
      <w:r>
        <w:rPr>
          <w:rFonts w:ascii="Arial" w:hAnsi="Arial" w:cs="Arial"/>
          <w:color w:val="4D5B7C"/>
        </w:rPr>
        <w:t>FileNotFoundException</w:t>
      </w:r>
      <w:proofErr w:type="spellEnd"/>
      <w:r>
        <w:rPr>
          <w:rFonts w:ascii="Arial" w:hAnsi="Arial" w:cs="Arial"/>
          <w:color w:val="4D5B7C"/>
        </w:rPr>
        <w:t xml:space="preserve"> and can be put anywhere in the above catch block hierarchy.</w:t>
      </w:r>
    </w:p>
    <w:p w14:paraId="4E471312" w14:textId="77777777" w:rsidR="00890DD4" w:rsidRDefault="00890DD4" w:rsidP="00890DD4">
      <w:pPr>
        <w:pStyle w:val="NormalWeb"/>
        <w:numPr>
          <w:ilvl w:val="0"/>
          <w:numId w:val="102"/>
        </w:numPr>
        <w:spacing w:before="0" w:beforeAutospacing="0" w:after="0" w:afterAutospacing="0"/>
        <w:rPr>
          <w:rFonts w:ascii="Arial" w:hAnsi="Arial" w:cs="Arial"/>
          <w:color w:val="4D5B7C"/>
        </w:rPr>
      </w:pPr>
      <w:r>
        <w:rPr>
          <w:rStyle w:val="Strong"/>
          <w:rFonts w:ascii="Arial" w:hAnsi="Arial" w:cs="Arial"/>
          <w:color w:val="4D5B7C"/>
        </w:rPr>
        <w:t>What is the problem with the below program?</w:t>
      </w:r>
    </w:p>
    <w:p w14:paraId="17B3871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package </w:t>
      </w:r>
      <w:proofErr w:type="spellStart"/>
      <w:proofErr w:type="gramStart"/>
      <w:r>
        <w:rPr>
          <w:rStyle w:val="HTMLCode"/>
          <w:color w:val="F7F8FB"/>
          <w:sz w:val="21"/>
          <w:szCs w:val="21"/>
        </w:rPr>
        <w:t>com.journaldev</w:t>
      </w:r>
      <w:proofErr w:type="gramEnd"/>
      <w:r>
        <w:rPr>
          <w:rStyle w:val="HTMLCode"/>
          <w:color w:val="F7F8FB"/>
          <w:sz w:val="21"/>
          <w:szCs w:val="21"/>
        </w:rPr>
        <w:t>.exceptions</w:t>
      </w:r>
      <w:proofErr w:type="spellEnd"/>
      <w:r>
        <w:rPr>
          <w:rStyle w:val="HTMLCode"/>
          <w:color w:val="F7F8FB"/>
          <w:sz w:val="21"/>
          <w:szCs w:val="21"/>
        </w:rPr>
        <w:t>;</w:t>
      </w:r>
    </w:p>
    <w:p w14:paraId="5D521FE5"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329E8A4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import </w:t>
      </w:r>
      <w:proofErr w:type="spellStart"/>
      <w:proofErr w:type="gramStart"/>
      <w:r>
        <w:rPr>
          <w:rStyle w:val="HTMLCode"/>
          <w:color w:val="F7F8FB"/>
          <w:sz w:val="21"/>
          <w:szCs w:val="21"/>
        </w:rPr>
        <w:t>java.io.IOException</w:t>
      </w:r>
      <w:proofErr w:type="spellEnd"/>
      <w:proofErr w:type="gramEnd"/>
      <w:r>
        <w:rPr>
          <w:rStyle w:val="HTMLCode"/>
          <w:color w:val="F7F8FB"/>
          <w:sz w:val="21"/>
          <w:szCs w:val="21"/>
        </w:rPr>
        <w:t>;</w:t>
      </w:r>
    </w:p>
    <w:p w14:paraId="072BA9D3"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311EC9F0"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import </w:t>
      </w:r>
      <w:proofErr w:type="spellStart"/>
      <w:proofErr w:type="gramStart"/>
      <w:r>
        <w:rPr>
          <w:rStyle w:val="HTMLCode"/>
          <w:color w:val="F7F8FB"/>
          <w:sz w:val="21"/>
          <w:szCs w:val="21"/>
        </w:rPr>
        <w:t>javax.xml.bind</w:t>
      </w:r>
      <w:proofErr w:type="gramEnd"/>
      <w:r>
        <w:rPr>
          <w:rStyle w:val="HTMLCode"/>
          <w:color w:val="F7F8FB"/>
          <w:sz w:val="21"/>
          <w:szCs w:val="21"/>
        </w:rPr>
        <w:t>.JAXBException</w:t>
      </w:r>
      <w:proofErr w:type="spellEnd"/>
      <w:r>
        <w:rPr>
          <w:rStyle w:val="HTMLCode"/>
          <w:color w:val="F7F8FB"/>
          <w:sz w:val="21"/>
          <w:szCs w:val="21"/>
        </w:rPr>
        <w:t>;</w:t>
      </w:r>
    </w:p>
    <w:p w14:paraId="0535BE34"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79CE855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public class TestException2 {</w:t>
      </w:r>
    </w:p>
    <w:p w14:paraId="02DE3A25"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2269415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static void </w:t>
      </w:r>
      <w:proofErr w:type="gramStart"/>
      <w:r>
        <w:rPr>
          <w:rStyle w:val="HTMLCode"/>
          <w:color w:val="F7F8FB"/>
          <w:sz w:val="21"/>
          <w:szCs w:val="21"/>
        </w:rPr>
        <w:t>main(</w:t>
      </w:r>
      <w:proofErr w:type="gramEnd"/>
      <w:r>
        <w:rPr>
          <w:rStyle w:val="HTMLCode"/>
          <w:color w:val="F7F8FB"/>
          <w:sz w:val="21"/>
          <w:szCs w:val="21"/>
        </w:rPr>
        <w:t xml:space="preserve">String[] </w:t>
      </w:r>
      <w:proofErr w:type="spellStart"/>
      <w:r>
        <w:rPr>
          <w:rStyle w:val="HTMLCode"/>
          <w:color w:val="F7F8FB"/>
          <w:sz w:val="21"/>
          <w:szCs w:val="21"/>
        </w:rPr>
        <w:t>args</w:t>
      </w:r>
      <w:proofErr w:type="spellEnd"/>
      <w:r>
        <w:rPr>
          <w:rStyle w:val="HTMLCode"/>
          <w:color w:val="F7F8FB"/>
          <w:sz w:val="21"/>
          <w:szCs w:val="21"/>
        </w:rPr>
        <w:t>) {</w:t>
      </w:r>
    </w:p>
    <w:p w14:paraId="3AFC33F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lastRenderedPageBreak/>
        <w:tab/>
      </w:r>
      <w:r>
        <w:rPr>
          <w:rStyle w:val="HTMLCode"/>
          <w:color w:val="F7F8FB"/>
          <w:sz w:val="21"/>
          <w:szCs w:val="21"/>
        </w:rPr>
        <w:tab/>
        <w:t>try {</w:t>
      </w:r>
    </w:p>
    <w:p w14:paraId="7861A221"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gramStart"/>
      <w:r>
        <w:rPr>
          <w:rStyle w:val="HTMLCode"/>
          <w:color w:val="F7F8FB"/>
          <w:sz w:val="21"/>
          <w:szCs w:val="21"/>
        </w:rPr>
        <w:t>foo(</w:t>
      </w:r>
      <w:proofErr w:type="gramEnd"/>
      <w:r>
        <w:rPr>
          <w:rStyle w:val="HTMLCode"/>
          <w:color w:val="F7F8FB"/>
          <w:sz w:val="21"/>
          <w:szCs w:val="21"/>
        </w:rPr>
        <w:t>);</w:t>
      </w:r>
    </w:p>
    <w:p w14:paraId="5495B650"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t>} catch (</w:t>
      </w:r>
      <w:proofErr w:type="spellStart"/>
      <w:r>
        <w:rPr>
          <w:rStyle w:val="HTMLCode"/>
          <w:color w:val="F7F8FB"/>
          <w:sz w:val="21"/>
          <w:szCs w:val="21"/>
        </w:rPr>
        <w:t>IOException</w:t>
      </w:r>
      <w:proofErr w:type="spellEnd"/>
      <w:r>
        <w:rPr>
          <w:rStyle w:val="HTMLCode"/>
          <w:color w:val="F7F8FB"/>
          <w:sz w:val="21"/>
          <w:szCs w:val="21"/>
        </w:rPr>
        <w:t xml:space="preserve"> e) {</w:t>
      </w:r>
    </w:p>
    <w:p w14:paraId="0E7FEB50"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5C732424"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}catch</w:t>
      </w:r>
      <w:proofErr w:type="gramEnd"/>
      <w:r>
        <w:rPr>
          <w:rStyle w:val="HTMLCode"/>
          <w:color w:val="F7F8FB"/>
          <w:sz w:val="21"/>
          <w:szCs w:val="21"/>
        </w:rPr>
        <w:t>(</w:t>
      </w:r>
      <w:proofErr w:type="spellStart"/>
      <w:r>
        <w:rPr>
          <w:rStyle w:val="HTMLCode"/>
          <w:color w:val="F7F8FB"/>
          <w:sz w:val="21"/>
          <w:szCs w:val="21"/>
        </w:rPr>
        <w:t>JAXBException</w:t>
      </w:r>
      <w:proofErr w:type="spellEnd"/>
      <w:r>
        <w:rPr>
          <w:rStyle w:val="HTMLCode"/>
          <w:color w:val="F7F8FB"/>
          <w:sz w:val="21"/>
          <w:szCs w:val="21"/>
        </w:rPr>
        <w:t xml:space="preserve"> e){</w:t>
      </w:r>
    </w:p>
    <w:p w14:paraId="483E6F3D"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1E3E6229"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}catch</w:t>
      </w:r>
      <w:proofErr w:type="gramEnd"/>
      <w:r>
        <w:rPr>
          <w:rStyle w:val="HTMLCode"/>
          <w:color w:val="F7F8FB"/>
          <w:sz w:val="21"/>
          <w:szCs w:val="21"/>
        </w:rPr>
        <w:t>(</w:t>
      </w:r>
      <w:proofErr w:type="spellStart"/>
      <w:r>
        <w:rPr>
          <w:rStyle w:val="HTMLCode"/>
          <w:color w:val="F7F8FB"/>
          <w:sz w:val="21"/>
          <w:szCs w:val="21"/>
        </w:rPr>
        <w:t>NullPointerException</w:t>
      </w:r>
      <w:proofErr w:type="spellEnd"/>
      <w:r>
        <w:rPr>
          <w:rStyle w:val="HTMLCode"/>
          <w:color w:val="F7F8FB"/>
          <w:sz w:val="21"/>
          <w:szCs w:val="21"/>
        </w:rPr>
        <w:t xml:space="preserve"> e){</w:t>
      </w:r>
    </w:p>
    <w:p w14:paraId="5A48810E"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2A8BDED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}catch</w:t>
      </w:r>
      <w:proofErr w:type="gramEnd"/>
      <w:r>
        <w:rPr>
          <w:rStyle w:val="HTMLCode"/>
          <w:color w:val="F7F8FB"/>
          <w:sz w:val="21"/>
          <w:szCs w:val="21"/>
        </w:rPr>
        <w:t>(Exception e){</w:t>
      </w:r>
    </w:p>
    <w:p w14:paraId="52F08F0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71AC173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t>}</w:t>
      </w:r>
    </w:p>
    <w:p w14:paraId="7202CB94"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7048D4B0"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351461BE"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static void </w:t>
      </w:r>
      <w:proofErr w:type="gramStart"/>
      <w:r>
        <w:rPr>
          <w:rStyle w:val="HTMLCode"/>
          <w:color w:val="F7F8FB"/>
          <w:sz w:val="21"/>
          <w:szCs w:val="21"/>
        </w:rPr>
        <w:t>foo(</w:t>
      </w:r>
      <w:proofErr w:type="gramEnd"/>
      <w:r>
        <w:rPr>
          <w:rStyle w:val="HTMLCode"/>
          <w:color w:val="F7F8FB"/>
          <w:sz w:val="21"/>
          <w:szCs w:val="21"/>
        </w:rPr>
        <w:t xml:space="preserve">) throws </w:t>
      </w:r>
      <w:proofErr w:type="spellStart"/>
      <w:r>
        <w:rPr>
          <w:rStyle w:val="HTMLCode"/>
          <w:color w:val="F7F8FB"/>
          <w:sz w:val="21"/>
          <w:szCs w:val="21"/>
        </w:rPr>
        <w:t>IOException</w:t>
      </w:r>
      <w:proofErr w:type="spellEnd"/>
      <w:r>
        <w:rPr>
          <w:rStyle w:val="HTMLCode"/>
          <w:color w:val="F7F8FB"/>
          <w:sz w:val="21"/>
          <w:szCs w:val="21"/>
        </w:rPr>
        <w:t>{</w:t>
      </w:r>
    </w:p>
    <w:p w14:paraId="69F68EF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
    <w:p w14:paraId="32D76483"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0C37B3B5"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w:t>
      </w:r>
    </w:p>
    <w:p w14:paraId="4FF5F07C" w14:textId="77777777" w:rsidR="00890DD4" w:rsidRDefault="00890DD4" w:rsidP="00890DD4">
      <w:pPr>
        <w:pStyle w:val="NormalWeb"/>
        <w:spacing w:before="240" w:beforeAutospacing="0" w:after="0" w:afterAutospacing="0"/>
        <w:ind w:left="720"/>
        <w:rPr>
          <w:rFonts w:ascii="Arial" w:hAnsi="Arial" w:cs="Arial"/>
          <w:color w:val="4D5B7C"/>
        </w:rPr>
      </w:pPr>
      <w:r>
        <w:rPr>
          <w:rFonts w:ascii="Arial" w:hAnsi="Arial" w:cs="Arial"/>
          <w:color w:val="4D5B7C"/>
        </w:rPr>
        <w:t xml:space="preserve">The program won’t compile because </w:t>
      </w:r>
      <w:proofErr w:type="spellStart"/>
      <w:r>
        <w:rPr>
          <w:rFonts w:ascii="Arial" w:hAnsi="Arial" w:cs="Arial"/>
          <w:color w:val="4D5B7C"/>
        </w:rPr>
        <w:t>JAXBException</w:t>
      </w:r>
      <w:proofErr w:type="spellEnd"/>
      <w:r>
        <w:rPr>
          <w:rFonts w:ascii="Arial" w:hAnsi="Arial" w:cs="Arial"/>
          <w:color w:val="4D5B7C"/>
        </w:rPr>
        <w:t xml:space="preserve"> is a checked exception and </w:t>
      </w:r>
      <w:proofErr w:type="gramStart"/>
      <w:r>
        <w:rPr>
          <w:rFonts w:ascii="Arial" w:hAnsi="Arial" w:cs="Arial"/>
          <w:color w:val="4D5B7C"/>
        </w:rPr>
        <w:t>foo(</w:t>
      </w:r>
      <w:proofErr w:type="gramEnd"/>
      <w:r>
        <w:rPr>
          <w:rFonts w:ascii="Arial" w:hAnsi="Arial" w:cs="Arial"/>
          <w:color w:val="4D5B7C"/>
        </w:rPr>
        <w:t xml:space="preserve">) method should throw this exception to catch in the calling method. You will get an error message as “Unreachable catch block for </w:t>
      </w:r>
      <w:proofErr w:type="spellStart"/>
      <w:r>
        <w:rPr>
          <w:rFonts w:ascii="Arial" w:hAnsi="Arial" w:cs="Arial"/>
          <w:color w:val="4D5B7C"/>
        </w:rPr>
        <w:t>JAXBException</w:t>
      </w:r>
      <w:proofErr w:type="spellEnd"/>
      <w:r>
        <w:rPr>
          <w:rFonts w:ascii="Arial" w:hAnsi="Arial" w:cs="Arial"/>
          <w:color w:val="4D5B7C"/>
        </w:rPr>
        <w:t xml:space="preserve">. This exception is never thrown from the try statement body”. To solve this issue, you will have to remove the catch block of </w:t>
      </w:r>
      <w:proofErr w:type="spellStart"/>
      <w:r>
        <w:rPr>
          <w:rFonts w:ascii="Arial" w:hAnsi="Arial" w:cs="Arial"/>
          <w:color w:val="4D5B7C"/>
        </w:rPr>
        <w:t>JAXBException</w:t>
      </w:r>
      <w:proofErr w:type="spellEnd"/>
      <w:r>
        <w:rPr>
          <w:rFonts w:ascii="Arial" w:hAnsi="Arial" w:cs="Arial"/>
          <w:color w:val="4D5B7C"/>
        </w:rPr>
        <w:t xml:space="preserve">. Notice that catching </w:t>
      </w:r>
      <w:proofErr w:type="spellStart"/>
      <w:r>
        <w:rPr>
          <w:rFonts w:ascii="Arial" w:hAnsi="Arial" w:cs="Arial"/>
          <w:color w:val="4D5B7C"/>
        </w:rPr>
        <w:t>NullPointerException</w:t>
      </w:r>
      <w:proofErr w:type="spellEnd"/>
      <w:r>
        <w:rPr>
          <w:rFonts w:ascii="Arial" w:hAnsi="Arial" w:cs="Arial"/>
          <w:color w:val="4D5B7C"/>
        </w:rPr>
        <w:t xml:space="preserve"> is valid because it’s an unchecked exception.</w:t>
      </w:r>
    </w:p>
    <w:p w14:paraId="291794B3" w14:textId="77777777" w:rsidR="00890DD4" w:rsidRDefault="00890DD4" w:rsidP="00890DD4">
      <w:pPr>
        <w:pStyle w:val="NormalWeb"/>
        <w:numPr>
          <w:ilvl w:val="0"/>
          <w:numId w:val="102"/>
        </w:numPr>
        <w:spacing w:before="0" w:beforeAutospacing="0" w:after="0" w:afterAutospacing="0"/>
        <w:rPr>
          <w:rFonts w:ascii="Arial" w:hAnsi="Arial" w:cs="Arial"/>
          <w:color w:val="4D5B7C"/>
        </w:rPr>
      </w:pPr>
      <w:r>
        <w:rPr>
          <w:rStyle w:val="Strong"/>
          <w:rFonts w:ascii="Arial" w:hAnsi="Arial" w:cs="Arial"/>
          <w:color w:val="4D5B7C"/>
        </w:rPr>
        <w:t>What is the problem with the below program?</w:t>
      </w:r>
    </w:p>
    <w:p w14:paraId="08B04DBB"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package </w:t>
      </w:r>
      <w:proofErr w:type="spellStart"/>
      <w:proofErr w:type="gramStart"/>
      <w:r>
        <w:rPr>
          <w:rStyle w:val="HTMLCode"/>
          <w:color w:val="F7F8FB"/>
          <w:sz w:val="21"/>
          <w:szCs w:val="21"/>
        </w:rPr>
        <w:t>com.journaldev</w:t>
      </w:r>
      <w:proofErr w:type="gramEnd"/>
      <w:r>
        <w:rPr>
          <w:rStyle w:val="HTMLCode"/>
          <w:color w:val="F7F8FB"/>
          <w:sz w:val="21"/>
          <w:szCs w:val="21"/>
        </w:rPr>
        <w:t>.exceptions</w:t>
      </w:r>
      <w:proofErr w:type="spellEnd"/>
      <w:r>
        <w:rPr>
          <w:rStyle w:val="HTMLCode"/>
          <w:color w:val="F7F8FB"/>
          <w:sz w:val="21"/>
          <w:szCs w:val="21"/>
        </w:rPr>
        <w:t>;</w:t>
      </w:r>
    </w:p>
    <w:p w14:paraId="6EA2A2F9"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70531274"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public class TestException3 {</w:t>
      </w:r>
    </w:p>
    <w:p w14:paraId="3DF7F0D7"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6BDF35F4"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static void </w:t>
      </w:r>
      <w:proofErr w:type="gramStart"/>
      <w:r>
        <w:rPr>
          <w:rStyle w:val="HTMLCode"/>
          <w:color w:val="F7F8FB"/>
          <w:sz w:val="21"/>
          <w:szCs w:val="21"/>
        </w:rPr>
        <w:t>main(</w:t>
      </w:r>
      <w:proofErr w:type="gramEnd"/>
      <w:r>
        <w:rPr>
          <w:rStyle w:val="HTMLCode"/>
          <w:color w:val="F7F8FB"/>
          <w:sz w:val="21"/>
          <w:szCs w:val="21"/>
        </w:rPr>
        <w:t xml:space="preserve">String[] </w:t>
      </w:r>
      <w:proofErr w:type="spellStart"/>
      <w:r>
        <w:rPr>
          <w:rStyle w:val="HTMLCode"/>
          <w:color w:val="F7F8FB"/>
          <w:sz w:val="21"/>
          <w:szCs w:val="21"/>
        </w:rPr>
        <w:t>args</w:t>
      </w:r>
      <w:proofErr w:type="spellEnd"/>
      <w:r>
        <w:rPr>
          <w:rStyle w:val="HTMLCode"/>
          <w:color w:val="F7F8FB"/>
          <w:sz w:val="21"/>
          <w:szCs w:val="21"/>
        </w:rPr>
        <w:t>) {</w:t>
      </w:r>
    </w:p>
    <w:p w14:paraId="6D25C747"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try{</w:t>
      </w:r>
      <w:proofErr w:type="gramEnd"/>
    </w:p>
    <w:p w14:paraId="5D5ACF8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bar(</w:t>
      </w:r>
      <w:proofErr w:type="gramEnd"/>
      <w:r>
        <w:rPr>
          <w:rStyle w:val="HTMLCode"/>
          <w:color w:val="F7F8FB"/>
          <w:sz w:val="21"/>
          <w:szCs w:val="21"/>
        </w:rPr>
        <w:t>);</w:t>
      </w:r>
    </w:p>
    <w:p w14:paraId="7FD834B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}catch</w:t>
      </w:r>
      <w:proofErr w:type="gramEnd"/>
      <w:r>
        <w:rPr>
          <w:rStyle w:val="HTMLCode"/>
          <w:color w:val="F7F8FB"/>
          <w:sz w:val="21"/>
          <w:szCs w:val="21"/>
        </w:rPr>
        <w:t>(</w:t>
      </w:r>
      <w:proofErr w:type="spellStart"/>
      <w:r>
        <w:rPr>
          <w:rStyle w:val="HTMLCode"/>
          <w:color w:val="F7F8FB"/>
          <w:sz w:val="21"/>
          <w:szCs w:val="21"/>
        </w:rPr>
        <w:t>NullPointerException</w:t>
      </w:r>
      <w:proofErr w:type="spellEnd"/>
      <w:r>
        <w:rPr>
          <w:rStyle w:val="HTMLCode"/>
          <w:color w:val="F7F8FB"/>
          <w:sz w:val="21"/>
          <w:szCs w:val="21"/>
        </w:rPr>
        <w:t xml:space="preserve"> e){</w:t>
      </w:r>
    </w:p>
    <w:p w14:paraId="246A9BE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28EAF37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}catch</w:t>
      </w:r>
      <w:proofErr w:type="gramEnd"/>
      <w:r>
        <w:rPr>
          <w:rStyle w:val="HTMLCode"/>
          <w:color w:val="F7F8FB"/>
          <w:sz w:val="21"/>
          <w:szCs w:val="21"/>
        </w:rPr>
        <w:t>(Exception e){</w:t>
      </w:r>
    </w:p>
    <w:p w14:paraId="588ABED9"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5DC8618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t>}</w:t>
      </w:r>
    </w:p>
    <w:p w14:paraId="6B52319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
    <w:p w14:paraId="4B453483"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foo(</w:t>
      </w:r>
      <w:proofErr w:type="gramEnd"/>
      <w:r>
        <w:rPr>
          <w:rStyle w:val="HTMLCode"/>
          <w:color w:val="F7F8FB"/>
          <w:sz w:val="21"/>
          <w:szCs w:val="21"/>
        </w:rPr>
        <w:t>);</w:t>
      </w:r>
    </w:p>
    <w:p w14:paraId="38FC6A85"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468F3D7E"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0036E810"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static void </w:t>
      </w:r>
      <w:proofErr w:type="gramStart"/>
      <w:r>
        <w:rPr>
          <w:rStyle w:val="HTMLCode"/>
          <w:color w:val="F7F8FB"/>
          <w:sz w:val="21"/>
          <w:szCs w:val="21"/>
        </w:rPr>
        <w:t>bar(</w:t>
      </w:r>
      <w:proofErr w:type="gramEnd"/>
      <w:r>
        <w:rPr>
          <w:rStyle w:val="HTMLCode"/>
          <w:color w:val="F7F8FB"/>
          <w:sz w:val="21"/>
          <w:szCs w:val="21"/>
        </w:rPr>
        <w:t>){</w:t>
      </w:r>
    </w:p>
    <w:p w14:paraId="557166C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
    <w:p w14:paraId="7A7FFC1D"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1AF7D26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p>
    <w:p w14:paraId="304EB82B"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static void </w:t>
      </w:r>
      <w:proofErr w:type="gramStart"/>
      <w:r>
        <w:rPr>
          <w:rStyle w:val="HTMLCode"/>
          <w:color w:val="F7F8FB"/>
          <w:sz w:val="21"/>
          <w:szCs w:val="21"/>
        </w:rPr>
        <w:t>foo(</w:t>
      </w:r>
      <w:proofErr w:type="gramEnd"/>
      <w:r>
        <w:rPr>
          <w:rStyle w:val="HTMLCode"/>
          <w:color w:val="F7F8FB"/>
          <w:sz w:val="21"/>
          <w:szCs w:val="21"/>
        </w:rPr>
        <w:t xml:space="preserve">) throws </w:t>
      </w:r>
      <w:proofErr w:type="spellStart"/>
      <w:r>
        <w:rPr>
          <w:rStyle w:val="HTMLCode"/>
          <w:color w:val="F7F8FB"/>
          <w:sz w:val="21"/>
          <w:szCs w:val="21"/>
        </w:rPr>
        <w:t>NullPointerException</w:t>
      </w:r>
      <w:proofErr w:type="spellEnd"/>
      <w:r>
        <w:rPr>
          <w:rStyle w:val="HTMLCode"/>
          <w:color w:val="F7F8FB"/>
          <w:sz w:val="21"/>
          <w:szCs w:val="21"/>
        </w:rPr>
        <w:t>{</w:t>
      </w:r>
    </w:p>
    <w:p w14:paraId="56FC16CC"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
    <w:p w14:paraId="20036D6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3E889B00"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w:t>
      </w:r>
    </w:p>
    <w:p w14:paraId="19AF2AA4" w14:textId="77777777" w:rsidR="00890DD4" w:rsidRDefault="00890DD4" w:rsidP="00890DD4">
      <w:pPr>
        <w:pStyle w:val="NormalWeb"/>
        <w:spacing w:before="240" w:beforeAutospacing="0" w:after="0" w:afterAutospacing="0"/>
        <w:ind w:left="720"/>
        <w:rPr>
          <w:rFonts w:ascii="Arial" w:hAnsi="Arial" w:cs="Arial"/>
          <w:color w:val="4D5B7C"/>
        </w:rPr>
      </w:pPr>
      <w:r>
        <w:rPr>
          <w:rFonts w:ascii="Arial" w:hAnsi="Arial" w:cs="Arial"/>
          <w:color w:val="4D5B7C"/>
        </w:rPr>
        <w:t xml:space="preserve">This is a trick question, there is no problem with the </w:t>
      </w:r>
      <w:proofErr w:type="gramStart"/>
      <w:r>
        <w:rPr>
          <w:rFonts w:ascii="Arial" w:hAnsi="Arial" w:cs="Arial"/>
          <w:color w:val="4D5B7C"/>
        </w:rPr>
        <w:t>code</w:t>
      </w:r>
      <w:proofErr w:type="gramEnd"/>
      <w:r>
        <w:rPr>
          <w:rFonts w:ascii="Arial" w:hAnsi="Arial" w:cs="Arial"/>
          <w:color w:val="4D5B7C"/>
        </w:rPr>
        <w:t xml:space="preserve"> and it will compile successfully. We can always catch an Exception or any unchecked exception even if it’s not in the throws clause of the method. Similarly, if a method (foo) declares an unchecked exception in the throws clause, it is not mandatory to handle that in the program.</w:t>
      </w:r>
    </w:p>
    <w:p w14:paraId="70038EAC" w14:textId="77777777" w:rsidR="00890DD4" w:rsidRDefault="00890DD4" w:rsidP="00890DD4">
      <w:pPr>
        <w:pStyle w:val="NormalWeb"/>
        <w:numPr>
          <w:ilvl w:val="0"/>
          <w:numId w:val="102"/>
        </w:numPr>
        <w:spacing w:before="0" w:beforeAutospacing="0" w:after="0" w:afterAutospacing="0"/>
        <w:rPr>
          <w:rFonts w:ascii="Arial" w:hAnsi="Arial" w:cs="Arial"/>
          <w:color w:val="4D5B7C"/>
        </w:rPr>
      </w:pPr>
      <w:r>
        <w:rPr>
          <w:rStyle w:val="Strong"/>
          <w:rFonts w:ascii="Arial" w:hAnsi="Arial" w:cs="Arial"/>
          <w:color w:val="4D5B7C"/>
        </w:rPr>
        <w:t>What is the problem with the below program?</w:t>
      </w:r>
    </w:p>
    <w:p w14:paraId="5385460F"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package </w:t>
      </w:r>
      <w:proofErr w:type="spellStart"/>
      <w:proofErr w:type="gramStart"/>
      <w:r>
        <w:rPr>
          <w:rStyle w:val="HTMLCode"/>
          <w:color w:val="F7F8FB"/>
          <w:sz w:val="21"/>
          <w:szCs w:val="21"/>
        </w:rPr>
        <w:t>com.journaldev</w:t>
      </w:r>
      <w:proofErr w:type="gramEnd"/>
      <w:r>
        <w:rPr>
          <w:rStyle w:val="HTMLCode"/>
          <w:color w:val="F7F8FB"/>
          <w:sz w:val="21"/>
          <w:szCs w:val="21"/>
        </w:rPr>
        <w:t>.exceptions</w:t>
      </w:r>
      <w:proofErr w:type="spellEnd"/>
      <w:r>
        <w:rPr>
          <w:rStyle w:val="HTMLCode"/>
          <w:color w:val="F7F8FB"/>
          <w:sz w:val="21"/>
          <w:szCs w:val="21"/>
        </w:rPr>
        <w:t>;</w:t>
      </w:r>
    </w:p>
    <w:p w14:paraId="3ADD84BE"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5F3A37F3"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import </w:t>
      </w:r>
      <w:proofErr w:type="spellStart"/>
      <w:proofErr w:type="gramStart"/>
      <w:r>
        <w:rPr>
          <w:rStyle w:val="HTMLCode"/>
          <w:color w:val="F7F8FB"/>
          <w:sz w:val="21"/>
          <w:szCs w:val="21"/>
        </w:rPr>
        <w:t>java.io.IOException</w:t>
      </w:r>
      <w:proofErr w:type="spellEnd"/>
      <w:proofErr w:type="gramEnd"/>
      <w:r>
        <w:rPr>
          <w:rStyle w:val="HTMLCode"/>
          <w:color w:val="F7F8FB"/>
          <w:sz w:val="21"/>
          <w:szCs w:val="21"/>
        </w:rPr>
        <w:t>;</w:t>
      </w:r>
    </w:p>
    <w:p w14:paraId="578157B1"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180E0927"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public class TestException4 {</w:t>
      </w:r>
    </w:p>
    <w:p w14:paraId="6D81ED90"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2C83A9B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void </w:t>
      </w:r>
      <w:proofErr w:type="gramStart"/>
      <w:r>
        <w:rPr>
          <w:rStyle w:val="HTMLCode"/>
          <w:color w:val="F7F8FB"/>
          <w:sz w:val="21"/>
          <w:szCs w:val="21"/>
        </w:rPr>
        <w:t>start(</w:t>
      </w:r>
      <w:proofErr w:type="gramEnd"/>
      <w:r>
        <w:rPr>
          <w:rStyle w:val="HTMLCode"/>
          <w:color w:val="F7F8FB"/>
          <w:sz w:val="21"/>
          <w:szCs w:val="21"/>
        </w:rPr>
        <w:t xml:space="preserve">) throws </w:t>
      </w:r>
      <w:proofErr w:type="spellStart"/>
      <w:r>
        <w:rPr>
          <w:rStyle w:val="HTMLCode"/>
          <w:color w:val="F7F8FB"/>
          <w:sz w:val="21"/>
          <w:szCs w:val="21"/>
        </w:rPr>
        <w:t>IOException</w:t>
      </w:r>
      <w:proofErr w:type="spellEnd"/>
      <w:r>
        <w:rPr>
          <w:rStyle w:val="HTMLCode"/>
          <w:color w:val="F7F8FB"/>
          <w:sz w:val="21"/>
          <w:szCs w:val="21"/>
        </w:rPr>
        <w:t>{</w:t>
      </w:r>
      <w:r>
        <w:rPr>
          <w:rStyle w:val="HTMLCode"/>
          <w:color w:val="F7F8FB"/>
          <w:sz w:val="21"/>
          <w:szCs w:val="21"/>
        </w:rPr>
        <w:tab/>
      </w:r>
      <w:r>
        <w:rPr>
          <w:rStyle w:val="HTMLCode"/>
          <w:color w:val="F7F8FB"/>
          <w:sz w:val="21"/>
          <w:szCs w:val="21"/>
        </w:rPr>
        <w:tab/>
      </w:r>
    </w:p>
    <w:p w14:paraId="5211D93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11C7251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p>
    <w:p w14:paraId="1FE6C4D7"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void </w:t>
      </w:r>
      <w:proofErr w:type="gramStart"/>
      <w:r>
        <w:rPr>
          <w:rStyle w:val="HTMLCode"/>
          <w:color w:val="F7F8FB"/>
          <w:sz w:val="21"/>
          <w:szCs w:val="21"/>
        </w:rPr>
        <w:t>foo(</w:t>
      </w:r>
      <w:proofErr w:type="gramEnd"/>
      <w:r>
        <w:rPr>
          <w:rStyle w:val="HTMLCode"/>
          <w:color w:val="F7F8FB"/>
          <w:sz w:val="21"/>
          <w:szCs w:val="21"/>
        </w:rPr>
        <w:t xml:space="preserve">) throws </w:t>
      </w:r>
      <w:proofErr w:type="spellStart"/>
      <w:r>
        <w:rPr>
          <w:rStyle w:val="HTMLCode"/>
          <w:color w:val="F7F8FB"/>
          <w:sz w:val="21"/>
          <w:szCs w:val="21"/>
        </w:rPr>
        <w:t>NullPointerException</w:t>
      </w:r>
      <w:proofErr w:type="spellEnd"/>
      <w:r>
        <w:rPr>
          <w:rStyle w:val="HTMLCode"/>
          <w:color w:val="F7F8FB"/>
          <w:sz w:val="21"/>
          <w:szCs w:val="21"/>
        </w:rPr>
        <w:t>{</w:t>
      </w:r>
    </w:p>
    <w:p w14:paraId="731A2BA4"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
    <w:p w14:paraId="4E0933FB"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521BF255"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w:t>
      </w:r>
    </w:p>
    <w:p w14:paraId="152C920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69EAE6A4"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class TestException5 extends TestException4{</w:t>
      </w:r>
    </w:p>
    <w:p w14:paraId="739F0215"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p>
    <w:p w14:paraId="361FDE09"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void </w:t>
      </w:r>
      <w:proofErr w:type="gramStart"/>
      <w:r>
        <w:rPr>
          <w:rStyle w:val="HTMLCode"/>
          <w:color w:val="F7F8FB"/>
          <w:sz w:val="21"/>
          <w:szCs w:val="21"/>
        </w:rPr>
        <w:t>start(</w:t>
      </w:r>
      <w:proofErr w:type="gramEnd"/>
      <w:r>
        <w:rPr>
          <w:rStyle w:val="HTMLCode"/>
          <w:color w:val="F7F8FB"/>
          <w:sz w:val="21"/>
          <w:szCs w:val="21"/>
        </w:rPr>
        <w:t>) throws Exception{</w:t>
      </w:r>
    </w:p>
    <w:p w14:paraId="7F95C33A"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2F6F7E9C"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p>
    <w:p w14:paraId="6358E7EF"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void </w:t>
      </w:r>
      <w:proofErr w:type="gramStart"/>
      <w:r>
        <w:rPr>
          <w:rStyle w:val="HTMLCode"/>
          <w:color w:val="F7F8FB"/>
          <w:sz w:val="21"/>
          <w:szCs w:val="21"/>
        </w:rPr>
        <w:t>foo(</w:t>
      </w:r>
      <w:proofErr w:type="gramEnd"/>
      <w:r>
        <w:rPr>
          <w:rStyle w:val="HTMLCode"/>
          <w:color w:val="F7F8FB"/>
          <w:sz w:val="21"/>
          <w:szCs w:val="21"/>
        </w:rPr>
        <w:t xml:space="preserve">) throws </w:t>
      </w:r>
      <w:proofErr w:type="spellStart"/>
      <w:r>
        <w:rPr>
          <w:rStyle w:val="HTMLCode"/>
          <w:color w:val="F7F8FB"/>
          <w:sz w:val="21"/>
          <w:szCs w:val="21"/>
        </w:rPr>
        <w:t>RuntimeException</w:t>
      </w:r>
      <w:proofErr w:type="spellEnd"/>
      <w:r>
        <w:rPr>
          <w:rStyle w:val="HTMLCode"/>
          <w:color w:val="F7F8FB"/>
          <w:sz w:val="21"/>
          <w:szCs w:val="21"/>
        </w:rPr>
        <w:t>{</w:t>
      </w:r>
    </w:p>
    <w:p w14:paraId="64C69DAE"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
    <w:p w14:paraId="329BFE9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2582D3A7"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w:t>
      </w:r>
    </w:p>
    <w:p w14:paraId="26FE7D9E" w14:textId="77777777" w:rsidR="00890DD4" w:rsidRDefault="00890DD4" w:rsidP="00890DD4">
      <w:pPr>
        <w:pStyle w:val="NormalWeb"/>
        <w:spacing w:before="240" w:beforeAutospacing="0" w:after="240" w:afterAutospacing="0"/>
        <w:ind w:left="720"/>
        <w:rPr>
          <w:rFonts w:ascii="Arial" w:hAnsi="Arial" w:cs="Arial"/>
          <w:color w:val="4D5B7C"/>
        </w:rPr>
      </w:pPr>
      <w:r>
        <w:rPr>
          <w:rFonts w:ascii="Arial" w:hAnsi="Arial" w:cs="Arial"/>
          <w:color w:val="4D5B7C"/>
        </w:rPr>
        <w:lastRenderedPageBreak/>
        <w:t xml:space="preserve">The above program won’t compile because the </w:t>
      </w:r>
      <w:proofErr w:type="gramStart"/>
      <w:r>
        <w:rPr>
          <w:rFonts w:ascii="Arial" w:hAnsi="Arial" w:cs="Arial"/>
          <w:color w:val="4D5B7C"/>
        </w:rPr>
        <w:t>start(</w:t>
      </w:r>
      <w:proofErr w:type="gramEnd"/>
      <w:r>
        <w:rPr>
          <w:rFonts w:ascii="Arial" w:hAnsi="Arial" w:cs="Arial"/>
          <w:color w:val="4D5B7C"/>
        </w:rPr>
        <w:t xml:space="preserve">) method signature is not the same in the subclass. To fix this issue, we can either change the method </w:t>
      </w:r>
      <w:proofErr w:type="spellStart"/>
      <w:r>
        <w:rPr>
          <w:rFonts w:ascii="Arial" w:hAnsi="Arial" w:cs="Arial"/>
          <w:color w:val="4D5B7C"/>
        </w:rPr>
        <w:t>singnature</w:t>
      </w:r>
      <w:proofErr w:type="spellEnd"/>
      <w:r>
        <w:rPr>
          <w:rFonts w:ascii="Arial" w:hAnsi="Arial" w:cs="Arial"/>
          <w:color w:val="4D5B7C"/>
        </w:rPr>
        <w:t xml:space="preserve"> in the subclass to be </w:t>
      </w:r>
      <w:proofErr w:type="gramStart"/>
      <w:r>
        <w:rPr>
          <w:rFonts w:ascii="Arial" w:hAnsi="Arial" w:cs="Arial"/>
          <w:color w:val="4D5B7C"/>
        </w:rPr>
        <w:t>exactly the same</w:t>
      </w:r>
      <w:proofErr w:type="gramEnd"/>
      <w:r>
        <w:rPr>
          <w:rFonts w:ascii="Arial" w:hAnsi="Arial" w:cs="Arial"/>
          <w:color w:val="4D5B7C"/>
        </w:rPr>
        <w:t xml:space="preserve"> as the superclass or we can remove the throws clause from the subclass method as shown below.</w:t>
      </w:r>
    </w:p>
    <w:p w14:paraId="0C25E8F9"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@Override</w:t>
      </w:r>
    </w:p>
    <w:p w14:paraId="25675261"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t xml:space="preserve">public void </w:t>
      </w:r>
      <w:proofErr w:type="gramStart"/>
      <w:r>
        <w:rPr>
          <w:rStyle w:val="HTMLCode"/>
          <w:color w:val="F7F8FB"/>
          <w:sz w:val="21"/>
          <w:szCs w:val="21"/>
        </w:rPr>
        <w:t>start(</w:t>
      </w:r>
      <w:proofErr w:type="gramEnd"/>
      <w:r>
        <w:rPr>
          <w:rStyle w:val="HTMLCode"/>
          <w:color w:val="F7F8FB"/>
          <w:sz w:val="21"/>
          <w:szCs w:val="21"/>
        </w:rPr>
        <w:t>){</w:t>
      </w:r>
    </w:p>
    <w:p w14:paraId="07D01661" w14:textId="77777777" w:rsidR="00890DD4" w:rsidRDefault="00890DD4" w:rsidP="00890DD4">
      <w:pPr>
        <w:pStyle w:val="HTMLPreformatted"/>
        <w:shd w:val="clear" w:color="auto" w:fill="11192E"/>
        <w:spacing w:line="330" w:lineRule="atLeast"/>
        <w:ind w:left="720"/>
        <w:rPr>
          <w:rStyle w:val="HTMLCode"/>
          <w:color w:val="F7F8FB"/>
          <w:sz w:val="21"/>
          <w:szCs w:val="21"/>
        </w:rPr>
      </w:pPr>
      <w:r>
        <w:rPr>
          <w:rStyle w:val="HTMLCode"/>
          <w:color w:val="F7F8FB"/>
          <w:sz w:val="21"/>
          <w:szCs w:val="21"/>
        </w:rPr>
        <w:tab/>
        <w:t>}</w:t>
      </w:r>
    </w:p>
    <w:p w14:paraId="54F7311F" w14:textId="77777777" w:rsidR="00890DD4" w:rsidRDefault="00890DD4" w:rsidP="00890DD4">
      <w:pPr>
        <w:pStyle w:val="NormalWeb"/>
        <w:numPr>
          <w:ilvl w:val="0"/>
          <w:numId w:val="102"/>
        </w:numPr>
        <w:spacing w:before="0" w:beforeAutospacing="0" w:after="0" w:afterAutospacing="0"/>
        <w:rPr>
          <w:rFonts w:ascii="Arial" w:hAnsi="Arial" w:cs="Arial"/>
          <w:color w:val="4D5B7C"/>
        </w:rPr>
      </w:pPr>
      <w:r>
        <w:rPr>
          <w:rStyle w:val="Strong"/>
          <w:rFonts w:ascii="Arial" w:hAnsi="Arial" w:cs="Arial"/>
          <w:color w:val="4D5B7C"/>
        </w:rPr>
        <w:t>What is the problem with the below program?</w:t>
      </w:r>
    </w:p>
    <w:p w14:paraId="2A2460B5"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package </w:t>
      </w:r>
      <w:proofErr w:type="spellStart"/>
      <w:proofErr w:type="gramStart"/>
      <w:r>
        <w:rPr>
          <w:rStyle w:val="HTMLCode"/>
          <w:color w:val="F7F8FB"/>
          <w:sz w:val="21"/>
          <w:szCs w:val="21"/>
        </w:rPr>
        <w:t>com.journaldev</w:t>
      </w:r>
      <w:proofErr w:type="gramEnd"/>
      <w:r>
        <w:rPr>
          <w:rStyle w:val="HTMLCode"/>
          <w:color w:val="F7F8FB"/>
          <w:sz w:val="21"/>
          <w:szCs w:val="21"/>
        </w:rPr>
        <w:t>.exceptions</w:t>
      </w:r>
      <w:proofErr w:type="spellEnd"/>
      <w:r>
        <w:rPr>
          <w:rStyle w:val="HTMLCode"/>
          <w:color w:val="F7F8FB"/>
          <w:sz w:val="21"/>
          <w:szCs w:val="21"/>
        </w:rPr>
        <w:t>;</w:t>
      </w:r>
    </w:p>
    <w:p w14:paraId="509ECF8D"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778D3F3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import </w:t>
      </w:r>
      <w:proofErr w:type="spellStart"/>
      <w:proofErr w:type="gramStart"/>
      <w:r>
        <w:rPr>
          <w:rStyle w:val="HTMLCode"/>
          <w:color w:val="F7F8FB"/>
          <w:sz w:val="21"/>
          <w:szCs w:val="21"/>
        </w:rPr>
        <w:t>java.io.IOException</w:t>
      </w:r>
      <w:proofErr w:type="spellEnd"/>
      <w:proofErr w:type="gramEnd"/>
      <w:r>
        <w:rPr>
          <w:rStyle w:val="HTMLCode"/>
          <w:color w:val="F7F8FB"/>
          <w:sz w:val="21"/>
          <w:szCs w:val="21"/>
        </w:rPr>
        <w:t>;</w:t>
      </w:r>
    </w:p>
    <w:p w14:paraId="00BF2FDF"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419C4079"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 xml:space="preserve">import </w:t>
      </w:r>
      <w:proofErr w:type="spellStart"/>
      <w:proofErr w:type="gramStart"/>
      <w:r>
        <w:rPr>
          <w:rStyle w:val="HTMLCode"/>
          <w:color w:val="F7F8FB"/>
          <w:sz w:val="21"/>
          <w:szCs w:val="21"/>
        </w:rPr>
        <w:t>javax.xml.bind</w:t>
      </w:r>
      <w:proofErr w:type="gramEnd"/>
      <w:r>
        <w:rPr>
          <w:rStyle w:val="HTMLCode"/>
          <w:color w:val="F7F8FB"/>
          <w:sz w:val="21"/>
          <w:szCs w:val="21"/>
        </w:rPr>
        <w:t>.JAXBException</w:t>
      </w:r>
      <w:proofErr w:type="spellEnd"/>
      <w:r>
        <w:rPr>
          <w:rStyle w:val="HTMLCode"/>
          <w:color w:val="F7F8FB"/>
          <w:sz w:val="21"/>
          <w:szCs w:val="21"/>
        </w:rPr>
        <w:t>;</w:t>
      </w:r>
    </w:p>
    <w:p w14:paraId="2262403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2E46769E"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public class TestException6 {</w:t>
      </w:r>
    </w:p>
    <w:p w14:paraId="60414FCE"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449F8BD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static void </w:t>
      </w:r>
      <w:proofErr w:type="gramStart"/>
      <w:r>
        <w:rPr>
          <w:rStyle w:val="HTMLCode"/>
          <w:color w:val="F7F8FB"/>
          <w:sz w:val="21"/>
          <w:szCs w:val="21"/>
        </w:rPr>
        <w:t>main(</w:t>
      </w:r>
      <w:proofErr w:type="gramEnd"/>
      <w:r>
        <w:rPr>
          <w:rStyle w:val="HTMLCode"/>
          <w:color w:val="F7F8FB"/>
          <w:sz w:val="21"/>
          <w:szCs w:val="21"/>
        </w:rPr>
        <w:t xml:space="preserve">String[] </w:t>
      </w:r>
      <w:proofErr w:type="spellStart"/>
      <w:r>
        <w:rPr>
          <w:rStyle w:val="HTMLCode"/>
          <w:color w:val="F7F8FB"/>
          <w:sz w:val="21"/>
          <w:szCs w:val="21"/>
        </w:rPr>
        <w:t>args</w:t>
      </w:r>
      <w:proofErr w:type="spellEnd"/>
      <w:r>
        <w:rPr>
          <w:rStyle w:val="HTMLCode"/>
          <w:color w:val="F7F8FB"/>
          <w:sz w:val="21"/>
          <w:szCs w:val="21"/>
        </w:rPr>
        <w:t>) {</w:t>
      </w:r>
    </w:p>
    <w:p w14:paraId="37C3C60A"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t>try {</w:t>
      </w:r>
    </w:p>
    <w:p w14:paraId="6C9143CC"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gramStart"/>
      <w:r>
        <w:rPr>
          <w:rStyle w:val="HTMLCode"/>
          <w:color w:val="F7F8FB"/>
          <w:sz w:val="21"/>
          <w:szCs w:val="21"/>
        </w:rPr>
        <w:t>foo(</w:t>
      </w:r>
      <w:proofErr w:type="gramEnd"/>
      <w:r>
        <w:rPr>
          <w:rStyle w:val="HTMLCode"/>
          <w:color w:val="F7F8FB"/>
          <w:sz w:val="21"/>
          <w:szCs w:val="21"/>
        </w:rPr>
        <w:t>);</w:t>
      </w:r>
    </w:p>
    <w:p w14:paraId="1BE2E4F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t>} catch (</w:t>
      </w:r>
      <w:proofErr w:type="spellStart"/>
      <w:r>
        <w:rPr>
          <w:rStyle w:val="HTMLCode"/>
          <w:color w:val="F7F8FB"/>
          <w:sz w:val="21"/>
          <w:szCs w:val="21"/>
        </w:rPr>
        <w:t>IOException</w:t>
      </w:r>
      <w:proofErr w:type="spellEnd"/>
      <w:r>
        <w:rPr>
          <w:rStyle w:val="HTMLCode"/>
          <w:color w:val="F7F8FB"/>
          <w:sz w:val="21"/>
          <w:szCs w:val="21"/>
        </w:rPr>
        <w:t xml:space="preserve"> | </w:t>
      </w:r>
      <w:proofErr w:type="spellStart"/>
      <w:r>
        <w:rPr>
          <w:rStyle w:val="HTMLCode"/>
          <w:color w:val="F7F8FB"/>
          <w:sz w:val="21"/>
          <w:szCs w:val="21"/>
        </w:rPr>
        <w:t>JAXBException</w:t>
      </w:r>
      <w:proofErr w:type="spellEnd"/>
      <w:r>
        <w:rPr>
          <w:rStyle w:val="HTMLCode"/>
          <w:color w:val="F7F8FB"/>
          <w:sz w:val="21"/>
          <w:szCs w:val="21"/>
        </w:rPr>
        <w:t xml:space="preserve"> e) {</w:t>
      </w:r>
    </w:p>
    <w:p w14:paraId="6A76BB4F"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 xml:space="preserve">e = new </w:t>
      </w:r>
      <w:proofErr w:type="gramStart"/>
      <w:r>
        <w:rPr>
          <w:rStyle w:val="HTMLCode"/>
          <w:color w:val="F7F8FB"/>
          <w:sz w:val="21"/>
          <w:szCs w:val="21"/>
        </w:rPr>
        <w:t>Exception(</w:t>
      </w:r>
      <w:proofErr w:type="gramEnd"/>
      <w:r>
        <w:rPr>
          <w:rStyle w:val="HTMLCode"/>
          <w:color w:val="F7F8FB"/>
          <w:sz w:val="21"/>
          <w:szCs w:val="21"/>
        </w:rPr>
        <w:t>"");</w:t>
      </w:r>
    </w:p>
    <w:p w14:paraId="67FCAEE5"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63CE884A"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roofErr w:type="gramStart"/>
      <w:r>
        <w:rPr>
          <w:rStyle w:val="HTMLCode"/>
          <w:color w:val="F7F8FB"/>
          <w:sz w:val="21"/>
          <w:szCs w:val="21"/>
        </w:rPr>
        <w:t>}catch</w:t>
      </w:r>
      <w:proofErr w:type="gramEnd"/>
      <w:r>
        <w:rPr>
          <w:rStyle w:val="HTMLCode"/>
          <w:color w:val="F7F8FB"/>
          <w:sz w:val="21"/>
          <w:szCs w:val="21"/>
        </w:rPr>
        <w:t>(Exception e){</w:t>
      </w:r>
    </w:p>
    <w:p w14:paraId="054F7DD1"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t xml:space="preserve">e = new </w:t>
      </w:r>
      <w:proofErr w:type="gramStart"/>
      <w:r>
        <w:rPr>
          <w:rStyle w:val="HTMLCode"/>
          <w:color w:val="F7F8FB"/>
          <w:sz w:val="21"/>
          <w:szCs w:val="21"/>
        </w:rPr>
        <w:t>Exception(</w:t>
      </w:r>
      <w:proofErr w:type="gramEnd"/>
      <w:r>
        <w:rPr>
          <w:rStyle w:val="HTMLCode"/>
          <w:color w:val="F7F8FB"/>
          <w:sz w:val="21"/>
          <w:szCs w:val="21"/>
        </w:rPr>
        <w:t>"");</w:t>
      </w:r>
    </w:p>
    <w:p w14:paraId="559A62DD"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r>
        <w:rPr>
          <w:rStyle w:val="HTMLCode"/>
          <w:color w:val="F7F8FB"/>
          <w:sz w:val="21"/>
          <w:szCs w:val="21"/>
        </w:rPr>
        <w:tab/>
      </w:r>
      <w:proofErr w:type="spellStart"/>
      <w:proofErr w:type="gramStart"/>
      <w:r>
        <w:rPr>
          <w:rStyle w:val="HTMLCode"/>
          <w:color w:val="F7F8FB"/>
          <w:sz w:val="21"/>
          <w:szCs w:val="21"/>
        </w:rPr>
        <w:t>e.printStackTrace</w:t>
      </w:r>
      <w:proofErr w:type="spellEnd"/>
      <w:proofErr w:type="gramEnd"/>
      <w:r>
        <w:rPr>
          <w:rStyle w:val="HTMLCode"/>
          <w:color w:val="F7F8FB"/>
          <w:sz w:val="21"/>
          <w:szCs w:val="21"/>
        </w:rPr>
        <w:t>();</w:t>
      </w:r>
    </w:p>
    <w:p w14:paraId="1ECF8B0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t>}</w:t>
      </w:r>
    </w:p>
    <w:p w14:paraId="1B14939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7F6E9C62"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p>
    <w:p w14:paraId="517252F6"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 xml:space="preserve">public static void </w:t>
      </w:r>
      <w:proofErr w:type="gramStart"/>
      <w:r>
        <w:rPr>
          <w:rStyle w:val="HTMLCode"/>
          <w:color w:val="F7F8FB"/>
          <w:sz w:val="21"/>
          <w:szCs w:val="21"/>
        </w:rPr>
        <w:t>foo(</w:t>
      </w:r>
      <w:proofErr w:type="gramEnd"/>
      <w:r>
        <w:rPr>
          <w:rStyle w:val="HTMLCode"/>
          <w:color w:val="F7F8FB"/>
          <w:sz w:val="21"/>
          <w:szCs w:val="21"/>
        </w:rPr>
        <w:t xml:space="preserve">) throws </w:t>
      </w:r>
      <w:proofErr w:type="spellStart"/>
      <w:r>
        <w:rPr>
          <w:rStyle w:val="HTMLCode"/>
          <w:color w:val="F7F8FB"/>
          <w:sz w:val="21"/>
          <w:szCs w:val="21"/>
        </w:rPr>
        <w:t>IOException</w:t>
      </w:r>
      <w:proofErr w:type="spellEnd"/>
      <w:r>
        <w:rPr>
          <w:rStyle w:val="HTMLCode"/>
          <w:color w:val="F7F8FB"/>
          <w:sz w:val="21"/>
          <w:szCs w:val="21"/>
        </w:rPr>
        <w:t xml:space="preserve">, </w:t>
      </w:r>
      <w:proofErr w:type="spellStart"/>
      <w:r>
        <w:rPr>
          <w:rStyle w:val="HTMLCode"/>
          <w:color w:val="F7F8FB"/>
          <w:sz w:val="21"/>
          <w:szCs w:val="21"/>
        </w:rPr>
        <w:t>JAXBException</w:t>
      </w:r>
      <w:proofErr w:type="spellEnd"/>
      <w:r>
        <w:rPr>
          <w:rStyle w:val="HTMLCode"/>
          <w:color w:val="F7F8FB"/>
          <w:sz w:val="21"/>
          <w:szCs w:val="21"/>
        </w:rPr>
        <w:t>{</w:t>
      </w:r>
    </w:p>
    <w:p w14:paraId="29E58ED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r>
      <w:r>
        <w:rPr>
          <w:rStyle w:val="HTMLCode"/>
          <w:color w:val="F7F8FB"/>
          <w:sz w:val="21"/>
          <w:szCs w:val="21"/>
        </w:rPr>
        <w:tab/>
      </w:r>
    </w:p>
    <w:p w14:paraId="66A5C863"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ab/>
        <w:t>}</w:t>
      </w:r>
    </w:p>
    <w:p w14:paraId="01056898" w14:textId="77777777" w:rsidR="00890DD4" w:rsidRDefault="00890DD4" w:rsidP="00890DD4">
      <w:pPr>
        <w:pStyle w:val="HTMLPreformatted"/>
        <w:numPr>
          <w:ilvl w:val="0"/>
          <w:numId w:val="102"/>
        </w:numPr>
        <w:shd w:val="clear" w:color="auto" w:fill="11192E"/>
        <w:tabs>
          <w:tab w:val="clear" w:pos="720"/>
        </w:tabs>
        <w:spacing w:line="330" w:lineRule="atLeast"/>
        <w:rPr>
          <w:rStyle w:val="HTMLCode"/>
          <w:color w:val="F7F8FB"/>
          <w:sz w:val="21"/>
          <w:szCs w:val="21"/>
        </w:rPr>
      </w:pPr>
      <w:r>
        <w:rPr>
          <w:rStyle w:val="HTMLCode"/>
          <w:color w:val="F7F8FB"/>
          <w:sz w:val="21"/>
          <w:szCs w:val="21"/>
        </w:rPr>
        <w:t>}</w:t>
      </w:r>
    </w:p>
    <w:p w14:paraId="478A2E8A" w14:textId="77777777" w:rsidR="00890DD4" w:rsidRDefault="00890DD4" w:rsidP="00890DD4">
      <w:pPr>
        <w:pStyle w:val="NormalWeb"/>
        <w:spacing w:before="240" w:beforeAutospacing="0" w:after="0" w:afterAutospacing="0"/>
        <w:ind w:left="720"/>
        <w:rPr>
          <w:rFonts w:ascii="Arial" w:hAnsi="Arial" w:cs="Arial"/>
          <w:color w:val="4D5B7C"/>
        </w:rPr>
      </w:pPr>
      <w:r>
        <w:rPr>
          <w:rFonts w:ascii="Arial" w:hAnsi="Arial" w:cs="Arial"/>
          <w:color w:val="4D5B7C"/>
        </w:rPr>
        <w:t xml:space="preserve">The above program won’t compile because the exception object in the multi-catch block is </w:t>
      </w:r>
      <w:proofErr w:type="gramStart"/>
      <w:r>
        <w:rPr>
          <w:rFonts w:ascii="Arial" w:hAnsi="Arial" w:cs="Arial"/>
          <w:color w:val="4D5B7C"/>
        </w:rPr>
        <w:t>final</w:t>
      </w:r>
      <w:proofErr w:type="gramEnd"/>
      <w:r>
        <w:rPr>
          <w:rFonts w:ascii="Arial" w:hAnsi="Arial" w:cs="Arial"/>
          <w:color w:val="4D5B7C"/>
        </w:rPr>
        <w:t xml:space="preserve"> and we can’t change its value. You will get compile time error as “The parameter e of a multi-catch block cannot be assigned”. We </w:t>
      </w:r>
      <w:proofErr w:type="gramStart"/>
      <w:r>
        <w:rPr>
          <w:rFonts w:ascii="Arial" w:hAnsi="Arial" w:cs="Arial"/>
          <w:color w:val="4D5B7C"/>
        </w:rPr>
        <w:t>have to</w:t>
      </w:r>
      <w:proofErr w:type="gramEnd"/>
      <w:r>
        <w:rPr>
          <w:rFonts w:ascii="Arial" w:hAnsi="Arial" w:cs="Arial"/>
          <w:color w:val="4D5B7C"/>
        </w:rPr>
        <w:t xml:space="preserve"> remove the assignment of “e” to a new exception object to solve this error.</w:t>
      </w:r>
    </w:p>
    <w:p w14:paraId="11DA3549" w14:textId="79E4D2B3" w:rsidR="00890DD4" w:rsidRDefault="00995614" w:rsidP="00995614">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Packages</w:t>
      </w:r>
    </w:p>
    <w:p w14:paraId="4C19FD42"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lastRenderedPageBreak/>
        <w:t>1. What is package?</w:t>
      </w:r>
    </w:p>
    <w:p w14:paraId="1C15B62E"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 xml:space="preserve">Package is a collection of </w:t>
      </w:r>
      <w:proofErr w:type="gramStart"/>
      <w:r>
        <w:rPr>
          <w:rFonts w:ascii="Fira Sans" w:hAnsi="Fira Sans"/>
          <w:color w:val="333333"/>
        </w:rPr>
        <w:t>group</w:t>
      </w:r>
      <w:proofErr w:type="gramEnd"/>
      <w:r>
        <w:rPr>
          <w:rFonts w:ascii="Fira Sans" w:hAnsi="Fira Sans"/>
          <w:color w:val="333333"/>
        </w:rPr>
        <w:t xml:space="preserve"> of similar types of classes, interfaces and sub packages.</w:t>
      </w:r>
    </w:p>
    <w:p w14:paraId="07FAB717"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2. State the use of package?</w:t>
      </w:r>
    </w:p>
    <w:p w14:paraId="384E9F8F" w14:textId="77777777" w:rsidR="00995614" w:rsidRDefault="00995614" w:rsidP="00995614">
      <w:pPr>
        <w:numPr>
          <w:ilvl w:val="0"/>
          <w:numId w:val="103"/>
        </w:numPr>
        <w:shd w:val="clear" w:color="auto" w:fill="FFFFFF"/>
        <w:spacing w:before="100" w:beforeAutospacing="1" w:after="100" w:afterAutospacing="1" w:line="240" w:lineRule="auto"/>
        <w:rPr>
          <w:rFonts w:ascii="Fira Sans" w:hAnsi="Fira Sans"/>
          <w:color w:val="333333"/>
          <w:sz w:val="24"/>
          <w:szCs w:val="24"/>
        </w:rPr>
      </w:pPr>
      <w:r>
        <w:rPr>
          <w:rFonts w:ascii="Fira Sans" w:hAnsi="Fira Sans"/>
          <w:color w:val="333333"/>
        </w:rPr>
        <w:t>Package use to search .class file very faster.</w:t>
      </w:r>
    </w:p>
    <w:p w14:paraId="3B4BFF40" w14:textId="77777777" w:rsidR="00995614" w:rsidRDefault="00995614" w:rsidP="00995614">
      <w:pPr>
        <w:numPr>
          <w:ilvl w:val="0"/>
          <w:numId w:val="103"/>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 xml:space="preserve">It is </w:t>
      </w:r>
      <w:proofErr w:type="gramStart"/>
      <w:r>
        <w:rPr>
          <w:rFonts w:ascii="Fira Sans" w:hAnsi="Fira Sans"/>
          <w:color w:val="333333"/>
        </w:rPr>
        <w:t>use</w:t>
      </w:r>
      <w:proofErr w:type="gramEnd"/>
      <w:r>
        <w:rPr>
          <w:rFonts w:ascii="Fira Sans" w:hAnsi="Fira Sans"/>
          <w:color w:val="333333"/>
        </w:rPr>
        <w:t xml:space="preserve"> to categorize classes &amp; interfaces so that they can be easily maintained.</w:t>
      </w:r>
    </w:p>
    <w:p w14:paraId="6D8C0CF8" w14:textId="77777777" w:rsidR="00995614" w:rsidRDefault="00995614" w:rsidP="00995614">
      <w:pPr>
        <w:numPr>
          <w:ilvl w:val="0"/>
          <w:numId w:val="103"/>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Package use to remove naming collision.</w:t>
      </w:r>
    </w:p>
    <w:p w14:paraId="30DA7451"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 xml:space="preserve">3. What are the diff. types of </w:t>
      </w:r>
      <w:proofErr w:type="gramStart"/>
      <w:r>
        <w:rPr>
          <w:rFonts w:ascii="PT Sans Narrow" w:hAnsi="PT Sans Narrow"/>
          <w:color w:val="131313"/>
          <w:sz w:val="42"/>
          <w:szCs w:val="42"/>
        </w:rPr>
        <w:t>package</w:t>
      </w:r>
      <w:proofErr w:type="gramEnd"/>
      <w:r>
        <w:rPr>
          <w:rFonts w:ascii="PT Sans Narrow" w:hAnsi="PT Sans Narrow"/>
          <w:color w:val="131313"/>
          <w:sz w:val="42"/>
          <w:szCs w:val="42"/>
        </w:rPr>
        <w:t xml:space="preserve"> with example&amp; define them?</w:t>
      </w:r>
    </w:p>
    <w:p w14:paraId="47AD0265"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Package categorized into 2 types:</w:t>
      </w:r>
    </w:p>
    <w:p w14:paraId="5341B4A8" w14:textId="77777777" w:rsidR="00995614" w:rsidRDefault="00995614" w:rsidP="00995614">
      <w:pPr>
        <w:numPr>
          <w:ilvl w:val="0"/>
          <w:numId w:val="104"/>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Built-in package</w:t>
      </w:r>
    </w:p>
    <w:p w14:paraId="1ABC7450" w14:textId="77777777" w:rsidR="00995614" w:rsidRDefault="00995614" w:rsidP="00995614">
      <w:pPr>
        <w:numPr>
          <w:ilvl w:val="0"/>
          <w:numId w:val="104"/>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User-defined package.</w:t>
      </w:r>
    </w:p>
    <w:p w14:paraId="4AC6EE63"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Built-in package-If the package already design &amp; stored in the predefined class then it is known as Built –in package User-defined package-User-defined classes are the collection of user defined classes.</w:t>
      </w:r>
    </w:p>
    <w:p w14:paraId="4CB43730"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4. How to create a user defined package?</w:t>
      </w:r>
    </w:p>
    <w:p w14:paraId="38B60381"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Package is a keyword in java which is used to designed user defined package.</w:t>
      </w:r>
    </w:p>
    <w:p w14:paraId="39B14840"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lastRenderedPageBreak/>
        <w:t>5. What is the name of default package &amp; its benefits?</w:t>
      </w:r>
    </w:p>
    <w:p w14:paraId="612D97AA"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Lang is the default package in java.</w:t>
      </w:r>
    </w:p>
    <w:p w14:paraId="2D203B7C"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6. How to set the class path &amp; its advantage?</w:t>
      </w:r>
    </w:p>
    <w:p w14:paraId="4896DF02"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Class path able to set by 2 different ways:</w:t>
      </w:r>
    </w:p>
    <w:p w14:paraId="5EF63D32" w14:textId="77777777" w:rsidR="00995614" w:rsidRDefault="00995614" w:rsidP="00995614">
      <w:pPr>
        <w:numPr>
          <w:ilvl w:val="0"/>
          <w:numId w:val="105"/>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Permanently within environment variables</w:t>
      </w:r>
    </w:p>
    <w:p w14:paraId="27968F77" w14:textId="77777777" w:rsidR="00995614" w:rsidRDefault="00995614" w:rsidP="00995614">
      <w:pPr>
        <w:numPr>
          <w:ilvl w:val="0"/>
          <w:numId w:val="105"/>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Temporarily by set class path command.</w:t>
      </w:r>
    </w:p>
    <w:p w14:paraId="560A9C13"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7. How to compile a package program?</w:t>
      </w:r>
    </w:p>
    <w:p w14:paraId="7012688E" w14:textId="77777777" w:rsidR="00995614" w:rsidRDefault="00995614" w:rsidP="00995614">
      <w:pPr>
        <w:pStyle w:val="HTMLPreformatted"/>
        <w:shd w:val="clear" w:color="auto" w:fill="F6F6F6"/>
        <w:spacing w:before="450" w:after="450"/>
        <w:rPr>
          <w:rStyle w:val="HTMLCode"/>
          <w:rFonts w:ascii="Consolas" w:hAnsi="Consolas"/>
          <w:color w:val="212529"/>
        </w:rPr>
      </w:pPr>
      <w:r>
        <w:rPr>
          <w:rStyle w:val="HTMLCode"/>
          <w:rFonts w:ascii="Consolas" w:hAnsi="Consolas"/>
          <w:color w:val="212529"/>
        </w:rPr>
        <w:t>Javac -</w:t>
      </w:r>
      <w:proofErr w:type="gramStart"/>
      <w:r>
        <w:rPr>
          <w:rStyle w:val="HTMLCode"/>
          <w:rFonts w:ascii="Consolas" w:hAnsi="Consolas"/>
          <w:color w:val="212529"/>
        </w:rPr>
        <w:t>d .</w:t>
      </w:r>
      <w:proofErr w:type="gramEnd"/>
      <w:r>
        <w:rPr>
          <w:rStyle w:val="HTMLCode"/>
          <w:rFonts w:ascii="Consolas" w:hAnsi="Consolas"/>
          <w:color w:val="212529"/>
        </w:rPr>
        <w:t xml:space="preserve"> filename.java</w:t>
      </w:r>
    </w:p>
    <w:p w14:paraId="0D41FFC2"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8. How to create a .jar file?</w:t>
      </w:r>
    </w:p>
    <w:p w14:paraId="37FD65CE" w14:textId="77777777" w:rsidR="00995614" w:rsidRDefault="00995614" w:rsidP="00995614">
      <w:pPr>
        <w:pStyle w:val="HTMLPreformatted"/>
        <w:shd w:val="clear" w:color="auto" w:fill="F6F6F6"/>
        <w:spacing w:before="450" w:after="450"/>
        <w:rPr>
          <w:rStyle w:val="HTMLCode"/>
          <w:rFonts w:ascii="Consolas" w:hAnsi="Consolas"/>
          <w:color w:val="212529"/>
        </w:rPr>
      </w:pPr>
      <w:r>
        <w:rPr>
          <w:rStyle w:val="HTMLCode"/>
          <w:rFonts w:ascii="Consolas" w:hAnsi="Consolas"/>
          <w:color w:val="212529"/>
        </w:rPr>
        <w:t>jar -</w:t>
      </w:r>
      <w:proofErr w:type="spellStart"/>
      <w:r>
        <w:rPr>
          <w:rStyle w:val="HTMLCode"/>
          <w:rFonts w:ascii="Consolas" w:hAnsi="Consolas"/>
          <w:color w:val="212529"/>
        </w:rPr>
        <w:t>cvf</w:t>
      </w:r>
      <w:proofErr w:type="spellEnd"/>
      <w:r>
        <w:rPr>
          <w:rStyle w:val="HTMLCode"/>
          <w:rFonts w:ascii="Consolas" w:hAnsi="Consolas"/>
          <w:color w:val="212529"/>
        </w:rPr>
        <w:t xml:space="preserve"> Filename.jar </w:t>
      </w:r>
      <w:proofErr w:type="spellStart"/>
      <w:r>
        <w:rPr>
          <w:rStyle w:val="HTMLCode"/>
          <w:rFonts w:ascii="Consolas" w:hAnsi="Consolas"/>
          <w:color w:val="212529"/>
        </w:rPr>
        <w:t>Filename.class</w:t>
      </w:r>
      <w:proofErr w:type="spellEnd"/>
    </w:p>
    <w:p w14:paraId="0F376FBF"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9. How to create a jar executable file?</w:t>
      </w:r>
    </w:p>
    <w:p w14:paraId="5CC6B90B" w14:textId="77777777" w:rsidR="00995614" w:rsidRDefault="00995614" w:rsidP="00995614">
      <w:pPr>
        <w:pStyle w:val="HTMLPreformatted"/>
        <w:shd w:val="clear" w:color="auto" w:fill="F6F6F6"/>
        <w:spacing w:before="450" w:after="450"/>
        <w:rPr>
          <w:rStyle w:val="HTMLCode"/>
          <w:rFonts w:ascii="Consolas" w:hAnsi="Consolas"/>
          <w:color w:val="212529"/>
        </w:rPr>
      </w:pPr>
      <w:r>
        <w:rPr>
          <w:rStyle w:val="HTMLCode"/>
          <w:rFonts w:ascii="Consolas" w:hAnsi="Consolas"/>
          <w:color w:val="212529"/>
        </w:rPr>
        <w:t>jar -</w:t>
      </w:r>
      <w:proofErr w:type="spellStart"/>
      <w:r>
        <w:rPr>
          <w:rStyle w:val="HTMLCode"/>
          <w:rFonts w:ascii="Consolas" w:hAnsi="Consolas"/>
          <w:color w:val="212529"/>
        </w:rPr>
        <w:t>cmf</w:t>
      </w:r>
      <w:proofErr w:type="spellEnd"/>
      <w:r>
        <w:rPr>
          <w:rStyle w:val="HTMLCode"/>
          <w:rFonts w:ascii="Consolas" w:hAnsi="Consolas"/>
          <w:color w:val="212529"/>
        </w:rPr>
        <w:t xml:space="preserve"> manifest_fileFilename.jar </w:t>
      </w:r>
      <w:proofErr w:type="spellStart"/>
      <w:r>
        <w:rPr>
          <w:rStyle w:val="HTMLCode"/>
          <w:rFonts w:ascii="Consolas" w:hAnsi="Consolas"/>
          <w:color w:val="212529"/>
        </w:rPr>
        <w:t>Filename.class</w:t>
      </w:r>
      <w:proofErr w:type="spellEnd"/>
    </w:p>
    <w:p w14:paraId="4EB5BFD9"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10. How to use the class file, i.e. ways to access the class file. And diff b/w import and fully qualified name?</w:t>
      </w:r>
    </w:p>
    <w:p w14:paraId="2D8DD468"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Two different ways user can use the class file.</w:t>
      </w:r>
    </w:p>
    <w:p w14:paraId="351A54D3" w14:textId="77777777" w:rsidR="00995614" w:rsidRDefault="00995614" w:rsidP="00995614">
      <w:pPr>
        <w:numPr>
          <w:ilvl w:val="0"/>
          <w:numId w:val="106"/>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by import keyword</w:t>
      </w:r>
    </w:p>
    <w:p w14:paraId="4E350196" w14:textId="77777777" w:rsidR="00995614" w:rsidRDefault="00995614" w:rsidP="00995614">
      <w:pPr>
        <w:numPr>
          <w:ilvl w:val="0"/>
          <w:numId w:val="106"/>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by fully qualified name.</w:t>
      </w:r>
    </w:p>
    <w:p w14:paraId="628AB6A6"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lastRenderedPageBreak/>
        <w:t xml:space="preserve">In case of package importing no need to specify the full path of package. But in case of fully qualified name user </w:t>
      </w:r>
      <w:proofErr w:type="gramStart"/>
      <w:r>
        <w:rPr>
          <w:rFonts w:ascii="Fira Sans" w:hAnsi="Fira Sans"/>
          <w:color w:val="333333"/>
        </w:rPr>
        <w:t>has to</w:t>
      </w:r>
      <w:proofErr w:type="gramEnd"/>
      <w:r>
        <w:rPr>
          <w:rFonts w:ascii="Fira Sans" w:hAnsi="Fira Sans"/>
          <w:color w:val="333333"/>
        </w:rPr>
        <w:t xml:space="preserve"> specify the package name each time to access the class and it is not flexible.</w:t>
      </w:r>
    </w:p>
    <w:p w14:paraId="7E8DF25D"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11. Specify a situation where fully qualified is necessary?</w:t>
      </w:r>
    </w:p>
    <w:p w14:paraId="2697E7DA"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 xml:space="preserve">Fully qualified name is </w:t>
      </w:r>
      <w:proofErr w:type="spellStart"/>
      <w:r>
        <w:rPr>
          <w:rFonts w:ascii="Fira Sans" w:hAnsi="Fira Sans"/>
          <w:color w:val="333333"/>
        </w:rPr>
        <w:t>requiredwhen</w:t>
      </w:r>
      <w:proofErr w:type="spellEnd"/>
      <w:r>
        <w:rPr>
          <w:rFonts w:ascii="Fira Sans" w:hAnsi="Fira Sans"/>
          <w:color w:val="333333"/>
        </w:rPr>
        <w:t xml:space="preserve"> same class present in more than one package.</w:t>
      </w:r>
    </w:p>
    <w:p w14:paraId="2CA658A9"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 xml:space="preserve">12. Is there any need to import </w:t>
      </w:r>
      <w:proofErr w:type="spellStart"/>
      <w:proofErr w:type="gramStart"/>
      <w:r>
        <w:rPr>
          <w:rFonts w:ascii="PT Sans Narrow" w:hAnsi="PT Sans Narrow"/>
          <w:color w:val="131313"/>
          <w:sz w:val="42"/>
          <w:szCs w:val="42"/>
        </w:rPr>
        <w:t>java.lang</w:t>
      </w:r>
      <w:proofErr w:type="spellEnd"/>
      <w:proofErr w:type="gramEnd"/>
      <w:r>
        <w:rPr>
          <w:rFonts w:ascii="PT Sans Narrow" w:hAnsi="PT Sans Narrow"/>
          <w:color w:val="131313"/>
          <w:sz w:val="42"/>
          <w:szCs w:val="42"/>
        </w:rPr>
        <w:t xml:space="preserve"> package?</w:t>
      </w:r>
    </w:p>
    <w:p w14:paraId="04A4034C"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 xml:space="preserve">No not </w:t>
      </w:r>
      <w:proofErr w:type="gramStart"/>
      <w:r>
        <w:rPr>
          <w:rFonts w:ascii="Fira Sans" w:hAnsi="Fira Sans"/>
          <w:color w:val="333333"/>
        </w:rPr>
        <w:t>required</w:t>
      </w:r>
      <w:proofErr w:type="gramEnd"/>
    </w:p>
    <w:p w14:paraId="231F1B0E"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13. How to access package from another package?</w:t>
      </w:r>
    </w:p>
    <w:p w14:paraId="7B5DB482"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 xml:space="preserve">There are 3 ways to access the package from another </w:t>
      </w:r>
      <w:proofErr w:type="gramStart"/>
      <w:r>
        <w:rPr>
          <w:rFonts w:ascii="Fira Sans" w:hAnsi="Fira Sans"/>
          <w:color w:val="333333"/>
        </w:rPr>
        <w:t>package</w:t>
      </w:r>
      <w:proofErr w:type="gramEnd"/>
    </w:p>
    <w:p w14:paraId="54E2E9EB" w14:textId="77777777" w:rsidR="00995614" w:rsidRDefault="00995614" w:rsidP="00995614">
      <w:pPr>
        <w:numPr>
          <w:ilvl w:val="0"/>
          <w:numId w:val="107"/>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 xml:space="preserve">import </w:t>
      </w:r>
      <w:proofErr w:type="gramStart"/>
      <w:r>
        <w:rPr>
          <w:rFonts w:ascii="Fira Sans" w:hAnsi="Fira Sans"/>
          <w:color w:val="333333"/>
        </w:rPr>
        <w:t>package.*</w:t>
      </w:r>
      <w:proofErr w:type="gramEnd"/>
      <w:r>
        <w:rPr>
          <w:rFonts w:ascii="Fira Sans" w:hAnsi="Fira Sans"/>
          <w:color w:val="333333"/>
        </w:rPr>
        <w:t>;</w:t>
      </w:r>
    </w:p>
    <w:p w14:paraId="2034BE9B" w14:textId="77777777" w:rsidR="00995614" w:rsidRDefault="00995614" w:rsidP="00995614">
      <w:pPr>
        <w:numPr>
          <w:ilvl w:val="0"/>
          <w:numId w:val="107"/>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 xml:space="preserve">import </w:t>
      </w:r>
      <w:proofErr w:type="gramStart"/>
      <w:r>
        <w:rPr>
          <w:rFonts w:ascii="Fira Sans" w:hAnsi="Fira Sans"/>
          <w:color w:val="333333"/>
        </w:rPr>
        <w:t>package .</w:t>
      </w:r>
      <w:proofErr w:type="gramEnd"/>
      <w:r>
        <w:rPr>
          <w:rFonts w:ascii="Fira Sans" w:hAnsi="Fira Sans"/>
          <w:color w:val="333333"/>
        </w:rPr>
        <w:t xml:space="preserve"> class name.</w:t>
      </w:r>
    </w:p>
    <w:p w14:paraId="2280F8CF" w14:textId="77777777" w:rsidR="00995614" w:rsidRDefault="00995614" w:rsidP="00995614">
      <w:pPr>
        <w:numPr>
          <w:ilvl w:val="0"/>
          <w:numId w:val="107"/>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fully qualified name.</w:t>
      </w:r>
    </w:p>
    <w:p w14:paraId="48D5CF07"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14. What is sub package?</w:t>
      </w:r>
    </w:p>
    <w:p w14:paraId="4D74115D"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 xml:space="preserve">Package inside the package is called the sub </w:t>
      </w:r>
      <w:proofErr w:type="spellStart"/>
      <w:proofErr w:type="gramStart"/>
      <w:r>
        <w:rPr>
          <w:rFonts w:ascii="Fira Sans" w:hAnsi="Fira Sans"/>
          <w:color w:val="333333"/>
        </w:rPr>
        <w:t>package.It</w:t>
      </w:r>
      <w:proofErr w:type="spellEnd"/>
      <w:proofErr w:type="gramEnd"/>
      <w:r>
        <w:rPr>
          <w:rFonts w:ascii="Fira Sans" w:hAnsi="Fira Sans"/>
          <w:color w:val="333333"/>
        </w:rPr>
        <w:t xml:space="preserve"> is use to </w:t>
      </w:r>
      <w:proofErr w:type="spellStart"/>
      <w:r>
        <w:rPr>
          <w:rFonts w:ascii="Fira Sans" w:hAnsi="Fira Sans"/>
          <w:color w:val="333333"/>
        </w:rPr>
        <w:t>categorise</w:t>
      </w:r>
      <w:proofErr w:type="spellEnd"/>
      <w:r>
        <w:rPr>
          <w:rFonts w:ascii="Fira Sans" w:hAnsi="Fira Sans"/>
          <w:color w:val="333333"/>
        </w:rPr>
        <w:t xml:space="preserve"> the package further.</w:t>
      </w:r>
    </w:p>
    <w:p w14:paraId="78CB041C"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15. Which package is always imported by default?</w:t>
      </w:r>
    </w:p>
    <w:p w14:paraId="1F699285"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Lang package.</w:t>
      </w:r>
    </w:p>
    <w:p w14:paraId="3026C4F8"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lastRenderedPageBreak/>
        <w:t>16. Does Importing a package imports its sub-packages as well in Java?</w:t>
      </w:r>
    </w:p>
    <w:p w14:paraId="5A5F30F7"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No importing package means only current package not its sub-package.</w:t>
      </w:r>
    </w:p>
    <w:p w14:paraId="10E64987"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17. What are the advantages of package?</w:t>
      </w:r>
    </w:p>
    <w:p w14:paraId="6D9F72B1" w14:textId="77777777" w:rsidR="00995614" w:rsidRDefault="00995614" w:rsidP="00995614">
      <w:pPr>
        <w:numPr>
          <w:ilvl w:val="0"/>
          <w:numId w:val="108"/>
        </w:numPr>
        <w:shd w:val="clear" w:color="auto" w:fill="FFFFFF"/>
        <w:spacing w:before="100" w:beforeAutospacing="1" w:after="100" w:afterAutospacing="1" w:line="240" w:lineRule="auto"/>
        <w:rPr>
          <w:rFonts w:ascii="Fira Sans" w:hAnsi="Fira Sans"/>
          <w:color w:val="333333"/>
          <w:sz w:val="24"/>
          <w:szCs w:val="24"/>
        </w:rPr>
      </w:pPr>
      <w:r>
        <w:rPr>
          <w:rFonts w:ascii="Fira Sans" w:hAnsi="Fira Sans"/>
          <w:color w:val="333333"/>
        </w:rPr>
        <w:t>package provides access protection.</w:t>
      </w:r>
    </w:p>
    <w:p w14:paraId="18FFE86A" w14:textId="77777777" w:rsidR="00995614" w:rsidRDefault="00995614" w:rsidP="00995614">
      <w:pPr>
        <w:numPr>
          <w:ilvl w:val="0"/>
          <w:numId w:val="108"/>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package removes naming collision.</w:t>
      </w:r>
    </w:p>
    <w:p w14:paraId="2C83E494"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18. State the use of import keyword?</w:t>
      </w:r>
    </w:p>
    <w:p w14:paraId="5AE4D2D6"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The import keyword used to make the classes and interfaces of another package accessible to the current package.</w:t>
      </w:r>
    </w:p>
    <w:p w14:paraId="17794A1D"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19. How much pre-defined package java supports?</w:t>
      </w:r>
    </w:p>
    <w:p w14:paraId="231D035E"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80,000 classes present in 202 no of packages.</w:t>
      </w:r>
    </w:p>
    <w:p w14:paraId="2B16F5E8"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20. Who is the default package in java?</w:t>
      </w:r>
    </w:p>
    <w:p w14:paraId="2AE48712"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Lang is the default package in java.</w:t>
      </w:r>
    </w:p>
    <w:p w14:paraId="1C1E8373"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21. State the use of package keywords</w:t>
      </w:r>
    </w:p>
    <w:p w14:paraId="59A5984F"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The package keyword is used to create a package.</w:t>
      </w:r>
    </w:p>
    <w:p w14:paraId="40D0FE1E"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lastRenderedPageBreak/>
        <w:t xml:space="preserve">22. When to use fully qualified </w:t>
      </w:r>
      <w:proofErr w:type="gramStart"/>
      <w:r>
        <w:rPr>
          <w:rFonts w:ascii="PT Sans Narrow" w:hAnsi="PT Sans Narrow"/>
          <w:color w:val="131313"/>
          <w:sz w:val="42"/>
          <w:szCs w:val="42"/>
        </w:rPr>
        <w:t>name ?</w:t>
      </w:r>
      <w:proofErr w:type="gramEnd"/>
    </w:p>
    <w:p w14:paraId="2CB1A28F"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We need to use fully qualified name every time when accessing the classes and interfaces.</w:t>
      </w:r>
    </w:p>
    <w:p w14:paraId="35B623BD"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23. State the operation &amp; package of Socket&amp; Server Socket classes?</w:t>
      </w:r>
    </w:p>
    <w:p w14:paraId="2785D0B2"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Socket &amp; Server socket class present in net package and its operation mainly for networking purpose.</w:t>
      </w:r>
    </w:p>
    <w:p w14:paraId="53A3F7A2"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24. Input/Output classes present in which package?</w:t>
      </w:r>
    </w:p>
    <w:p w14:paraId="545FD9D1"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Input/Output classes present in io package.</w:t>
      </w:r>
    </w:p>
    <w:p w14:paraId="7C340A34"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25. What are the ways to load class file?</w:t>
      </w:r>
    </w:p>
    <w:p w14:paraId="73786094"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 xml:space="preserve">There are 2 ways to load class </w:t>
      </w:r>
      <w:proofErr w:type="gramStart"/>
      <w:r>
        <w:rPr>
          <w:rFonts w:ascii="Fira Sans" w:hAnsi="Fira Sans"/>
          <w:color w:val="333333"/>
        </w:rPr>
        <w:t>file</w:t>
      </w:r>
      <w:proofErr w:type="gramEnd"/>
    </w:p>
    <w:p w14:paraId="6C1DF8FC"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Style w:val="Strong"/>
          <w:rFonts w:ascii="Fira Sans" w:hAnsi="Fira Sans"/>
          <w:color w:val="333333"/>
        </w:rPr>
        <w:t>Temporary</w:t>
      </w:r>
      <w:r>
        <w:rPr>
          <w:rFonts w:ascii="Fira Sans" w:hAnsi="Fira Sans"/>
          <w:color w:val="333333"/>
        </w:rPr>
        <w:t>:</w:t>
      </w:r>
    </w:p>
    <w:p w14:paraId="54E5D90D" w14:textId="77777777" w:rsidR="00995614" w:rsidRDefault="00995614" w:rsidP="00995614">
      <w:pPr>
        <w:numPr>
          <w:ilvl w:val="0"/>
          <w:numId w:val="109"/>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by setting the class path in the command prompt.</w:t>
      </w:r>
    </w:p>
    <w:p w14:paraId="10C4AB28" w14:textId="77777777" w:rsidR="00995614" w:rsidRDefault="00995614" w:rsidP="00995614">
      <w:pPr>
        <w:numPr>
          <w:ilvl w:val="0"/>
          <w:numId w:val="109"/>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by class path switch.</w:t>
      </w:r>
    </w:p>
    <w:p w14:paraId="63E6D26E"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Style w:val="Strong"/>
          <w:rFonts w:ascii="Fira Sans" w:hAnsi="Fira Sans"/>
          <w:color w:val="333333"/>
        </w:rPr>
        <w:t>Permanent</w:t>
      </w:r>
      <w:r>
        <w:rPr>
          <w:rFonts w:ascii="Fira Sans" w:hAnsi="Fira Sans"/>
          <w:color w:val="333333"/>
        </w:rPr>
        <w:t>:</w:t>
      </w:r>
    </w:p>
    <w:p w14:paraId="2923A8F1" w14:textId="77777777" w:rsidR="00995614" w:rsidRDefault="00995614" w:rsidP="00995614">
      <w:pPr>
        <w:numPr>
          <w:ilvl w:val="0"/>
          <w:numId w:val="110"/>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by setting the class path in the environment variable.</w:t>
      </w:r>
    </w:p>
    <w:p w14:paraId="5814FD5E" w14:textId="77777777" w:rsidR="00995614" w:rsidRDefault="00995614" w:rsidP="00995614">
      <w:pPr>
        <w:numPr>
          <w:ilvl w:val="0"/>
          <w:numId w:val="110"/>
        </w:numPr>
        <w:shd w:val="clear" w:color="auto" w:fill="FFFFFF"/>
        <w:spacing w:before="100" w:beforeAutospacing="1" w:after="100" w:afterAutospacing="1" w:line="240" w:lineRule="auto"/>
        <w:rPr>
          <w:rFonts w:ascii="Fira Sans" w:hAnsi="Fira Sans"/>
          <w:color w:val="333333"/>
        </w:rPr>
      </w:pPr>
      <w:r>
        <w:rPr>
          <w:rFonts w:ascii="Fira Sans" w:hAnsi="Fira Sans"/>
          <w:color w:val="333333"/>
        </w:rPr>
        <w:t>by creating the jar file.</w:t>
      </w:r>
    </w:p>
    <w:p w14:paraId="3848D47E"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lastRenderedPageBreak/>
        <w:t>26. How to create document API in java?</w:t>
      </w:r>
    </w:p>
    <w:p w14:paraId="5D0CBB57"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 xml:space="preserve">Document API can create in java by the help of </w:t>
      </w:r>
      <w:proofErr w:type="spellStart"/>
      <w:r>
        <w:rPr>
          <w:rFonts w:ascii="Fira Sans" w:hAnsi="Fira Sans"/>
          <w:color w:val="333333"/>
        </w:rPr>
        <w:t>javadoc</w:t>
      </w:r>
      <w:proofErr w:type="spellEnd"/>
      <w:r>
        <w:rPr>
          <w:rFonts w:ascii="Fira Sans" w:hAnsi="Fira Sans"/>
          <w:color w:val="333333"/>
        </w:rPr>
        <w:t xml:space="preserve"> tool.</w:t>
      </w:r>
    </w:p>
    <w:p w14:paraId="4C7BE314"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27. Which package is used for achieving the language Functionalities?</w:t>
      </w:r>
    </w:p>
    <w:p w14:paraId="47C35460"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java.lang.* is used for language functionalities.</w:t>
      </w:r>
    </w:p>
    <w:p w14:paraId="2B88C61C"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28. Which package is used for developing file handling application?</w:t>
      </w:r>
    </w:p>
    <w:p w14:paraId="3924F4D7"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proofErr w:type="gramStart"/>
      <w:r>
        <w:rPr>
          <w:rFonts w:ascii="Fira Sans" w:hAnsi="Fira Sans"/>
          <w:color w:val="333333"/>
        </w:rPr>
        <w:t>java.io.*</w:t>
      </w:r>
      <w:proofErr w:type="gramEnd"/>
      <w:r>
        <w:rPr>
          <w:rFonts w:ascii="Fira Sans" w:hAnsi="Fira Sans"/>
          <w:color w:val="333333"/>
        </w:rPr>
        <w:t xml:space="preserve"> is used for file handling application.</w:t>
      </w:r>
    </w:p>
    <w:p w14:paraId="59D1BFAF"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29. Which package is used for developing GUI components?</w:t>
      </w:r>
    </w:p>
    <w:p w14:paraId="5EB385C6"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proofErr w:type="gramStart"/>
      <w:r>
        <w:rPr>
          <w:rFonts w:ascii="Fira Sans" w:hAnsi="Fira Sans"/>
          <w:color w:val="333333"/>
        </w:rPr>
        <w:t>java.awt.*</w:t>
      </w:r>
      <w:proofErr w:type="gramEnd"/>
      <w:r>
        <w:rPr>
          <w:rFonts w:ascii="Fira Sans" w:hAnsi="Fira Sans"/>
          <w:color w:val="333333"/>
        </w:rPr>
        <w:t xml:space="preserve"> is used for GUI components.</w:t>
      </w:r>
    </w:p>
    <w:p w14:paraId="281FD7AB"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 xml:space="preserve">30. Which package is used for developing </w:t>
      </w:r>
      <w:proofErr w:type="gramStart"/>
      <w:r>
        <w:rPr>
          <w:rFonts w:ascii="PT Sans Narrow" w:hAnsi="PT Sans Narrow"/>
          <w:color w:val="131313"/>
          <w:sz w:val="42"/>
          <w:szCs w:val="42"/>
        </w:rPr>
        <w:t>browser oriented</w:t>
      </w:r>
      <w:proofErr w:type="gramEnd"/>
      <w:r>
        <w:rPr>
          <w:rFonts w:ascii="PT Sans Narrow" w:hAnsi="PT Sans Narrow"/>
          <w:color w:val="131313"/>
          <w:sz w:val="42"/>
          <w:szCs w:val="42"/>
        </w:rPr>
        <w:t xml:space="preserve"> application?</w:t>
      </w:r>
    </w:p>
    <w:p w14:paraId="68A193AF"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proofErr w:type="gramStart"/>
      <w:r>
        <w:rPr>
          <w:rFonts w:ascii="Fira Sans" w:hAnsi="Fira Sans"/>
          <w:color w:val="333333"/>
        </w:rPr>
        <w:t>java.applet</w:t>
      </w:r>
      <w:proofErr w:type="gramEnd"/>
      <w:r>
        <w:rPr>
          <w:rFonts w:ascii="Fira Sans" w:hAnsi="Fira Sans"/>
          <w:color w:val="333333"/>
        </w:rPr>
        <w:t>.* is used for browser oriented application.</w:t>
      </w:r>
    </w:p>
    <w:p w14:paraId="19AB953D"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lastRenderedPageBreak/>
        <w:t>31. Which package is used for developing client server application?</w:t>
      </w:r>
    </w:p>
    <w:p w14:paraId="668917E1"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proofErr w:type="gramStart"/>
      <w:r>
        <w:rPr>
          <w:rFonts w:ascii="Fira Sans" w:hAnsi="Fira Sans"/>
          <w:color w:val="333333"/>
        </w:rPr>
        <w:t>java.net.*</w:t>
      </w:r>
      <w:proofErr w:type="gramEnd"/>
      <w:r>
        <w:rPr>
          <w:rFonts w:ascii="Fira Sans" w:hAnsi="Fira Sans"/>
          <w:color w:val="333333"/>
        </w:rPr>
        <w:t xml:space="preserve"> is used for client server application.</w:t>
      </w:r>
    </w:p>
    <w:p w14:paraId="346600F5"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32. Which package is used for developing quality or reliable application in java?</w:t>
      </w:r>
    </w:p>
    <w:p w14:paraId="483F9843"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java.util.* is used for quality or reliable application in java.</w:t>
      </w:r>
    </w:p>
    <w:p w14:paraId="4AC11356"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 xml:space="preserve">33. Which package is used for formatting data and time on </w:t>
      </w:r>
      <w:proofErr w:type="gramStart"/>
      <w:r>
        <w:rPr>
          <w:rFonts w:ascii="PT Sans Narrow" w:hAnsi="PT Sans Narrow"/>
          <w:color w:val="131313"/>
          <w:sz w:val="42"/>
          <w:szCs w:val="42"/>
        </w:rPr>
        <w:t>day to day</w:t>
      </w:r>
      <w:proofErr w:type="gramEnd"/>
      <w:r>
        <w:rPr>
          <w:rFonts w:ascii="PT Sans Narrow" w:hAnsi="PT Sans Narrow"/>
          <w:color w:val="131313"/>
          <w:sz w:val="42"/>
          <w:szCs w:val="42"/>
        </w:rPr>
        <w:t xml:space="preserve"> business operation?</w:t>
      </w:r>
    </w:p>
    <w:p w14:paraId="6C0FB1A4"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java.</w:t>
      </w:r>
      <w:proofErr w:type="gramStart"/>
      <w:r>
        <w:rPr>
          <w:rFonts w:ascii="Fira Sans" w:hAnsi="Fira Sans"/>
          <w:color w:val="333333"/>
        </w:rPr>
        <w:t>text.*</w:t>
      </w:r>
      <w:proofErr w:type="gramEnd"/>
      <w:r>
        <w:rPr>
          <w:rFonts w:ascii="Fira Sans" w:hAnsi="Fira Sans"/>
          <w:color w:val="333333"/>
        </w:rPr>
        <w:t xml:space="preserve"> is used for formatting data and time on day to day business operation.</w:t>
      </w:r>
    </w:p>
    <w:p w14:paraId="311ED3E5"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34. State the use of Event package?</w:t>
      </w:r>
    </w:p>
    <w:p w14:paraId="06B3C0A7"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This package is used for providing the functionality of GUI components.</w:t>
      </w:r>
    </w:p>
    <w:p w14:paraId="38F26C95"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35. Which package is also known as collection framework in java?</w:t>
      </w:r>
    </w:p>
    <w:p w14:paraId="473C6685"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java.util.* is also known as collection framework in java.</w:t>
      </w:r>
    </w:p>
    <w:p w14:paraId="7335E6B6"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lastRenderedPageBreak/>
        <w:t>36. Which package is used for runtime information about the class and interface?</w:t>
      </w:r>
    </w:p>
    <w:p w14:paraId="75E0D19E"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proofErr w:type="gramStart"/>
      <w:r>
        <w:rPr>
          <w:rFonts w:ascii="Fira Sans" w:hAnsi="Fira Sans"/>
          <w:color w:val="333333"/>
        </w:rPr>
        <w:t>java.lang</w:t>
      </w:r>
      <w:proofErr w:type="gramEnd"/>
      <w:r>
        <w:rPr>
          <w:rFonts w:ascii="Fira Sans" w:hAnsi="Fira Sans"/>
          <w:color w:val="333333"/>
        </w:rPr>
        <w:t>.reflect.* is used for study run time information about the class and interface.</w:t>
      </w:r>
    </w:p>
    <w:p w14:paraId="4CD6A431"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37. Which package is used for retrieving data from database &amp; performing various operation on database?</w:t>
      </w:r>
    </w:p>
    <w:p w14:paraId="6165C723"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proofErr w:type="gramStart"/>
      <w:r>
        <w:rPr>
          <w:rFonts w:ascii="Fira Sans" w:hAnsi="Fira Sans"/>
          <w:color w:val="333333"/>
        </w:rPr>
        <w:t>java.sql.*</w:t>
      </w:r>
      <w:proofErr w:type="gramEnd"/>
      <w:r>
        <w:rPr>
          <w:rFonts w:ascii="Fira Sans" w:hAnsi="Fira Sans"/>
          <w:color w:val="333333"/>
        </w:rPr>
        <w:t xml:space="preserve"> is used for retrieving data from </w:t>
      </w:r>
      <w:proofErr w:type="spellStart"/>
      <w:r>
        <w:rPr>
          <w:rFonts w:ascii="Fira Sans" w:hAnsi="Fira Sans"/>
          <w:color w:val="333333"/>
        </w:rPr>
        <w:t>db</w:t>
      </w:r>
      <w:proofErr w:type="spellEnd"/>
      <w:r>
        <w:rPr>
          <w:rFonts w:ascii="Fira Sans" w:hAnsi="Fira Sans"/>
          <w:color w:val="333333"/>
        </w:rPr>
        <w:t>&amp; performing various operation on db.</w:t>
      </w:r>
    </w:p>
    <w:p w14:paraId="189573AB"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38. Which is known as universal access specifier?</w:t>
      </w:r>
    </w:p>
    <w:p w14:paraId="38831474"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Public access specifier.</w:t>
      </w:r>
    </w:p>
    <w:p w14:paraId="17B47BDD"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39. Which is known as package access specifier?</w:t>
      </w:r>
    </w:p>
    <w:p w14:paraId="020078F9"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Default access specifier.</w:t>
      </w:r>
    </w:p>
    <w:p w14:paraId="672D97F6"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40. Which is known as inherited access specifier?</w:t>
      </w:r>
    </w:p>
    <w:p w14:paraId="5B2B985A"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Protected access specifier.</w:t>
      </w:r>
    </w:p>
    <w:p w14:paraId="32809953"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t>41. Which is known as native access specifier?</w:t>
      </w:r>
    </w:p>
    <w:p w14:paraId="0A86DCD2"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Private access specifier.</w:t>
      </w:r>
    </w:p>
    <w:p w14:paraId="72D22BB1" w14:textId="77777777" w:rsidR="00995614" w:rsidRDefault="00995614" w:rsidP="00995614">
      <w:pPr>
        <w:pStyle w:val="Heading2"/>
        <w:shd w:val="clear" w:color="auto" w:fill="FFFFFF"/>
        <w:spacing w:before="450" w:after="300"/>
        <w:rPr>
          <w:rFonts w:ascii="PT Sans Narrow" w:hAnsi="PT Sans Narrow"/>
          <w:color w:val="131313"/>
          <w:sz w:val="42"/>
          <w:szCs w:val="42"/>
        </w:rPr>
      </w:pPr>
      <w:r>
        <w:rPr>
          <w:rFonts w:ascii="PT Sans Narrow" w:hAnsi="PT Sans Narrow"/>
          <w:color w:val="131313"/>
          <w:sz w:val="42"/>
          <w:szCs w:val="42"/>
        </w:rPr>
        <w:lastRenderedPageBreak/>
        <w:t>42. What access specifier represent?</w:t>
      </w:r>
    </w:p>
    <w:p w14:paraId="03E3297A" w14:textId="77777777" w:rsidR="00995614" w:rsidRDefault="00995614" w:rsidP="00995614">
      <w:pPr>
        <w:pStyle w:val="NormalWeb"/>
        <w:shd w:val="clear" w:color="auto" w:fill="FFFFFF"/>
        <w:spacing w:before="0" w:beforeAutospacing="0" w:after="240" w:afterAutospacing="0" w:line="480" w:lineRule="auto"/>
        <w:rPr>
          <w:rFonts w:ascii="Fira Sans" w:hAnsi="Fira Sans"/>
          <w:color w:val="333333"/>
        </w:rPr>
      </w:pPr>
      <w:r>
        <w:rPr>
          <w:rFonts w:ascii="Fira Sans" w:hAnsi="Fira Sans"/>
          <w:color w:val="333333"/>
        </w:rPr>
        <w:t xml:space="preserve">Access </w:t>
      </w:r>
      <w:proofErr w:type="gramStart"/>
      <w:r>
        <w:rPr>
          <w:rFonts w:ascii="Fira Sans" w:hAnsi="Fira Sans"/>
          <w:color w:val="333333"/>
        </w:rPr>
        <w:t>specifier</w:t>
      </w:r>
      <w:proofErr w:type="gramEnd"/>
      <w:r>
        <w:rPr>
          <w:rFonts w:ascii="Fira Sans" w:hAnsi="Fira Sans"/>
          <w:color w:val="333333"/>
        </w:rPr>
        <w:t xml:space="preserve"> represent the visibility of data or accessibility of data.</w:t>
      </w:r>
    </w:p>
    <w:p w14:paraId="2FA9DF30" w14:textId="12821B33" w:rsidR="00995614" w:rsidRDefault="004871E0" w:rsidP="004871E0">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Multi-Threading</w:t>
      </w:r>
    </w:p>
    <w:p w14:paraId="3309293E"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 What is multithreading?</w:t>
      </w:r>
    </w:p>
    <w:p w14:paraId="01800BFD"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Multithreading is a process of executing multiple threads simultaneously. Multithreading is used to obtain the multitasking. It consumes less memory and gives the fast and efficient performance. Its main advantages are:</w:t>
      </w:r>
    </w:p>
    <w:p w14:paraId="2858A1EF" w14:textId="77777777" w:rsidR="004871E0" w:rsidRDefault="004871E0" w:rsidP="004871E0">
      <w:pPr>
        <w:numPr>
          <w:ilvl w:val="0"/>
          <w:numId w:val="1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Threads share the same address space.</w:t>
      </w:r>
    </w:p>
    <w:p w14:paraId="6B490A11" w14:textId="77777777" w:rsidR="004871E0" w:rsidRDefault="004871E0" w:rsidP="004871E0">
      <w:pPr>
        <w:numPr>
          <w:ilvl w:val="0"/>
          <w:numId w:val="1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thread is lightweight.</w:t>
      </w:r>
    </w:p>
    <w:p w14:paraId="6C141503" w14:textId="77777777" w:rsidR="004871E0" w:rsidRDefault="004871E0" w:rsidP="004871E0">
      <w:pPr>
        <w:numPr>
          <w:ilvl w:val="0"/>
          <w:numId w:val="1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cost of communication between the processes is low.</w:t>
      </w:r>
    </w:p>
    <w:p w14:paraId="59770CCC" w14:textId="77777777" w:rsidR="004871E0" w:rsidRDefault="004871E0" w:rsidP="004871E0">
      <w:pPr>
        <w:spacing w:after="0" w:line="240" w:lineRule="auto"/>
        <w:rPr>
          <w:rFonts w:ascii="Times New Roman" w:hAnsi="Times New Roman" w:cs="Times New Roman"/>
        </w:rPr>
      </w:pPr>
      <w:hyperlink r:id="rId42" w:history="1">
        <w:r>
          <w:rPr>
            <w:rStyle w:val="Hyperlink"/>
            <w:rFonts w:ascii="Segoe UI" w:hAnsi="Segoe UI" w:cs="Segoe UI"/>
            <w:color w:val="008000"/>
            <w:shd w:val="clear" w:color="auto" w:fill="FFFFFF"/>
          </w:rPr>
          <w:t>More details.</w:t>
        </w:r>
      </w:hyperlink>
    </w:p>
    <w:p w14:paraId="4732DFED" w14:textId="77777777" w:rsidR="004871E0" w:rsidRDefault="004871E0" w:rsidP="004871E0">
      <w:r>
        <w:pict w14:anchorId="74EA6C62">
          <v:rect id="_x0000_i1360" style="width:0;height:.75pt" o:hralign="left" o:hrstd="t" o:hrnoshade="t" o:hr="t" fillcolor="#d4d4d4" stroked="f"/>
        </w:pict>
      </w:r>
    </w:p>
    <w:p w14:paraId="05C55D92"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 What is the thread?</w:t>
      </w:r>
    </w:p>
    <w:p w14:paraId="7FA34EAD"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A thread is a lightweight subprocess. It is a separate path of execution because each thread runs in a different stack frame. A process may contain multiple threads. Threads share the process resources, but still, they execute independently.</w:t>
      </w:r>
    </w:p>
    <w:p w14:paraId="370E3C3B" w14:textId="77777777" w:rsidR="004871E0" w:rsidRDefault="004871E0" w:rsidP="004871E0">
      <w:pPr>
        <w:rPr>
          <w:rFonts w:ascii="Times New Roman" w:hAnsi="Times New Roman" w:cs="Times New Roman"/>
        </w:rPr>
      </w:pPr>
      <w:hyperlink r:id="rId43" w:history="1">
        <w:r>
          <w:rPr>
            <w:rStyle w:val="Hyperlink"/>
            <w:rFonts w:ascii="Segoe UI" w:hAnsi="Segoe UI" w:cs="Segoe UI"/>
            <w:color w:val="008000"/>
            <w:shd w:val="clear" w:color="auto" w:fill="FFFFFF"/>
          </w:rPr>
          <w:t>More details.</w:t>
        </w:r>
      </w:hyperlink>
    </w:p>
    <w:p w14:paraId="3829872A" w14:textId="77777777" w:rsidR="004871E0" w:rsidRDefault="004871E0" w:rsidP="004871E0">
      <w:r>
        <w:pict w14:anchorId="604CEFC6">
          <v:rect id="_x0000_i1361" style="width:0;height:.75pt" o:hralign="left" o:hrstd="t" o:hrnoshade="t" o:hr="t" fillcolor="#d4d4d4" stroked="f"/>
        </w:pict>
      </w:r>
    </w:p>
    <w:p w14:paraId="2C332708"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 Differentiate between process and thread?</w:t>
      </w:r>
    </w:p>
    <w:p w14:paraId="416D3067"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There are the following differences between the process and thread.</w:t>
      </w:r>
    </w:p>
    <w:p w14:paraId="14E6B8BC" w14:textId="77777777" w:rsidR="004871E0" w:rsidRDefault="004871E0" w:rsidP="004871E0">
      <w:pPr>
        <w:numPr>
          <w:ilvl w:val="0"/>
          <w:numId w:val="1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 Program in the execution is called the process whereas; A thread is a subset of the </w:t>
      </w:r>
      <w:proofErr w:type="gramStart"/>
      <w:r>
        <w:rPr>
          <w:rFonts w:ascii="Segoe UI" w:hAnsi="Segoe UI" w:cs="Segoe UI"/>
          <w:color w:val="000000"/>
        </w:rPr>
        <w:t>process</w:t>
      </w:r>
      <w:proofErr w:type="gramEnd"/>
    </w:p>
    <w:p w14:paraId="7249CB8D" w14:textId="77777777" w:rsidR="004871E0" w:rsidRDefault="004871E0" w:rsidP="004871E0">
      <w:pPr>
        <w:numPr>
          <w:ilvl w:val="0"/>
          <w:numId w:val="1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Processes are independent whereas threads are the subset of process.</w:t>
      </w:r>
    </w:p>
    <w:p w14:paraId="1412D676" w14:textId="77777777" w:rsidR="004871E0" w:rsidRDefault="004871E0" w:rsidP="004871E0">
      <w:pPr>
        <w:numPr>
          <w:ilvl w:val="0"/>
          <w:numId w:val="1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Process </w:t>
      </w:r>
      <w:proofErr w:type="gramStart"/>
      <w:r>
        <w:rPr>
          <w:rFonts w:ascii="Segoe UI" w:hAnsi="Segoe UI" w:cs="Segoe UI"/>
          <w:color w:val="000000"/>
        </w:rPr>
        <w:t>have</w:t>
      </w:r>
      <w:proofErr w:type="gramEnd"/>
      <w:r>
        <w:rPr>
          <w:rFonts w:ascii="Segoe UI" w:hAnsi="Segoe UI" w:cs="Segoe UI"/>
          <w:color w:val="000000"/>
        </w:rPr>
        <w:t xml:space="preserve"> different address space in memory, while threads contain a shared address space.</w:t>
      </w:r>
    </w:p>
    <w:p w14:paraId="31BA389F" w14:textId="77777777" w:rsidR="004871E0" w:rsidRDefault="004871E0" w:rsidP="004871E0">
      <w:pPr>
        <w:numPr>
          <w:ilvl w:val="0"/>
          <w:numId w:val="1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Context switching is faster between the threads as compared to processes.</w:t>
      </w:r>
    </w:p>
    <w:p w14:paraId="501AF7BD" w14:textId="77777777" w:rsidR="004871E0" w:rsidRDefault="004871E0" w:rsidP="004871E0">
      <w:pPr>
        <w:numPr>
          <w:ilvl w:val="0"/>
          <w:numId w:val="1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Inter-process communication is slower and expensive than inter-thread communication.</w:t>
      </w:r>
    </w:p>
    <w:p w14:paraId="359EEE8B" w14:textId="77777777" w:rsidR="004871E0" w:rsidRDefault="004871E0" w:rsidP="004871E0">
      <w:pPr>
        <w:numPr>
          <w:ilvl w:val="0"/>
          <w:numId w:val="1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Any change in Parent process doesn't affect the child process whereas changes in parent thread can affect the child thread.</w:t>
      </w:r>
    </w:p>
    <w:p w14:paraId="2D321F04" w14:textId="2DCE8150" w:rsidR="004871E0" w:rsidRDefault="004871E0" w:rsidP="004871E0">
      <w:pPr>
        <w:spacing w:after="0" w:line="240" w:lineRule="auto"/>
        <w:rPr>
          <w:rFonts w:ascii="Times New Roman" w:hAnsi="Times New Roman" w:cs="Times New Roman"/>
        </w:rPr>
      </w:pPr>
      <w:r>
        <w:rPr>
          <w:noProof/>
        </w:rPr>
        <w:drawing>
          <wp:inline distT="0" distB="0" distL="0" distR="0" wp14:anchorId="029768A8" wp14:editId="606C1780">
            <wp:extent cx="5124450" cy="5467350"/>
            <wp:effectExtent l="0" t="0" r="0" b="0"/>
            <wp:docPr id="1304208261" name="Picture 12"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Java Multithread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76DCB218" w14:textId="77777777" w:rsidR="004871E0" w:rsidRDefault="004871E0" w:rsidP="004871E0">
      <w:r>
        <w:pict w14:anchorId="0596B3D3">
          <v:rect id="_x0000_i1363" style="width:0;height:.75pt" o:hralign="left" o:hrstd="t" o:hrnoshade="t" o:hr="t" fillcolor="#d4d4d4" stroked="f"/>
        </w:pict>
      </w:r>
    </w:p>
    <w:p w14:paraId="0BA9342A"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 What do you understand by inter-thread communication?</w:t>
      </w:r>
    </w:p>
    <w:p w14:paraId="7542E308" w14:textId="77777777" w:rsidR="004871E0" w:rsidRDefault="004871E0" w:rsidP="004871E0">
      <w:pPr>
        <w:numPr>
          <w:ilvl w:val="0"/>
          <w:numId w:val="11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process of communication between synchronized threads is termed as inter-thread communication.</w:t>
      </w:r>
    </w:p>
    <w:p w14:paraId="220C9774" w14:textId="77777777" w:rsidR="004871E0" w:rsidRDefault="004871E0" w:rsidP="004871E0">
      <w:pPr>
        <w:numPr>
          <w:ilvl w:val="0"/>
          <w:numId w:val="1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Inter-thread communication is used to avoid thread polling in Java.</w:t>
      </w:r>
    </w:p>
    <w:p w14:paraId="581B0632" w14:textId="77777777" w:rsidR="004871E0" w:rsidRDefault="004871E0" w:rsidP="004871E0">
      <w:pPr>
        <w:numPr>
          <w:ilvl w:val="0"/>
          <w:numId w:val="1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thread is paused running in its critical section, and another thread is allowed to enter (or lock) in the same critical section to be executed.</w:t>
      </w:r>
    </w:p>
    <w:p w14:paraId="1FC989D4" w14:textId="77777777" w:rsidR="004871E0" w:rsidRDefault="004871E0" w:rsidP="004871E0">
      <w:pPr>
        <w:numPr>
          <w:ilvl w:val="0"/>
          <w:numId w:val="1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can be obtained by </w:t>
      </w:r>
      <w:proofErr w:type="gramStart"/>
      <w:r>
        <w:rPr>
          <w:rFonts w:ascii="Segoe UI" w:hAnsi="Segoe UI" w:cs="Segoe UI"/>
          <w:color w:val="000000"/>
        </w:rPr>
        <w:t>wait(</w:t>
      </w:r>
      <w:proofErr w:type="gramEnd"/>
      <w:r>
        <w:rPr>
          <w:rFonts w:ascii="Segoe UI" w:hAnsi="Segoe UI" w:cs="Segoe UI"/>
          <w:color w:val="000000"/>
        </w:rPr>
        <w:t xml:space="preserve">), notify(), and </w:t>
      </w:r>
      <w:proofErr w:type="spellStart"/>
      <w:r>
        <w:rPr>
          <w:rFonts w:ascii="Segoe UI" w:hAnsi="Segoe UI" w:cs="Segoe UI"/>
          <w:color w:val="000000"/>
        </w:rPr>
        <w:t>notifyAll</w:t>
      </w:r>
      <w:proofErr w:type="spellEnd"/>
      <w:r>
        <w:rPr>
          <w:rFonts w:ascii="Segoe UI" w:hAnsi="Segoe UI" w:cs="Segoe UI"/>
          <w:color w:val="000000"/>
        </w:rPr>
        <w:t>() methods.</w:t>
      </w:r>
    </w:p>
    <w:p w14:paraId="11B93F71" w14:textId="77777777" w:rsidR="004871E0" w:rsidRDefault="004871E0" w:rsidP="004871E0">
      <w:pPr>
        <w:spacing w:after="0" w:line="240" w:lineRule="auto"/>
        <w:rPr>
          <w:rFonts w:ascii="Times New Roman" w:hAnsi="Times New Roman" w:cs="Times New Roman"/>
        </w:rPr>
      </w:pPr>
      <w:r>
        <w:pict w14:anchorId="017D6160">
          <v:rect id="_x0000_i1364" style="width:0;height:.75pt" o:hralign="left" o:hrstd="t" o:hrnoshade="t" o:hr="t" fillcolor="#d4d4d4" stroked="f"/>
        </w:pict>
      </w:r>
    </w:p>
    <w:p w14:paraId="0AC39916"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5) What is the purpose of </w:t>
      </w:r>
      <w:proofErr w:type="gramStart"/>
      <w:r>
        <w:rPr>
          <w:rFonts w:ascii="Helvetica" w:hAnsi="Helvetica"/>
          <w:b w:val="0"/>
          <w:bCs w:val="0"/>
          <w:color w:val="610B4B"/>
          <w:sz w:val="32"/>
          <w:szCs w:val="32"/>
        </w:rPr>
        <w:t>wait(</w:t>
      </w:r>
      <w:proofErr w:type="gramEnd"/>
      <w:r>
        <w:rPr>
          <w:rFonts w:ascii="Helvetica" w:hAnsi="Helvetica"/>
          <w:b w:val="0"/>
          <w:bCs w:val="0"/>
          <w:color w:val="610B4B"/>
          <w:sz w:val="32"/>
          <w:szCs w:val="32"/>
        </w:rPr>
        <w:t>) method in Java?</w:t>
      </w:r>
    </w:p>
    <w:p w14:paraId="0CD49BF7"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wait(</w:t>
      </w:r>
      <w:proofErr w:type="gramEnd"/>
      <w:r>
        <w:rPr>
          <w:rFonts w:ascii="Segoe UI" w:hAnsi="Segoe UI" w:cs="Segoe UI"/>
          <w:color w:val="333333"/>
        </w:rPr>
        <w:t xml:space="preserve">) method is provided by the Object class in Java. This method is used for inter-thread communication in Java. The </w:t>
      </w:r>
      <w:proofErr w:type="spellStart"/>
      <w:proofErr w:type="gramStart"/>
      <w:r>
        <w:rPr>
          <w:rFonts w:ascii="Segoe UI" w:hAnsi="Segoe UI" w:cs="Segoe UI"/>
          <w:color w:val="333333"/>
        </w:rPr>
        <w:t>java.lang</w:t>
      </w:r>
      <w:proofErr w:type="gramEnd"/>
      <w:r>
        <w:rPr>
          <w:rFonts w:ascii="Segoe UI" w:hAnsi="Segoe UI" w:cs="Segoe UI"/>
          <w:color w:val="333333"/>
        </w:rPr>
        <w:t>.Object.wait</w:t>
      </w:r>
      <w:proofErr w:type="spellEnd"/>
      <w:r>
        <w:rPr>
          <w:rFonts w:ascii="Segoe UI" w:hAnsi="Segoe UI" w:cs="Segoe UI"/>
          <w:color w:val="333333"/>
        </w:rPr>
        <w:t xml:space="preserve">() is used to pause the current thread, and wait until another thread does not call the notify() or </w:t>
      </w:r>
      <w:proofErr w:type="spellStart"/>
      <w:r>
        <w:rPr>
          <w:rFonts w:ascii="Segoe UI" w:hAnsi="Segoe UI" w:cs="Segoe UI"/>
          <w:color w:val="333333"/>
        </w:rPr>
        <w:t>notifyAll</w:t>
      </w:r>
      <w:proofErr w:type="spellEnd"/>
      <w:r>
        <w:rPr>
          <w:rFonts w:ascii="Segoe UI" w:hAnsi="Segoe UI" w:cs="Segoe UI"/>
          <w:color w:val="333333"/>
        </w:rPr>
        <w:t>() method. Its syntax is given below.</w:t>
      </w:r>
    </w:p>
    <w:p w14:paraId="53700455"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w:t>
      </w:r>
    </w:p>
    <w:p w14:paraId="0B63142A" w14:textId="77777777" w:rsidR="004871E0" w:rsidRDefault="004871E0" w:rsidP="004871E0">
      <w:pPr>
        <w:rPr>
          <w:rFonts w:ascii="Times New Roman" w:hAnsi="Times New Roman" w:cs="Times New Roman"/>
        </w:rPr>
      </w:pPr>
      <w:r>
        <w:pict w14:anchorId="420D616E">
          <v:rect id="_x0000_i1365" style="width:0;height:.75pt" o:hralign="left" o:hrstd="t" o:hrnoshade="t" o:hr="t" fillcolor="#d4d4d4" stroked="f"/>
        </w:pict>
      </w:r>
    </w:p>
    <w:p w14:paraId="73093638"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6) Why must </w:t>
      </w:r>
      <w:proofErr w:type="gramStart"/>
      <w:r>
        <w:rPr>
          <w:rFonts w:ascii="Helvetica" w:hAnsi="Helvetica"/>
          <w:b w:val="0"/>
          <w:bCs w:val="0"/>
          <w:color w:val="610B4B"/>
          <w:sz w:val="32"/>
          <w:szCs w:val="32"/>
        </w:rPr>
        <w:t>wait(</w:t>
      </w:r>
      <w:proofErr w:type="gramEnd"/>
      <w:r>
        <w:rPr>
          <w:rFonts w:ascii="Helvetica" w:hAnsi="Helvetica"/>
          <w:b w:val="0"/>
          <w:bCs w:val="0"/>
          <w:color w:val="610B4B"/>
          <w:sz w:val="32"/>
          <w:szCs w:val="32"/>
        </w:rPr>
        <w:t>) method be called from the synchronized block?</w:t>
      </w:r>
    </w:p>
    <w:p w14:paraId="4371ED91"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We must call the wait method otherwise it will throw </w:t>
      </w:r>
      <w:proofErr w:type="spellStart"/>
      <w:proofErr w:type="gramStart"/>
      <w:r>
        <w:rPr>
          <w:rStyle w:val="Strong"/>
          <w:rFonts w:ascii="Segoe UI" w:hAnsi="Segoe UI" w:cs="Segoe UI"/>
          <w:color w:val="333333"/>
        </w:rPr>
        <w:t>java.lang</w:t>
      </w:r>
      <w:proofErr w:type="gramEnd"/>
      <w:r>
        <w:rPr>
          <w:rStyle w:val="Strong"/>
          <w:rFonts w:ascii="Segoe UI" w:hAnsi="Segoe UI" w:cs="Segoe UI"/>
          <w:color w:val="333333"/>
        </w:rPr>
        <w:t>.IllegalMonitorStateException</w:t>
      </w:r>
      <w:proofErr w:type="spellEnd"/>
      <w:r>
        <w:rPr>
          <w:rFonts w:ascii="Segoe UI" w:hAnsi="Segoe UI" w:cs="Segoe UI"/>
          <w:color w:val="333333"/>
        </w:rPr>
        <w:t xml:space="preserve"> exception. Moreover, we need </w:t>
      </w:r>
      <w:proofErr w:type="gramStart"/>
      <w:r>
        <w:rPr>
          <w:rFonts w:ascii="Segoe UI" w:hAnsi="Segoe UI" w:cs="Segoe UI"/>
          <w:color w:val="333333"/>
        </w:rPr>
        <w:t>wait(</w:t>
      </w:r>
      <w:proofErr w:type="gramEnd"/>
      <w:r>
        <w:rPr>
          <w:rFonts w:ascii="Segoe UI" w:hAnsi="Segoe UI" w:cs="Segoe UI"/>
          <w:color w:val="333333"/>
        </w:rPr>
        <w:t xml:space="preserve">) method for inter-thread communication with notify() and </w:t>
      </w:r>
      <w:proofErr w:type="spellStart"/>
      <w:r>
        <w:rPr>
          <w:rFonts w:ascii="Segoe UI" w:hAnsi="Segoe UI" w:cs="Segoe UI"/>
          <w:color w:val="333333"/>
        </w:rPr>
        <w:t>notifyAll</w:t>
      </w:r>
      <w:proofErr w:type="spellEnd"/>
      <w:r>
        <w:rPr>
          <w:rFonts w:ascii="Segoe UI" w:hAnsi="Segoe UI" w:cs="Segoe UI"/>
          <w:color w:val="333333"/>
        </w:rPr>
        <w:t xml:space="preserve">(). </w:t>
      </w:r>
      <w:proofErr w:type="gramStart"/>
      <w:r>
        <w:rPr>
          <w:rFonts w:ascii="Segoe UI" w:hAnsi="Segoe UI" w:cs="Segoe UI"/>
          <w:color w:val="333333"/>
        </w:rPr>
        <w:t>Therefore</w:t>
      </w:r>
      <w:proofErr w:type="gramEnd"/>
      <w:r>
        <w:rPr>
          <w:rFonts w:ascii="Segoe UI" w:hAnsi="Segoe UI" w:cs="Segoe UI"/>
          <w:color w:val="333333"/>
        </w:rPr>
        <w:t xml:space="preserve"> It must be present in the synchronized block for the proper and correct communication.</w:t>
      </w:r>
    </w:p>
    <w:p w14:paraId="04B3AAD2" w14:textId="77777777" w:rsidR="004871E0" w:rsidRDefault="004871E0" w:rsidP="004871E0">
      <w:pPr>
        <w:rPr>
          <w:rFonts w:ascii="Times New Roman" w:hAnsi="Times New Roman" w:cs="Times New Roman"/>
        </w:rPr>
      </w:pPr>
      <w:r>
        <w:pict w14:anchorId="165F8113">
          <v:rect id="_x0000_i1366" style="width:0;height:.75pt" o:hralign="left" o:hrstd="t" o:hrnoshade="t" o:hr="t" fillcolor="#d4d4d4" stroked="f"/>
        </w:pict>
      </w:r>
    </w:p>
    <w:p w14:paraId="7BACF747"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7) What are the advantages of multithreading?</w:t>
      </w:r>
    </w:p>
    <w:p w14:paraId="35975974"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Multithreading programming has the following advantages:</w:t>
      </w:r>
    </w:p>
    <w:p w14:paraId="0A4F77F5" w14:textId="77777777" w:rsidR="004871E0" w:rsidRDefault="004871E0" w:rsidP="004871E0">
      <w:pPr>
        <w:numPr>
          <w:ilvl w:val="0"/>
          <w:numId w:val="1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Multithreading allows an application/program to be always reactive for input, even already running with some background </w:t>
      </w:r>
      <w:proofErr w:type="gramStart"/>
      <w:r>
        <w:rPr>
          <w:rFonts w:ascii="Segoe UI" w:hAnsi="Segoe UI" w:cs="Segoe UI"/>
          <w:color w:val="000000"/>
        </w:rPr>
        <w:t>tasks</w:t>
      </w:r>
      <w:proofErr w:type="gramEnd"/>
    </w:p>
    <w:p w14:paraId="25B9AA0D" w14:textId="77777777" w:rsidR="004871E0" w:rsidRDefault="004871E0" w:rsidP="004871E0">
      <w:pPr>
        <w:numPr>
          <w:ilvl w:val="0"/>
          <w:numId w:val="1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Multithreading allows the faster execution of tasks, as threads execute independently.</w:t>
      </w:r>
    </w:p>
    <w:p w14:paraId="5EBD8977" w14:textId="77777777" w:rsidR="004871E0" w:rsidRDefault="004871E0" w:rsidP="004871E0">
      <w:pPr>
        <w:numPr>
          <w:ilvl w:val="0"/>
          <w:numId w:val="1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Multithreading provides better utilization of cache memory as threads share the common memory resources.</w:t>
      </w:r>
    </w:p>
    <w:p w14:paraId="284F84C8" w14:textId="77777777" w:rsidR="004871E0" w:rsidRDefault="004871E0" w:rsidP="004871E0">
      <w:pPr>
        <w:numPr>
          <w:ilvl w:val="0"/>
          <w:numId w:val="1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Multithreading reduces the number of the required server as one server can execute multiple threads at a time.</w:t>
      </w:r>
    </w:p>
    <w:p w14:paraId="0DA5AB60" w14:textId="77777777" w:rsidR="004871E0" w:rsidRDefault="004871E0" w:rsidP="004871E0">
      <w:pPr>
        <w:spacing w:after="0" w:line="240" w:lineRule="auto"/>
        <w:rPr>
          <w:rFonts w:ascii="Times New Roman" w:hAnsi="Times New Roman" w:cs="Times New Roman"/>
        </w:rPr>
      </w:pPr>
      <w:r>
        <w:pict w14:anchorId="68E77238">
          <v:rect id="_x0000_i1367" style="width:0;height:.75pt" o:hralign="left" o:hrstd="t" o:hrnoshade="t" o:hr="t" fillcolor="#d4d4d4" stroked="f"/>
        </w:pict>
      </w:r>
    </w:p>
    <w:p w14:paraId="27AC36A0"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8) What are the states in the lifecycle of a Thread?</w:t>
      </w:r>
    </w:p>
    <w:p w14:paraId="14B86D2C"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A thread can have one of the following states during its lifetime:</w:t>
      </w:r>
    </w:p>
    <w:p w14:paraId="0240EAAF" w14:textId="77777777" w:rsidR="004871E0" w:rsidRDefault="004871E0" w:rsidP="004871E0">
      <w:pPr>
        <w:numPr>
          <w:ilvl w:val="0"/>
          <w:numId w:val="1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New:</w:t>
      </w:r>
      <w:r>
        <w:rPr>
          <w:rFonts w:ascii="Segoe UI" w:hAnsi="Segoe UI" w:cs="Segoe UI"/>
          <w:color w:val="000000"/>
        </w:rPr>
        <w:t xml:space="preserve"> In this state, a Thread class object is created using a new operator, but the thread is not alive. Thread doesn't start until we call the </w:t>
      </w:r>
      <w:proofErr w:type="gramStart"/>
      <w:r>
        <w:rPr>
          <w:rFonts w:ascii="Segoe UI" w:hAnsi="Segoe UI" w:cs="Segoe UI"/>
          <w:color w:val="000000"/>
        </w:rPr>
        <w:t>start(</w:t>
      </w:r>
      <w:proofErr w:type="gramEnd"/>
      <w:r>
        <w:rPr>
          <w:rFonts w:ascii="Segoe UI" w:hAnsi="Segoe UI" w:cs="Segoe UI"/>
          <w:color w:val="000000"/>
        </w:rPr>
        <w:t>) method.</w:t>
      </w:r>
    </w:p>
    <w:p w14:paraId="0F77E9CF" w14:textId="77777777" w:rsidR="004871E0" w:rsidRDefault="004871E0" w:rsidP="004871E0">
      <w:pPr>
        <w:numPr>
          <w:ilvl w:val="0"/>
          <w:numId w:val="1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Runnable:</w:t>
      </w:r>
      <w:r>
        <w:rPr>
          <w:rFonts w:ascii="Segoe UI" w:hAnsi="Segoe UI" w:cs="Segoe UI"/>
          <w:color w:val="000000"/>
        </w:rPr>
        <w:t xml:space="preserve"> In this state, the thread is ready to run after calling the </w:t>
      </w:r>
      <w:proofErr w:type="gramStart"/>
      <w:r>
        <w:rPr>
          <w:rFonts w:ascii="Segoe UI" w:hAnsi="Segoe UI" w:cs="Segoe UI"/>
          <w:color w:val="000000"/>
        </w:rPr>
        <w:t>start(</w:t>
      </w:r>
      <w:proofErr w:type="gramEnd"/>
      <w:r>
        <w:rPr>
          <w:rFonts w:ascii="Segoe UI" w:hAnsi="Segoe UI" w:cs="Segoe UI"/>
          <w:color w:val="000000"/>
        </w:rPr>
        <w:t>) method. However, the thread is not yet selected by the thread scheduler.</w:t>
      </w:r>
    </w:p>
    <w:p w14:paraId="06516074" w14:textId="77777777" w:rsidR="004871E0" w:rsidRDefault="004871E0" w:rsidP="004871E0">
      <w:pPr>
        <w:numPr>
          <w:ilvl w:val="0"/>
          <w:numId w:val="1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Running:</w:t>
      </w:r>
      <w:r>
        <w:rPr>
          <w:rFonts w:ascii="Segoe UI" w:hAnsi="Segoe UI" w:cs="Segoe UI"/>
          <w:color w:val="000000"/>
        </w:rPr>
        <w:t> In this state, the thread scheduler picks the thread from the ready state, and the thread is running.</w:t>
      </w:r>
    </w:p>
    <w:p w14:paraId="7AEDF9BC" w14:textId="77777777" w:rsidR="004871E0" w:rsidRDefault="004871E0" w:rsidP="004871E0">
      <w:pPr>
        <w:numPr>
          <w:ilvl w:val="0"/>
          <w:numId w:val="1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Waiting/Blocked:</w:t>
      </w:r>
      <w:r>
        <w:rPr>
          <w:rFonts w:ascii="Segoe UI" w:hAnsi="Segoe UI" w:cs="Segoe UI"/>
          <w:color w:val="000000"/>
        </w:rPr>
        <w:t> In this state, a thread is not running but still alive, or it is waiting for the other thread to finish.</w:t>
      </w:r>
    </w:p>
    <w:p w14:paraId="169298F6" w14:textId="77777777" w:rsidR="004871E0" w:rsidRDefault="004871E0" w:rsidP="004871E0">
      <w:pPr>
        <w:numPr>
          <w:ilvl w:val="0"/>
          <w:numId w:val="1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Dead/Terminated:</w:t>
      </w:r>
      <w:r>
        <w:rPr>
          <w:rFonts w:ascii="Segoe UI" w:hAnsi="Segoe UI" w:cs="Segoe UI"/>
          <w:color w:val="000000"/>
        </w:rPr>
        <w:t xml:space="preserve"> A thread is in terminated or dead state when the </w:t>
      </w:r>
      <w:proofErr w:type="gramStart"/>
      <w:r>
        <w:rPr>
          <w:rFonts w:ascii="Segoe UI" w:hAnsi="Segoe UI" w:cs="Segoe UI"/>
          <w:color w:val="000000"/>
        </w:rPr>
        <w:t>run(</w:t>
      </w:r>
      <w:proofErr w:type="gramEnd"/>
      <w:r>
        <w:rPr>
          <w:rFonts w:ascii="Segoe UI" w:hAnsi="Segoe UI" w:cs="Segoe UI"/>
          <w:color w:val="000000"/>
        </w:rPr>
        <w:t>) method exits.</w:t>
      </w:r>
    </w:p>
    <w:p w14:paraId="1102CBFE" w14:textId="64259681" w:rsidR="004871E0" w:rsidRDefault="004871E0" w:rsidP="004871E0">
      <w:pPr>
        <w:spacing w:after="0" w:line="240" w:lineRule="auto"/>
        <w:rPr>
          <w:rFonts w:ascii="Times New Roman" w:hAnsi="Times New Roman" w:cs="Times New Roman"/>
        </w:rPr>
      </w:pPr>
      <w:r>
        <w:rPr>
          <w:noProof/>
        </w:rPr>
        <w:drawing>
          <wp:inline distT="0" distB="0" distL="0" distR="0" wp14:anchorId="1215B0A7" wp14:editId="72C0A923">
            <wp:extent cx="5943600" cy="3880485"/>
            <wp:effectExtent l="0" t="0" r="0" b="0"/>
            <wp:docPr id="586306898" name="Picture 1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ava thread life cyc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35892B6" w14:textId="77777777" w:rsidR="004871E0" w:rsidRDefault="004871E0" w:rsidP="004871E0">
      <w:r>
        <w:pict w14:anchorId="6526B621">
          <v:rect id="_x0000_i1369" style="width:0;height:.75pt" o:hralign="left" o:hrstd="t" o:hrnoshade="t" o:hr="t" fillcolor="#d4d4d4" stroked="f"/>
        </w:pict>
      </w:r>
    </w:p>
    <w:p w14:paraId="680115E0"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9) What is the difference between preemptive scheduling and time slicing?</w:t>
      </w:r>
    </w:p>
    <w:p w14:paraId="0CB11057"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Under preemptive scheduling, the highest priority task executes until it enters the waiting or dead </w:t>
      </w:r>
      <w:proofErr w:type="gramStart"/>
      <w:r>
        <w:rPr>
          <w:rFonts w:ascii="Segoe UI" w:hAnsi="Segoe UI" w:cs="Segoe UI"/>
          <w:color w:val="333333"/>
        </w:rPr>
        <w:t>states</w:t>
      </w:r>
      <w:proofErr w:type="gramEnd"/>
      <w:r>
        <w:rPr>
          <w:rFonts w:ascii="Segoe UI" w:hAnsi="Segoe UI" w:cs="Segoe UI"/>
          <w:color w:val="333333"/>
        </w:rPr>
        <w:t xml:space="preserve"> or a higher priority task comes into existence. Under time slicing, a task executes for a predefined slice of time and then reenters the pool of ready tasks. The scheduler then determines which task should execute next, based on priority and other factors.</w:t>
      </w:r>
    </w:p>
    <w:p w14:paraId="7FCC8489" w14:textId="77777777" w:rsidR="004871E0" w:rsidRDefault="004871E0" w:rsidP="004871E0">
      <w:pPr>
        <w:rPr>
          <w:rFonts w:ascii="Times New Roman" w:hAnsi="Times New Roman" w:cs="Times New Roman"/>
        </w:rPr>
      </w:pPr>
      <w:r>
        <w:pict w14:anchorId="19260A6C">
          <v:rect id="_x0000_i1370" style="width:0;height:.75pt" o:hralign="left" o:hrstd="t" o:hrnoshade="t" o:hr="t" fillcolor="#d4d4d4" stroked="f"/>
        </w:pict>
      </w:r>
    </w:p>
    <w:p w14:paraId="64057F0B"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10) What is context switching?</w:t>
      </w:r>
    </w:p>
    <w:p w14:paraId="41E7ABD4"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In Context switching the state of the process (or thread) is stored so that it can be </w:t>
      </w:r>
      <w:proofErr w:type="gramStart"/>
      <w:r>
        <w:rPr>
          <w:rFonts w:ascii="Segoe UI" w:hAnsi="Segoe UI" w:cs="Segoe UI"/>
          <w:color w:val="333333"/>
        </w:rPr>
        <w:t>restored</w:t>
      </w:r>
      <w:proofErr w:type="gramEnd"/>
      <w:r>
        <w:rPr>
          <w:rFonts w:ascii="Segoe UI" w:hAnsi="Segoe UI" w:cs="Segoe UI"/>
          <w:color w:val="333333"/>
        </w:rPr>
        <w:t xml:space="preserve"> and execution can be resumed from the same point later. Context switching enables the multiple processes to share the same CPU.</w:t>
      </w:r>
    </w:p>
    <w:p w14:paraId="6FB7ADE4" w14:textId="77777777" w:rsidR="004871E0" w:rsidRDefault="004871E0" w:rsidP="004871E0">
      <w:pPr>
        <w:rPr>
          <w:rFonts w:ascii="Times New Roman" w:hAnsi="Times New Roman" w:cs="Times New Roman"/>
        </w:rPr>
      </w:pPr>
      <w:r>
        <w:pict w14:anchorId="636AA36E">
          <v:rect id="_x0000_i1371" style="width:0;height:.75pt" o:hralign="left" o:hrstd="t" o:hrnoshade="t" o:hr="t" fillcolor="#d4d4d4" stroked="f"/>
        </w:pict>
      </w:r>
    </w:p>
    <w:p w14:paraId="749707C6"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11) Differentiate between the Thread class and Runnable interface for creating a Thread?</w:t>
      </w:r>
    </w:p>
    <w:p w14:paraId="6112322F"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The Thread can be created by using two ways.</w:t>
      </w:r>
    </w:p>
    <w:p w14:paraId="121C2DA3" w14:textId="77777777" w:rsidR="004871E0" w:rsidRDefault="004871E0" w:rsidP="004871E0">
      <w:pPr>
        <w:numPr>
          <w:ilvl w:val="0"/>
          <w:numId w:val="1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extending the Thread class</w:t>
      </w:r>
    </w:p>
    <w:p w14:paraId="5E0F83A8" w14:textId="77777777" w:rsidR="004871E0" w:rsidRDefault="004871E0" w:rsidP="004871E0">
      <w:pPr>
        <w:numPr>
          <w:ilvl w:val="0"/>
          <w:numId w:val="1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implementing the Runnable interface</w:t>
      </w:r>
    </w:p>
    <w:p w14:paraId="143A9BC6"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However, the primary differences between both the ways are given below:</w:t>
      </w:r>
    </w:p>
    <w:p w14:paraId="2776C94E" w14:textId="77777777" w:rsidR="004871E0" w:rsidRDefault="004871E0" w:rsidP="004871E0">
      <w:pPr>
        <w:numPr>
          <w:ilvl w:val="0"/>
          <w:numId w:val="1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extending the Thread class, we cannot extend any other class, as Java does not allow multiple inheritances while implementing the Runnable interface; we can also extend other base </w:t>
      </w:r>
      <w:proofErr w:type="gramStart"/>
      <w:r>
        <w:rPr>
          <w:rFonts w:ascii="Segoe UI" w:hAnsi="Segoe UI" w:cs="Segoe UI"/>
          <w:color w:val="000000"/>
        </w:rPr>
        <w:t>class(</w:t>
      </w:r>
      <w:proofErr w:type="gramEnd"/>
      <w:r>
        <w:rPr>
          <w:rFonts w:ascii="Segoe UI" w:hAnsi="Segoe UI" w:cs="Segoe UI"/>
          <w:color w:val="000000"/>
        </w:rPr>
        <w:t>if required).</w:t>
      </w:r>
    </w:p>
    <w:p w14:paraId="13158F07" w14:textId="77777777" w:rsidR="004871E0" w:rsidRDefault="004871E0" w:rsidP="004871E0">
      <w:pPr>
        <w:numPr>
          <w:ilvl w:val="0"/>
          <w:numId w:val="1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extending the Thread class, each of thread creates the unique object and associates with it while implementing the Runnable interface; multiple threads share the same </w:t>
      </w:r>
      <w:proofErr w:type="gramStart"/>
      <w:r>
        <w:rPr>
          <w:rFonts w:ascii="Segoe UI" w:hAnsi="Segoe UI" w:cs="Segoe UI"/>
          <w:color w:val="000000"/>
        </w:rPr>
        <w:t>object</w:t>
      </w:r>
      <w:proofErr w:type="gramEnd"/>
    </w:p>
    <w:p w14:paraId="3D1CC347" w14:textId="77777777" w:rsidR="004871E0" w:rsidRDefault="004871E0" w:rsidP="004871E0">
      <w:pPr>
        <w:numPr>
          <w:ilvl w:val="0"/>
          <w:numId w:val="1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Thread class provides various inbuilt methods such as </w:t>
      </w:r>
      <w:proofErr w:type="spellStart"/>
      <w:proofErr w:type="gramStart"/>
      <w:r>
        <w:rPr>
          <w:rFonts w:ascii="Segoe UI" w:hAnsi="Segoe UI" w:cs="Segoe UI"/>
          <w:color w:val="000000"/>
        </w:rPr>
        <w:t>getPriority</w:t>
      </w:r>
      <w:proofErr w:type="spellEnd"/>
      <w:r>
        <w:rPr>
          <w:rFonts w:ascii="Segoe UI" w:hAnsi="Segoe UI" w:cs="Segoe UI"/>
          <w:color w:val="000000"/>
        </w:rPr>
        <w:t>(</w:t>
      </w:r>
      <w:proofErr w:type="gramEnd"/>
      <w:r>
        <w:rPr>
          <w:rFonts w:ascii="Segoe UI" w:hAnsi="Segoe UI" w:cs="Segoe UI"/>
          <w:color w:val="000000"/>
        </w:rPr>
        <w:t xml:space="preserve">), </w:t>
      </w:r>
      <w:proofErr w:type="spellStart"/>
      <w:r>
        <w:rPr>
          <w:rFonts w:ascii="Segoe UI" w:hAnsi="Segoe UI" w:cs="Segoe UI"/>
          <w:color w:val="000000"/>
        </w:rPr>
        <w:t>isAlive</w:t>
      </w:r>
      <w:proofErr w:type="spellEnd"/>
      <w:r>
        <w:rPr>
          <w:rFonts w:ascii="Segoe UI" w:hAnsi="Segoe UI" w:cs="Segoe UI"/>
          <w:color w:val="000000"/>
        </w:rPr>
        <w:t xml:space="preserve"> and many more while the Runnable interface provides a single method, i.e., run().</w:t>
      </w:r>
    </w:p>
    <w:p w14:paraId="137C5C6D" w14:textId="77777777" w:rsidR="004871E0" w:rsidRDefault="004871E0" w:rsidP="004871E0">
      <w:pPr>
        <w:spacing w:after="0" w:line="240" w:lineRule="auto"/>
        <w:rPr>
          <w:rFonts w:ascii="Times New Roman" w:hAnsi="Times New Roman" w:cs="Times New Roman"/>
        </w:rPr>
      </w:pPr>
      <w:r>
        <w:pict w14:anchorId="0D0C96C5">
          <v:rect id="_x0000_i1372" style="width:0;height:.75pt" o:hralign="left" o:hrstd="t" o:hrnoshade="t" o:hr="t" fillcolor="#d4d4d4" stroked="f"/>
        </w:pict>
      </w:r>
    </w:p>
    <w:p w14:paraId="24F28F13"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12) What does </w:t>
      </w:r>
      <w:proofErr w:type="gramStart"/>
      <w:r>
        <w:rPr>
          <w:rFonts w:ascii="Helvetica" w:hAnsi="Helvetica"/>
          <w:b w:val="0"/>
          <w:bCs w:val="0"/>
          <w:color w:val="610B4B"/>
          <w:sz w:val="32"/>
          <w:szCs w:val="32"/>
        </w:rPr>
        <w:t>join(</w:t>
      </w:r>
      <w:proofErr w:type="gramEnd"/>
      <w:r>
        <w:rPr>
          <w:rFonts w:ascii="Helvetica" w:hAnsi="Helvetica"/>
          <w:b w:val="0"/>
          <w:bCs w:val="0"/>
          <w:color w:val="610B4B"/>
          <w:sz w:val="32"/>
          <w:szCs w:val="32"/>
        </w:rPr>
        <w:t>) method?</w:t>
      </w:r>
    </w:p>
    <w:p w14:paraId="08679EB4"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gramStart"/>
      <w:r>
        <w:rPr>
          <w:rFonts w:ascii="Segoe UI" w:hAnsi="Segoe UI" w:cs="Segoe UI"/>
          <w:color w:val="333333"/>
        </w:rPr>
        <w:t>join(</w:t>
      </w:r>
      <w:proofErr w:type="gramEnd"/>
      <w:r>
        <w:rPr>
          <w:rFonts w:ascii="Segoe UI" w:hAnsi="Segoe UI" w:cs="Segoe UI"/>
          <w:color w:val="333333"/>
        </w:rPr>
        <w:t>) method waits for a thread to die. In other words, it causes the currently running threads to stop executing until the thread it joins with completes its task. Join method is overloaded in Thread class in the following ways.</w:t>
      </w:r>
    </w:p>
    <w:p w14:paraId="0A4007DB" w14:textId="77777777" w:rsidR="004871E0" w:rsidRDefault="004871E0" w:rsidP="004871E0">
      <w:pPr>
        <w:numPr>
          <w:ilvl w:val="0"/>
          <w:numId w:val="1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public void </w:t>
      </w:r>
      <w:proofErr w:type="gramStart"/>
      <w:r>
        <w:rPr>
          <w:rFonts w:ascii="Segoe UI" w:hAnsi="Segoe UI" w:cs="Segoe UI"/>
          <w:color w:val="000000"/>
        </w:rPr>
        <w:t>join(</w:t>
      </w:r>
      <w:proofErr w:type="gramEnd"/>
      <w:r>
        <w:rPr>
          <w:rFonts w:ascii="Segoe UI" w:hAnsi="Segoe UI" w:cs="Segoe UI"/>
          <w:color w:val="000000"/>
        </w:rPr>
        <w:t xml:space="preserve">)throws </w:t>
      </w:r>
      <w:proofErr w:type="spellStart"/>
      <w:r>
        <w:rPr>
          <w:rFonts w:ascii="Segoe UI" w:hAnsi="Segoe UI" w:cs="Segoe UI"/>
          <w:color w:val="000000"/>
        </w:rPr>
        <w:t>InterruptedException</w:t>
      </w:r>
      <w:proofErr w:type="spellEnd"/>
    </w:p>
    <w:p w14:paraId="557A1355" w14:textId="77777777" w:rsidR="004871E0" w:rsidRDefault="004871E0" w:rsidP="004871E0">
      <w:pPr>
        <w:numPr>
          <w:ilvl w:val="0"/>
          <w:numId w:val="1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public void </w:t>
      </w:r>
      <w:proofErr w:type="gramStart"/>
      <w:r>
        <w:rPr>
          <w:rFonts w:ascii="Segoe UI" w:hAnsi="Segoe UI" w:cs="Segoe UI"/>
          <w:color w:val="000000"/>
        </w:rPr>
        <w:t>join(</w:t>
      </w:r>
      <w:proofErr w:type="gramEnd"/>
      <w:r>
        <w:rPr>
          <w:rFonts w:ascii="Segoe UI" w:hAnsi="Segoe UI" w:cs="Segoe UI"/>
          <w:color w:val="000000"/>
        </w:rPr>
        <w:t xml:space="preserve">long milliseconds)throws </w:t>
      </w:r>
      <w:proofErr w:type="spellStart"/>
      <w:r>
        <w:rPr>
          <w:rFonts w:ascii="Segoe UI" w:hAnsi="Segoe UI" w:cs="Segoe UI"/>
          <w:color w:val="000000"/>
        </w:rPr>
        <w:t>InterruptedException</w:t>
      </w:r>
      <w:proofErr w:type="spellEnd"/>
    </w:p>
    <w:p w14:paraId="47447540" w14:textId="77777777" w:rsidR="004871E0" w:rsidRDefault="004871E0" w:rsidP="004871E0">
      <w:pPr>
        <w:spacing w:after="0" w:line="240" w:lineRule="auto"/>
        <w:rPr>
          <w:rFonts w:ascii="Times New Roman" w:hAnsi="Times New Roman" w:cs="Times New Roman"/>
        </w:rPr>
      </w:pPr>
      <w:hyperlink r:id="rId46" w:history="1">
        <w:r>
          <w:rPr>
            <w:rStyle w:val="Hyperlink"/>
            <w:rFonts w:ascii="Segoe UI" w:hAnsi="Segoe UI" w:cs="Segoe UI"/>
            <w:color w:val="008000"/>
            <w:shd w:val="clear" w:color="auto" w:fill="FFFFFF"/>
          </w:rPr>
          <w:t>More details.</w:t>
        </w:r>
      </w:hyperlink>
    </w:p>
    <w:p w14:paraId="2852FC22" w14:textId="77777777" w:rsidR="004871E0" w:rsidRDefault="004871E0" w:rsidP="004871E0">
      <w:r>
        <w:pict w14:anchorId="3700B4F2">
          <v:rect id="_x0000_i1373" style="width:0;height:.75pt" o:hralign="left" o:hrstd="t" o:hrnoshade="t" o:hr="t" fillcolor="#d4d4d4" stroked="f"/>
        </w:pict>
      </w:r>
    </w:p>
    <w:p w14:paraId="129F5CB3"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13) Describe the purpose and working of </w:t>
      </w:r>
      <w:proofErr w:type="gramStart"/>
      <w:r>
        <w:rPr>
          <w:rFonts w:ascii="Helvetica" w:hAnsi="Helvetica"/>
          <w:b w:val="0"/>
          <w:bCs w:val="0"/>
          <w:color w:val="610B4B"/>
          <w:sz w:val="32"/>
          <w:szCs w:val="32"/>
        </w:rPr>
        <w:t>sleep(</w:t>
      </w:r>
      <w:proofErr w:type="gramEnd"/>
      <w:r>
        <w:rPr>
          <w:rFonts w:ascii="Helvetica" w:hAnsi="Helvetica"/>
          <w:b w:val="0"/>
          <w:bCs w:val="0"/>
          <w:color w:val="610B4B"/>
          <w:sz w:val="32"/>
          <w:szCs w:val="32"/>
        </w:rPr>
        <w:t>) method.</w:t>
      </w:r>
    </w:p>
    <w:p w14:paraId="06B40949"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sleep(</w:t>
      </w:r>
      <w:proofErr w:type="gramEnd"/>
      <w:r>
        <w:rPr>
          <w:rFonts w:ascii="Segoe UI" w:hAnsi="Segoe UI" w:cs="Segoe UI"/>
          <w:color w:val="333333"/>
        </w:rPr>
        <w:t>) method in java is used to block a thread for a particular time, which means it pause the execution of a thread for a specific time. There are two methods of doing so.</w:t>
      </w:r>
    </w:p>
    <w:p w14:paraId="43D4E938"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A03EFEB" w14:textId="77777777" w:rsidR="004871E0" w:rsidRDefault="004871E0" w:rsidP="004871E0">
      <w:pPr>
        <w:numPr>
          <w:ilvl w:val="0"/>
          <w:numId w:val="1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public static void </w:t>
      </w:r>
      <w:proofErr w:type="gramStart"/>
      <w:r>
        <w:rPr>
          <w:rFonts w:ascii="Segoe UI" w:hAnsi="Segoe UI" w:cs="Segoe UI"/>
          <w:color w:val="000000"/>
        </w:rPr>
        <w:t>sleep(</w:t>
      </w:r>
      <w:proofErr w:type="gramEnd"/>
      <w:r>
        <w:rPr>
          <w:rFonts w:ascii="Segoe UI" w:hAnsi="Segoe UI" w:cs="Segoe UI"/>
          <w:color w:val="000000"/>
        </w:rPr>
        <w:t xml:space="preserve">long milliseconds)throws </w:t>
      </w:r>
      <w:proofErr w:type="spellStart"/>
      <w:r>
        <w:rPr>
          <w:rFonts w:ascii="Segoe UI" w:hAnsi="Segoe UI" w:cs="Segoe UI"/>
          <w:color w:val="000000"/>
        </w:rPr>
        <w:t>InterruptedException</w:t>
      </w:r>
      <w:proofErr w:type="spellEnd"/>
    </w:p>
    <w:p w14:paraId="6417FDC2" w14:textId="77777777" w:rsidR="004871E0" w:rsidRDefault="004871E0" w:rsidP="004871E0">
      <w:pPr>
        <w:numPr>
          <w:ilvl w:val="0"/>
          <w:numId w:val="1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public static void </w:t>
      </w:r>
      <w:proofErr w:type="gramStart"/>
      <w:r>
        <w:rPr>
          <w:rFonts w:ascii="Segoe UI" w:hAnsi="Segoe UI" w:cs="Segoe UI"/>
          <w:color w:val="000000"/>
        </w:rPr>
        <w:t>sleep(</w:t>
      </w:r>
      <w:proofErr w:type="gramEnd"/>
      <w:r>
        <w:rPr>
          <w:rFonts w:ascii="Segoe UI" w:hAnsi="Segoe UI" w:cs="Segoe UI"/>
          <w:color w:val="000000"/>
        </w:rPr>
        <w:t xml:space="preserve">long milliseconds, int nanos)throws </w:t>
      </w:r>
      <w:proofErr w:type="spellStart"/>
      <w:r>
        <w:rPr>
          <w:rFonts w:ascii="Segoe UI" w:hAnsi="Segoe UI" w:cs="Segoe UI"/>
          <w:color w:val="000000"/>
        </w:rPr>
        <w:t>InterruptedException</w:t>
      </w:r>
      <w:proofErr w:type="spellEnd"/>
    </w:p>
    <w:p w14:paraId="076EF131"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Working of </w:t>
      </w:r>
      <w:proofErr w:type="gramStart"/>
      <w:r>
        <w:rPr>
          <w:rStyle w:val="Strong"/>
          <w:rFonts w:ascii="Segoe UI" w:hAnsi="Segoe UI" w:cs="Segoe UI"/>
          <w:color w:val="333333"/>
        </w:rPr>
        <w:t>sleep(</w:t>
      </w:r>
      <w:proofErr w:type="gramEnd"/>
      <w:r>
        <w:rPr>
          <w:rStyle w:val="Strong"/>
          <w:rFonts w:ascii="Segoe UI" w:hAnsi="Segoe UI" w:cs="Segoe UI"/>
          <w:color w:val="333333"/>
        </w:rPr>
        <w:t>) method</w:t>
      </w:r>
    </w:p>
    <w:p w14:paraId="4627A5FD"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When we call the </w:t>
      </w:r>
      <w:proofErr w:type="gramStart"/>
      <w:r>
        <w:rPr>
          <w:rFonts w:ascii="Segoe UI" w:hAnsi="Segoe UI" w:cs="Segoe UI"/>
          <w:color w:val="333333"/>
        </w:rPr>
        <w:t>sleep(</w:t>
      </w:r>
      <w:proofErr w:type="gramEnd"/>
      <w:r>
        <w:rPr>
          <w:rFonts w:ascii="Segoe UI" w:hAnsi="Segoe UI" w:cs="Segoe UI"/>
          <w:color w:val="333333"/>
        </w:rPr>
        <w:t>) method, it pauses the execution of the current thread for the given time and gives priority to another thread(if available). Moreover, when the waiting time completed then again previous thread changes its state from waiting to runnable and comes in running state, and the whole process works so on till the execution doesn't complete.</w:t>
      </w:r>
    </w:p>
    <w:p w14:paraId="7A17B5CC" w14:textId="77777777" w:rsidR="004871E0" w:rsidRDefault="004871E0" w:rsidP="004871E0">
      <w:pPr>
        <w:rPr>
          <w:rFonts w:ascii="Times New Roman" w:hAnsi="Times New Roman" w:cs="Times New Roman"/>
        </w:rPr>
      </w:pPr>
      <w:r>
        <w:pict w14:anchorId="312A764A">
          <v:rect id="_x0000_i1374" style="width:0;height:.75pt" o:hralign="left" o:hrstd="t" o:hrnoshade="t" o:hr="t" fillcolor="#d4d4d4" stroked="f"/>
        </w:pict>
      </w:r>
    </w:p>
    <w:p w14:paraId="7AA6399C"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14) What is the difference between </w:t>
      </w:r>
      <w:proofErr w:type="gramStart"/>
      <w:r>
        <w:rPr>
          <w:rFonts w:ascii="Helvetica" w:hAnsi="Helvetica"/>
          <w:b w:val="0"/>
          <w:bCs w:val="0"/>
          <w:color w:val="610B4B"/>
          <w:sz w:val="32"/>
          <w:szCs w:val="32"/>
        </w:rPr>
        <w:t>wait(</w:t>
      </w:r>
      <w:proofErr w:type="gramEnd"/>
      <w:r>
        <w:rPr>
          <w:rFonts w:ascii="Helvetica" w:hAnsi="Helvetica"/>
          <w:b w:val="0"/>
          <w:bCs w:val="0"/>
          <w:color w:val="610B4B"/>
          <w:sz w:val="32"/>
          <w:szCs w:val="32"/>
        </w:rPr>
        <w:t>) and sleep() method?</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54"/>
        <w:gridCol w:w="5138"/>
      </w:tblGrid>
      <w:tr w:rsidR="004871E0" w14:paraId="2C36C67C" w14:textId="77777777" w:rsidTr="004871E0">
        <w:tc>
          <w:tcPr>
            <w:tcW w:w="0" w:type="auto"/>
            <w:shd w:val="clear" w:color="auto" w:fill="C7CCBE"/>
            <w:tcMar>
              <w:top w:w="180" w:type="dxa"/>
              <w:left w:w="180" w:type="dxa"/>
              <w:bottom w:w="180" w:type="dxa"/>
              <w:right w:w="180" w:type="dxa"/>
            </w:tcMar>
            <w:hideMark/>
          </w:tcPr>
          <w:p w14:paraId="55FD0218" w14:textId="77777777" w:rsidR="004871E0" w:rsidRDefault="004871E0">
            <w:pPr>
              <w:rPr>
                <w:rFonts w:ascii="Times New Roman" w:hAnsi="Times New Roman"/>
                <w:b/>
                <w:bCs/>
                <w:color w:val="000000"/>
                <w:sz w:val="26"/>
                <w:szCs w:val="26"/>
              </w:rPr>
            </w:pPr>
            <w:proofErr w:type="gramStart"/>
            <w:r>
              <w:rPr>
                <w:b/>
                <w:bCs/>
                <w:color w:val="000000"/>
                <w:sz w:val="26"/>
                <w:szCs w:val="26"/>
              </w:rPr>
              <w:t>wait(</w:t>
            </w:r>
            <w:proofErr w:type="gramEnd"/>
            <w:r>
              <w:rPr>
                <w:b/>
                <w:bCs/>
                <w:color w:val="000000"/>
                <w:sz w:val="26"/>
                <w:szCs w:val="26"/>
              </w:rPr>
              <w:t>)</w:t>
            </w:r>
          </w:p>
        </w:tc>
        <w:tc>
          <w:tcPr>
            <w:tcW w:w="0" w:type="auto"/>
            <w:shd w:val="clear" w:color="auto" w:fill="C7CCBE"/>
            <w:tcMar>
              <w:top w:w="180" w:type="dxa"/>
              <w:left w:w="180" w:type="dxa"/>
              <w:bottom w:w="180" w:type="dxa"/>
              <w:right w:w="180" w:type="dxa"/>
            </w:tcMar>
            <w:hideMark/>
          </w:tcPr>
          <w:p w14:paraId="66462643" w14:textId="77777777" w:rsidR="004871E0" w:rsidRDefault="004871E0">
            <w:pPr>
              <w:rPr>
                <w:b/>
                <w:bCs/>
                <w:color w:val="000000"/>
                <w:sz w:val="26"/>
                <w:szCs w:val="26"/>
              </w:rPr>
            </w:pPr>
            <w:proofErr w:type="gramStart"/>
            <w:r>
              <w:rPr>
                <w:b/>
                <w:bCs/>
                <w:color w:val="000000"/>
                <w:sz w:val="26"/>
                <w:szCs w:val="26"/>
              </w:rPr>
              <w:t>sleep(</w:t>
            </w:r>
            <w:proofErr w:type="gramEnd"/>
            <w:r>
              <w:rPr>
                <w:b/>
                <w:bCs/>
                <w:color w:val="000000"/>
                <w:sz w:val="26"/>
                <w:szCs w:val="26"/>
              </w:rPr>
              <w:t>)</w:t>
            </w:r>
          </w:p>
        </w:tc>
      </w:tr>
      <w:tr w:rsidR="004871E0" w14:paraId="70258D7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95D56" w14:textId="77777777" w:rsidR="004871E0" w:rsidRDefault="004871E0">
            <w:pPr>
              <w:jc w:val="both"/>
              <w:rPr>
                <w:rFonts w:ascii="Segoe UI" w:hAnsi="Segoe UI" w:cs="Segoe UI"/>
                <w:color w:val="333333"/>
                <w:sz w:val="24"/>
                <w:szCs w:val="24"/>
              </w:rPr>
            </w:pPr>
            <w:r>
              <w:rPr>
                <w:rFonts w:ascii="Segoe UI" w:hAnsi="Segoe UI" w:cs="Segoe UI"/>
                <w:color w:val="333333"/>
              </w:rPr>
              <w:t xml:space="preserve">1) The </w:t>
            </w:r>
            <w:proofErr w:type="gramStart"/>
            <w:r>
              <w:rPr>
                <w:rFonts w:ascii="Segoe UI" w:hAnsi="Segoe UI" w:cs="Segoe UI"/>
                <w:color w:val="333333"/>
              </w:rPr>
              <w:t>wait(</w:t>
            </w:r>
            <w:proofErr w:type="gramEnd"/>
            <w:r>
              <w:rPr>
                <w:rFonts w:ascii="Segoe UI" w:hAnsi="Segoe UI" w:cs="Segoe UI"/>
                <w:color w:val="333333"/>
              </w:rPr>
              <w:t>) method is defined in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E815D" w14:textId="77777777" w:rsidR="004871E0" w:rsidRDefault="004871E0">
            <w:pPr>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sleep(</w:t>
            </w:r>
            <w:proofErr w:type="gramEnd"/>
            <w:r>
              <w:rPr>
                <w:rFonts w:ascii="Segoe UI" w:hAnsi="Segoe UI" w:cs="Segoe UI"/>
                <w:color w:val="333333"/>
              </w:rPr>
              <w:t>) method is defined in Thread class.</w:t>
            </w:r>
          </w:p>
        </w:tc>
      </w:tr>
      <w:tr w:rsidR="004871E0" w14:paraId="7487E4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04540" w14:textId="77777777" w:rsidR="004871E0" w:rsidRDefault="004871E0">
            <w:pPr>
              <w:jc w:val="both"/>
              <w:rPr>
                <w:rFonts w:ascii="Segoe UI" w:hAnsi="Segoe UI" w:cs="Segoe UI"/>
                <w:color w:val="333333"/>
              </w:rPr>
            </w:pPr>
            <w:r>
              <w:rPr>
                <w:rFonts w:ascii="Segoe UI" w:hAnsi="Segoe UI" w:cs="Segoe UI"/>
                <w:color w:val="333333"/>
              </w:rPr>
              <w:t xml:space="preserve">2) The </w:t>
            </w:r>
            <w:proofErr w:type="gramStart"/>
            <w:r>
              <w:rPr>
                <w:rFonts w:ascii="Segoe UI" w:hAnsi="Segoe UI" w:cs="Segoe UI"/>
                <w:color w:val="333333"/>
              </w:rPr>
              <w:t>wait(</w:t>
            </w:r>
            <w:proofErr w:type="gramEnd"/>
            <w:r>
              <w:rPr>
                <w:rFonts w:ascii="Segoe UI" w:hAnsi="Segoe UI" w:cs="Segoe UI"/>
                <w:color w:val="333333"/>
              </w:rPr>
              <w: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5D90C6" w14:textId="77777777" w:rsidR="004871E0" w:rsidRDefault="004871E0">
            <w:pPr>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sleep(</w:t>
            </w:r>
            <w:proofErr w:type="gramEnd"/>
            <w:r>
              <w:rPr>
                <w:rFonts w:ascii="Segoe UI" w:hAnsi="Segoe UI" w:cs="Segoe UI"/>
                <w:color w:val="333333"/>
              </w:rPr>
              <w:t>) method doesn't release the lock.</w:t>
            </w:r>
          </w:p>
        </w:tc>
      </w:tr>
    </w:tbl>
    <w:p w14:paraId="1C5F9E60" w14:textId="77777777" w:rsidR="004871E0" w:rsidRDefault="004871E0" w:rsidP="004871E0">
      <w:pPr>
        <w:rPr>
          <w:rFonts w:ascii="Times New Roman" w:hAnsi="Times New Roman" w:cs="Times New Roman"/>
        </w:rPr>
      </w:pPr>
      <w:r>
        <w:pict w14:anchorId="4508CE92">
          <v:rect id="_x0000_i1375" style="width:0;height:.75pt" o:hralign="left" o:hrstd="t" o:hrnoshade="t" o:hr="t" fillcolor="#d4d4d4" stroked="f"/>
        </w:pict>
      </w:r>
    </w:p>
    <w:p w14:paraId="1B4B8FD6"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15) Is it possible to start a thread twice?</w:t>
      </w:r>
    </w:p>
    <w:p w14:paraId="3CD9B8BE"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No, we cannot restart the thread, as once a thread started and executed, it goes to the Dead state. Therefore, if we try to start a thread twice, it will give a </w:t>
      </w:r>
      <w:proofErr w:type="spellStart"/>
      <w:r>
        <w:rPr>
          <w:rFonts w:ascii="Segoe UI" w:hAnsi="Segoe UI" w:cs="Segoe UI"/>
          <w:color w:val="333333"/>
        </w:rPr>
        <w:t>runtimeException</w:t>
      </w:r>
      <w:proofErr w:type="spellEnd"/>
      <w:r>
        <w:rPr>
          <w:rFonts w:ascii="Segoe UI" w:hAnsi="Segoe UI" w:cs="Segoe UI"/>
          <w:color w:val="333333"/>
        </w:rPr>
        <w:t xml:space="preserve"> "</w:t>
      </w:r>
      <w:proofErr w:type="spellStart"/>
      <w:proofErr w:type="gramStart"/>
      <w:r>
        <w:rPr>
          <w:rFonts w:ascii="Segoe UI" w:hAnsi="Segoe UI" w:cs="Segoe UI"/>
          <w:color w:val="333333"/>
        </w:rPr>
        <w:t>java.lang</w:t>
      </w:r>
      <w:proofErr w:type="gramEnd"/>
      <w:r>
        <w:rPr>
          <w:rFonts w:ascii="Segoe UI" w:hAnsi="Segoe UI" w:cs="Segoe UI"/>
          <w:color w:val="333333"/>
        </w:rPr>
        <w:t>.IllegalThreadStateException</w:t>
      </w:r>
      <w:proofErr w:type="spellEnd"/>
      <w:r>
        <w:rPr>
          <w:rFonts w:ascii="Segoe UI" w:hAnsi="Segoe UI" w:cs="Segoe UI"/>
          <w:color w:val="333333"/>
        </w:rPr>
        <w:t>". Consider the following example.</w:t>
      </w:r>
    </w:p>
    <w:p w14:paraId="07912D1D" w14:textId="77777777" w:rsidR="004871E0" w:rsidRDefault="004871E0" w:rsidP="004871E0">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Multithread1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Fonts w:ascii="Segoe UI" w:hAnsi="Segoe UI" w:cs="Segoe UI"/>
          <w:color w:val="000000"/>
          <w:bdr w:val="none" w:sz="0" w:space="0" w:color="auto" w:frame="1"/>
        </w:rPr>
        <w:t>  </w:t>
      </w:r>
    </w:p>
    <w:p w14:paraId="677C6E13" w14:textId="77777777" w:rsidR="004871E0" w:rsidRDefault="004871E0" w:rsidP="004871E0">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97C61D" w14:textId="77777777" w:rsidR="004871E0" w:rsidRDefault="004871E0" w:rsidP="004871E0">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78981FFF" w14:textId="77777777" w:rsidR="004871E0" w:rsidRDefault="004871E0" w:rsidP="004871E0">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107531" w14:textId="77777777" w:rsidR="004871E0" w:rsidRDefault="004871E0" w:rsidP="004871E0">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356CC6DF" w14:textId="77777777" w:rsidR="004871E0" w:rsidRDefault="004871E0" w:rsidP="004871E0">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"thread is executing now........"</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162C69" w14:textId="77777777" w:rsidR="004871E0" w:rsidRDefault="004871E0" w:rsidP="004871E0">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  </w:t>
      </w:r>
    </w:p>
    <w:p w14:paraId="52B271FD" w14:textId="77777777" w:rsidR="004871E0" w:rsidRDefault="004871E0" w:rsidP="004871E0">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2CBD971" w14:textId="77777777" w:rsidR="004871E0" w:rsidRDefault="004871E0" w:rsidP="004871E0">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61986D" w14:textId="77777777" w:rsidR="004871E0" w:rsidRDefault="004871E0" w:rsidP="004871E0">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8212EF2" w14:textId="77777777" w:rsidR="004871E0" w:rsidRDefault="004871E0" w:rsidP="004871E0">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Multithread1 m1=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Multithread1(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12A6DF" w14:textId="77777777" w:rsidR="004871E0" w:rsidRDefault="004871E0" w:rsidP="004871E0">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m</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02989DC2" w14:textId="77777777" w:rsidR="004871E0" w:rsidRDefault="004871E0" w:rsidP="004871E0">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w:t>
      </w:r>
      <w:proofErr w:type="gramStart"/>
      <w:r>
        <w:rPr>
          <w:rFonts w:ascii="Segoe UI" w:hAnsi="Segoe UI" w:cs="Segoe UI"/>
          <w:color w:val="000000"/>
          <w:bdr w:val="none" w:sz="0" w:space="0" w:color="auto" w:frame="1"/>
        </w:rPr>
        <w:t>1.start</w:t>
      </w:r>
      <w:proofErr w:type="gramEnd"/>
      <w:r>
        <w:rPr>
          <w:rFonts w:ascii="Segoe UI" w:hAnsi="Segoe UI" w:cs="Segoe UI"/>
          <w:color w:val="000000"/>
          <w:bdr w:val="none" w:sz="0" w:space="0" w:color="auto" w:frame="1"/>
        </w:rPr>
        <w:t>();  </w:t>
      </w:r>
    </w:p>
    <w:p w14:paraId="33E8C417" w14:textId="77777777" w:rsidR="004871E0" w:rsidRDefault="004871E0" w:rsidP="004871E0">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3B76B12" w14:textId="77777777" w:rsidR="004871E0" w:rsidRDefault="004871E0" w:rsidP="004871E0">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934B4F"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3BCF142" w14:textId="77777777" w:rsidR="004871E0" w:rsidRDefault="004871E0" w:rsidP="004871E0">
      <w:pPr>
        <w:pStyle w:val="HTMLPreformatted"/>
        <w:shd w:val="clear" w:color="auto" w:fill="EEEEEE"/>
        <w:jc w:val="both"/>
        <w:rPr>
          <w:color w:val="535559"/>
        </w:rPr>
      </w:pPr>
      <w:r>
        <w:rPr>
          <w:color w:val="535559"/>
        </w:rPr>
        <w:t>thread is executing now........</w:t>
      </w:r>
    </w:p>
    <w:p w14:paraId="62806FD4" w14:textId="77777777" w:rsidR="004871E0" w:rsidRDefault="004871E0" w:rsidP="004871E0">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.IllegalThreadStateException</w:t>
      </w:r>
      <w:proofErr w:type="spellEnd"/>
    </w:p>
    <w:p w14:paraId="744F05B5" w14:textId="77777777" w:rsidR="004871E0" w:rsidRDefault="004871E0" w:rsidP="004871E0">
      <w:pPr>
        <w:pStyle w:val="HTMLPreformatted"/>
        <w:shd w:val="clear" w:color="auto" w:fill="EEEEEE"/>
        <w:jc w:val="both"/>
        <w:rPr>
          <w:color w:val="535559"/>
        </w:rPr>
      </w:pPr>
      <w:r>
        <w:rPr>
          <w:color w:val="535559"/>
        </w:rPr>
        <w:tab/>
        <w:t xml:space="preserve">at </w:t>
      </w:r>
      <w:proofErr w:type="spellStart"/>
      <w:proofErr w:type="gramStart"/>
      <w:r>
        <w:rPr>
          <w:color w:val="535559"/>
        </w:rPr>
        <w:t>java.lang</w:t>
      </w:r>
      <w:proofErr w:type="gramEnd"/>
      <w:r>
        <w:rPr>
          <w:color w:val="535559"/>
        </w:rPr>
        <w:t>.Thread.start</w:t>
      </w:r>
      <w:proofErr w:type="spellEnd"/>
      <w:r>
        <w:rPr>
          <w:color w:val="535559"/>
        </w:rPr>
        <w:t>(Thread.java:708)</w:t>
      </w:r>
    </w:p>
    <w:p w14:paraId="169AEDF6" w14:textId="77777777" w:rsidR="004871E0" w:rsidRDefault="004871E0" w:rsidP="004871E0">
      <w:pPr>
        <w:pStyle w:val="HTMLPreformatted"/>
        <w:shd w:val="clear" w:color="auto" w:fill="EEEEEE"/>
        <w:jc w:val="both"/>
        <w:rPr>
          <w:color w:val="535559"/>
        </w:rPr>
      </w:pPr>
      <w:r>
        <w:rPr>
          <w:color w:val="535559"/>
        </w:rPr>
        <w:tab/>
        <w:t>at Multithread1.main(Multithread1.java:13)</w:t>
      </w:r>
    </w:p>
    <w:p w14:paraId="50A7BDEC" w14:textId="77777777" w:rsidR="004871E0" w:rsidRDefault="004871E0" w:rsidP="004871E0">
      <w:pPr>
        <w:rPr>
          <w:rFonts w:ascii="Times New Roman" w:hAnsi="Times New Roman" w:cs="Times New Roman"/>
        </w:rPr>
      </w:pPr>
      <w:hyperlink r:id="rId47" w:history="1">
        <w:r>
          <w:rPr>
            <w:rStyle w:val="Hyperlink"/>
            <w:rFonts w:ascii="Segoe UI" w:hAnsi="Segoe UI" w:cs="Segoe UI"/>
            <w:color w:val="008000"/>
            <w:shd w:val="clear" w:color="auto" w:fill="FFFFFF"/>
          </w:rPr>
          <w:t>More details.</w:t>
        </w:r>
      </w:hyperlink>
    </w:p>
    <w:p w14:paraId="4E2DF27B" w14:textId="77777777" w:rsidR="004871E0" w:rsidRDefault="004871E0" w:rsidP="004871E0">
      <w:r>
        <w:pict w14:anchorId="7DE9A122">
          <v:rect id="_x0000_i1376" style="width:0;height:.75pt" o:hralign="left" o:hrstd="t" o:hrnoshade="t" o:hr="t" fillcolor="#d4d4d4" stroked="f"/>
        </w:pict>
      </w:r>
    </w:p>
    <w:p w14:paraId="53BC3A2A"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16) Can we call the </w:t>
      </w:r>
      <w:proofErr w:type="gramStart"/>
      <w:r>
        <w:rPr>
          <w:rFonts w:ascii="Helvetica" w:hAnsi="Helvetica"/>
          <w:b w:val="0"/>
          <w:bCs w:val="0"/>
          <w:color w:val="610B4B"/>
          <w:sz w:val="32"/>
          <w:szCs w:val="32"/>
        </w:rPr>
        <w:t>run(</w:t>
      </w:r>
      <w:proofErr w:type="gramEnd"/>
      <w:r>
        <w:rPr>
          <w:rFonts w:ascii="Helvetica" w:hAnsi="Helvetica"/>
          <w:b w:val="0"/>
          <w:bCs w:val="0"/>
          <w:color w:val="610B4B"/>
          <w:sz w:val="32"/>
          <w:szCs w:val="32"/>
        </w:rPr>
        <w:t>) method instead of start()?</w:t>
      </w:r>
    </w:p>
    <w:p w14:paraId="77104328"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Yes, calling </w:t>
      </w:r>
      <w:proofErr w:type="gramStart"/>
      <w:r>
        <w:rPr>
          <w:rFonts w:ascii="Segoe UI" w:hAnsi="Segoe UI" w:cs="Segoe UI"/>
          <w:color w:val="333333"/>
        </w:rPr>
        <w:t>run(</w:t>
      </w:r>
      <w:proofErr w:type="gramEnd"/>
      <w:r>
        <w:rPr>
          <w:rFonts w:ascii="Segoe UI" w:hAnsi="Segoe UI" w:cs="Segoe UI"/>
          <w:color w:val="333333"/>
        </w:rPr>
        <w:t xml:space="preserve">) method directly is valid, but it will not work as a thread instead it will work as a normal object. There will not be context-switching between the threads. When we call the </w:t>
      </w:r>
      <w:proofErr w:type="gramStart"/>
      <w:r>
        <w:rPr>
          <w:rFonts w:ascii="Segoe UI" w:hAnsi="Segoe UI" w:cs="Segoe UI"/>
          <w:color w:val="333333"/>
        </w:rPr>
        <w:t>start(</w:t>
      </w:r>
      <w:proofErr w:type="gramEnd"/>
      <w:r>
        <w:rPr>
          <w:rFonts w:ascii="Segoe UI" w:hAnsi="Segoe UI" w:cs="Segoe UI"/>
          <w:color w:val="333333"/>
        </w:rPr>
        <w:t>) method, it internally calls the run() method, which creates a new stack for a thread while directly calling the run() will not create a new stack.</w:t>
      </w:r>
    </w:p>
    <w:p w14:paraId="45ED56EF" w14:textId="77777777" w:rsidR="004871E0" w:rsidRDefault="004871E0" w:rsidP="004871E0">
      <w:pPr>
        <w:rPr>
          <w:rFonts w:ascii="Times New Roman" w:hAnsi="Times New Roman" w:cs="Times New Roman"/>
        </w:rPr>
      </w:pPr>
      <w:hyperlink r:id="rId48" w:history="1">
        <w:r>
          <w:rPr>
            <w:rStyle w:val="Hyperlink"/>
            <w:rFonts w:ascii="Segoe UI" w:hAnsi="Segoe UI" w:cs="Segoe UI"/>
            <w:color w:val="008000"/>
            <w:shd w:val="clear" w:color="auto" w:fill="FFFFFF"/>
          </w:rPr>
          <w:t>More details.</w:t>
        </w:r>
      </w:hyperlink>
    </w:p>
    <w:p w14:paraId="3D2CDCFA" w14:textId="77777777" w:rsidR="004871E0" w:rsidRDefault="004871E0" w:rsidP="004871E0">
      <w:r>
        <w:lastRenderedPageBreak/>
        <w:pict w14:anchorId="06D79D5A">
          <v:rect id="_x0000_i1377" style="width:0;height:.75pt" o:hralign="left" o:hrstd="t" o:hrnoshade="t" o:hr="t" fillcolor="#d4d4d4" stroked="f"/>
        </w:pict>
      </w:r>
    </w:p>
    <w:p w14:paraId="7D26279A"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17) What about the daemon threads?</w:t>
      </w:r>
    </w:p>
    <w:p w14:paraId="3BCA3568"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The daemon threads are the low priority threads that provide the background support and services to the user threads. Daemon thread gets automatically terminated by the JVM if the program remains with the daemon thread only, and all other user threads are ended/died. There are two methods for daemon thread available in the Thread class:</w:t>
      </w:r>
    </w:p>
    <w:p w14:paraId="576FB75D" w14:textId="77777777" w:rsidR="004871E0" w:rsidRDefault="004871E0" w:rsidP="004871E0">
      <w:pPr>
        <w:numPr>
          <w:ilvl w:val="0"/>
          <w:numId w:val="1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setDaemon</w:t>
      </w:r>
      <w:proofErr w:type="spellEnd"/>
      <w:r>
        <w:rPr>
          <w:rStyle w:val="Strong"/>
          <w:rFonts w:ascii="Segoe UI" w:hAnsi="Segoe UI" w:cs="Segoe UI"/>
          <w:color w:val="000000"/>
        </w:rPr>
        <w:t>(</w:t>
      </w:r>
      <w:proofErr w:type="spellStart"/>
      <w:proofErr w:type="gramEnd"/>
      <w:r>
        <w:rPr>
          <w:rStyle w:val="Strong"/>
          <w:rFonts w:ascii="Segoe UI" w:hAnsi="Segoe UI" w:cs="Segoe UI"/>
          <w:color w:val="000000"/>
        </w:rPr>
        <w:t>boolean</w:t>
      </w:r>
      <w:proofErr w:type="spellEnd"/>
      <w:r>
        <w:rPr>
          <w:rStyle w:val="Strong"/>
          <w:rFonts w:ascii="Segoe UI" w:hAnsi="Segoe UI" w:cs="Segoe UI"/>
          <w:color w:val="000000"/>
        </w:rPr>
        <w:t xml:space="preserve"> status):</w:t>
      </w:r>
      <w:r>
        <w:rPr>
          <w:rFonts w:ascii="Segoe UI" w:hAnsi="Segoe UI" w:cs="Segoe UI"/>
          <w:color w:val="000000"/>
        </w:rPr>
        <w:t> It used to mark the thread daemon thread or a user thread.</w:t>
      </w:r>
    </w:p>
    <w:p w14:paraId="73DA49CB" w14:textId="77777777" w:rsidR="004871E0" w:rsidRDefault="004871E0" w:rsidP="004871E0">
      <w:pPr>
        <w:numPr>
          <w:ilvl w:val="0"/>
          <w:numId w:val="1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isDaemon</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checks the thread is daemon or not.</w:t>
      </w:r>
    </w:p>
    <w:p w14:paraId="184DD6E0" w14:textId="77777777" w:rsidR="004871E0" w:rsidRDefault="004871E0" w:rsidP="004871E0">
      <w:pPr>
        <w:spacing w:after="0" w:line="240" w:lineRule="auto"/>
        <w:rPr>
          <w:rFonts w:ascii="Times New Roman" w:hAnsi="Times New Roman" w:cs="Times New Roman"/>
        </w:rPr>
      </w:pPr>
      <w:hyperlink r:id="rId49" w:history="1">
        <w:r>
          <w:rPr>
            <w:rStyle w:val="Hyperlink"/>
            <w:rFonts w:ascii="Segoe UI" w:hAnsi="Segoe UI" w:cs="Segoe UI"/>
            <w:color w:val="008000"/>
            <w:shd w:val="clear" w:color="auto" w:fill="FFFFFF"/>
          </w:rPr>
          <w:t>More details.</w:t>
        </w:r>
      </w:hyperlink>
    </w:p>
    <w:p w14:paraId="7D391907" w14:textId="77777777" w:rsidR="004871E0" w:rsidRDefault="004871E0" w:rsidP="004871E0">
      <w:r>
        <w:pict w14:anchorId="18BC2CE3">
          <v:rect id="_x0000_i1378" style="width:0;height:.75pt" o:hralign="left" o:hrstd="t" o:hrnoshade="t" o:hr="t" fillcolor="#d4d4d4" stroked="f"/>
        </w:pict>
      </w:r>
    </w:p>
    <w:p w14:paraId="12821097"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18)Can we make the user thread as daemon thread if the thread is started?</w:t>
      </w:r>
    </w:p>
    <w:p w14:paraId="22C32BD3" w14:textId="77777777" w:rsidR="004871E0" w:rsidRDefault="004871E0" w:rsidP="004871E0">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3475159F" w14:textId="77777777" w:rsidR="004871E0" w:rsidRDefault="004871E0" w:rsidP="004871E0">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0ACB31AF"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No, if you do so, it will throw </w:t>
      </w:r>
      <w:proofErr w:type="spellStart"/>
      <w:r>
        <w:rPr>
          <w:rFonts w:ascii="Segoe UI" w:hAnsi="Segoe UI" w:cs="Segoe UI"/>
          <w:color w:val="333333"/>
        </w:rPr>
        <w:t>IllegalThreadStateException</w:t>
      </w:r>
      <w:proofErr w:type="spellEnd"/>
      <w:r>
        <w:rPr>
          <w:rFonts w:ascii="Segoe UI" w:hAnsi="Segoe UI" w:cs="Segoe UI"/>
          <w:color w:val="333333"/>
        </w:rPr>
        <w:t>. Therefore, we can only create a daemon thread before starting the thread.</w:t>
      </w:r>
    </w:p>
    <w:p w14:paraId="303DAD8A" w14:textId="77777777" w:rsidR="004871E0" w:rsidRDefault="004871E0" w:rsidP="004871E0">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Testdaemon1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Fonts w:ascii="Segoe UI" w:hAnsi="Segoe UI" w:cs="Segoe UI"/>
          <w:color w:val="000000"/>
          <w:bdr w:val="none" w:sz="0" w:space="0" w:color="auto" w:frame="1"/>
        </w:rPr>
        <w:t>    </w:t>
      </w:r>
    </w:p>
    <w:p w14:paraId="49374BFE" w14:textId="77777777" w:rsidR="004871E0" w:rsidRDefault="004871E0" w:rsidP="004871E0">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696B2657" w14:textId="77777777" w:rsidR="004871E0" w:rsidRDefault="004871E0" w:rsidP="004871E0">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thread is daemon..."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AAB3FE" w14:textId="77777777" w:rsidR="004871E0" w:rsidRDefault="004871E0" w:rsidP="004871E0">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C7EFB1" w14:textId="77777777" w:rsidR="004871E0" w:rsidRDefault="004871E0" w:rsidP="004871E0">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24319AA" w14:textId="77777777" w:rsidR="004871E0" w:rsidRDefault="004871E0" w:rsidP="004871E0">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Testdaemon1 td=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Testdaemon1(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3C69B9" w14:textId="77777777" w:rsidR="004871E0" w:rsidRDefault="004871E0" w:rsidP="004871E0">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td.start</w:t>
      </w:r>
      <w:proofErr w:type="spellEnd"/>
      <w:proofErr w:type="gramEnd"/>
      <w:r>
        <w:rPr>
          <w:rFonts w:ascii="Segoe UI" w:hAnsi="Segoe UI" w:cs="Segoe UI"/>
          <w:color w:val="000000"/>
          <w:bdr w:val="none" w:sz="0" w:space="0" w:color="auto" w:frame="1"/>
        </w:rPr>
        <w:t>();  </w:t>
      </w:r>
    </w:p>
    <w:p w14:paraId="7FB0A54F" w14:textId="77777777" w:rsidR="004871E0" w:rsidRDefault="004871E0" w:rsidP="004871E0">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setDaemon</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It will throw the exception: td. </w:t>
      </w:r>
      <w:r>
        <w:rPr>
          <w:rFonts w:ascii="Segoe UI" w:hAnsi="Segoe UI" w:cs="Segoe UI"/>
          <w:color w:val="000000"/>
          <w:bdr w:val="none" w:sz="0" w:space="0" w:color="auto" w:frame="1"/>
        </w:rPr>
        <w:t>  </w:t>
      </w:r>
    </w:p>
    <w:p w14:paraId="36C2D65D" w14:textId="77777777" w:rsidR="004871E0" w:rsidRDefault="004871E0" w:rsidP="004871E0">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BA681A1" w14:textId="77777777" w:rsidR="004871E0" w:rsidRDefault="004871E0" w:rsidP="004871E0">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C7E124"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151266" w14:textId="77777777" w:rsidR="004871E0" w:rsidRDefault="004871E0" w:rsidP="004871E0">
      <w:pPr>
        <w:pStyle w:val="HTMLPreformatted"/>
        <w:shd w:val="clear" w:color="auto" w:fill="EEEEEE"/>
        <w:jc w:val="both"/>
        <w:rPr>
          <w:color w:val="535559"/>
        </w:rPr>
      </w:pPr>
      <w:r>
        <w:rPr>
          <w:color w:val="535559"/>
        </w:rPr>
        <w:t>Running thread is daemon...</w:t>
      </w:r>
    </w:p>
    <w:p w14:paraId="4B6F9152" w14:textId="77777777" w:rsidR="004871E0" w:rsidRDefault="004871E0" w:rsidP="004871E0">
      <w:pPr>
        <w:pStyle w:val="HTMLPreformatted"/>
        <w:shd w:val="clear" w:color="auto" w:fill="EEEEEE"/>
        <w:jc w:val="both"/>
        <w:rPr>
          <w:color w:val="535559"/>
        </w:rPr>
      </w:pPr>
      <w:r>
        <w:rPr>
          <w:color w:val="535559"/>
        </w:rPr>
        <w:lastRenderedPageBreak/>
        <w:t xml:space="preserve">Exception in thread "main" </w:t>
      </w:r>
      <w:proofErr w:type="spellStart"/>
      <w:proofErr w:type="gramStart"/>
      <w:r>
        <w:rPr>
          <w:color w:val="535559"/>
        </w:rPr>
        <w:t>java.lang</w:t>
      </w:r>
      <w:proofErr w:type="gramEnd"/>
      <w:r>
        <w:rPr>
          <w:color w:val="535559"/>
        </w:rPr>
        <w:t>.IllegalThreadStateException</w:t>
      </w:r>
      <w:proofErr w:type="spellEnd"/>
    </w:p>
    <w:p w14:paraId="1226CE75" w14:textId="77777777" w:rsidR="004871E0" w:rsidRDefault="004871E0" w:rsidP="004871E0">
      <w:pPr>
        <w:pStyle w:val="HTMLPreformatted"/>
        <w:shd w:val="clear" w:color="auto" w:fill="EEEEEE"/>
        <w:jc w:val="both"/>
        <w:rPr>
          <w:color w:val="535559"/>
        </w:rPr>
      </w:pPr>
      <w:r>
        <w:rPr>
          <w:color w:val="535559"/>
        </w:rPr>
        <w:t xml:space="preserve">at </w:t>
      </w:r>
      <w:proofErr w:type="spellStart"/>
      <w:proofErr w:type="gramStart"/>
      <w:r>
        <w:rPr>
          <w:color w:val="535559"/>
        </w:rPr>
        <w:t>java.lang</w:t>
      </w:r>
      <w:proofErr w:type="gramEnd"/>
      <w:r>
        <w:rPr>
          <w:color w:val="535559"/>
        </w:rPr>
        <w:t>.Thread.setDaemon</w:t>
      </w:r>
      <w:proofErr w:type="spellEnd"/>
      <w:r>
        <w:rPr>
          <w:color w:val="535559"/>
        </w:rPr>
        <w:t>(Thread.java:1359)</w:t>
      </w:r>
    </w:p>
    <w:p w14:paraId="75CB25E8" w14:textId="77777777" w:rsidR="004871E0" w:rsidRDefault="004871E0" w:rsidP="004871E0">
      <w:pPr>
        <w:pStyle w:val="HTMLPreformatted"/>
        <w:shd w:val="clear" w:color="auto" w:fill="EEEEEE"/>
        <w:jc w:val="both"/>
        <w:rPr>
          <w:color w:val="535559"/>
        </w:rPr>
      </w:pPr>
      <w:r>
        <w:rPr>
          <w:color w:val="535559"/>
        </w:rPr>
        <w:t>at Testdaemon1.main(Testdaemon1.java:8)</w:t>
      </w:r>
    </w:p>
    <w:p w14:paraId="0D7A3975" w14:textId="77777777" w:rsidR="004871E0" w:rsidRDefault="004871E0" w:rsidP="004871E0">
      <w:pPr>
        <w:rPr>
          <w:rFonts w:ascii="Times New Roman" w:hAnsi="Times New Roman" w:cs="Times New Roman"/>
        </w:rPr>
      </w:pPr>
      <w:hyperlink r:id="rId50" w:history="1">
        <w:r>
          <w:rPr>
            <w:rStyle w:val="Hyperlink"/>
            <w:rFonts w:ascii="Segoe UI" w:hAnsi="Segoe UI" w:cs="Segoe UI"/>
            <w:color w:val="008000"/>
            <w:shd w:val="clear" w:color="auto" w:fill="FFFFFF"/>
          </w:rPr>
          <w:t>More details.</w:t>
        </w:r>
      </w:hyperlink>
    </w:p>
    <w:p w14:paraId="24FB00DE" w14:textId="77777777" w:rsidR="004871E0" w:rsidRDefault="004871E0" w:rsidP="004871E0">
      <w:r>
        <w:pict w14:anchorId="0612B3DF">
          <v:rect id="_x0000_i1379" style="width:0;height:.75pt" o:hralign="left" o:hrstd="t" o:hrnoshade="t" o:hr="t" fillcolor="#d4d4d4" stroked="f"/>
        </w:pict>
      </w:r>
    </w:p>
    <w:p w14:paraId="4C5D0370"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19)What is shutdown hook?</w:t>
      </w:r>
    </w:p>
    <w:p w14:paraId="2759C1C5"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shutdown hook is a thread that is invoked implicitly before JVM shuts down. </w:t>
      </w:r>
      <w:proofErr w:type="gramStart"/>
      <w:r>
        <w:rPr>
          <w:rFonts w:ascii="Segoe UI" w:hAnsi="Segoe UI" w:cs="Segoe UI"/>
          <w:color w:val="333333"/>
        </w:rPr>
        <w:t>So</w:t>
      </w:r>
      <w:proofErr w:type="gramEnd"/>
      <w:r>
        <w:rPr>
          <w:rFonts w:ascii="Segoe UI" w:hAnsi="Segoe UI" w:cs="Segoe UI"/>
          <w:color w:val="333333"/>
        </w:rPr>
        <w:t xml:space="preserve"> we can use it to perform clean up the resource or save the state when JVM shuts down normally or abruptly. We can add shutdown hook by using the following method:</w:t>
      </w:r>
    </w:p>
    <w:p w14:paraId="396B737D" w14:textId="77777777" w:rsidR="004871E0" w:rsidRDefault="004871E0" w:rsidP="004871E0">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addShutdownHook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Thread hook){}    </w:t>
      </w:r>
    </w:p>
    <w:p w14:paraId="6A3A62D7" w14:textId="77777777" w:rsidR="004871E0" w:rsidRDefault="004871E0" w:rsidP="004871E0">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Runtime r=</w:t>
      </w:r>
      <w:proofErr w:type="spellStart"/>
      <w:r>
        <w:rPr>
          <w:rFonts w:ascii="Segoe UI" w:hAnsi="Segoe UI" w:cs="Segoe UI"/>
          <w:color w:val="000000"/>
          <w:bdr w:val="none" w:sz="0" w:space="0" w:color="auto" w:frame="1"/>
        </w:rPr>
        <w:t>Runtime.getRuntime</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CEEC98A" w14:textId="77777777" w:rsidR="004871E0" w:rsidRDefault="004871E0" w:rsidP="004871E0">
      <w:pPr>
        <w:pStyle w:val="alt"/>
        <w:numPr>
          <w:ilvl w:val="0"/>
          <w:numId w:val="12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r.addShutdownHook</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MyThread</w:t>
      </w:r>
      <w:proofErr w:type="spellEnd"/>
      <w:r>
        <w:rPr>
          <w:rFonts w:ascii="Segoe UI" w:hAnsi="Segoe UI" w:cs="Segoe UI"/>
          <w:color w:val="000000"/>
          <w:bdr w:val="none" w:sz="0" w:space="0" w:color="auto" w:frame="1"/>
        </w:rPr>
        <w:t>());  </w:t>
      </w:r>
    </w:p>
    <w:p w14:paraId="4FB6A180"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Some important points about shutdown hooks </w:t>
      </w:r>
      <w:proofErr w:type="gramStart"/>
      <w:r>
        <w:rPr>
          <w:rFonts w:ascii="Segoe UI" w:hAnsi="Segoe UI" w:cs="Segoe UI"/>
          <w:color w:val="333333"/>
        </w:rPr>
        <w:t>are :</w:t>
      </w:r>
      <w:proofErr w:type="gramEnd"/>
    </w:p>
    <w:p w14:paraId="2C5E9AB2" w14:textId="77777777" w:rsidR="004871E0" w:rsidRDefault="004871E0" w:rsidP="004871E0">
      <w:pPr>
        <w:numPr>
          <w:ilvl w:val="0"/>
          <w:numId w:val="1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Shutdown hooks initialized but can only be started when JVM shutdown occurred.</w:t>
      </w:r>
    </w:p>
    <w:p w14:paraId="4461676B" w14:textId="77777777" w:rsidR="004871E0" w:rsidRDefault="004871E0" w:rsidP="004871E0">
      <w:pPr>
        <w:numPr>
          <w:ilvl w:val="0"/>
          <w:numId w:val="1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Shutdown hooks are more reliable than the </w:t>
      </w:r>
      <w:proofErr w:type="gramStart"/>
      <w:r>
        <w:rPr>
          <w:rFonts w:ascii="Segoe UI" w:hAnsi="Segoe UI" w:cs="Segoe UI"/>
          <w:color w:val="000000"/>
        </w:rPr>
        <w:t>finalizer(</w:t>
      </w:r>
      <w:proofErr w:type="gramEnd"/>
      <w:r>
        <w:rPr>
          <w:rFonts w:ascii="Segoe UI" w:hAnsi="Segoe UI" w:cs="Segoe UI"/>
          <w:color w:val="000000"/>
        </w:rPr>
        <w:t>) because there are very fewer chances that shutdown hooks not run.</w:t>
      </w:r>
    </w:p>
    <w:p w14:paraId="67C95C05" w14:textId="77777777" w:rsidR="004871E0" w:rsidRDefault="004871E0" w:rsidP="004871E0">
      <w:pPr>
        <w:numPr>
          <w:ilvl w:val="0"/>
          <w:numId w:val="1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shutdown hook can be stopped by calling the halt(int) method of Runtime class.</w:t>
      </w:r>
    </w:p>
    <w:p w14:paraId="32DC1817" w14:textId="77777777" w:rsidR="004871E0" w:rsidRDefault="004871E0" w:rsidP="004871E0">
      <w:pPr>
        <w:spacing w:after="0" w:line="240" w:lineRule="auto"/>
        <w:rPr>
          <w:rFonts w:ascii="Times New Roman" w:hAnsi="Times New Roman" w:cs="Times New Roman"/>
        </w:rPr>
      </w:pPr>
      <w:hyperlink r:id="rId51" w:history="1">
        <w:r>
          <w:rPr>
            <w:rStyle w:val="Hyperlink"/>
            <w:rFonts w:ascii="Segoe UI" w:hAnsi="Segoe UI" w:cs="Segoe UI"/>
            <w:color w:val="008000"/>
            <w:shd w:val="clear" w:color="auto" w:fill="FFFFFF"/>
          </w:rPr>
          <w:t>More details.</w:t>
        </w:r>
      </w:hyperlink>
    </w:p>
    <w:p w14:paraId="4094EFE4" w14:textId="77777777" w:rsidR="004871E0" w:rsidRDefault="004871E0" w:rsidP="004871E0">
      <w:r>
        <w:pict w14:anchorId="168B165B">
          <v:rect id="_x0000_i1380" style="width:0;height:.75pt" o:hralign="left" o:hrstd="t" o:hrnoshade="t" o:hr="t" fillcolor="#d4d4d4" stroked="f"/>
        </w:pict>
      </w:r>
    </w:p>
    <w:p w14:paraId="2CC3C6E2"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20)When should we interrupt a thread?</w:t>
      </w:r>
    </w:p>
    <w:p w14:paraId="6DB1A9C2"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We should interrupt a thread when we want to break out the sleep or wait state of a thread. We can interrupt a thread by calling the </w:t>
      </w:r>
      <w:proofErr w:type="gramStart"/>
      <w:r>
        <w:rPr>
          <w:rFonts w:ascii="Segoe UI" w:hAnsi="Segoe UI" w:cs="Segoe UI"/>
          <w:color w:val="333333"/>
        </w:rPr>
        <w:t>interrupt(</w:t>
      </w:r>
      <w:proofErr w:type="gramEnd"/>
      <w:r>
        <w:rPr>
          <w:rFonts w:ascii="Segoe UI" w:hAnsi="Segoe UI" w:cs="Segoe UI"/>
          <w:color w:val="333333"/>
        </w:rPr>
        <w:t xml:space="preserve">) throwing the </w:t>
      </w:r>
      <w:proofErr w:type="spellStart"/>
      <w:r>
        <w:rPr>
          <w:rFonts w:ascii="Segoe UI" w:hAnsi="Segoe UI" w:cs="Segoe UI"/>
          <w:color w:val="333333"/>
        </w:rPr>
        <w:t>InterruptedException</w:t>
      </w:r>
      <w:proofErr w:type="spellEnd"/>
      <w:r>
        <w:rPr>
          <w:rFonts w:ascii="Segoe UI" w:hAnsi="Segoe UI" w:cs="Segoe UI"/>
          <w:color w:val="333333"/>
        </w:rPr>
        <w:t>.</w:t>
      </w:r>
    </w:p>
    <w:p w14:paraId="53CA79A0" w14:textId="77777777" w:rsidR="004871E0" w:rsidRDefault="004871E0" w:rsidP="004871E0">
      <w:pPr>
        <w:rPr>
          <w:rFonts w:ascii="Times New Roman" w:hAnsi="Times New Roman" w:cs="Times New Roman"/>
        </w:rPr>
      </w:pPr>
      <w:hyperlink r:id="rId52" w:history="1">
        <w:r>
          <w:rPr>
            <w:rStyle w:val="Hyperlink"/>
            <w:rFonts w:ascii="Segoe UI" w:hAnsi="Segoe UI" w:cs="Segoe UI"/>
            <w:color w:val="008000"/>
            <w:shd w:val="clear" w:color="auto" w:fill="FFFFFF"/>
          </w:rPr>
          <w:t>More details.</w:t>
        </w:r>
      </w:hyperlink>
    </w:p>
    <w:p w14:paraId="19A8DC99" w14:textId="77777777" w:rsidR="004871E0" w:rsidRDefault="004871E0" w:rsidP="004871E0">
      <w:r>
        <w:pict w14:anchorId="70E55834">
          <v:rect id="_x0000_i1381" style="width:0;height:.75pt" o:hralign="left" o:hrstd="t" o:hrnoshade="t" o:hr="t" fillcolor="#d4d4d4" stroked="f"/>
        </w:pict>
      </w:r>
    </w:p>
    <w:p w14:paraId="7E239B84"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21) What is the synchronization?</w:t>
      </w:r>
    </w:p>
    <w:p w14:paraId="37121129"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Synchronization is the capability to control the access of multiple threads to any shared resource. It is used:</w:t>
      </w:r>
    </w:p>
    <w:p w14:paraId="4B2935A0" w14:textId="77777777" w:rsidR="004871E0" w:rsidRDefault="004871E0" w:rsidP="004871E0">
      <w:pPr>
        <w:rPr>
          <w:rFonts w:ascii="Times New Roman" w:hAnsi="Times New Roman" w:cs="Times New Roman"/>
        </w:rPr>
      </w:pPr>
      <w:r>
        <w:lastRenderedPageBreak/>
        <w:pict w14:anchorId="2975B71B">
          <v:rect id="_x0000_i1382" style="width:0;height:.75pt" o:hralign="left" o:hrstd="t" o:hrnoshade="t" o:hr="t" fillcolor="#d4d4d4" stroked="f"/>
        </w:pict>
      </w:r>
    </w:p>
    <w:p w14:paraId="06FB0BE7" w14:textId="77777777" w:rsidR="004871E0" w:rsidRDefault="004871E0" w:rsidP="004871E0">
      <w:pPr>
        <w:numPr>
          <w:ilvl w:val="0"/>
          <w:numId w:val="1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prevent thread interference.</w:t>
      </w:r>
    </w:p>
    <w:p w14:paraId="6804490C" w14:textId="77777777" w:rsidR="004871E0" w:rsidRDefault="004871E0" w:rsidP="004871E0">
      <w:pPr>
        <w:numPr>
          <w:ilvl w:val="0"/>
          <w:numId w:val="1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prevent consistency problem.</w:t>
      </w:r>
    </w:p>
    <w:p w14:paraId="0773510A"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When the multiple threads try to do the same task, there is a possibility of an erroneous result, </w:t>
      </w:r>
      <w:proofErr w:type="gramStart"/>
      <w:r>
        <w:rPr>
          <w:rFonts w:ascii="Segoe UI" w:hAnsi="Segoe UI" w:cs="Segoe UI"/>
          <w:color w:val="333333"/>
        </w:rPr>
        <w:t>hence</w:t>
      </w:r>
      <w:proofErr w:type="gramEnd"/>
      <w:r>
        <w:rPr>
          <w:rFonts w:ascii="Segoe UI" w:hAnsi="Segoe UI" w:cs="Segoe UI"/>
          <w:color w:val="333333"/>
        </w:rPr>
        <w:t xml:space="preserve"> to remove this issue, Java uses the process of synchronization which allows only one thread to be executed at a time. Synchronization can be achieved in three ways:</w:t>
      </w:r>
    </w:p>
    <w:p w14:paraId="6DF8B3E3" w14:textId="77777777" w:rsidR="004871E0" w:rsidRDefault="004871E0" w:rsidP="004871E0">
      <w:pPr>
        <w:numPr>
          <w:ilvl w:val="0"/>
          <w:numId w:val="1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the synchronized method</w:t>
      </w:r>
    </w:p>
    <w:p w14:paraId="791A01B3" w14:textId="77777777" w:rsidR="004871E0" w:rsidRDefault="004871E0" w:rsidP="004871E0">
      <w:pPr>
        <w:numPr>
          <w:ilvl w:val="0"/>
          <w:numId w:val="1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synchronized block</w:t>
      </w:r>
    </w:p>
    <w:p w14:paraId="75C02224" w14:textId="77777777" w:rsidR="004871E0" w:rsidRDefault="004871E0" w:rsidP="004871E0">
      <w:pPr>
        <w:numPr>
          <w:ilvl w:val="0"/>
          <w:numId w:val="1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static synchronization</w:t>
      </w:r>
    </w:p>
    <w:p w14:paraId="66EAB17E"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Syntax for synchronized block</w:t>
      </w:r>
    </w:p>
    <w:p w14:paraId="54A816B3" w14:textId="77777777" w:rsidR="004871E0" w:rsidRDefault="004871E0" w:rsidP="004871E0">
      <w:pPr>
        <w:pStyle w:val="alt"/>
        <w:numPr>
          <w:ilvl w:val="0"/>
          <w:numId w:val="127"/>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synchronized</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object reference expression)  </w:t>
      </w:r>
    </w:p>
    <w:p w14:paraId="4F7BA865" w14:textId="77777777" w:rsidR="004871E0" w:rsidRDefault="004871E0" w:rsidP="004871E0">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F7FC96" w14:textId="77777777" w:rsidR="004871E0" w:rsidRDefault="004871E0" w:rsidP="004871E0">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block</w:t>
      </w:r>
      <w:r>
        <w:rPr>
          <w:rFonts w:ascii="Segoe UI" w:hAnsi="Segoe UI" w:cs="Segoe UI"/>
          <w:color w:val="000000"/>
          <w:bdr w:val="none" w:sz="0" w:space="0" w:color="auto" w:frame="1"/>
        </w:rPr>
        <w:t>  </w:t>
      </w:r>
    </w:p>
    <w:p w14:paraId="25A1F4CA" w14:textId="77777777" w:rsidR="004871E0" w:rsidRDefault="004871E0" w:rsidP="004871E0">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138AB3E" w14:textId="77777777" w:rsidR="004871E0" w:rsidRDefault="004871E0" w:rsidP="004871E0">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0E5CC4" w14:textId="77777777" w:rsidR="004871E0" w:rsidRDefault="004871E0" w:rsidP="004871E0">
      <w:pPr>
        <w:rPr>
          <w:rFonts w:ascii="Times New Roman" w:hAnsi="Times New Roman" w:cs="Times New Roman"/>
        </w:rPr>
      </w:pPr>
      <w:hyperlink r:id="rId53" w:history="1">
        <w:r>
          <w:rPr>
            <w:rStyle w:val="Hyperlink"/>
            <w:rFonts w:ascii="Segoe UI" w:hAnsi="Segoe UI" w:cs="Segoe UI"/>
            <w:color w:val="008000"/>
            <w:shd w:val="clear" w:color="auto" w:fill="FFFFFF"/>
          </w:rPr>
          <w:t>More details.</w:t>
        </w:r>
      </w:hyperlink>
    </w:p>
    <w:p w14:paraId="70098C9D" w14:textId="77777777" w:rsidR="004871E0" w:rsidRDefault="004871E0" w:rsidP="004871E0">
      <w:r>
        <w:pict w14:anchorId="23FE5629">
          <v:rect id="_x0000_i1383" style="width:0;height:.75pt" o:hralign="left" o:hrstd="t" o:hrnoshade="t" o:hr="t" fillcolor="#d4d4d4" stroked="f"/>
        </w:pict>
      </w:r>
    </w:p>
    <w:p w14:paraId="396452D4"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22) What is the purpose of the Synchronized block?</w:t>
      </w:r>
    </w:p>
    <w:p w14:paraId="58CA6927"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The Synchronized block can be used to perform synchronization on any specific resource of the method. Only one thread at a time can execute on a particular resource, and all other threads which attempt to enter the synchronized block are blocked.</w:t>
      </w:r>
    </w:p>
    <w:p w14:paraId="6830EAB6" w14:textId="77777777" w:rsidR="004871E0" w:rsidRDefault="004871E0" w:rsidP="004871E0">
      <w:pPr>
        <w:numPr>
          <w:ilvl w:val="0"/>
          <w:numId w:val="1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Synchronized block is used to lock an object for any shared resource.</w:t>
      </w:r>
    </w:p>
    <w:p w14:paraId="37A93763" w14:textId="77777777" w:rsidR="004871E0" w:rsidRDefault="004871E0" w:rsidP="004871E0">
      <w:pPr>
        <w:numPr>
          <w:ilvl w:val="0"/>
          <w:numId w:val="1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scope of the synchronized block is limited to the block on which, it is applied. Its scope is smaller than a method.</w:t>
      </w:r>
    </w:p>
    <w:p w14:paraId="71BEA0B0" w14:textId="77777777" w:rsidR="004871E0" w:rsidRDefault="004871E0" w:rsidP="004871E0">
      <w:pPr>
        <w:spacing w:after="0" w:line="240" w:lineRule="auto"/>
        <w:rPr>
          <w:rFonts w:ascii="Times New Roman" w:hAnsi="Times New Roman" w:cs="Times New Roman"/>
        </w:rPr>
      </w:pPr>
      <w:hyperlink r:id="rId54" w:history="1">
        <w:r>
          <w:rPr>
            <w:rStyle w:val="Hyperlink"/>
            <w:rFonts w:ascii="Segoe UI" w:hAnsi="Segoe UI" w:cs="Segoe UI"/>
            <w:color w:val="008000"/>
            <w:shd w:val="clear" w:color="auto" w:fill="FFFFFF"/>
          </w:rPr>
          <w:t>More details.</w:t>
        </w:r>
      </w:hyperlink>
    </w:p>
    <w:p w14:paraId="392763F8" w14:textId="77777777" w:rsidR="004871E0" w:rsidRDefault="004871E0" w:rsidP="004871E0">
      <w:r>
        <w:pict w14:anchorId="6F3C2414">
          <v:rect id="_x0000_i1384" style="width:0;height:.75pt" o:hralign="left" o:hrstd="t" o:hrnoshade="t" o:hr="t" fillcolor="#d4d4d4" stroked="f"/>
        </w:pict>
      </w:r>
    </w:p>
    <w:p w14:paraId="3732E774"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23)Can Java object be locked down for exclusive use by a given thread?</w:t>
      </w:r>
    </w:p>
    <w:p w14:paraId="36E6161F"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Yes. You can lock an object by putting it in a "synchronized" block. The locked object is inaccessible to any thread other than the one that explicitly claimed it.</w:t>
      </w:r>
    </w:p>
    <w:p w14:paraId="33EB79F4" w14:textId="77777777" w:rsidR="004871E0" w:rsidRDefault="004871E0" w:rsidP="004871E0">
      <w:pPr>
        <w:rPr>
          <w:rFonts w:ascii="Times New Roman" w:hAnsi="Times New Roman" w:cs="Times New Roman"/>
        </w:rPr>
      </w:pPr>
      <w:r>
        <w:pict w14:anchorId="71411484">
          <v:rect id="_x0000_i1385" style="width:0;height:.75pt" o:hralign="left" o:hrstd="t" o:hrnoshade="t" o:hr="t" fillcolor="#d4d4d4" stroked="f"/>
        </w:pict>
      </w:r>
    </w:p>
    <w:p w14:paraId="6BB2658C"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24) What is static synchronization?</w:t>
      </w:r>
    </w:p>
    <w:p w14:paraId="35EE98E2"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If you make any static method as synchronized, the lock will be on the class not on the object. If we use the synchronized keyword before a method so it will lock the object (one thread can access an object at a time) but if we use static synchronized so it will lock a class (one thread can access a class at a time). </w:t>
      </w:r>
      <w:hyperlink r:id="rId55" w:history="1">
        <w:r>
          <w:rPr>
            <w:rStyle w:val="Hyperlink"/>
            <w:rFonts w:ascii="Segoe UI" w:hAnsi="Segoe UI" w:cs="Segoe UI"/>
            <w:color w:val="008000"/>
          </w:rPr>
          <w:t>More details.</w:t>
        </w:r>
      </w:hyperlink>
    </w:p>
    <w:p w14:paraId="1D6BD4AB" w14:textId="77777777" w:rsidR="004871E0" w:rsidRDefault="004871E0" w:rsidP="004871E0">
      <w:pPr>
        <w:rPr>
          <w:rFonts w:ascii="Times New Roman" w:hAnsi="Times New Roman" w:cs="Times New Roman"/>
        </w:rPr>
      </w:pPr>
      <w:r>
        <w:pict w14:anchorId="68BCF287">
          <v:rect id="_x0000_i1386" style="width:0;height:.75pt" o:hralign="left" o:hrstd="t" o:hrnoshade="t" o:hr="t" fillcolor="#d4d4d4" stroked="f"/>
        </w:pict>
      </w:r>
    </w:p>
    <w:p w14:paraId="4CCA714C"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25)What is the difference between </w:t>
      </w:r>
      <w:proofErr w:type="gramStart"/>
      <w:r>
        <w:rPr>
          <w:rFonts w:ascii="Helvetica" w:hAnsi="Helvetica"/>
          <w:b w:val="0"/>
          <w:bCs w:val="0"/>
          <w:color w:val="610B4B"/>
          <w:sz w:val="32"/>
          <w:szCs w:val="32"/>
        </w:rPr>
        <w:t>notify(</w:t>
      </w:r>
      <w:proofErr w:type="gramEnd"/>
      <w:r>
        <w:rPr>
          <w:rFonts w:ascii="Helvetica" w:hAnsi="Helvetica"/>
          <w:b w:val="0"/>
          <w:bCs w:val="0"/>
          <w:color w:val="610B4B"/>
          <w:sz w:val="32"/>
          <w:szCs w:val="32"/>
        </w:rPr>
        <w:t xml:space="preserve">) and </w:t>
      </w:r>
      <w:proofErr w:type="spellStart"/>
      <w:r>
        <w:rPr>
          <w:rFonts w:ascii="Helvetica" w:hAnsi="Helvetica"/>
          <w:b w:val="0"/>
          <w:bCs w:val="0"/>
          <w:color w:val="610B4B"/>
          <w:sz w:val="32"/>
          <w:szCs w:val="32"/>
        </w:rPr>
        <w:t>notifyAll</w:t>
      </w:r>
      <w:proofErr w:type="spellEnd"/>
      <w:r>
        <w:rPr>
          <w:rFonts w:ascii="Helvetica" w:hAnsi="Helvetica"/>
          <w:b w:val="0"/>
          <w:bCs w:val="0"/>
          <w:color w:val="610B4B"/>
          <w:sz w:val="32"/>
          <w:szCs w:val="32"/>
        </w:rPr>
        <w:t>()?</w:t>
      </w:r>
    </w:p>
    <w:p w14:paraId="0D694DE6"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notify(</w:t>
      </w:r>
      <w:proofErr w:type="gramEnd"/>
      <w:r>
        <w:rPr>
          <w:rFonts w:ascii="Segoe UI" w:hAnsi="Segoe UI" w:cs="Segoe UI"/>
          <w:color w:val="333333"/>
        </w:rPr>
        <w:t xml:space="preserve">) is used to unblock one waiting thread whereas </w:t>
      </w:r>
      <w:proofErr w:type="spellStart"/>
      <w:r>
        <w:rPr>
          <w:rFonts w:ascii="Segoe UI" w:hAnsi="Segoe UI" w:cs="Segoe UI"/>
          <w:color w:val="333333"/>
        </w:rPr>
        <w:t>notifyAll</w:t>
      </w:r>
      <w:proofErr w:type="spellEnd"/>
      <w:r>
        <w:rPr>
          <w:rFonts w:ascii="Segoe UI" w:hAnsi="Segoe UI" w:cs="Segoe UI"/>
          <w:color w:val="333333"/>
        </w:rPr>
        <w:t>() method is used to unblock all the threads in waiting state.</w:t>
      </w:r>
    </w:p>
    <w:p w14:paraId="1BDE2981" w14:textId="77777777" w:rsidR="004871E0" w:rsidRDefault="004871E0" w:rsidP="004871E0">
      <w:pPr>
        <w:rPr>
          <w:rFonts w:ascii="Times New Roman" w:hAnsi="Times New Roman" w:cs="Times New Roman"/>
        </w:rPr>
      </w:pPr>
      <w:r>
        <w:pict w14:anchorId="33B11882">
          <v:rect id="_x0000_i1387" style="width:0;height:.75pt" o:hralign="left" o:hrstd="t" o:hrnoshade="t" o:hr="t" fillcolor="#d4d4d4" stroked="f"/>
        </w:pict>
      </w:r>
    </w:p>
    <w:p w14:paraId="34EAEF23"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26)What is the deadlock?</w:t>
      </w:r>
    </w:p>
    <w:p w14:paraId="33E4F12D"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Deadlock is a situation in which every thread is waiting for a resource which is held by some other waiting thread. In this situation, </w:t>
      </w:r>
      <w:proofErr w:type="gramStart"/>
      <w:r>
        <w:rPr>
          <w:rFonts w:ascii="Segoe UI" w:hAnsi="Segoe UI" w:cs="Segoe UI"/>
          <w:color w:val="333333"/>
        </w:rPr>
        <w:t>Neither</w:t>
      </w:r>
      <w:proofErr w:type="gramEnd"/>
      <w:r>
        <w:rPr>
          <w:rFonts w:ascii="Segoe UI" w:hAnsi="Segoe UI" w:cs="Segoe UI"/>
          <w:color w:val="333333"/>
        </w:rPr>
        <w:t xml:space="preserve"> of the thread executes nor it gets the chance to be executed. Instead, there exists a universal waiting state among all the threads. Deadlock is a very complicated situation which can break our code at runtime.</w:t>
      </w:r>
    </w:p>
    <w:p w14:paraId="71050E8E" w14:textId="77777777" w:rsidR="004871E0" w:rsidRDefault="004871E0" w:rsidP="004871E0">
      <w:pPr>
        <w:rPr>
          <w:rFonts w:ascii="Times New Roman" w:hAnsi="Times New Roman" w:cs="Times New Roman"/>
        </w:rPr>
      </w:pPr>
      <w:hyperlink r:id="rId56" w:history="1">
        <w:r>
          <w:rPr>
            <w:rStyle w:val="Hyperlink"/>
            <w:rFonts w:ascii="Segoe UI" w:hAnsi="Segoe UI" w:cs="Segoe UI"/>
            <w:color w:val="008000"/>
            <w:shd w:val="clear" w:color="auto" w:fill="FFFFFF"/>
          </w:rPr>
          <w:t>More details.</w:t>
        </w:r>
      </w:hyperlink>
    </w:p>
    <w:p w14:paraId="6A0C5B2A" w14:textId="77777777" w:rsidR="004871E0" w:rsidRDefault="004871E0" w:rsidP="004871E0">
      <w:r>
        <w:pict w14:anchorId="2C06098C">
          <v:rect id="_x0000_i1388" style="width:0;height:.75pt" o:hralign="left" o:hrstd="t" o:hrnoshade="t" o:hr="t" fillcolor="#d4d4d4" stroked="f"/>
        </w:pict>
      </w:r>
    </w:p>
    <w:p w14:paraId="77124494"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27) How to detect a deadlock condition? How can it be avoided?</w:t>
      </w:r>
    </w:p>
    <w:p w14:paraId="12DDD84E"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We can detect the deadlock condition by running the code on </w:t>
      </w:r>
      <w:proofErr w:type="spellStart"/>
      <w:r>
        <w:rPr>
          <w:rFonts w:ascii="Segoe UI" w:hAnsi="Segoe UI" w:cs="Segoe UI"/>
          <w:color w:val="333333"/>
        </w:rPr>
        <w:t>cmd</w:t>
      </w:r>
      <w:proofErr w:type="spellEnd"/>
      <w:r>
        <w:rPr>
          <w:rFonts w:ascii="Segoe UI" w:hAnsi="Segoe UI" w:cs="Segoe UI"/>
          <w:color w:val="333333"/>
        </w:rPr>
        <w:t xml:space="preserve"> and collecting the Thread Dump, and if any deadlock is present in the code, then a message will appear on cmd.</w:t>
      </w:r>
    </w:p>
    <w:p w14:paraId="63BFE999"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Ways to avoid the deadlock condition in Java:</w:t>
      </w:r>
    </w:p>
    <w:p w14:paraId="54717470" w14:textId="77777777" w:rsidR="004871E0" w:rsidRDefault="004871E0" w:rsidP="004871E0">
      <w:pPr>
        <w:numPr>
          <w:ilvl w:val="0"/>
          <w:numId w:val="1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Avoid Nested lock:</w:t>
      </w:r>
      <w:r>
        <w:rPr>
          <w:rFonts w:ascii="Segoe UI" w:hAnsi="Segoe UI" w:cs="Segoe UI"/>
          <w:color w:val="000000"/>
        </w:rPr>
        <w:t xml:space="preserve"> Nested lock is the common reason for deadlock as deadlock occurs when we provide locks to various threads so we should give one lock to only one thread at some </w:t>
      </w:r>
      <w:proofErr w:type="gramStart"/>
      <w:r>
        <w:rPr>
          <w:rFonts w:ascii="Segoe UI" w:hAnsi="Segoe UI" w:cs="Segoe UI"/>
          <w:color w:val="000000"/>
        </w:rPr>
        <w:t>particular time</w:t>
      </w:r>
      <w:proofErr w:type="gramEnd"/>
      <w:r>
        <w:rPr>
          <w:rFonts w:ascii="Segoe UI" w:hAnsi="Segoe UI" w:cs="Segoe UI"/>
          <w:color w:val="000000"/>
        </w:rPr>
        <w:t>.</w:t>
      </w:r>
    </w:p>
    <w:p w14:paraId="1F8CCF12" w14:textId="77777777" w:rsidR="004871E0" w:rsidRDefault="004871E0" w:rsidP="004871E0">
      <w:pPr>
        <w:numPr>
          <w:ilvl w:val="0"/>
          <w:numId w:val="1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Avoid unnecessary locks:</w:t>
      </w:r>
      <w:r>
        <w:rPr>
          <w:rFonts w:ascii="Segoe UI" w:hAnsi="Segoe UI" w:cs="Segoe UI"/>
          <w:color w:val="000000"/>
        </w:rPr>
        <w:t> we must avoid the locks which are not required.</w:t>
      </w:r>
    </w:p>
    <w:p w14:paraId="77F0ABF8" w14:textId="77777777" w:rsidR="004871E0" w:rsidRDefault="004871E0" w:rsidP="004871E0">
      <w:pPr>
        <w:numPr>
          <w:ilvl w:val="0"/>
          <w:numId w:val="1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Using thread join:</w:t>
      </w:r>
      <w:r>
        <w:rPr>
          <w:rFonts w:ascii="Segoe UI" w:hAnsi="Segoe UI" w:cs="Segoe UI"/>
          <w:color w:val="000000"/>
        </w:rPr>
        <w:t> Thread join helps to wait for a thread until another thread doesn't finish its execution so we can avoid deadlock by maximum use of join method.</w:t>
      </w:r>
    </w:p>
    <w:p w14:paraId="67023F67" w14:textId="77777777" w:rsidR="004871E0" w:rsidRDefault="004871E0" w:rsidP="004871E0">
      <w:pPr>
        <w:spacing w:after="0" w:line="240" w:lineRule="auto"/>
        <w:rPr>
          <w:rFonts w:ascii="Times New Roman" w:hAnsi="Times New Roman" w:cs="Times New Roman"/>
        </w:rPr>
      </w:pPr>
      <w:r>
        <w:pict w14:anchorId="7EA8FCEC">
          <v:rect id="_x0000_i1389" style="width:0;height:.75pt" o:hralign="left" o:hrstd="t" o:hrnoshade="t" o:hr="t" fillcolor="#d4d4d4" stroked="f"/>
        </w:pict>
      </w:r>
    </w:p>
    <w:p w14:paraId="5C474B6D"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28) What is Thread Scheduler in java?</w:t>
      </w:r>
    </w:p>
    <w:p w14:paraId="36257BDA"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In Java, when we create the threads, they are supervised with the help of a Thread Scheduler, which is the part of JVM. Thread scheduler is only responsible for deciding which thread should be executed. Thread scheduler uses two mechanisms for scheduling the threads: Preemptive and Time Slicing.</w:t>
      </w:r>
    </w:p>
    <w:p w14:paraId="570D1935" w14:textId="77777777" w:rsidR="004871E0" w:rsidRDefault="004871E0" w:rsidP="004871E0">
      <w:pPr>
        <w:rPr>
          <w:rFonts w:ascii="Times New Roman" w:hAnsi="Times New Roman" w:cs="Times New Roman"/>
        </w:rPr>
      </w:pPr>
      <w:r>
        <w:rPr>
          <w:rFonts w:ascii="Segoe UI" w:hAnsi="Segoe UI" w:cs="Segoe UI"/>
          <w:color w:val="333333"/>
          <w:shd w:val="clear" w:color="auto" w:fill="FFFFFF"/>
        </w:rPr>
        <w:t>Java thread scheduler also works for deciding the following for a thread:</w:t>
      </w:r>
    </w:p>
    <w:p w14:paraId="2C8CFD3E" w14:textId="77777777" w:rsidR="004871E0" w:rsidRDefault="004871E0" w:rsidP="004871E0">
      <w:pPr>
        <w:numPr>
          <w:ilvl w:val="0"/>
          <w:numId w:val="1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selects the priority of the thread.</w:t>
      </w:r>
    </w:p>
    <w:p w14:paraId="37DBF815" w14:textId="77777777" w:rsidR="004871E0" w:rsidRDefault="004871E0" w:rsidP="004871E0">
      <w:pPr>
        <w:numPr>
          <w:ilvl w:val="0"/>
          <w:numId w:val="1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determines the waiting time for a </w:t>
      </w:r>
      <w:proofErr w:type="gramStart"/>
      <w:r>
        <w:rPr>
          <w:rFonts w:ascii="Segoe UI" w:hAnsi="Segoe UI" w:cs="Segoe UI"/>
          <w:color w:val="000000"/>
        </w:rPr>
        <w:t>thread</w:t>
      </w:r>
      <w:proofErr w:type="gramEnd"/>
    </w:p>
    <w:p w14:paraId="0CC91F30" w14:textId="77777777" w:rsidR="004871E0" w:rsidRDefault="004871E0" w:rsidP="004871E0">
      <w:pPr>
        <w:numPr>
          <w:ilvl w:val="0"/>
          <w:numId w:val="1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checks the Nature of </w:t>
      </w:r>
      <w:proofErr w:type="gramStart"/>
      <w:r>
        <w:rPr>
          <w:rFonts w:ascii="Segoe UI" w:hAnsi="Segoe UI" w:cs="Segoe UI"/>
          <w:color w:val="000000"/>
        </w:rPr>
        <w:t>thread</w:t>
      </w:r>
      <w:proofErr w:type="gramEnd"/>
    </w:p>
    <w:p w14:paraId="1ABE3AF3" w14:textId="77777777" w:rsidR="004871E0" w:rsidRDefault="004871E0" w:rsidP="004871E0">
      <w:pPr>
        <w:spacing w:after="0" w:line="240" w:lineRule="auto"/>
        <w:rPr>
          <w:rFonts w:ascii="Times New Roman" w:hAnsi="Times New Roman" w:cs="Times New Roman"/>
        </w:rPr>
      </w:pPr>
      <w:r>
        <w:pict w14:anchorId="33FBEB5D">
          <v:rect id="_x0000_i1390" style="width:0;height:.75pt" o:hralign="left" o:hrstd="t" o:hrnoshade="t" o:hr="t" fillcolor="#d4d4d4" stroked="f"/>
        </w:pict>
      </w:r>
    </w:p>
    <w:p w14:paraId="0EE82CD6"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29) Does each thread have its stack in multithreaded programming?</w:t>
      </w:r>
    </w:p>
    <w:p w14:paraId="7C0CB5D3"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Yes, in multithreaded programming every thread maintains its own or separate stack area in memory due to which every thread is independent of each other.</w:t>
      </w:r>
    </w:p>
    <w:p w14:paraId="0EA866AD" w14:textId="77777777" w:rsidR="004871E0" w:rsidRDefault="004871E0" w:rsidP="004871E0">
      <w:pPr>
        <w:rPr>
          <w:rFonts w:ascii="Times New Roman" w:hAnsi="Times New Roman" w:cs="Times New Roman"/>
        </w:rPr>
      </w:pPr>
      <w:r>
        <w:pict w14:anchorId="62810B8D">
          <v:rect id="_x0000_i1391" style="width:0;height:.75pt" o:hralign="left" o:hrstd="t" o:hrnoshade="t" o:hr="t" fillcolor="#d4d4d4" stroked="f"/>
        </w:pict>
      </w:r>
    </w:p>
    <w:p w14:paraId="6D77BA9C"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30) How is the safety of a thread achieved?</w:t>
      </w:r>
    </w:p>
    <w:p w14:paraId="253EE29E"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If a method or class object can be used by multiple threads at a time without any race condition, then the class is </w:t>
      </w:r>
      <w:proofErr w:type="gramStart"/>
      <w:r>
        <w:rPr>
          <w:rFonts w:ascii="Segoe UI" w:hAnsi="Segoe UI" w:cs="Segoe UI"/>
          <w:color w:val="333333"/>
        </w:rPr>
        <w:t>thread-safe</w:t>
      </w:r>
      <w:proofErr w:type="gramEnd"/>
      <w:r>
        <w:rPr>
          <w:rFonts w:ascii="Segoe UI" w:hAnsi="Segoe UI" w:cs="Segoe UI"/>
          <w:color w:val="333333"/>
        </w:rPr>
        <w:t>. Thread safety is used to make a program safe to use in multithreaded programming. It can be achieved by the following ways:</w:t>
      </w:r>
    </w:p>
    <w:p w14:paraId="78888942" w14:textId="77777777" w:rsidR="004871E0" w:rsidRDefault="004871E0" w:rsidP="004871E0">
      <w:pPr>
        <w:numPr>
          <w:ilvl w:val="0"/>
          <w:numId w:val="1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Synchronization</w:t>
      </w:r>
    </w:p>
    <w:p w14:paraId="29069C38" w14:textId="77777777" w:rsidR="004871E0" w:rsidRDefault="004871E0" w:rsidP="004871E0">
      <w:pPr>
        <w:numPr>
          <w:ilvl w:val="0"/>
          <w:numId w:val="1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Using Volatile keyword</w:t>
      </w:r>
    </w:p>
    <w:p w14:paraId="7DA3D1E7" w14:textId="77777777" w:rsidR="004871E0" w:rsidRDefault="004871E0" w:rsidP="004871E0">
      <w:pPr>
        <w:numPr>
          <w:ilvl w:val="0"/>
          <w:numId w:val="1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Using a lock based </w:t>
      </w:r>
      <w:proofErr w:type="gramStart"/>
      <w:r>
        <w:rPr>
          <w:rFonts w:ascii="Segoe UI" w:hAnsi="Segoe UI" w:cs="Segoe UI"/>
          <w:color w:val="000000"/>
        </w:rPr>
        <w:t>mechanism</w:t>
      </w:r>
      <w:proofErr w:type="gramEnd"/>
    </w:p>
    <w:p w14:paraId="10B888A7" w14:textId="77777777" w:rsidR="004871E0" w:rsidRDefault="004871E0" w:rsidP="004871E0">
      <w:pPr>
        <w:numPr>
          <w:ilvl w:val="0"/>
          <w:numId w:val="1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 of atomic wrapper classes</w:t>
      </w:r>
    </w:p>
    <w:p w14:paraId="125F1A5B" w14:textId="77777777" w:rsidR="004871E0" w:rsidRDefault="004871E0" w:rsidP="004871E0">
      <w:pPr>
        <w:spacing w:after="0" w:line="240" w:lineRule="auto"/>
        <w:rPr>
          <w:rFonts w:ascii="Times New Roman" w:hAnsi="Times New Roman" w:cs="Times New Roman"/>
        </w:rPr>
      </w:pPr>
      <w:r>
        <w:pict w14:anchorId="0BA505FB">
          <v:rect id="_x0000_i1392" style="width:0;height:.75pt" o:hralign="left" o:hrstd="t" o:hrnoshade="t" o:hr="t" fillcolor="#d4d4d4" stroked="f"/>
        </w:pict>
      </w:r>
    </w:p>
    <w:p w14:paraId="6582C490"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31) What is race-condition?</w:t>
      </w:r>
    </w:p>
    <w:p w14:paraId="64BBA84B"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A Race condition is a problem which occurs in the multithreaded programming when various threads execute simultaneously accessing a shared resource at the same time. The proper use of synchronization can avoid the Race condition.</w:t>
      </w:r>
    </w:p>
    <w:p w14:paraId="0E34393D" w14:textId="77777777" w:rsidR="004871E0" w:rsidRDefault="004871E0" w:rsidP="004871E0">
      <w:pPr>
        <w:rPr>
          <w:rFonts w:ascii="Times New Roman" w:hAnsi="Times New Roman" w:cs="Times New Roman"/>
        </w:rPr>
      </w:pPr>
      <w:r>
        <w:pict w14:anchorId="54E314EC">
          <v:rect id="_x0000_i1393" style="width:0;height:.75pt" o:hralign="left" o:hrstd="t" o:hrnoshade="t" o:hr="t" fillcolor="#d4d4d4" stroked="f"/>
        </w:pict>
      </w:r>
    </w:p>
    <w:p w14:paraId="04849389"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32) What is the volatile keyword in java?</w:t>
      </w:r>
    </w:p>
    <w:p w14:paraId="6D1C8EFC"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Volatile keyword is used in multithreaded programming to achieve the thread safety, as a change in one volatile variable is visible to all other threads so one variable can be used by one thread at a time.</w:t>
      </w:r>
    </w:p>
    <w:p w14:paraId="7BA65DCB" w14:textId="77777777" w:rsidR="004871E0" w:rsidRDefault="004871E0" w:rsidP="004871E0">
      <w:pPr>
        <w:rPr>
          <w:rFonts w:ascii="Times New Roman" w:hAnsi="Times New Roman" w:cs="Times New Roman"/>
        </w:rPr>
      </w:pPr>
      <w:r>
        <w:pict w14:anchorId="26A6780E">
          <v:rect id="_x0000_i1394" style="width:0;height:.75pt" o:hralign="left" o:hrstd="t" o:hrnoshade="t" o:hr="t" fillcolor="#d4d4d4" stroked="f"/>
        </w:pict>
      </w:r>
    </w:p>
    <w:p w14:paraId="38692584"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33) What do you understand by thread pool?</w:t>
      </w:r>
    </w:p>
    <w:p w14:paraId="34D0FAAB" w14:textId="77777777" w:rsidR="004871E0" w:rsidRDefault="004871E0" w:rsidP="004871E0">
      <w:pPr>
        <w:numPr>
          <w:ilvl w:val="0"/>
          <w:numId w:val="13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Java Thread pool represents a group of worker threads, which are waiting for the task to be allocated.</w:t>
      </w:r>
    </w:p>
    <w:p w14:paraId="502D310F" w14:textId="77777777" w:rsidR="004871E0" w:rsidRDefault="004871E0" w:rsidP="004871E0">
      <w:pPr>
        <w:numPr>
          <w:ilvl w:val="0"/>
          <w:numId w:val="1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Threads in the thread pool are supervised by the service provider which pulls one thread from the pool and assign a job to it.</w:t>
      </w:r>
    </w:p>
    <w:p w14:paraId="70BFFC77" w14:textId="77777777" w:rsidR="004871E0" w:rsidRDefault="004871E0" w:rsidP="004871E0">
      <w:pPr>
        <w:numPr>
          <w:ilvl w:val="0"/>
          <w:numId w:val="1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After completion of the given task, thread again came to the thread pool.</w:t>
      </w:r>
    </w:p>
    <w:p w14:paraId="10455047" w14:textId="77777777" w:rsidR="004871E0" w:rsidRDefault="004871E0" w:rsidP="004871E0">
      <w:pPr>
        <w:numPr>
          <w:ilvl w:val="0"/>
          <w:numId w:val="1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size of the thread pool depends on the total number of threads kept at reserve for execution.</w:t>
      </w:r>
    </w:p>
    <w:p w14:paraId="4E256EC3"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advantages of the thread pool </w:t>
      </w:r>
      <w:proofErr w:type="gramStart"/>
      <w:r>
        <w:rPr>
          <w:rFonts w:ascii="Segoe UI" w:hAnsi="Segoe UI" w:cs="Segoe UI"/>
          <w:color w:val="333333"/>
        </w:rPr>
        <w:t>are :</w:t>
      </w:r>
      <w:proofErr w:type="gramEnd"/>
    </w:p>
    <w:p w14:paraId="0D1706CF" w14:textId="77777777" w:rsidR="004871E0" w:rsidRDefault="004871E0" w:rsidP="004871E0">
      <w:pPr>
        <w:numPr>
          <w:ilvl w:val="0"/>
          <w:numId w:val="1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a thread pool, performance can be enhanced.</w:t>
      </w:r>
    </w:p>
    <w:p w14:paraId="476CF01E" w14:textId="77777777" w:rsidR="004871E0" w:rsidRDefault="004871E0" w:rsidP="004871E0">
      <w:pPr>
        <w:numPr>
          <w:ilvl w:val="0"/>
          <w:numId w:val="1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a thread pool, better system stability can occur.</w:t>
      </w:r>
    </w:p>
    <w:p w14:paraId="39447C3A" w14:textId="77777777" w:rsidR="004871E0" w:rsidRDefault="004871E0" w:rsidP="004871E0">
      <w:pPr>
        <w:spacing w:after="0" w:line="240" w:lineRule="auto"/>
        <w:rPr>
          <w:rFonts w:ascii="Times New Roman" w:hAnsi="Times New Roman" w:cs="Times New Roman"/>
        </w:rPr>
      </w:pPr>
      <w:r>
        <w:pict w14:anchorId="5B586E27">
          <v:rect id="_x0000_i1395" style="width:0;height:.75pt" o:hralign="left" o:hrstd="t" o:hrnoshade="t" o:hr="t" fillcolor="#d4d4d4" stroked="f"/>
        </w:pict>
      </w:r>
    </w:p>
    <w:p w14:paraId="135E81EF" w14:textId="77777777" w:rsidR="004871E0" w:rsidRDefault="004871E0" w:rsidP="004871E0">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Concurrency Interview Questions</w:t>
      </w:r>
    </w:p>
    <w:p w14:paraId="2BAB5E87"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34) What are the main components of concurrency API?</w:t>
      </w:r>
    </w:p>
    <w:p w14:paraId="68563D6D"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Concurrency API can be developed using the class and interfaces of </w:t>
      </w:r>
      <w:proofErr w:type="spellStart"/>
      <w:proofErr w:type="gramStart"/>
      <w:r>
        <w:rPr>
          <w:rFonts w:ascii="Segoe UI" w:hAnsi="Segoe UI" w:cs="Segoe UI"/>
          <w:color w:val="333333"/>
        </w:rPr>
        <w:t>java.util</w:t>
      </w:r>
      <w:proofErr w:type="gramEnd"/>
      <w:r>
        <w:rPr>
          <w:rFonts w:ascii="Segoe UI" w:hAnsi="Segoe UI" w:cs="Segoe UI"/>
          <w:color w:val="333333"/>
        </w:rPr>
        <w:t>.Concurrent</w:t>
      </w:r>
      <w:proofErr w:type="spellEnd"/>
      <w:r>
        <w:rPr>
          <w:rFonts w:ascii="Segoe UI" w:hAnsi="Segoe UI" w:cs="Segoe UI"/>
          <w:color w:val="333333"/>
        </w:rPr>
        <w:t xml:space="preserve"> package. There are the following classes and interfaces in </w:t>
      </w:r>
      <w:proofErr w:type="spellStart"/>
      <w:proofErr w:type="gramStart"/>
      <w:r>
        <w:rPr>
          <w:rFonts w:ascii="Segoe UI" w:hAnsi="Segoe UI" w:cs="Segoe UI"/>
          <w:color w:val="333333"/>
        </w:rPr>
        <w:t>java.util</w:t>
      </w:r>
      <w:proofErr w:type="gramEnd"/>
      <w:r>
        <w:rPr>
          <w:rFonts w:ascii="Segoe UI" w:hAnsi="Segoe UI" w:cs="Segoe UI"/>
          <w:color w:val="333333"/>
        </w:rPr>
        <w:t>.Concurrent</w:t>
      </w:r>
      <w:proofErr w:type="spellEnd"/>
      <w:r>
        <w:rPr>
          <w:rFonts w:ascii="Segoe UI" w:hAnsi="Segoe UI" w:cs="Segoe UI"/>
          <w:color w:val="333333"/>
        </w:rPr>
        <w:t xml:space="preserve"> package.</w:t>
      </w:r>
    </w:p>
    <w:p w14:paraId="4F7F7D60"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Executor</w:t>
      </w:r>
    </w:p>
    <w:p w14:paraId="68F9B299"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FarkJoinPool</w:t>
      </w:r>
      <w:proofErr w:type="spellEnd"/>
    </w:p>
    <w:p w14:paraId="4E4598E8"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ExecutorService</w:t>
      </w:r>
      <w:proofErr w:type="spellEnd"/>
    </w:p>
    <w:p w14:paraId="5F07E9C0"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ScheduledExecutorService</w:t>
      </w:r>
      <w:proofErr w:type="spellEnd"/>
    </w:p>
    <w:p w14:paraId="4D9F530D"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Future</w:t>
      </w:r>
    </w:p>
    <w:p w14:paraId="7441ED91"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TimeUnit</w:t>
      </w:r>
      <w:proofErr w:type="spellEnd"/>
      <w:r>
        <w:rPr>
          <w:rFonts w:ascii="Segoe UI" w:hAnsi="Segoe UI" w:cs="Segoe UI"/>
          <w:color w:val="000000"/>
        </w:rPr>
        <w:t>(</w:t>
      </w:r>
      <w:proofErr w:type="gramEnd"/>
      <w:r>
        <w:rPr>
          <w:rFonts w:ascii="Segoe UI" w:hAnsi="Segoe UI" w:cs="Segoe UI"/>
          <w:color w:val="000000"/>
        </w:rPr>
        <w:t>Enum)</w:t>
      </w:r>
    </w:p>
    <w:p w14:paraId="2043B755"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CountDownLatch</w:t>
      </w:r>
      <w:proofErr w:type="spellEnd"/>
    </w:p>
    <w:p w14:paraId="60DD01D5"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CyclicBarrier</w:t>
      </w:r>
      <w:proofErr w:type="spellEnd"/>
    </w:p>
    <w:p w14:paraId="199C2CEF"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Semaphore</w:t>
      </w:r>
    </w:p>
    <w:p w14:paraId="17749D86"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ThreadFactory</w:t>
      </w:r>
      <w:proofErr w:type="spellEnd"/>
    </w:p>
    <w:p w14:paraId="6FCBE934"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BlockingQueue</w:t>
      </w:r>
      <w:proofErr w:type="spellEnd"/>
    </w:p>
    <w:p w14:paraId="7CBE73B0"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DelayQueue</w:t>
      </w:r>
      <w:proofErr w:type="spellEnd"/>
    </w:p>
    <w:p w14:paraId="31691442"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Locks</w:t>
      </w:r>
    </w:p>
    <w:p w14:paraId="273B026B" w14:textId="77777777" w:rsidR="004871E0" w:rsidRDefault="004871E0" w:rsidP="004871E0">
      <w:pPr>
        <w:numPr>
          <w:ilvl w:val="0"/>
          <w:numId w:val="1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Phaser</w:t>
      </w:r>
    </w:p>
    <w:p w14:paraId="1DD87F91" w14:textId="77777777" w:rsidR="004871E0" w:rsidRDefault="004871E0" w:rsidP="004871E0">
      <w:pPr>
        <w:spacing w:after="0" w:line="240" w:lineRule="auto"/>
        <w:rPr>
          <w:rFonts w:ascii="Times New Roman" w:hAnsi="Times New Roman" w:cs="Times New Roman"/>
        </w:rPr>
      </w:pPr>
      <w:r>
        <w:pict w14:anchorId="6A86A96E">
          <v:rect id="_x0000_i1396" style="width:0;height:.75pt" o:hralign="left" o:hrstd="t" o:hrnoshade="t" o:hr="t" fillcolor="#d4d4d4" stroked="f"/>
        </w:pict>
      </w:r>
    </w:p>
    <w:p w14:paraId="15A2961A"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35) What is the Executor interface in Concurrency API in Java?</w:t>
      </w:r>
    </w:p>
    <w:p w14:paraId="19650E4F"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Executor Interface provided by the package </w:t>
      </w:r>
      <w:proofErr w:type="spellStart"/>
      <w:proofErr w:type="gramStart"/>
      <w:r>
        <w:rPr>
          <w:rFonts w:ascii="Segoe UI" w:hAnsi="Segoe UI" w:cs="Segoe UI"/>
          <w:color w:val="333333"/>
        </w:rPr>
        <w:t>java.util</w:t>
      </w:r>
      <w:proofErr w:type="gramEnd"/>
      <w:r>
        <w:rPr>
          <w:rFonts w:ascii="Segoe UI" w:hAnsi="Segoe UI" w:cs="Segoe UI"/>
          <w:color w:val="333333"/>
        </w:rPr>
        <w:t>.concurrent</w:t>
      </w:r>
      <w:proofErr w:type="spellEnd"/>
      <w:r>
        <w:rPr>
          <w:rFonts w:ascii="Segoe UI" w:hAnsi="Segoe UI" w:cs="Segoe UI"/>
          <w:color w:val="333333"/>
        </w:rPr>
        <w:t xml:space="preserve"> is the simple interface used to execute the new task. The </w:t>
      </w:r>
      <w:proofErr w:type="gramStart"/>
      <w:r>
        <w:rPr>
          <w:rFonts w:ascii="Segoe UI" w:hAnsi="Segoe UI" w:cs="Segoe UI"/>
          <w:color w:val="333333"/>
        </w:rPr>
        <w:t>execute(</w:t>
      </w:r>
      <w:proofErr w:type="gramEnd"/>
      <w:r>
        <w:rPr>
          <w:rFonts w:ascii="Segoe UI" w:hAnsi="Segoe UI" w:cs="Segoe UI"/>
          <w:color w:val="333333"/>
        </w:rPr>
        <w:t xml:space="preserve">) method of Executor interface is used to execute some given command. The syntax of the </w:t>
      </w:r>
      <w:proofErr w:type="gramStart"/>
      <w:r>
        <w:rPr>
          <w:rFonts w:ascii="Segoe UI" w:hAnsi="Segoe UI" w:cs="Segoe UI"/>
          <w:color w:val="333333"/>
        </w:rPr>
        <w:t>execute(</w:t>
      </w:r>
      <w:proofErr w:type="gramEnd"/>
      <w:r>
        <w:rPr>
          <w:rFonts w:ascii="Segoe UI" w:hAnsi="Segoe UI" w:cs="Segoe UI"/>
          <w:color w:val="333333"/>
        </w:rPr>
        <w:t>) method is given below.</w:t>
      </w:r>
    </w:p>
    <w:p w14:paraId="54E29C47"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void </w:t>
      </w:r>
      <w:proofErr w:type="gramStart"/>
      <w:r>
        <w:rPr>
          <w:rStyle w:val="Strong"/>
          <w:rFonts w:ascii="Segoe UI" w:hAnsi="Segoe UI" w:cs="Segoe UI"/>
          <w:color w:val="333333"/>
        </w:rPr>
        <w:t>execute(</w:t>
      </w:r>
      <w:proofErr w:type="gramEnd"/>
      <w:r>
        <w:rPr>
          <w:rStyle w:val="Strong"/>
          <w:rFonts w:ascii="Segoe UI" w:hAnsi="Segoe UI" w:cs="Segoe UI"/>
          <w:color w:val="333333"/>
        </w:rPr>
        <w:t>Runnable command)</w:t>
      </w:r>
    </w:p>
    <w:p w14:paraId="149236BF"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Consider the following example:</w:t>
      </w:r>
    </w:p>
    <w:p w14:paraId="484B06E4"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.concurrent.Executor</w:t>
      </w:r>
      <w:proofErr w:type="spellEnd"/>
      <w:r>
        <w:rPr>
          <w:rFonts w:ascii="Segoe UI" w:hAnsi="Segoe UI" w:cs="Segoe UI"/>
          <w:color w:val="000000"/>
          <w:bdr w:val="none" w:sz="0" w:space="0" w:color="auto" w:frame="1"/>
        </w:rPr>
        <w:t>;  </w:t>
      </w:r>
    </w:p>
    <w:p w14:paraId="015439F0" w14:textId="77777777" w:rsidR="004871E0" w:rsidRDefault="004871E0" w:rsidP="004871E0">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.concurrent.Executors</w:t>
      </w:r>
      <w:proofErr w:type="spellEnd"/>
      <w:r>
        <w:rPr>
          <w:rFonts w:ascii="Segoe UI" w:hAnsi="Segoe UI" w:cs="Segoe UI"/>
          <w:color w:val="000000"/>
          <w:bdr w:val="none" w:sz="0" w:space="0" w:color="auto" w:frame="1"/>
        </w:rPr>
        <w:t>;  </w:t>
      </w:r>
    </w:p>
    <w:p w14:paraId="173F6F40"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.concurrent.ThreadPoolExecutor</w:t>
      </w:r>
      <w:proofErr w:type="spellEnd"/>
      <w:r>
        <w:rPr>
          <w:rFonts w:ascii="Segoe UI" w:hAnsi="Segoe UI" w:cs="Segoe UI"/>
          <w:color w:val="000000"/>
          <w:bdr w:val="none" w:sz="0" w:space="0" w:color="auto" w:frame="1"/>
        </w:rPr>
        <w:t>;  </w:t>
      </w:r>
    </w:p>
    <w:p w14:paraId="779BB387" w14:textId="77777777" w:rsidR="004871E0" w:rsidRDefault="004871E0" w:rsidP="004871E0">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.concurrent.TimeUnit</w:t>
      </w:r>
      <w:proofErr w:type="spellEnd"/>
      <w:r>
        <w:rPr>
          <w:rFonts w:ascii="Segoe UI" w:hAnsi="Segoe UI" w:cs="Segoe UI"/>
          <w:color w:val="000000"/>
          <w:bdr w:val="none" w:sz="0" w:space="0" w:color="auto" w:frame="1"/>
        </w:rPr>
        <w:t>;  </w:t>
      </w:r>
    </w:p>
    <w:p w14:paraId="2B43401D"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FF505B" w14:textId="77777777" w:rsidR="004871E0" w:rsidRDefault="004871E0" w:rsidP="004871E0">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TestThread</w:t>
      </w:r>
      <w:proofErr w:type="spellEnd"/>
      <w:r>
        <w:rPr>
          <w:rFonts w:ascii="Segoe UI" w:hAnsi="Segoe UI" w:cs="Segoe UI"/>
          <w:color w:val="000000"/>
          <w:bdr w:val="none" w:sz="0" w:space="0" w:color="auto" w:frame="1"/>
        </w:rPr>
        <w:t> {  </w:t>
      </w:r>
    </w:p>
    <w:p w14:paraId="56BA9942"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arguments)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InterruptedException {  </w:t>
      </w:r>
    </w:p>
    <w:p w14:paraId="4F966FE3" w14:textId="77777777" w:rsidR="004871E0" w:rsidRDefault="004871E0" w:rsidP="004871E0">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Executor e = </w:t>
      </w:r>
      <w:proofErr w:type="spellStart"/>
      <w:r>
        <w:rPr>
          <w:rFonts w:ascii="Segoe UI" w:hAnsi="Segoe UI" w:cs="Segoe UI"/>
          <w:color w:val="000000"/>
          <w:bdr w:val="none" w:sz="0" w:space="0" w:color="auto" w:frame="1"/>
        </w:rPr>
        <w:t>Executors.newCachedThreadPool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94F3B6B"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e.execute</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  </w:t>
      </w:r>
    </w:p>
    <w:p w14:paraId="4FA75D8C" w14:textId="77777777" w:rsidR="004871E0" w:rsidRDefault="004871E0" w:rsidP="004871E0">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ThreadPoolExecutor</w:t>
      </w:r>
      <w:proofErr w:type="spellEnd"/>
      <w:r>
        <w:rPr>
          <w:rFonts w:ascii="Segoe UI" w:hAnsi="Segoe UI" w:cs="Segoe UI"/>
          <w:color w:val="000000"/>
          <w:bdr w:val="none" w:sz="0" w:space="0" w:color="auto" w:frame="1"/>
        </w:rPr>
        <w:t> pool = (</w:t>
      </w:r>
      <w:proofErr w:type="spellStart"/>
      <w:r>
        <w:rPr>
          <w:rFonts w:ascii="Segoe UI" w:hAnsi="Segoe UI" w:cs="Segoe UI"/>
          <w:color w:val="000000"/>
          <w:bdr w:val="none" w:sz="0" w:space="0" w:color="auto" w:frame="1"/>
        </w:rPr>
        <w:t>ThreadPoolExecutor</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  </w:t>
      </w:r>
    </w:p>
    <w:p w14:paraId="62BCB05B"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pool.shutdown</w:t>
      </w:r>
      <w:proofErr w:type="spellEnd"/>
      <w:proofErr w:type="gramEnd"/>
      <w:r>
        <w:rPr>
          <w:rFonts w:ascii="Segoe UI" w:hAnsi="Segoe UI" w:cs="Segoe UI"/>
          <w:color w:val="000000"/>
          <w:bdr w:val="none" w:sz="0" w:space="0" w:color="auto" w:frame="1"/>
        </w:rPr>
        <w:t>();  </w:t>
      </w:r>
    </w:p>
    <w:p w14:paraId="7BC66D7E" w14:textId="77777777" w:rsidR="004871E0" w:rsidRDefault="004871E0" w:rsidP="004871E0">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638432"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D32ABC" w14:textId="77777777" w:rsidR="004871E0" w:rsidRDefault="004871E0" w:rsidP="004871E0">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Thread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  </w:t>
      </w:r>
    </w:p>
    <w:p w14:paraId="6A1B4D74"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  </w:t>
      </w:r>
    </w:p>
    <w:p w14:paraId="34774F35" w14:textId="77777777" w:rsidR="004871E0" w:rsidRDefault="004871E0" w:rsidP="004871E0">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0266597"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Long duration =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Math.random</w:t>
      </w:r>
      <w:proofErr w:type="spellEnd"/>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5</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143AAE" w14:textId="77777777" w:rsidR="004871E0" w:rsidRDefault="004871E0" w:rsidP="004871E0">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Thread!"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1C0378"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TimeUnit.SECONDS.sleep</w:t>
      </w:r>
      <w:proofErr w:type="spellEnd"/>
      <w:proofErr w:type="gramEnd"/>
      <w:r>
        <w:rPr>
          <w:rFonts w:ascii="Segoe UI" w:hAnsi="Segoe UI" w:cs="Segoe UI"/>
          <w:color w:val="000000"/>
          <w:bdr w:val="none" w:sz="0" w:space="0" w:color="auto" w:frame="1"/>
        </w:rPr>
        <w:t>(duration);  </w:t>
      </w:r>
    </w:p>
    <w:p w14:paraId="20BDFFC4" w14:textId="77777777" w:rsidR="004871E0" w:rsidRDefault="004871E0" w:rsidP="004871E0">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"Thread Completed"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09CEB5"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InterruptedException</w:t>
      </w:r>
      <w:proofErr w:type="spellEnd"/>
      <w:r>
        <w:rPr>
          <w:rFonts w:ascii="Segoe UI" w:hAnsi="Segoe UI" w:cs="Segoe UI"/>
          <w:color w:val="000000"/>
          <w:bdr w:val="none" w:sz="0" w:space="0" w:color="auto" w:frame="1"/>
        </w:rPr>
        <w:t> ex) {  </w:t>
      </w:r>
    </w:p>
    <w:p w14:paraId="774BBAAF" w14:textId="77777777" w:rsidR="004871E0" w:rsidRDefault="004871E0" w:rsidP="004871E0">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ex.printStackTrace</w:t>
      </w:r>
      <w:proofErr w:type="spellEnd"/>
      <w:proofErr w:type="gramEnd"/>
      <w:r>
        <w:rPr>
          <w:rFonts w:ascii="Segoe UI" w:hAnsi="Segoe UI" w:cs="Segoe UI"/>
          <w:color w:val="000000"/>
          <w:bdr w:val="none" w:sz="0" w:space="0" w:color="auto" w:frame="1"/>
        </w:rPr>
        <w:t>();  </w:t>
      </w:r>
    </w:p>
    <w:p w14:paraId="2F45CFF9"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485BCD" w14:textId="77777777" w:rsidR="004871E0" w:rsidRDefault="004871E0" w:rsidP="004871E0">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F680DF" w14:textId="77777777" w:rsidR="004871E0" w:rsidRDefault="004871E0" w:rsidP="004871E0">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BAA3BC" w14:textId="77777777" w:rsidR="004871E0" w:rsidRDefault="004871E0" w:rsidP="004871E0">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282A07"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7E13A5D" w14:textId="77777777" w:rsidR="004871E0" w:rsidRDefault="004871E0" w:rsidP="004871E0">
      <w:pPr>
        <w:pStyle w:val="HTMLPreformatted"/>
        <w:shd w:val="clear" w:color="auto" w:fill="EEEEEE"/>
        <w:jc w:val="both"/>
        <w:rPr>
          <w:color w:val="535559"/>
        </w:rPr>
      </w:pPr>
      <w:r>
        <w:rPr>
          <w:color w:val="535559"/>
        </w:rPr>
        <w:t>Running Thread!</w:t>
      </w:r>
    </w:p>
    <w:p w14:paraId="2688EA3D" w14:textId="77777777" w:rsidR="004871E0" w:rsidRDefault="004871E0" w:rsidP="004871E0">
      <w:pPr>
        <w:pStyle w:val="HTMLPreformatted"/>
        <w:shd w:val="clear" w:color="auto" w:fill="EEEEEE"/>
        <w:jc w:val="both"/>
        <w:rPr>
          <w:color w:val="535559"/>
        </w:rPr>
      </w:pPr>
      <w:r>
        <w:rPr>
          <w:color w:val="535559"/>
        </w:rPr>
        <w:t>Thread Completed</w:t>
      </w:r>
    </w:p>
    <w:p w14:paraId="6D8EE193" w14:textId="77777777" w:rsidR="004871E0" w:rsidRDefault="004871E0" w:rsidP="004871E0">
      <w:pPr>
        <w:rPr>
          <w:rFonts w:ascii="Times New Roman" w:hAnsi="Times New Roman" w:cs="Times New Roman"/>
        </w:rPr>
      </w:pPr>
      <w:r>
        <w:pict w14:anchorId="4B1EC3F1">
          <v:rect id="_x0000_i1397" style="width:0;height:.75pt" o:hralign="left" o:hrstd="t" o:hrnoshade="t" o:hr="t" fillcolor="#d4d4d4" stroked="f"/>
        </w:pict>
      </w:r>
    </w:p>
    <w:p w14:paraId="1D70C62E"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36) What is </w:t>
      </w:r>
      <w:proofErr w:type="spellStart"/>
      <w:r>
        <w:rPr>
          <w:rFonts w:ascii="Helvetica" w:hAnsi="Helvetica"/>
          <w:b w:val="0"/>
          <w:bCs w:val="0"/>
          <w:color w:val="610B4B"/>
          <w:sz w:val="32"/>
          <w:szCs w:val="32"/>
        </w:rPr>
        <w:t>BlockingQueue</w:t>
      </w:r>
      <w:proofErr w:type="spellEnd"/>
      <w:r>
        <w:rPr>
          <w:rFonts w:ascii="Helvetica" w:hAnsi="Helvetica"/>
          <w:b w:val="0"/>
          <w:bCs w:val="0"/>
          <w:color w:val="610B4B"/>
          <w:sz w:val="32"/>
          <w:szCs w:val="32"/>
        </w:rPr>
        <w:t>?</w:t>
      </w:r>
    </w:p>
    <w:p w14:paraId="0A6F9D45"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java.util</w:t>
      </w:r>
      <w:proofErr w:type="gramEnd"/>
      <w:r>
        <w:rPr>
          <w:rFonts w:ascii="Segoe UI" w:hAnsi="Segoe UI" w:cs="Segoe UI"/>
          <w:color w:val="333333"/>
        </w:rPr>
        <w:t>.concurrent.BlockingQueue</w:t>
      </w:r>
      <w:proofErr w:type="spellEnd"/>
      <w:r>
        <w:rPr>
          <w:rFonts w:ascii="Segoe UI" w:hAnsi="Segoe UI" w:cs="Segoe UI"/>
          <w:color w:val="333333"/>
        </w:rPr>
        <w:t xml:space="preserve"> is the </w:t>
      </w:r>
      <w:proofErr w:type="spellStart"/>
      <w:r>
        <w:rPr>
          <w:rFonts w:ascii="Segoe UI" w:hAnsi="Segoe UI" w:cs="Segoe UI"/>
          <w:color w:val="333333"/>
        </w:rPr>
        <w:t>subinterface</w:t>
      </w:r>
      <w:proofErr w:type="spellEnd"/>
      <w:r>
        <w:rPr>
          <w:rFonts w:ascii="Segoe UI" w:hAnsi="Segoe UI" w:cs="Segoe UI"/>
          <w:color w:val="333333"/>
        </w:rPr>
        <w:t xml:space="preserve"> of Queue that supports the operations such as waiting for the space availability before inserting a new value or </w:t>
      </w:r>
      <w:r>
        <w:rPr>
          <w:rFonts w:ascii="Segoe UI" w:hAnsi="Segoe UI" w:cs="Segoe UI"/>
          <w:color w:val="333333"/>
        </w:rPr>
        <w:lastRenderedPageBreak/>
        <w:t>waiting for the queue to become non-empty before retrieving an element from it. Consider the following example.</w:t>
      </w:r>
    </w:p>
    <w:p w14:paraId="76F10946"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FDBEE3" w14:textId="77777777" w:rsidR="004871E0" w:rsidRDefault="004871E0" w:rsidP="004871E0">
      <w:pPr>
        <w:numPr>
          <w:ilvl w:val="0"/>
          <w:numId w:val="1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.Random</w:t>
      </w:r>
      <w:proofErr w:type="spellEnd"/>
      <w:r>
        <w:rPr>
          <w:rFonts w:ascii="Segoe UI" w:hAnsi="Segoe UI" w:cs="Segoe UI"/>
          <w:color w:val="000000"/>
          <w:bdr w:val="none" w:sz="0" w:space="0" w:color="auto" w:frame="1"/>
        </w:rPr>
        <w:t>;  </w:t>
      </w:r>
    </w:p>
    <w:p w14:paraId="7C90D910"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.concurrent.ArrayBlockingQueue</w:t>
      </w:r>
      <w:proofErr w:type="spellEnd"/>
      <w:r>
        <w:rPr>
          <w:rFonts w:ascii="Segoe UI" w:hAnsi="Segoe UI" w:cs="Segoe UI"/>
          <w:color w:val="000000"/>
          <w:bdr w:val="none" w:sz="0" w:space="0" w:color="auto" w:frame="1"/>
        </w:rPr>
        <w:t>;  </w:t>
      </w:r>
    </w:p>
    <w:p w14:paraId="5BE42968" w14:textId="77777777" w:rsidR="004871E0" w:rsidRDefault="004871E0" w:rsidP="004871E0">
      <w:pPr>
        <w:numPr>
          <w:ilvl w:val="0"/>
          <w:numId w:val="1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.concurrent.BlockingQueue</w:t>
      </w:r>
      <w:proofErr w:type="spellEnd"/>
      <w:r>
        <w:rPr>
          <w:rFonts w:ascii="Segoe UI" w:hAnsi="Segoe UI" w:cs="Segoe UI"/>
          <w:color w:val="000000"/>
          <w:bdr w:val="none" w:sz="0" w:space="0" w:color="auto" w:frame="1"/>
        </w:rPr>
        <w:t>;  </w:t>
      </w:r>
    </w:p>
    <w:p w14:paraId="5B155884"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F1A2B5" w14:textId="77777777" w:rsidR="004871E0" w:rsidRDefault="004871E0" w:rsidP="004871E0">
      <w:pPr>
        <w:numPr>
          <w:ilvl w:val="0"/>
          <w:numId w:val="1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TestThread</w:t>
      </w:r>
      <w:proofErr w:type="spellEnd"/>
      <w:r>
        <w:rPr>
          <w:rFonts w:ascii="Segoe UI" w:hAnsi="Segoe UI" w:cs="Segoe UI"/>
          <w:color w:val="000000"/>
          <w:bdr w:val="none" w:sz="0" w:space="0" w:color="auto" w:frame="1"/>
        </w:rPr>
        <w:t> {  </w:t>
      </w:r>
    </w:p>
    <w:p w14:paraId="3CFBE307"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416540"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arguments)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InterruptedException {  </w:t>
      </w:r>
    </w:p>
    <w:p w14:paraId="35D61CB2"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BlockingQueue&lt;Integer&gt; queue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ArrayBlockingQueue&lt;Integer</w:t>
      </w:r>
      <w:proofErr w:type="gramStart"/>
      <w:r>
        <w:rPr>
          <w:rFonts w:ascii="Segoe UI" w:hAnsi="Segoe UI" w:cs="Segoe UI"/>
          <w:color w:val="000000"/>
          <w:bdr w:val="none" w:sz="0" w:space="0" w:color="auto" w:frame="1"/>
        </w:rPr>
        <w:t>&gt;(</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217A756"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7B83CF"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Insert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Insert(queue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D7C4F86"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Retrieve 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Retrieve(queue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03B1C7"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C800EE"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).start</w:t>
      </w:r>
      <w:proofErr w:type="gramEnd"/>
      <w:r>
        <w:rPr>
          <w:rFonts w:ascii="Segoe UI" w:hAnsi="Segoe UI" w:cs="Segoe UI"/>
          <w:color w:val="000000"/>
          <w:bdr w:val="none" w:sz="0" w:space="0" w:color="auto" w:frame="1"/>
        </w:rPr>
        <w:t>();  </w:t>
      </w:r>
    </w:p>
    <w:p w14:paraId="58D85193"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Thread(r</w:t>
      </w:r>
      <w:proofErr w:type="gramStart"/>
      <w:r>
        <w:rPr>
          <w:rFonts w:ascii="Segoe UI" w:hAnsi="Segoe UI" w:cs="Segoe UI"/>
          <w:color w:val="000000"/>
          <w:bdr w:val="none" w:sz="0" w:space="0" w:color="auto" w:frame="1"/>
        </w:rPr>
        <w:t>).start</w:t>
      </w:r>
      <w:proofErr w:type="gramEnd"/>
      <w:r>
        <w:rPr>
          <w:rFonts w:ascii="Segoe UI" w:hAnsi="Segoe UI" w:cs="Segoe UI"/>
          <w:color w:val="000000"/>
          <w:bdr w:val="none" w:sz="0" w:space="0" w:color="auto" w:frame="1"/>
        </w:rPr>
        <w:t>();  </w:t>
      </w:r>
    </w:p>
    <w:p w14:paraId="7DBE4732"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BE3E5B"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Thread.sleep</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2000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86ADFD5"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719BFC1"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DE0CA2"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975B32"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Insert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  </w:t>
      </w:r>
    </w:p>
    <w:p w14:paraId="6F927DC7"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BlockingQueue</w:t>
      </w:r>
      <w:proofErr w:type="spellEnd"/>
      <w:r>
        <w:rPr>
          <w:rFonts w:ascii="Segoe UI" w:hAnsi="Segoe UI" w:cs="Segoe UI"/>
          <w:color w:val="000000"/>
          <w:bdr w:val="none" w:sz="0" w:space="0" w:color="auto" w:frame="1"/>
        </w:rPr>
        <w:t>&lt;Integer&gt; </w:t>
      </w:r>
      <w:proofErr w:type="gramStart"/>
      <w:r>
        <w:rPr>
          <w:rFonts w:ascii="Segoe UI" w:hAnsi="Segoe UI" w:cs="Segoe UI"/>
          <w:color w:val="000000"/>
          <w:bdr w:val="none" w:sz="0" w:space="0" w:color="auto" w:frame="1"/>
        </w:rPr>
        <w:t>queue;</w:t>
      </w:r>
      <w:proofErr w:type="gramEnd"/>
      <w:r>
        <w:rPr>
          <w:rFonts w:ascii="Segoe UI" w:hAnsi="Segoe UI" w:cs="Segoe UI"/>
          <w:color w:val="000000"/>
          <w:bdr w:val="none" w:sz="0" w:space="0" w:color="auto" w:frame="1"/>
        </w:rPr>
        <w:t>  </w:t>
      </w:r>
    </w:p>
    <w:p w14:paraId="61F03BB8"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2FE892"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Insert(</w:t>
      </w:r>
      <w:proofErr w:type="spellStart"/>
      <w:proofErr w:type="gramEnd"/>
      <w:r>
        <w:rPr>
          <w:rFonts w:ascii="Segoe UI" w:hAnsi="Segoe UI" w:cs="Segoe UI"/>
          <w:color w:val="000000"/>
          <w:bdr w:val="none" w:sz="0" w:space="0" w:color="auto" w:frame="1"/>
        </w:rPr>
        <w:t>BlockingQueue</w:t>
      </w:r>
      <w:proofErr w:type="spellEnd"/>
      <w:r>
        <w:rPr>
          <w:rFonts w:ascii="Segoe UI" w:hAnsi="Segoe UI" w:cs="Segoe UI"/>
          <w:color w:val="000000"/>
          <w:bdr w:val="none" w:sz="0" w:space="0" w:color="auto" w:frame="1"/>
        </w:rPr>
        <w:t> queue) {  </w:t>
      </w:r>
    </w:p>
    <w:p w14:paraId="40FA0401"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.queue</w:t>
      </w:r>
      <w:proofErr w:type="spellEnd"/>
      <w:proofErr w:type="gramEnd"/>
      <w:r>
        <w:rPr>
          <w:rFonts w:ascii="Segoe UI" w:hAnsi="Segoe UI" w:cs="Segoe UI"/>
          <w:color w:val="000000"/>
          <w:bdr w:val="none" w:sz="0" w:space="0" w:color="auto" w:frame="1"/>
        </w:rPr>
        <w:t> = queue;  </w:t>
      </w:r>
    </w:p>
    <w:p w14:paraId="52786178"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F4020E4"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3AC50A"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BA5CE01"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  </w:t>
      </w:r>
    </w:p>
    <w:p w14:paraId="72DCA6C5"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Random random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Random(</w:t>
      </w:r>
      <w:proofErr w:type="gramEnd"/>
      <w:r>
        <w:rPr>
          <w:rFonts w:ascii="Segoe UI" w:hAnsi="Segoe UI" w:cs="Segoe UI"/>
          <w:color w:val="000000"/>
          <w:bdr w:val="none" w:sz="0" w:space="0" w:color="auto" w:frame="1"/>
        </w:rPr>
        <w:t>);  </w:t>
      </w:r>
    </w:p>
    <w:p w14:paraId="15F6CC6E"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0D4AFD"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71029A22"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 = </w:t>
      </w:r>
      <w:proofErr w:type="spellStart"/>
      <w:proofErr w:type="gramStart"/>
      <w:r>
        <w:rPr>
          <w:rFonts w:ascii="Segoe UI" w:hAnsi="Segoe UI" w:cs="Segoe UI"/>
          <w:color w:val="000000"/>
          <w:bdr w:val="none" w:sz="0" w:space="0" w:color="auto" w:frame="1"/>
        </w:rPr>
        <w:t>random.nextInt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0BDFFC79"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Thread.sleep</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AE553A6"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queue.put</w:t>
      </w:r>
      <w:proofErr w:type="spellEnd"/>
      <w:r>
        <w:rPr>
          <w:rFonts w:ascii="Segoe UI" w:hAnsi="Segoe UI" w:cs="Segoe UI"/>
          <w:color w:val="000000"/>
          <w:bdr w:val="none" w:sz="0" w:space="0" w:color="auto" w:frame="1"/>
        </w:rPr>
        <w:t>(result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AC6C8CB"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"Added: "</w:t>
      </w:r>
      <w:r>
        <w:rPr>
          <w:rFonts w:ascii="Segoe UI" w:hAnsi="Segoe UI" w:cs="Segoe UI"/>
          <w:color w:val="000000"/>
          <w:bdr w:val="none" w:sz="0" w:space="0" w:color="auto" w:frame="1"/>
        </w:rPr>
        <w:t> + result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11E424"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6A3577"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result = </w:t>
      </w:r>
      <w:proofErr w:type="spellStart"/>
      <w:proofErr w:type="gramStart"/>
      <w:r>
        <w:rPr>
          <w:rFonts w:ascii="Segoe UI" w:hAnsi="Segoe UI" w:cs="Segoe UI"/>
          <w:color w:val="000000"/>
          <w:bdr w:val="none" w:sz="0" w:space="0" w:color="auto" w:frame="1"/>
        </w:rPr>
        <w:t>random.nextInt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991B76C"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Thread.sleep</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3695FB"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queue.put</w:t>
      </w:r>
      <w:proofErr w:type="spellEnd"/>
      <w:r>
        <w:rPr>
          <w:rFonts w:ascii="Segoe UI" w:hAnsi="Segoe UI" w:cs="Segoe UI"/>
          <w:color w:val="000000"/>
          <w:bdr w:val="none" w:sz="0" w:space="0" w:color="auto" w:frame="1"/>
        </w:rPr>
        <w:t>(result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7249FD0"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"Added: "</w:t>
      </w:r>
      <w:r>
        <w:rPr>
          <w:rFonts w:ascii="Segoe UI" w:hAnsi="Segoe UI" w:cs="Segoe UI"/>
          <w:color w:val="000000"/>
          <w:bdr w:val="none" w:sz="0" w:space="0" w:color="auto" w:frame="1"/>
        </w:rPr>
        <w:t> + result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13E267"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E15C37"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result = </w:t>
      </w:r>
      <w:proofErr w:type="spellStart"/>
      <w:proofErr w:type="gramStart"/>
      <w:r>
        <w:rPr>
          <w:rFonts w:ascii="Segoe UI" w:hAnsi="Segoe UI" w:cs="Segoe UI"/>
          <w:color w:val="000000"/>
          <w:bdr w:val="none" w:sz="0" w:space="0" w:color="auto" w:frame="1"/>
        </w:rPr>
        <w:t>random.nextInt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p>
    <w:p w14:paraId="0C9B78CF"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Thread.sleep</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1000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7653F9"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queue.put</w:t>
      </w:r>
      <w:proofErr w:type="spellEnd"/>
      <w:r>
        <w:rPr>
          <w:rFonts w:ascii="Segoe UI" w:hAnsi="Segoe UI" w:cs="Segoe UI"/>
          <w:color w:val="000000"/>
          <w:bdr w:val="none" w:sz="0" w:space="0" w:color="auto" w:frame="1"/>
        </w:rPr>
        <w:t>(result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D8048D5"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"Added: "</w:t>
      </w:r>
      <w:r>
        <w:rPr>
          <w:rFonts w:ascii="Segoe UI" w:hAnsi="Segoe UI" w:cs="Segoe UI"/>
          <w:color w:val="000000"/>
          <w:bdr w:val="none" w:sz="0" w:space="0" w:color="auto" w:frame="1"/>
        </w:rPr>
        <w:t> + result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D76D0E6"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InterruptedException</w:t>
      </w:r>
      <w:proofErr w:type="spellEnd"/>
      <w:r>
        <w:rPr>
          <w:rFonts w:ascii="Segoe UI" w:hAnsi="Segoe UI" w:cs="Segoe UI"/>
          <w:color w:val="000000"/>
          <w:bdr w:val="none" w:sz="0" w:space="0" w:color="auto" w:frame="1"/>
        </w:rPr>
        <w:t> e) {  </w:t>
      </w:r>
    </w:p>
    <w:p w14:paraId="4238BFE7"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e.printStackTrace</w:t>
      </w:r>
      <w:proofErr w:type="spellEnd"/>
      <w:proofErr w:type="gramEnd"/>
      <w:r>
        <w:rPr>
          <w:rFonts w:ascii="Segoe UI" w:hAnsi="Segoe UI" w:cs="Segoe UI"/>
          <w:color w:val="000000"/>
          <w:bdr w:val="none" w:sz="0" w:space="0" w:color="auto" w:frame="1"/>
        </w:rPr>
        <w:t>();  </w:t>
      </w:r>
    </w:p>
    <w:p w14:paraId="1626CB2D"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94D310C"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15F7FEF"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7BBE736"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A1F854"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Retrieve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  </w:t>
      </w:r>
    </w:p>
    <w:p w14:paraId="06C09612"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BlockingQueue</w:t>
      </w:r>
      <w:proofErr w:type="spellEnd"/>
      <w:r>
        <w:rPr>
          <w:rFonts w:ascii="Segoe UI" w:hAnsi="Segoe UI" w:cs="Segoe UI"/>
          <w:color w:val="000000"/>
          <w:bdr w:val="none" w:sz="0" w:space="0" w:color="auto" w:frame="1"/>
        </w:rPr>
        <w:t>&lt;Integer&gt; </w:t>
      </w:r>
      <w:proofErr w:type="gramStart"/>
      <w:r>
        <w:rPr>
          <w:rFonts w:ascii="Segoe UI" w:hAnsi="Segoe UI" w:cs="Segoe UI"/>
          <w:color w:val="000000"/>
          <w:bdr w:val="none" w:sz="0" w:space="0" w:color="auto" w:frame="1"/>
        </w:rPr>
        <w:t>queue;</w:t>
      </w:r>
      <w:proofErr w:type="gramEnd"/>
      <w:r>
        <w:rPr>
          <w:rFonts w:ascii="Segoe UI" w:hAnsi="Segoe UI" w:cs="Segoe UI"/>
          <w:color w:val="000000"/>
          <w:bdr w:val="none" w:sz="0" w:space="0" w:color="auto" w:frame="1"/>
        </w:rPr>
        <w:t>  </w:t>
      </w:r>
    </w:p>
    <w:p w14:paraId="2549E511"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E57D51"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Retrieve(</w:t>
      </w:r>
      <w:proofErr w:type="spellStart"/>
      <w:proofErr w:type="gramEnd"/>
      <w:r>
        <w:rPr>
          <w:rFonts w:ascii="Segoe UI" w:hAnsi="Segoe UI" w:cs="Segoe UI"/>
          <w:color w:val="000000"/>
          <w:bdr w:val="none" w:sz="0" w:space="0" w:color="auto" w:frame="1"/>
        </w:rPr>
        <w:t>BlockingQueue</w:t>
      </w:r>
      <w:proofErr w:type="spellEnd"/>
      <w:r>
        <w:rPr>
          <w:rFonts w:ascii="Segoe UI" w:hAnsi="Segoe UI" w:cs="Segoe UI"/>
          <w:color w:val="000000"/>
          <w:bdr w:val="none" w:sz="0" w:space="0" w:color="auto" w:frame="1"/>
        </w:rPr>
        <w:t> queue) {  </w:t>
      </w:r>
    </w:p>
    <w:p w14:paraId="6505527B"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.queue</w:t>
      </w:r>
      <w:proofErr w:type="spellEnd"/>
      <w:proofErr w:type="gramEnd"/>
      <w:r>
        <w:rPr>
          <w:rFonts w:ascii="Segoe UI" w:hAnsi="Segoe UI" w:cs="Segoe UI"/>
          <w:color w:val="000000"/>
          <w:bdr w:val="none" w:sz="0" w:space="0" w:color="auto" w:frame="1"/>
        </w:rPr>
        <w:t> = queue;  </w:t>
      </w:r>
    </w:p>
    <w:p w14:paraId="183A3285"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BB0D922"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86A567"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A840ECD"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  </w:t>
      </w:r>
    </w:p>
    <w:p w14:paraId="773892A8"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5F1C1C"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BC6395B"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"Removed: "</w:t>
      </w:r>
      <w:r>
        <w:rPr>
          <w:rFonts w:ascii="Segoe UI" w:hAnsi="Segoe UI" w:cs="Segoe UI"/>
          <w:color w:val="000000"/>
          <w:bdr w:val="none" w:sz="0" w:space="0" w:color="auto" w:frame="1"/>
        </w:rPr>
        <w:t> + </w:t>
      </w:r>
      <w:proofErr w:type="spellStart"/>
      <w:proofErr w:type="gramStart"/>
      <w:r>
        <w:rPr>
          <w:rFonts w:ascii="Segoe UI" w:hAnsi="Segoe UI" w:cs="Segoe UI"/>
          <w:color w:val="000000"/>
          <w:bdr w:val="none" w:sz="0" w:space="0" w:color="auto" w:frame="1"/>
        </w:rPr>
        <w:t>queue.take</w:t>
      </w:r>
      <w:proofErr w:type="spellEnd"/>
      <w:proofErr w:type="gramEnd"/>
      <w:r>
        <w:rPr>
          <w:rFonts w:ascii="Segoe UI" w:hAnsi="Segoe UI" w:cs="Segoe UI"/>
          <w:color w:val="000000"/>
          <w:bdr w:val="none" w:sz="0" w:space="0" w:color="auto" w:frame="1"/>
        </w:rPr>
        <w:t>());  </w:t>
      </w:r>
    </w:p>
    <w:p w14:paraId="2E935A6F"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"Removed: "</w:t>
      </w:r>
      <w:r>
        <w:rPr>
          <w:rFonts w:ascii="Segoe UI" w:hAnsi="Segoe UI" w:cs="Segoe UI"/>
          <w:color w:val="000000"/>
          <w:bdr w:val="none" w:sz="0" w:space="0" w:color="auto" w:frame="1"/>
        </w:rPr>
        <w:t> + </w:t>
      </w:r>
      <w:proofErr w:type="spellStart"/>
      <w:proofErr w:type="gramStart"/>
      <w:r>
        <w:rPr>
          <w:rFonts w:ascii="Segoe UI" w:hAnsi="Segoe UI" w:cs="Segoe UI"/>
          <w:color w:val="000000"/>
          <w:bdr w:val="none" w:sz="0" w:space="0" w:color="auto" w:frame="1"/>
        </w:rPr>
        <w:t>queue.take</w:t>
      </w:r>
      <w:proofErr w:type="spellEnd"/>
      <w:proofErr w:type="gramEnd"/>
      <w:r>
        <w:rPr>
          <w:rFonts w:ascii="Segoe UI" w:hAnsi="Segoe UI" w:cs="Segoe UI"/>
          <w:color w:val="000000"/>
          <w:bdr w:val="none" w:sz="0" w:space="0" w:color="auto" w:frame="1"/>
        </w:rPr>
        <w:t>());  </w:t>
      </w:r>
    </w:p>
    <w:p w14:paraId="66013042"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"Removed: "</w:t>
      </w:r>
      <w:r>
        <w:rPr>
          <w:rFonts w:ascii="Segoe UI" w:hAnsi="Segoe UI" w:cs="Segoe UI"/>
          <w:color w:val="000000"/>
          <w:bdr w:val="none" w:sz="0" w:space="0" w:color="auto" w:frame="1"/>
        </w:rPr>
        <w:t> + </w:t>
      </w:r>
      <w:proofErr w:type="spellStart"/>
      <w:proofErr w:type="gramStart"/>
      <w:r>
        <w:rPr>
          <w:rFonts w:ascii="Segoe UI" w:hAnsi="Segoe UI" w:cs="Segoe UI"/>
          <w:color w:val="000000"/>
          <w:bdr w:val="none" w:sz="0" w:space="0" w:color="auto" w:frame="1"/>
        </w:rPr>
        <w:t>queue.take</w:t>
      </w:r>
      <w:proofErr w:type="spellEnd"/>
      <w:proofErr w:type="gramEnd"/>
      <w:r>
        <w:rPr>
          <w:rFonts w:ascii="Segoe UI" w:hAnsi="Segoe UI" w:cs="Segoe UI"/>
          <w:color w:val="000000"/>
          <w:bdr w:val="none" w:sz="0" w:space="0" w:color="auto" w:frame="1"/>
        </w:rPr>
        <w:t>());  </w:t>
      </w:r>
    </w:p>
    <w:p w14:paraId="56A54F4F"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InterruptedException</w:t>
      </w:r>
      <w:proofErr w:type="spellEnd"/>
      <w:r>
        <w:rPr>
          <w:rFonts w:ascii="Segoe UI" w:hAnsi="Segoe UI" w:cs="Segoe UI"/>
          <w:color w:val="000000"/>
          <w:bdr w:val="none" w:sz="0" w:space="0" w:color="auto" w:frame="1"/>
        </w:rPr>
        <w:t> e) {  </w:t>
      </w:r>
    </w:p>
    <w:p w14:paraId="1EE062CB"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e.printStackTrace</w:t>
      </w:r>
      <w:proofErr w:type="spellEnd"/>
      <w:proofErr w:type="gramEnd"/>
      <w:r>
        <w:rPr>
          <w:rFonts w:ascii="Segoe UI" w:hAnsi="Segoe UI" w:cs="Segoe UI"/>
          <w:color w:val="000000"/>
          <w:bdr w:val="none" w:sz="0" w:space="0" w:color="auto" w:frame="1"/>
        </w:rPr>
        <w:t>();  </w:t>
      </w:r>
    </w:p>
    <w:p w14:paraId="213AB81A"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4B57351"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15DB45" w14:textId="77777777" w:rsidR="004871E0" w:rsidRDefault="004871E0" w:rsidP="004871E0">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89AEAD" w14:textId="77777777" w:rsidR="004871E0" w:rsidRDefault="004871E0" w:rsidP="004871E0">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FED6B3"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07F5F2D" w14:textId="77777777" w:rsidR="004871E0" w:rsidRDefault="004871E0" w:rsidP="004871E0">
      <w:pPr>
        <w:pStyle w:val="HTMLPreformatted"/>
        <w:shd w:val="clear" w:color="auto" w:fill="EEEEEE"/>
        <w:jc w:val="both"/>
        <w:rPr>
          <w:color w:val="535559"/>
        </w:rPr>
      </w:pPr>
      <w:r>
        <w:rPr>
          <w:color w:val="535559"/>
        </w:rPr>
        <w:t>Added: 96</w:t>
      </w:r>
    </w:p>
    <w:p w14:paraId="11733800" w14:textId="77777777" w:rsidR="004871E0" w:rsidRDefault="004871E0" w:rsidP="004871E0">
      <w:pPr>
        <w:pStyle w:val="HTMLPreformatted"/>
        <w:shd w:val="clear" w:color="auto" w:fill="EEEEEE"/>
        <w:jc w:val="both"/>
        <w:rPr>
          <w:color w:val="535559"/>
        </w:rPr>
      </w:pPr>
      <w:r>
        <w:rPr>
          <w:color w:val="535559"/>
        </w:rPr>
        <w:t>Removed: 96</w:t>
      </w:r>
    </w:p>
    <w:p w14:paraId="0C381059" w14:textId="77777777" w:rsidR="004871E0" w:rsidRDefault="004871E0" w:rsidP="004871E0">
      <w:pPr>
        <w:pStyle w:val="HTMLPreformatted"/>
        <w:shd w:val="clear" w:color="auto" w:fill="EEEEEE"/>
        <w:jc w:val="both"/>
        <w:rPr>
          <w:color w:val="535559"/>
        </w:rPr>
      </w:pPr>
      <w:r>
        <w:rPr>
          <w:color w:val="535559"/>
        </w:rPr>
        <w:t>Added: 8</w:t>
      </w:r>
    </w:p>
    <w:p w14:paraId="5DD7F096" w14:textId="77777777" w:rsidR="004871E0" w:rsidRDefault="004871E0" w:rsidP="004871E0">
      <w:pPr>
        <w:pStyle w:val="HTMLPreformatted"/>
        <w:shd w:val="clear" w:color="auto" w:fill="EEEEEE"/>
        <w:jc w:val="both"/>
        <w:rPr>
          <w:color w:val="535559"/>
        </w:rPr>
      </w:pPr>
      <w:r>
        <w:rPr>
          <w:color w:val="535559"/>
        </w:rPr>
        <w:t>Removed: 8</w:t>
      </w:r>
    </w:p>
    <w:p w14:paraId="4035848E" w14:textId="77777777" w:rsidR="004871E0" w:rsidRDefault="004871E0" w:rsidP="004871E0">
      <w:pPr>
        <w:pStyle w:val="HTMLPreformatted"/>
        <w:shd w:val="clear" w:color="auto" w:fill="EEEEEE"/>
        <w:jc w:val="both"/>
        <w:rPr>
          <w:color w:val="535559"/>
        </w:rPr>
      </w:pPr>
      <w:r>
        <w:rPr>
          <w:color w:val="535559"/>
        </w:rPr>
        <w:t>Added: 5</w:t>
      </w:r>
    </w:p>
    <w:p w14:paraId="602B2229" w14:textId="77777777" w:rsidR="004871E0" w:rsidRDefault="004871E0" w:rsidP="004871E0">
      <w:pPr>
        <w:pStyle w:val="HTMLPreformatted"/>
        <w:shd w:val="clear" w:color="auto" w:fill="EEEEEE"/>
        <w:jc w:val="both"/>
        <w:rPr>
          <w:color w:val="535559"/>
        </w:rPr>
      </w:pPr>
      <w:r>
        <w:rPr>
          <w:color w:val="535559"/>
        </w:rPr>
        <w:t>Removed: 5</w:t>
      </w:r>
    </w:p>
    <w:p w14:paraId="71CA7248" w14:textId="77777777" w:rsidR="004871E0" w:rsidRDefault="004871E0" w:rsidP="004871E0">
      <w:pPr>
        <w:rPr>
          <w:rFonts w:ascii="Times New Roman" w:hAnsi="Times New Roman" w:cs="Times New Roman"/>
        </w:rPr>
      </w:pPr>
      <w:r>
        <w:pict w14:anchorId="764FCC5D">
          <v:rect id="_x0000_i1398" style="width:0;height:.75pt" o:hralign="left" o:hrstd="t" o:hrnoshade="t" o:hr="t" fillcolor="#d4d4d4" stroked="f"/>
        </w:pict>
      </w:r>
    </w:p>
    <w:p w14:paraId="7E8F29DD"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37) How to implement producer-consumer problem by using </w:t>
      </w:r>
      <w:proofErr w:type="spellStart"/>
      <w:r>
        <w:rPr>
          <w:rFonts w:ascii="Helvetica" w:hAnsi="Helvetica"/>
          <w:b w:val="0"/>
          <w:bCs w:val="0"/>
          <w:color w:val="610B4B"/>
          <w:sz w:val="32"/>
          <w:szCs w:val="32"/>
        </w:rPr>
        <w:t>BlockingQueue</w:t>
      </w:r>
      <w:proofErr w:type="spellEnd"/>
      <w:r>
        <w:rPr>
          <w:rFonts w:ascii="Helvetica" w:hAnsi="Helvetica"/>
          <w:b w:val="0"/>
          <w:bCs w:val="0"/>
          <w:color w:val="610B4B"/>
          <w:sz w:val="32"/>
          <w:szCs w:val="32"/>
        </w:rPr>
        <w:t>?</w:t>
      </w:r>
    </w:p>
    <w:p w14:paraId="55461146"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producer-consumer problem can be solved by using </w:t>
      </w:r>
      <w:proofErr w:type="spellStart"/>
      <w:r>
        <w:rPr>
          <w:rFonts w:ascii="Segoe UI" w:hAnsi="Segoe UI" w:cs="Segoe UI"/>
          <w:color w:val="333333"/>
        </w:rPr>
        <w:t>BlockingQueue</w:t>
      </w:r>
      <w:proofErr w:type="spellEnd"/>
      <w:r>
        <w:rPr>
          <w:rFonts w:ascii="Segoe UI" w:hAnsi="Segoe UI" w:cs="Segoe UI"/>
          <w:color w:val="333333"/>
        </w:rPr>
        <w:t xml:space="preserve"> in the following way.</w:t>
      </w:r>
    </w:p>
    <w:p w14:paraId="7C118C5C"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428EC5" w14:textId="77777777" w:rsidR="004871E0" w:rsidRDefault="004871E0" w:rsidP="004871E0">
      <w:pPr>
        <w:numPr>
          <w:ilvl w:val="0"/>
          <w:numId w:val="1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.concurrent.BlockingQueue</w:t>
      </w:r>
      <w:proofErr w:type="spellEnd"/>
      <w:r>
        <w:rPr>
          <w:rFonts w:ascii="Segoe UI" w:hAnsi="Segoe UI" w:cs="Segoe UI"/>
          <w:color w:val="000000"/>
          <w:bdr w:val="none" w:sz="0" w:space="0" w:color="auto" w:frame="1"/>
        </w:rPr>
        <w:t>;  </w:t>
      </w:r>
    </w:p>
    <w:p w14:paraId="3C6C0464"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.concurrent.LinkedBlockingQueue</w:t>
      </w:r>
      <w:proofErr w:type="spellEnd"/>
      <w:r>
        <w:rPr>
          <w:rFonts w:ascii="Segoe UI" w:hAnsi="Segoe UI" w:cs="Segoe UI"/>
          <w:color w:val="000000"/>
          <w:bdr w:val="none" w:sz="0" w:space="0" w:color="auto" w:frame="1"/>
        </w:rPr>
        <w:t>;  </w:t>
      </w:r>
    </w:p>
    <w:p w14:paraId="16F14E97" w14:textId="77777777" w:rsidR="004871E0" w:rsidRDefault="004871E0" w:rsidP="004871E0">
      <w:pPr>
        <w:numPr>
          <w:ilvl w:val="0"/>
          <w:numId w:val="1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.logging.Level</w:t>
      </w:r>
      <w:proofErr w:type="spellEnd"/>
      <w:r>
        <w:rPr>
          <w:rFonts w:ascii="Segoe UI" w:hAnsi="Segoe UI" w:cs="Segoe UI"/>
          <w:color w:val="000000"/>
          <w:bdr w:val="none" w:sz="0" w:space="0" w:color="auto" w:frame="1"/>
        </w:rPr>
        <w:t>;  </w:t>
      </w:r>
    </w:p>
    <w:p w14:paraId="4260BDAA"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.logging.Logger</w:t>
      </w:r>
      <w:proofErr w:type="spellEnd"/>
      <w:r>
        <w:rPr>
          <w:rFonts w:ascii="Segoe UI" w:hAnsi="Segoe UI" w:cs="Segoe UI"/>
          <w:color w:val="000000"/>
          <w:bdr w:val="none" w:sz="0" w:space="0" w:color="auto" w:frame="1"/>
        </w:rPr>
        <w:t>;  </w:t>
      </w:r>
    </w:p>
    <w:p w14:paraId="1458EF30" w14:textId="77777777" w:rsidR="004871E0" w:rsidRDefault="004871E0" w:rsidP="004871E0">
      <w:pPr>
        <w:numPr>
          <w:ilvl w:val="0"/>
          <w:numId w:val="1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ProducerConsumerProblem</w:t>
      </w:r>
      <w:proofErr w:type="spellEnd"/>
      <w:r>
        <w:rPr>
          <w:rFonts w:ascii="Segoe UI" w:hAnsi="Segoe UI" w:cs="Segoe UI"/>
          <w:color w:val="000000"/>
          <w:bdr w:val="none" w:sz="0" w:space="0" w:color="auto" w:frame="1"/>
        </w:rPr>
        <w:t> {  </w:t>
      </w:r>
    </w:p>
    <w:p w14:paraId="32DCC268"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A1ACB93"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shared object</w:t>
      </w:r>
      <w:r>
        <w:rPr>
          <w:rFonts w:ascii="Segoe UI" w:hAnsi="Segoe UI" w:cs="Segoe UI"/>
          <w:color w:val="000000"/>
          <w:bdr w:val="none" w:sz="0" w:space="0" w:color="auto" w:frame="1"/>
        </w:rPr>
        <w:t>  </w:t>
      </w:r>
    </w:p>
    <w:p w14:paraId="51009E4B"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BlockingQueue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sharedQueue</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LinkedBlockingQueue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C57F8F"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BB6265"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Producer and Consumer Thread</w:t>
      </w:r>
      <w:r>
        <w:rPr>
          <w:rFonts w:ascii="Segoe UI" w:hAnsi="Segoe UI" w:cs="Segoe UI"/>
          <w:color w:val="000000"/>
          <w:bdr w:val="none" w:sz="0" w:space="0" w:color="auto" w:frame="1"/>
        </w:rPr>
        <w:t>  </w:t>
      </w:r>
    </w:p>
    <w:p w14:paraId="0DBAA78B"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Thread prod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Producer(</w:t>
      </w:r>
      <w:proofErr w:type="spellStart"/>
      <w:r>
        <w:rPr>
          <w:rFonts w:ascii="Segoe UI" w:hAnsi="Segoe UI" w:cs="Segoe UI"/>
          <w:color w:val="000000"/>
          <w:bdr w:val="none" w:sz="0" w:space="0" w:color="auto" w:frame="1"/>
        </w:rPr>
        <w:t>sharedQueue</w:t>
      </w:r>
      <w:proofErr w:type="spellEnd"/>
      <w:r>
        <w:rPr>
          <w:rFonts w:ascii="Segoe UI" w:hAnsi="Segoe UI" w:cs="Segoe UI"/>
          <w:color w:val="000000"/>
          <w:bdr w:val="none" w:sz="0" w:space="0" w:color="auto" w:frame="1"/>
        </w:rPr>
        <w:t>));  </w:t>
      </w:r>
    </w:p>
    <w:p w14:paraId="4CBA33DF"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Thread cons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Thread(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Consumer(</w:t>
      </w:r>
      <w:proofErr w:type="spellStart"/>
      <w:r>
        <w:rPr>
          <w:rFonts w:ascii="Segoe UI" w:hAnsi="Segoe UI" w:cs="Segoe UI"/>
          <w:color w:val="000000"/>
          <w:bdr w:val="none" w:sz="0" w:space="0" w:color="auto" w:frame="1"/>
        </w:rPr>
        <w:t>sharedQueue</w:t>
      </w:r>
      <w:proofErr w:type="spellEnd"/>
      <w:r>
        <w:rPr>
          <w:rFonts w:ascii="Segoe UI" w:hAnsi="Segoe UI" w:cs="Segoe UI"/>
          <w:color w:val="000000"/>
          <w:bdr w:val="none" w:sz="0" w:space="0" w:color="auto" w:frame="1"/>
        </w:rPr>
        <w:t>));  </w:t>
      </w:r>
    </w:p>
    <w:p w14:paraId="1E64CA94"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BC5E11"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//Starting producer and Consumer thread</w:t>
      </w:r>
      <w:r>
        <w:rPr>
          <w:rFonts w:ascii="Segoe UI" w:hAnsi="Segoe UI" w:cs="Segoe UI"/>
          <w:color w:val="000000"/>
          <w:bdr w:val="none" w:sz="0" w:space="0" w:color="auto" w:frame="1"/>
        </w:rPr>
        <w:t>  </w:t>
      </w:r>
    </w:p>
    <w:p w14:paraId="247184E6"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prod.start</w:t>
      </w:r>
      <w:proofErr w:type="spellEnd"/>
      <w:proofErr w:type="gramEnd"/>
      <w:r>
        <w:rPr>
          <w:rFonts w:ascii="Segoe UI" w:hAnsi="Segoe UI" w:cs="Segoe UI"/>
          <w:color w:val="000000"/>
          <w:bdr w:val="none" w:sz="0" w:space="0" w:color="auto" w:frame="1"/>
        </w:rPr>
        <w:t>();  </w:t>
      </w:r>
    </w:p>
    <w:p w14:paraId="32043369"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cons.start</w:t>
      </w:r>
      <w:proofErr w:type="spellEnd"/>
      <w:proofErr w:type="gramEnd"/>
      <w:r>
        <w:rPr>
          <w:rFonts w:ascii="Segoe UI" w:hAnsi="Segoe UI" w:cs="Segoe UI"/>
          <w:color w:val="000000"/>
          <w:bdr w:val="none" w:sz="0" w:space="0" w:color="auto" w:frame="1"/>
        </w:rPr>
        <w:t>();  </w:t>
      </w:r>
    </w:p>
    <w:p w14:paraId="66352466"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C2546B"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2D4DE8"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12B098"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0DA60A" w14:textId="77777777" w:rsidR="004871E0" w:rsidRDefault="004871E0" w:rsidP="004871E0">
      <w:pPr>
        <w:numPr>
          <w:ilvl w:val="0"/>
          <w:numId w:val="13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//Producer Class in java</w:t>
      </w:r>
      <w:r>
        <w:rPr>
          <w:rFonts w:ascii="Segoe UI" w:hAnsi="Segoe UI" w:cs="Segoe UI"/>
          <w:color w:val="000000"/>
          <w:bdr w:val="none" w:sz="0" w:space="0" w:color="auto" w:frame="1"/>
        </w:rPr>
        <w:t>  </w:t>
      </w:r>
    </w:p>
    <w:p w14:paraId="2CA799E9"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Producer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  </w:t>
      </w:r>
    </w:p>
    <w:p w14:paraId="34C8560A"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9981AC"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BlockingQueue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sharedQueue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0105444"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7D71B1"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Producer(</w:t>
      </w:r>
      <w:proofErr w:type="spellStart"/>
      <w:proofErr w:type="gramEnd"/>
      <w:r>
        <w:rPr>
          <w:rFonts w:ascii="Segoe UI" w:hAnsi="Segoe UI" w:cs="Segoe UI"/>
          <w:color w:val="000000"/>
          <w:bdr w:val="none" w:sz="0" w:space="0" w:color="auto" w:frame="1"/>
        </w:rPr>
        <w:t>BlockingQueue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sharedQueue</w:t>
      </w:r>
      <w:proofErr w:type="spellEnd"/>
      <w:r>
        <w:rPr>
          <w:rFonts w:ascii="Segoe UI" w:hAnsi="Segoe UI" w:cs="Segoe UI"/>
          <w:color w:val="000000"/>
          <w:bdr w:val="none" w:sz="0" w:space="0" w:color="auto" w:frame="1"/>
        </w:rPr>
        <w:t>) {  </w:t>
      </w:r>
    </w:p>
    <w:p w14:paraId="307F8DF6"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.sharedQueue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sharedQueue</w:t>
      </w:r>
      <w:proofErr w:type="spellEnd"/>
      <w:r>
        <w:rPr>
          <w:rFonts w:ascii="Segoe UI" w:hAnsi="Segoe UI" w:cs="Segoe UI"/>
          <w:color w:val="000000"/>
          <w:bdr w:val="none" w:sz="0" w:space="0" w:color="auto" w:frame="1"/>
        </w:rPr>
        <w:t>;  </w:t>
      </w:r>
    </w:p>
    <w:p w14:paraId="2875D71B"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BC9FE40"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2BB61E"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AF660B5"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  </w:t>
      </w:r>
    </w:p>
    <w:p w14:paraId="08E8E85C"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&lt;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6A26B469"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9E419AD"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"Produced: "</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EB9F383"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sharedQueue.put</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EBFD77B"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InterruptedException</w:t>
      </w:r>
      <w:proofErr w:type="spellEnd"/>
      <w:r>
        <w:rPr>
          <w:rFonts w:ascii="Segoe UI" w:hAnsi="Segoe UI" w:cs="Segoe UI"/>
          <w:color w:val="000000"/>
          <w:bdr w:val="none" w:sz="0" w:space="0" w:color="auto" w:frame="1"/>
        </w:rPr>
        <w:t> ex) {  </w:t>
      </w:r>
    </w:p>
    <w:p w14:paraId="50BA834B"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Logger.getLogger(</w:t>
      </w:r>
      <w:proofErr w:type="gramStart"/>
      <w:r>
        <w:rPr>
          <w:rFonts w:ascii="Segoe UI" w:hAnsi="Segoe UI" w:cs="Segoe UI"/>
          <w:color w:val="000000"/>
          <w:bdr w:val="none" w:sz="0" w:space="0" w:color="auto" w:frame="1"/>
        </w:rPr>
        <w:t>Producer.</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.getName</w:t>
      </w:r>
      <w:proofErr w:type="gramEnd"/>
      <w:r>
        <w:rPr>
          <w:rFonts w:ascii="Segoe UI" w:hAnsi="Segoe UI" w:cs="Segoe UI"/>
          <w:color w:val="000000"/>
          <w:bdr w:val="none" w:sz="0" w:space="0" w:color="auto" w:frame="1"/>
        </w:rPr>
        <w:t>()).log(Level.SEVERE,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ex);  </w:t>
      </w:r>
    </w:p>
    <w:p w14:paraId="1E4BA698"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742E098"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AF1D15"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FB7DC1"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1427C3"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4624BB"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FBD8F4"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//Consumer Class in Java</w:t>
      </w:r>
      <w:r>
        <w:rPr>
          <w:rFonts w:ascii="Segoe UI" w:hAnsi="Segoe UI" w:cs="Segoe UI"/>
          <w:color w:val="000000"/>
          <w:bdr w:val="none" w:sz="0" w:space="0" w:color="auto" w:frame="1"/>
        </w:rPr>
        <w:t>  </w:t>
      </w:r>
    </w:p>
    <w:p w14:paraId="6FBEB2E6" w14:textId="77777777" w:rsidR="004871E0" w:rsidRDefault="004871E0" w:rsidP="004871E0">
      <w:pPr>
        <w:numPr>
          <w:ilvl w:val="0"/>
          <w:numId w:val="1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Consumer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Runnable{</w:t>
      </w:r>
      <w:proofErr w:type="gramEnd"/>
      <w:r>
        <w:rPr>
          <w:rFonts w:ascii="Segoe UI" w:hAnsi="Segoe UI" w:cs="Segoe UI"/>
          <w:color w:val="000000"/>
          <w:bdr w:val="none" w:sz="0" w:space="0" w:color="auto" w:frame="1"/>
        </w:rPr>
        <w:t>  </w:t>
      </w:r>
    </w:p>
    <w:p w14:paraId="01E20C7B"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5F3"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BlockingQueue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sharedQueue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F0AF1E"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7AFBB3"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Consumer (</w:t>
      </w:r>
      <w:proofErr w:type="spellStart"/>
      <w:r>
        <w:rPr>
          <w:rFonts w:ascii="Segoe UI" w:hAnsi="Segoe UI" w:cs="Segoe UI"/>
          <w:color w:val="000000"/>
          <w:bdr w:val="none" w:sz="0" w:space="0" w:color="auto" w:frame="1"/>
        </w:rPr>
        <w:t>BlockingQueue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sharedQueue</w:t>
      </w:r>
      <w:proofErr w:type="spellEnd"/>
      <w:r>
        <w:rPr>
          <w:rFonts w:ascii="Segoe UI" w:hAnsi="Segoe UI" w:cs="Segoe UI"/>
          <w:color w:val="000000"/>
          <w:bdr w:val="none" w:sz="0" w:space="0" w:color="auto" w:frame="1"/>
        </w:rPr>
        <w:t>) {  </w:t>
      </w:r>
    </w:p>
    <w:p w14:paraId="1B16C7CA"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.sharedQueue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sharedQueue</w:t>
      </w:r>
      <w:proofErr w:type="spellEnd"/>
      <w:r>
        <w:rPr>
          <w:rFonts w:ascii="Segoe UI" w:hAnsi="Segoe UI" w:cs="Segoe UI"/>
          <w:color w:val="000000"/>
          <w:bdr w:val="none" w:sz="0" w:space="0" w:color="auto" w:frame="1"/>
        </w:rPr>
        <w:t>;  </w:t>
      </w:r>
    </w:p>
    <w:p w14:paraId="53FB47FB"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A05397B"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7B0098"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AD2AA0D"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  </w:t>
      </w:r>
    </w:p>
    <w:p w14:paraId="3ED27E9A"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true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C4FB788"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0940B13B"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"Consumed: "</w:t>
      </w:r>
      <w:r>
        <w:rPr>
          <w:rFonts w:ascii="Segoe UI" w:hAnsi="Segoe UI" w:cs="Segoe UI"/>
          <w:color w:val="000000"/>
          <w:bdr w:val="none" w:sz="0" w:space="0" w:color="auto" w:frame="1"/>
        </w:rPr>
        <w:t>+ sharedQueue.take()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DBC93A"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InterruptedException</w:t>
      </w:r>
      <w:proofErr w:type="spellEnd"/>
      <w:r>
        <w:rPr>
          <w:rFonts w:ascii="Segoe UI" w:hAnsi="Segoe UI" w:cs="Segoe UI"/>
          <w:color w:val="000000"/>
          <w:bdr w:val="none" w:sz="0" w:space="0" w:color="auto" w:frame="1"/>
        </w:rPr>
        <w:t> ex) {  </w:t>
      </w:r>
    </w:p>
    <w:p w14:paraId="37C370AA"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Logger.getLogger(</w:t>
      </w:r>
      <w:proofErr w:type="gramStart"/>
      <w:r>
        <w:rPr>
          <w:rFonts w:ascii="Segoe UI" w:hAnsi="Segoe UI" w:cs="Segoe UI"/>
          <w:color w:val="000000"/>
          <w:bdr w:val="none" w:sz="0" w:space="0" w:color="auto" w:frame="1"/>
        </w:rPr>
        <w:t>Consumer.</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.getName</w:t>
      </w:r>
      <w:proofErr w:type="gramEnd"/>
      <w:r>
        <w:rPr>
          <w:rFonts w:ascii="Segoe UI" w:hAnsi="Segoe UI" w:cs="Segoe UI"/>
          <w:color w:val="000000"/>
          <w:bdr w:val="none" w:sz="0" w:space="0" w:color="auto" w:frame="1"/>
        </w:rPr>
        <w:t>()).log(Level.SEVERE,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ex);  </w:t>
      </w:r>
    </w:p>
    <w:p w14:paraId="5FC6053E"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C41369"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F296E99" w14:textId="77777777" w:rsidR="004871E0" w:rsidRDefault="004871E0" w:rsidP="004871E0">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384BA0C" w14:textId="77777777" w:rsidR="004871E0" w:rsidRDefault="004871E0" w:rsidP="004871E0">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E24FBA"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196596" w14:textId="77777777" w:rsidR="004871E0" w:rsidRDefault="004871E0" w:rsidP="004871E0">
      <w:pPr>
        <w:pStyle w:val="HTMLPreformatted"/>
        <w:shd w:val="clear" w:color="auto" w:fill="EEEEEE"/>
        <w:jc w:val="both"/>
        <w:rPr>
          <w:color w:val="535559"/>
        </w:rPr>
      </w:pPr>
      <w:r>
        <w:rPr>
          <w:color w:val="535559"/>
        </w:rPr>
        <w:t>Produced: 0</w:t>
      </w:r>
    </w:p>
    <w:p w14:paraId="475B3596" w14:textId="77777777" w:rsidR="004871E0" w:rsidRDefault="004871E0" w:rsidP="004871E0">
      <w:pPr>
        <w:pStyle w:val="HTMLPreformatted"/>
        <w:shd w:val="clear" w:color="auto" w:fill="EEEEEE"/>
        <w:jc w:val="both"/>
        <w:rPr>
          <w:color w:val="535559"/>
        </w:rPr>
      </w:pPr>
      <w:r>
        <w:rPr>
          <w:color w:val="535559"/>
        </w:rPr>
        <w:t>Produced: 1</w:t>
      </w:r>
    </w:p>
    <w:p w14:paraId="11238C58" w14:textId="77777777" w:rsidR="004871E0" w:rsidRDefault="004871E0" w:rsidP="004871E0">
      <w:pPr>
        <w:pStyle w:val="HTMLPreformatted"/>
        <w:shd w:val="clear" w:color="auto" w:fill="EEEEEE"/>
        <w:jc w:val="both"/>
        <w:rPr>
          <w:color w:val="535559"/>
        </w:rPr>
      </w:pPr>
      <w:r>
        <w:rPr>
          <w:color w:val="535559"/>
        </w:rPr>
        <w:t>Produced: 2</w:t>
      </w:r>
    </w:p>
    <w:p w14:paraId="1BCBBF13" w14:textId="77777777" w:rsidR="004871E0" w:rsidRDefault="004871E0" w:rsidP="004871E0">
      <w:pPr>
        <w:pStyle w:val="HTMLPreformatted"/>
        <w:shd w:val="clear" w:color="auto" w:fill="EEEEEE"/>
        <w:jc w:val="both"/>
        <w:rPr>
          <w:color w:val="535559"/>
        </w:rPr>
      </w:pPr>
      <w:r>
        <w:rPr>
          <w:color w:val="535559"/>
        </w:rPr>
        <w:t>Produced: 3</w:t>
      </w:r>
    </w:p>
    <w:p w14:paraId="726DEABB" w14:textId="77777777" w:rsidR="004871E0" w:rsidRDefault="004871E0" w:rsidP="004871E0">
      <w:pPr>
        <w:pStyle w:val="HTMLPreformatted"/>
        <w:shd w:val="clear" w:color="auto" w:fill="EEEEEE"/>
        <w:jc w:val="both"/>
        <w:rPr>
          <w:color w:val="535559"/>
        </w:rPr>
      </w:pPr>
      <w:r>
        <w:rPr>
          <w:color w:val="535559"/>
        </w:rPr>
        <w:t>Produced: 4</w:t>
      </w:r>
    </w:p>
    <w:p w14:paraId="7DD2F5ED" w14:textId="77777777" w:rsidR="004871E0" w:rsidRDefault="004871E0" w:rsidP="004871E0">
      <w:pPr>
        <w:pStyle w:val="HTMLPreformatted"/>
        <w:shd w:val="clear" w:color="auto" w:fill="EEEEEE"/>
        <w:jc w:val="both"/>
        <w:rPr>
          <w:color w:val="535559"/>
        </w:rPr>
      </w:pPr>
      <w:r>
        <w:rPr>
          <w:color w:val="535559"/>
        </w:rPr>
        <w:t>Produced: 5</w:t>
      </w:r>
    </w:p>
    <w:p w14:paraId="213177D1" w14:textId="77777777" w:rsidR="004871E0" w:rsidRDefault="004871E0" w:rsidP="004871E0">
      <w:pPr>
        <w:pStyle w:val="HTMLPreformatted"/>
        <w:shd w:val="clear" w:color="auto" w:fill="EEEEEE"/>
        <w:jc w:val="both"/>
        <w:rPr>
          <w:color w:val="535559"/>
        </w:rPr>
      </w:pPr>
      <w:r>
        <w:rPr>
          <w:color w:val="535559"/>
        </w:rPr>
        <w:t>Produced: 6</w:t>
      </w:r>
    </w:p>
    <w:p w14:paraId="01CE4401" w14:textId="77777777" w:rsidR="004871E0" w:rsidRDefault="004871E0" w:rsidP="004871E0">
      <w:pPr>
        <w:pStyle w:val="HTMLPreformatted"/>
        <w:shd w:val="clear" w:color="auto" w:fill="EEEEEE"/>
        <w:jc w:val="both"/>
        <w:rPr>
          <w:color w:val="535559"/>
        </w:rPr>
      </w:pPr>
      <w:r>
        <w:rPr>
          <w:color w:val="535559"/>
        </w:rPr>
        <w:t>Produced: 7</w:t>
      </w:r>
    </w:p>
    <w:p w14:paraId="61137AE1" w14:textId="77777777" w:rsidR="004871E0" w:rsidRDefault="004871E0" w:rsidP="004871E0">
      <w:pPr>
        <w:pStyle w:val="HTMLPreformatted"/>
        <w:shd w:val="clear" w:color="auto" w:fill="EEEEEE"/>
        <w:jc w:val="both"/>
        <w:rPr>
          <w:color w:val="535559"/>
        </w:rPr>
      </w:pPr>
      <w:r>
        <w:rPr>
          <w:color w:val="535559"/>
        </w:rPr>
        <w:t>Produced: 8</w:t>
      </w:r>
    </w:p>
    <w:p w14:paraId="435E0380" w14:textId="77777777" w:rsidR="004871E0" w:rsidRDefault="004871E0" w:rsidP="004871E0">
      <w:pPr>
        <w:pStyle w:val="HTMLPreformatted"/>
        <w:shd w:val="clear" w:color="auto" w:fill="EEEEEE"/>
        <w:jc w:val="both"/>
        <w:rPr>
          <w:color w:val="535559"/>
        </w:rPr>
      </w:pPr>
      <w:r>
        <w:rPr>
          <w:color w:val="535559"/>
        </w:rPr>
        <w:t>Produced: 9</w:t>
      </w:r>
    </w:p>
    <w:p w14:paraId="08B9165A" w14:textId="77777777" w:rsidR="004871E0" w:rsidRDefault="004871E0" w:rsidP="004871E0">
      <w:pPr>
        <w:pStyle w:val="HTMLPreformatted"/>
        <w:shd w:val="clear" w:color="auto" w:fill="EEEEEE"/>
        <w:jc w:val="both"/>
        <w:rPr>
          <w:color w:val="535559"/>
        </w:rPr>
      </w:pPr>
      <w:r>
        <w:rPr>
          <w:color w:val="535559"/>
        </w:rPr>
        <w:t>Consumed: 0</w:t>
      </w:r>
    </w:p>
    <w:p w14:paraId="3F9B2DCC" w14:textId="77777777" w:rsidR="004871E0" w:rsidRDefault="004871E0" w:rsidP="004871E0">
      <w:pPr>
        <w:pStyle w:val="HTMLPreformatted"/>
        <w:shd w:val="clear" w:color="auto" w:fill="EEEEEE"/>
        <w:jc w:val="both"/>
        <w:rPr>
          <w:color w:val="535559"/>
        </w:rPr>
      </w:pPr>
      <w:r>
        <w:rPr>
          <w:color w:val="535559"/>
        </w:rPr>
        <w:t>Consumed: 1</w:t>
      </w:r>
    </w:p>
    <w:p w14:paraId="3F38C04E" w14:textId="77777777" w:rsidR="004871E0" w:rsidRDefault="004871E0" w:rsidP="004871E0">
      <w:pPr>
        <w:pStyle w:val="HTMLPreformatted"/>
        <w:shd w:val="clear" w:color="auto" w:fill="EEEEEE"/>
        <w:jc w:val="both"/>
        <w:rPr>
          <w:color w:val="535559"/>
        </w:rPr>
      </w:pPr>
      <w:r>
        <w:rPr>
          <w:color w:val="535559"/>
        </w:rPr>
        <w:t>Consumed: 2</w:t>
      </w:r>
    </w:p>
    <w:p w14:paraId="7F3637F7" w14:textId="77777777" w:rsidR="004871E0" w:rsidRDefault="004871E0" w:rsidP="004871E0">
      <w:pPr>
        <w:pStyle w:val="HTMLPreformatted"/>
        <w:shd w:val="clear" w:color="auto" w:fill="EEEEEE"/>
        <w:jc w:val="both"/>
        <w:rPr>
          <w:color w:val="535559"/>
        </w:rPr>
      </w:pPr>
      <w:r>
        <w:rPr>
          <w:color w:val="535559"/>
        </w:rPr>
        <w:t>Consumed: 3</w:t>
      </w:r>
    </w:p>
    <w:p w14:paraId="5E0DF172" w14:textId="77777777" w:rsidR="004871E0" w:rsidRDefault="004871E0" w:rsidP="004871E0">
      <w:pPr>
        <w:pStyle w:val="HTMLPreformatted"/>
        <w:shd w:val="clear" w:color="auto" w:fill="EEEEEE"/>
        <w:jc w:val="both"/>
        <w:rPr>
          <w:color w:val="535559"/>
        </w:rPr>
      </w:pPr>
      <w:r>
        <w:rPr>
          <w:color w:val="535559"/>
        </w:rPr>
        <w:t>Consumed: 4</w:t>
      </w:r>
    </w:p>
    <w:p w14:paraId="57F47FD9" w14:textId="77777777" w:rsidR="004871E0" w:rsidRDefault="004871E0" w:rsidP="004871E0">
      <w:pPr>
        <w:pStyle w:val="HTMLPreformatted"/>
        <w:shd w:val="clear" w:color="auto" w:fill="EEEEEE"/>
        <w:jc w:val="both"/>
        <w:rPr>
          <w:color w:val="535559"/>
        </w:rPr>
      </w:pPr>
      <w:r>
        <w:rPr>
          <w:color w:val="535559"/>
        </w:rPr>
        <w:t>Consumed: 5</w:t>
      </w:r>
    </w:p>
    <w:p w14:paraId="59D99514" w14:textId="77777777" w:rsidR="004871E0" w:rsidRDefault="004871E0" w:rsidP="004871E0">
      <w:pPr>
        <w:pStyle w:val="HTMLPreformatted"/>
        <w:shd w:val="clear" w:color="auto" w:fill="EEEEEE"/>
        <w:jc w:val="both"/>
        <w:rPr>
          <w:color w:val="535559"/>
        </w:rPr>
      </w:pPr>
      <w:r>
        <w:rPr>
          <w:color w:val="535559"/>
        </w:rPr>
        <w:t>Consumed: 6</w:t>
      </w:r>
    </w:p>
    <w:p w14:paraId="0B38F3AA" w14:textId="77777777" w:rsidR="004871E0" w:rsidRDefault="004871E0" w:rsidP="004871E0">
      <w:pPr>
        <w:pStyle w:val="HTMLPreformatted"/>
        <w:shd w:val="clear" w:color="auto" w:fill="EEEEEE"/>
        <w:jc w:val="both"/>
        <w:rPr>
          <w:color w:val="535559"/>
        </w:rPr>
      </w:pPr>
      <w:r>
        <w:rPr>
          <w:color w:val="535559"/>
        </w:rPr>
        <w:t>Consumed: 7</w:t>
      </w:r>
    </w:p>
    <w:p w14:paraId="22E87A9B" w14:textId="77777777" w:rsidR="004871E0" w:rsidRDefault="004871E0" w:rsidP="004871E0">
      <w:pPr>
        <w:pStyle w:val="HTMLPreformatted"/>
        <w:shd w:val="clear" w:color="auto" w:fill="EEEEEE"/>
        <w:jc w:val="both"/>
        <w:rPr>
          <w:color w:val="535559"/>
        </w:rPr>
      </w:pPr>
      <w:r>
        <w:rPr>
          <w:color w:val="535559"/>
        </w:rPr>
        <w:t>Consumed: 8</w:t>
      </w:r>
    </w:p>
    <w:p w14:paraId="4BB4487A" w14:textId="77777777" w:rsidR="004871E0" w:rsidRDefault="004871E0" w:rsidP="004871E0">
      <w:pPr>
        <w:pStyle w:val="HTMLPreformatted"/>
        <w:shd w:val="clear" w:color="auto" w:fill="EEEEEE"/>
        <w:jc w:val="both"/>
        <w:rPr>
          <w:color w:val="535559"/>
        </w:rPr>
      </w:pPr>
      <w:r>
        <w:rPr>
          <w:color w:val="535559"/>
        </w:rPr>
        <w:t>Consumed: 9</w:t>
      </w:r>
    </w:p>
    <w:p w14:paraId="5E4D44B0" w14:textId="77777777" w:rsidR="004871E0" w:rsidRDefault="004871E0" w:rsidP="004871E0">
      <w:pPr>
        <w:rPr>
          <w:rFonts w:ascii="Times New Roman" w:hAnsi="Times New Roman" w:cs="Times New Roman"/>
        </w:rPr>
      </w:pPr>
      <w:r>
        <w:pict w14:anchorId="6E60077D">
          <v:rect id="_x0000_i1399" style="width:0;height:.75pt" o:hralign="left" o:hrstd="t" o:hrnoshade="t" o:hr="t" fillcolor="#d4d4d4" stroked="f"/>
        </w:pict>
      </w:r>
    </w:p>
    <w:p w14:paraId="55510202"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38) What is the difference between Java Callable interface and Runnable interface?</w:t>
      </w:r>
    </w:p>
    <w:p w14:paraId="1FC6DA0D"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Callable interface and Runnable interface both are used by the classes which wanted to execute with multiple threads. However, there are two main differences between the </w:t>
      </w:r>
      <w:proofErr w:type="gramStart"/>
      <w:r>
        <w:rPr>
          <w:rFonts w:ascii="Segoe UI" w:hAnsi="Segoe UI" w:cs="Segoe UI"/>
          <w:color w:val="333333"/>
        </w:rPr>
        <w:t>both :</w:t>
      </w:r>
      <w:proofErr w:type="gramEnd"/>
    </w:p>
    <w:p w14:paraId="2AA7D79A" w14:textId="77777777" w:rsidR="004871E0" w:rsidRDefault="004871E0" w:rsidP="004871E0">
      <w:pPr>
        <w:numPr>
          <w:ilvl w:val="0"/>
          <w:numId w:val="1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Callable &lt;V&gt; interface can return a result, whereas the Runnable interface cannot return any result.</w:t>
      </w:r>
    </w:p>
    <w:p w14:paraId="0406EF3D" w14:textId="77777777" w:rsidR="004871E0" w:rsidRDefault="004871E0" w:rsidP="004871E0">
      <w:pPr>
        <w:numPr>
          <w:ilvl w:val="0"/>
          <w:numId w:val="1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Callable &lt;V&gt; interface can throw a checked exception, whereas the Runnable interface cannot throw checked exception.</w:t>
      </w:r>
    </w:p>
    <w:p w14:paraId="1914A4CB" w14:textId="77777777" w:rsidR="004871E0" w:rsidRDefault="004871E0" w:rsidP="004871E0">
      <w:pPr>
        <w:numPr>
          <w:ilvl w:val="0"/>
          <w:numId w:val="1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Callable &lt;V&gt; interface cannot be used before the Java 5 whereas the Runnable interface can be used.</w:t>
      </w:r>
    </w:p>
    <w:p w14:paraId="4802CAF9" w14:textId="77777777" w:rsidR="004871E0" w:rsidRDefault="004871E0" w:rsidP="004871E0">
      <w:pPr>
        <w:spacing w:after="0" w:line="240" w:lineRule="auto"/>
        <w:rPr>
          <w:rFonts w:ascii="Times New Roman" w:hAnsi="Times New Roman" w:cs="Times New Roman"/>
        </w:rPr>
      </w:pPr>
      <w:r>
        <w:pict w14:anchorId="750C426A">
          <v:rect id="_x0000_i1400" style="width:0;height:.75pt" o:hralign="left" o:hrstd="t" o:hrnoshade="t" o:hr="t" fillcolor="#d4d4d4" stroked="f"/>
        </w:pict>
      </w:r>
    </w:p>
    <w:p w14:paraId="2E319A62"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39) What is the </w:t>
      </w:r>
      <w:proofErr w:type="gramStart"/>
      <w:r>
        <w:rPr>
          <w:rFonts w:ascii="Helvetica" w:hAnsi="Helvetica"/>
          <w:b w:val="0"/>
          <w:bCs w:val="0"/>
          <w:color w:val="610B4B"/>
          <w:sz w:val="32"/>
          <w:szCs w:val="32"/>
        </w:rPr>
        <w:t>Atomic</w:t>
      </w:r>
      <w:proofErr w:type="gramEnd"/>
      <w:r>
        <w:rPr>
          <w:rFonts w:ascii="Helvetica" w:hAnsi="Helvetica"/>
          <w:b w:val="0"/>
          <w:bCs w:val="0"/>
          <w:color w:val="610B4B"/>
          <w:sz w:val="32"/>
          <w:szCs w:val="32"/>
        </w:rPr>
        <w:t xml:space="preserve"> action in Concurrency in Java?</w:t>
      </w:r>
    </w:p>
    <w:p w14:paraId="3FFC78F8" w14:textId="77777777" w:rsidR="004871E0" w:rsidRDefault="004871E0" w:rsidP="004871E0">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Atomic action is the operation which can be performed in a single unit of a task without any interference of the other operations.</w:t>
      </w:r>
    </w:p>
    <w:p w14:paraId="53B993FD" w14:textId="77777777" w:rsidR="004871E0" w:rsidRDefault="004871E0" w:rsidP="004871E0">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Atomic action cannot be stopped in between the task. Once started it fill stop after the completion of the task only.</w:t>
      </w:r>
    </w:p>
    <w:p w14:paraId="116F3F35" w14:textId="77777777" w:rsidR="004871E0" w:rsidRDefault="004871E0" w:rsidP="004871E0">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increment operation such as a++ does not allow an atomic action.</w:t>
      </w:r>
    </w:p>
    <w:p w14:paraId="73D8961D" w14:textId="77777777" w:rsidR="004871E0" w:rsidRDefault="004871E0" w:rsidP="004871E0">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reads and writes operation for the primitive variable (except long and double) are the atomic operation.</w:t>
      </w:r>
    </w:p>
    <w:p w14:paraId="5703C9C6" w14:textId="77777777" w:rsidR="004871E0" w:rsidRDefault="004871E0" w:rsidP="004871E0">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reads and writes operation for the volatile variable (including long and double) are the atomic operation.</w:t>
      </w:r>
    </w:p>
    <w:p w14:paraId="476098DB" w14:textId="77777777" w:rsidR="004871E0" w:rsidRDefault="004871E0" w:rsidP="004871E0">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Atomic methods are available in </w:t>
      </w:r>
      <w:proofErr w:type="spellStart"/>
      <w:proofErr w:type="gramStart"/>
      <w:r>
        <w:rPr>
          <w:rFonts w:ascii="Segoe UI" w:hAnsi="Segoe UI" w:cs="Segoe UI"/>
          <w:color w:val="000000"/>
        </w:rPr>
        <w:t>java.util</w:t>
      </w:r>
      <w:proofErr w:type="gramEnd"/>
      <w:r>
        <w:rPr>
          <w:rFonts w:ascii="Segoe UI" w:hAnsi="Segoe UI" w:cs="Segoe UI"/>
          <w:color w:val="000000"/>
        </w:rPr>
        <w:t>.Concurrent</w:t>
      </w:r>
      <w:proofErr w:type="spellEnd"/>
      <w:r>
        <w:rPr>
          <w:rFonts w:ascii="Segoe UI" w:hAnsi="Segoe UI" w:cs="Segoe UI"/>
          <w:color w:val="000000"/>
        </w:rPr>
        <w:t xml:space="preserve"> package.</w:t>
      </w:r>
    </w:p>
    <w:p w14:paraId="5FD4E0EC" w14:textId="77777777" w:rsidR="004871E0" w:rsidRDefault="004871E0" w:rsidP="004871E0">
      <w:pPr>
        <w:spacing w:after="0" w:line="240" w:lineRule="auto"/>
        <w:rPr>
          <w:rFonts w:ascii="Times New Roman" w:hAnsi="Times New Roman" w:cs="Times New Roman"/>
        </w:rPr>
      </w:pPr>
      <w:r>
        <w:pict w14:anchorId="725CCE05">
          <v:rect id="_x0000_i1401" style="width:0;height:.75pt" o:hralign="left" o:hrstd="t" o:hrnoshade="t" o:hr="t" fillcolor="#d4d4d4" stroked="f"/>
        </w:pict>
      </w:r>
    </w:p>
    <w:p w14:paraId="04C5B600"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40) What is lock interface in Concurrency API in Java?</w:t>
      </w:r>
    </w:p>
    <w:p w14:paraId="2FE3BF92"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java.util</w:t>
      </w:r>
      <w:proofErr w:type="gramEnd"/>
      <w:r>
        <w:rPr>
          <w:rFonts w:ascii="Segoe UI" w:hAnsi="Segoe UI" w:cs="Segoe UI"/>
          <w:color w:val="333333"/>
        </w:rPr>
        <w:t>.concurrent.locks.Lock</w:t>
      </w:r>
      <w:proofErr w:type="spellEnd"/>
      <w:r>
        <w:rPr>
          <w:rFonts w:ascii="Segoe UI" w:hAnsi="Segoe UI" w:cs="Segoe UI"/>
          <w:color w:val="333333"/>
        </w:rPr>
        <w:t xml:space="preserve"> interface is used as the synchronization mechanism. It works </w:t>
      </w:r>
      <w:proofErr w:type="gramStart"/>
      <w:r>
        <w:rPr>
          <w:rFonts w:ascii="Segoe UI" w:hAnsi="Segoe UI" w:cs="Segoe UI"/>
          <w:color w:val="333333"/>
        </w:rPr>
        <w:t>similar to</w:t>
      </w:r>
      <w:proofErr w:type="gramEnd"/>
      <w:r>
        <w:rPr>
          <w:rFonts w:ascii="Segoe UI" w:hAnsi="Segoe UI" w:cs="Segoe UI"/>
          <w:color w:val="333333"/>
        </w:rPr>
        <w:t xml:space="preserve"> the synchronized block. There are a few differences between the lock and synchronized block that are given below.</w:t>
      </w:r>
    </w:p>
    <w:p w14:paraId="4F3905E7" w14:textId="77777777" w:rsidR="004871E0" w:rsidRDefault="004871E0" w:rsidP="004871E0">
      <w:pPr>
        <w:numPr>
          <w:ilvl w:val="0"/>
          <w:numId w:val="1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Lock interface provides the guarantee of sequence in which the waiting thread will be given the access, whereas the synchronized block doesn't guarantee it.</w:t>
      </w:r>
    </w:p>
    <w:p w14:paraId="59A43BCB" w14:textId="77777777" w:rsidR="004871E0" w:rsidRDefault="004871E0" w:rsidP="004871E0">
      <w:pPr>
        <w:numPr>
          <w:ilvl w:val="0"/>
          <w:numId w:val="1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Lock interface provides the option of timeout if the lock is not granted whereas the synchronized block doesn't provide that.</w:t>
      </w:r>
    </w:p>
    <w:p w14:paraId="0C96C286" w14:textId="77777777" w:rsidR="004871E0" w:rsidRDefault="004871E0" w:rsidP="004871E0">
      <w:pPr>
        <w:numPr>
          <w:ilvl w:val="0"/>
          <w:numId w:val="1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methods of Lock interface, i.e., </w:t>
      </w:r>
      <w:proofErr w:type="gramStart"/>
      <w:r>
        <w:rPr>
          <w:rFonts w:ascii="Segoe UI" w:hAnsi="Segoe UI" w:cs="Segoe UI"/>
          <w:color w:val="000000"/>
        </w:rPr>
        <w:t>Lock(</w:t>
      </w:r>
      <w:proofErr w:type="gramEnd"/>
      <w:r>
        <w:rPr>
          <w:rFonts w:ascii="Segoe UI" w:hAnsi="Segoe UI" w:cs="Segoe UI"/>
          <w:color w:val="000000"/>
        </w:rPr>
        <w:t>) and Unlock() can be called in different methods whereas single synchronized block must be fully contained in a single method.</w:t>
      </w:r>
    </w:p>
    <w:p w14:paraId="0EB1581D" w14:textId="77777777" w:rsidR="004871E0" w:rsidRDefault="004871E0" w:rsidP="004871E0">
      <w:pPr>
        <w:spacing w:after="0" w:line="240" w:lineRule="auto"/>
        <w:rPr>
          <w:rFonts w:ascii="Times New Roman" w:hAnsi="Times New Roman" w:cs="Times New Roman"/>
        </w:rPr>
      </w:pPr>
      <w:r>
        <w:pict w14:anchorId="6D589D36">
          <v:rect id="_x0000_i1402" style="width:0;height:.75pt" o:hralign="left" o:hrstd="t" o:hrnoshade="t" o:hr="t" fillcolor="#d4d4d4" stroked="f"/>
        </w:pict>
      </w:r>
    </w:p>
    <w:p w14:paraId="448E0450"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41) Explain the </w:t>
      </w:r>
      <w:proofErr w:type="spellStart"/>
      <w:r>
        <w:rPr>
          <w:rFonts w:ascii="Helvetica" w:hAnsi="Helvetica"/>
          <w:b w:val="0"/>
          <w:bCs w:val="0"/>
          <w:color w:val="610B4B"/>
          <w:sz w:val="32"/>
          <w:szCs w:val="32"/>
        </w:rPr>
        <w:t>ExecutorService</w:t>
      </w:r>
      <w:proofErr w:type="spellEnd"/>
      <w:r>
        <w:rPr>
          <w:rFonts w:ascii="Helvetica" w:hAnsi="Helvetica"/>
          <w:b w:val="0"/>
          <w:bCs w:val="0"/>
          <w:color w:val="610B4B"/>
          <w:sz w:val="32"/>
          <w:szCs w:val="32"/>
        </w:rPr>
        <w:t xml:space="preserve"> Interface.</w:t>
      </w:r>
    </w:p>
    <w:p w14:paraId="1748383F"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ExecutorService</w:t>
      </w:r>
      <w:proofErr w:type="spellEnd"/>
      <w:r>
        <w:rPr>
          <w:rFonts w:ascii="Segoe UI" w:hAnsi="Segoe UI" w:cs="Segoe UI"/>
          <w:color w:val="333333"/>
        </w:rPr>
        <w:t xml:space="preserve"> Interface is the </w:t>
      </w:r>
      <w:proofErr w:type="spellStart"/>
      <w:r>
        <w:rPr>
          <w:rFonts w:ascii="Segoe UI" w:hAnsi="Segoe UI" w:cs="Segoe UI"/>
          <w:color w:val="333333"/>
        </w:rPr>
        <w:t>subinterface</w:t>
      </w:r>
      <w:proofErr w:type="spellEnd"/>
      <w:r>
        <w:rPr>
          <w:rFonts w:ascii="Segoe UI" w:hAnsi="Segoe UI" w:cs="Segoe UI"/>
          <w:color w:val="333333"/>
        </w:rPr>
        <w:t xml:space="preserve"> of Executor interface and adds the features to manage the lifecycle. Consider the following example.</w:t>
      </w:r>
    </w:p>
    <w:p w14:paraId="48A291CB"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BFE879" w14:textId="77777777" w:rsidR="004871E0" w:rsidRDefault="004871E0" w:rsidP="004871E0">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.concurrent.ExecutorService</w:t>
      </w:r>
      <w:proofErr w:type="spellEnd"/>
      <w:r>
        <w:rPr>
          <w:rFonts w:ascii="Segoe UI" w:hAnsi="Segoe UI" w:cs="Segoe UI"/>
          <w:color w:val="000000"/>
          <w:bdr w:val="none" w:sz="0" w:space="0" w:color="auto" w:frame="1"/>
        </w:rPr>
        <w:t>;  </w:t>
      </w:r>
    </w:p>
    <w:p w14:paraId="204627A0"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.concurrent.Executors</w:t>
      </w:r>
      <w:proofErr w:type="spellEnd"/>
      <w:r>
        <w:rPr>
          <w:rFonts w:ascii="Segoe UI" w:hAnsi="Segoe UI" w:cs="Segoe UI"/>
          <w:color w:val="000000"/>
          <w:bdr w:val="none" w:sz="0" w:space="0" w:color="auto" w:frame="1"/>
        </w:rPr>
        <w:t>;  </w:t>
      </w:r>
    </w:p>
    <w:p w14:paraId="3E6AEB68" w14:textId="77777777" w:rsidR="004871E0" w:rsidRDefault="004871E0" w:rsidP="004871E0">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.concurrent.TimeUnit</w:t>
      </w:r>
      <w:proofErr w:type="spellEnd"/>
      <w:r>
        <w:rPr>
          <w:rFonts w:ascii="Segoe UI" w:hAnsi="Segoe UI" w:cs="Segoe UI"/>
          <w:color w:val="000000"/>
          <w:bdr w:val="none" w:sz="0" w:space="0" w:color="auto" w:frame="1"/>
        </w:rPr>
        <w:t>;  </w:t>
      </w:r>
    </w:p>
    <w:p w14:paraId="26D5DD29"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922257" w14:textId="77777777" w:rsidR="004871E0" w:rsidRDefault="004871E0" w:rsidP="004871E0">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TestThread</w:t>
      </w:r>
      <w:proofErr w:type="spellEnd"/>
      <w:r>
        <w:rPr>
          <w:rFonts w:ascii="Segoe UI" w:hAnsi="Segoe UI" w:cs="Segoe UI"/>
          <w:color w:val="000000"/>
          <w:bdr w:val="none" w:sz="0" w:space="0" w:color="auto" w:frame="1"/>
        </w:rPr>
        <w:t> {  </w:t>
      </w:r>
    </w:p>
    <w:p w14:paraId="023C6982"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arguments)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InterruptedException {  </w:t>
      </w:r>
    </w:p>
    <w:p w14:paraId="62A8441E"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ExecutorService</w:t>
      </w:r>
      <w:proofErr w:type="spellEnd"/>
      <w:r>
        <w:rPr>
          <w:rFonts w:ascii="Segoe UI" w:hAnsi="Segoe UI" w:cs="Segoe UI"/>
          <w:color w:val="000000"/>
          <w:bdr w:val="none" w:sz="0" w:space="0" w:color="auto" w:frame="1"/>
        </w:rPr>
        <w:t> e = </w:t>
      </w:r>
      <w:proofErr w:type="spellStart"/>
      <w:r>
        <w:rPr>
          <w:rFonts w:ascii="Segoe UI" w:hAnsi="Segoe UI" w:cs="Segoe UI"/>
          <w:color w:val="000000"/>
          <w:bdr w:val="none" w:sz="0" w:space="0" w:color="auto" w:frame="1"/>
        </w:rPr>
        <w:t>Executors.newSingleThreadExecutor</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C4A0CF6"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E036F2"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07A8CC3E"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e.submit</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  </w:t>
      </w:r>
    </w:p>
    <w:p w14:paraId="71B01068"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"Shutdown executor"</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72543B"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e.shutdown</w:t>
      </w:r>
      <w:proofErr w:type="spellEnd"/>
      <w:proofErr w:type="gramEnd"/>
      <w:r>
        <w:rPr>
          <w:rFonts w:ascii="Segoe UI" w:hAnsi="Segoe UI" w:cs="Segoe UI"/>
          <w:color w:val="000000"/>
          <w:bdr w:val="none" w:sz="0" w:space="0" w:color="auto" w:frame="1"/>
        </w:rPr>
        <w:t>();  </w:t>
      </w:r>
    </w:p>
    <w:p w14:paraId="5F160504"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e.awaitTermination</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TimeUnit.SECONDS</w:t>
      </w:r>
      <w:proofErr w:type="spellEnd"/>
      <w:r>
        <w:rPr>
          <w:rFonts w:ascii="Segoe UI" w:hAnsi="Segoe UI" w:cs="Segoe UI"/>
          <w:color w:val="000000"/>
          <w:bdr w:val="none" w:sz="0" w:space="0" w:color="auto" w:frame="1"/>
        </w:rPr>
        <w:t>);  </w:t>
      </w:r>
    </w:p>
    <w:p w14:paraId="6ACB6363"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InterruptedException</w:t>
      </w:r>
      <w:proofErr w:type="spellEnd"/>
      <w:r>
        <w:rPr>
          <w:rFonts w:ascii="Segoe UI" w:hAnsi="Segoe UI" w:cs="Segoe UI"/>
          <w:color w:val="000000"/>
          <w:bdr w:val="none" w:sz="0" w:space="0" w:color="auto" w:frame="1"/>
        </w:rPr>
        <w:t> ex) {  </w:t>
      </w:r>
    </w:p>
    <w:p w14:paraId="17B0AD40"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System.err.println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"tasks interrupted"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F33375"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finally</w:t>
      </w:r>
      <w:r>
        <w:rPr>
          <w:rFonts w:ascii="Segoe UI" w:hAnsi="Segoe UI" w:cs="Segoe UI"/>
          <w:color w:val="000000"/>
          <w:bdr w:val="none" w:sz="0" w:space="0" w:color="auto" w:frame="1"/>
        </w:rPr>
        <w:t> {  </w:t>
      </w:r>
    </w:p>
    <w:p w14:paraId="600A0D15"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4C8F3"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w:t>
      </w:r>
      <w:proofErr w:type="gramEnd"/>
      <w:r>
        <w:rPr>
          <w:rFonts w:ascii="Segoe UI" w:hAnsi="Segoe UI" w:cs="Segoe UI"/>
          <w:color w:val="000000"/>
          <w:bdr w:val="none" w:sz="0" w:space="0" w:color="auto" w:frame="1"/>
        </w:rPr>
        <w:t>.isTerminated</w:t>
      </w:r>
      <w:proofErr w:type="spellEnd"/>
      <w:r>
        <w:rPr>
          <w:rFonts w:ascii="Segoe UI" w:hAnsi="Segoe UI" w:cs="Segoe UI"/>
          <w:color w:val="000000"/>
          <w:bdr w:val="none" w:sz="0" w:space="0" w:color="auto" w:frame="1"/>
        </w:rPr>
        <w:t>()) {  </w:t>
      </w:r>
    </w:p>
    <w:p w14:paraId="58BE08D0"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System.err.println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"cancel non-finished tasks"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64FB31"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605424A"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e.shutdownNow</w:t>
      </w:r>
      <w:proofErr w:type="spellEnd"/>
      <w:proofErr w:type="gramEnd"/>
      <w:r>
        <w:rPr>
          <w:rFonts w:ascii="Segoe UI" w:hAnsi="Segoe UI" w:cs="Segoe UI"/>
          <w:color w:val="000000"/>
          <w:bdr w:val="none" w:sz="0" w:space="0" w:color="auto" w:frame="1"/>
        </w:rPr>
        <w:t>();  </w:t>
      </w:r>
    </w:p>
    <w:p w14:paraId="42CD19A1"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"shutdown finished"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5CFBFF"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773C3C8D"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EBE209"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4B5400"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Task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  </w:t>
      </w:r>
    </w:p>
    <w:p w14:paraId="44E270F2"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E13D1CD"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  </w:t>
      </w:r>
    </w:p>
    <w:p w14:paraId="19646FCE"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21EC81"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597AF351"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Long duration =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Math.random</w:t>
      </w:r>
      <w:proofErr w:type="spellEnd"/>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20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CD55E30"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Task!"</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8B49A2"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TimeUnit.SECONDS.sleep</w:t>
      </w:r>
      <w:proofErr w:type="spellEnd"/>
      <w:proofErr w:type="gramEnd"/>
      <w:r>
        <w:rPr>
          <w:rFonts w:ascii="Segoe UI" w:hAnsi="Segoe UI" w:cs="Segoe UI"/>
          <w:color w:val="000000"/>
          <w:bdr w:val="none" w:sz="0" w:space="0" w:color="auto" w:frame="1"/>
        </w:rPr>
        <w:t>(duration);  </w:t>
      </w:r>
    </w:p>
    <w:p w14:paraId="7A94786E"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InterruptedException</w:t>
      </w:r>
      <w:proofErr w:type="spellEnd"/>
      <w:r>
        <w:rPr>
          <w:rFonts w:ascii="Segoe UI" w:hAnsi="Segoe UI" w:cs="Segoe UI"/>
          <w:color w:val="000000"/>
          <w:bdr w:val="none" w:sz="0" w:space="0" w:color="auto" w:frame="1"/>
        </w:rPr>
        <w:t> ex) {  </w:t>
      </w:r>
    </w:p>
    <w:p w14:paraId="2CDD1717"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ex.printStackTrace</w:t>
      </w:r>
      <w:proofErr w:type="spellEnd"/>
      <w:proofErr w:type="gramEnd"/>
      <w:r>
        <w:rPr>
          <w:rFonts w:ascii="Segoe UI" w:hAnsi="Segoe UI" w:cs="Segoe UI"/>
          <w:color w:val="000000"/>
          <w:bdr w:val="none" w:sz="0" w:space="0" w:color="auto" w:frame="1"/>
        </w:rPr>
        <w:t>();  </w:t>
      </w:r>
    </w:p>
    <w:p w14:paraId="38CB876D"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31731AB"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D95B7D" w14:textId="77777777" w:rsidR="004871E0" w:rsidRDefault="004871E0" w:rsidP="004871E0">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97B9AE" w14:textId="77777777" w:rsidR="004871E0" w:rsidRDefault="004871E0" w:rsidP="004871E0">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BB17F0"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B920FDA" w14:textId="77777777" w:rsidR="004871E0" w:rsidRDefault="004871E0" w:rsidP="004871E0">
      <w:pPr>
        <w:pStyle w:val="HTMLPreformatted"/>
        <w:shd w:val="clear" w:color="auto" w:fill="EEEEEE"/>
        <w:jc w:val="both"/>
        <w:rPr>
          <w:color w:val="535559"/>
        </w:rPr>
      </w:pPr>
      <w:r>
        <w:rPr>
          <w:color w:val="535559"/>
        </w:rPr>
        <w:t>Shutdown executor</w:t>
      </w:r>
    </w:p>
    <w:p w14:paraId="0D770AD8" w14:textId="77777777" w:rsidR="004871E0" w:rsidRDefault="004871E0" w:rsidP="004871E0">
      <w:pPr>
        <w:pStyle w:val="HTMLPreformatted"/>
        <w:shd w:val="clear" w:color="auto" w:fill="EEEEEE"/>
        <w:jc w:val="both"/>
        <w:rPr>
          <w:color w:val="535559"/>
        </w:rPr>
      </w:pPr>
      <w:r>
        <w:rPr>
          <w:color w:val="535559"/>
        </w:rPr>
        <w:t xml:space="preserve">shutdown </w:t>
      </w:r>
      <w:proofErr w:type="gramStart"/>
      <w:r>
        <w:rPr>
          <w:color w:val="535559"/>
        </w:rPr>
        <w:t>finished</w:t>
      </w:r>
      <w:proofErr w:type="gramEnd"/>
    </w:p>
    <w:p w14:paraId="2AE7C27B" w14:textId="77777777" w:rsidR="004871E0" w:rsidRDefault="004871E0" w:rsidP="004871E0">
      <w:pPr>
        <w:rPr>
          <w:rFonts w:ascii="Times New Roman" w:hAnsi="Times New Roman" w:cs="Times New Roman"/>
        </w:rPr>
      </w:pPr>
      <w:r>
        <w:pict w14:anchorId="7B940325">
          <v:rect id="_x0000_i1403" style="width:0;height:.75pt" o:hralign="left" o:hrstd="t" o:hrnoshade="t" o:hr="t" fillcolor="#d4d4d4" stroked="f"/>
        </w:pict>
      </w:r>
    </w:p>
    <w:p w14:paraId="181CC380"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42) What is the difference between Synchronous programming and Asynchronous programming regarding a thread?</w:t>
      </w:r>
    </w:p>
    <w:p w14:paraId="2284BEAC"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Synchronous programming: </w:t>
      </w:r>
      <w:r>
        <w:rPr>
          <w:rFonts w:ascii="Segoe UI" w:hAnsi="Segoe UI" w:cs="Segoe UI"/>
          <w:color w:val="333333"/>
        </w:rPr>
        <w:t>In Synchronous programming model, a thread is assigned to complete a task and hence thread started working on it, and it is only available for other tasks once it will end the assigned task.</w:t>
      </w:r>
    </w:p>
    <w:p w14:paraId="599396AA"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Asynchronous Programming: </w:t>
      </w:r>
      <w:r>
        <w:rPr>
          <w:rFonts w:ascii="Segoe UI" w:hAnsi="Segoe UI" w:cs="Segoe UI"/>
          <w:color w:val="333333"/>
        </w:rPr>
        <w:t>In Asynchronous programming, one job can be completed by multiple threads and hence it provides maximum usability of the various threads.</w:t>
      </w:r>
    </w:p>
    <w:p w14:paraId="0E07CADB" w14:textId="77777777" w:rsidR="004871E0" w:rsidRDefault="004871E0" w:rsidP="004871E0">
      <w:pPr>
        <w:rPr>
          <w:rFonts w:ascii="Times New Roman" w:hAnsi="Times New Roman" w:cs="Times New Roman"/>
        </w:rPr>
      </w:pPr>
      <w:r>
        <w:pict w14:anchorId="78499D3F">
          <v:rect id="_x0000_i1404" style="width:0;height:.75pt" o:hralign="left" o:hrstd="t" o:hrnoshade="t" o:hr="t" fillcolor="#d4d4d4" stroked="f"/>
        </w:pict>
      </w:r>
    </w:p>
    <w:p w14:paraId="5BFDF7E4"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43) What do you understand by Callable and Future in Java?</w:t>
      </w:r>
    </w:p>
    <w:p w14:paraId="391BD8D8"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Java Callable interface: </w:t>
      </w:r>
      <w:r>
        <w:rPr>
          <w:rFonts w:ascii="Segoe UI" w:hAnsi="Segoe UI" w:cs="Segoe UI"/>
          <w:color w:val="333333"/>
        </w:rPr>
        <w:t xml:space="preserve">In Java5 callable interface was provided by the package </w:t>
      </w:r>
      <w:proofErr w:type="spellStart"/>
      <w:proofErr w:type="gramStart"/>
      <w:r>
        <w:rPr>
          <w:rFonts w:ascii="Segoe UI" w:hAnsi="Segoe UI" w:cs="Segoe UI"/>
          <w:color w:val="333333"/>
        </w:rPr>
        <w:t>java.util</w:t>
      </w:r>
      <w:proofErr w:type="gramEnd"/>
      <w:r>
        <w:rPr>
          <w:rFonts w:ascii="Segoe UI" w:hAnsi="Segoe UI" w:cs="Segoe UI"/>
          <w:color w:val="333333"/>
        </w:rPr>
        <w:t>.concurrent</w:t>
      </w:r>
      <w:proofErr w:type="spellEnd"/>
      <w:r>
        <w:rPr>
          <w:rFonts w:ascii="Segoe UI" w:hAnsi="Segoe UI" w:cs="Segoe UI"/>
          <w:color w:val="333333"/>
        </w:rPr>
        <w:t xml:space="preserve">. It is similar to the Runnable </w:t>
      </w:r>
      <w:proofErr w:type="gramStart"/>
      <w:r>
        <w:rPr>
          <w:rFonts w:ascii="Segoe UI" w:hAnsi="Segoe UI" w:cs="Segoe UI"/>
          <w:color w:val="333333"/>
        </w:rPr>
        <w:t>interface</w:t>
      </w:r>
      <w:proofErr w:type="gramEnd"/>
      <w:r>
        <w:rPr>
          <w:rFonts w:ascii="Segoe UI" w:hAnsi="Segoe UI" w:cs="Segoe UI"/>
          <w:color w:val="333333"/>
        </w:rPr>
        <w:t xml:space="preserve"> but it can return a result, and it can throw an Exception. It also provides a </w:t>
      </w:r>
      <w:proofErr w:type="gramStart"/>
      <w:r>
        <w:rPr>
          <w:rFonts w:ascii="Segoe UI" w:hAnsi="Segoe UI" w:cs="Segoe UI"/>
          <w:color w:val="333333"/>
        </w:rPr>
        <w:t>run(</w:t>
      </w:r>
      <w:proofErr w:type="gramEnd"/>
      <w:r>
        <w:rPr>
          <w:rFonts w:ascii="Segoe UI" w:hAnsi="Segoe UI" w:cs="Segoe UI"/>
          <w:color w:val="333333"/>
        </w:rPr>
        <w:t>) method for execution of a thread. Java Callable can return any object as it uses Generic.</w:t>
      </w:r>
    </w:p>
    <w:p w14:paraId="7C5AA956"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3D1F4466"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public interface Callable&lt;V&gt;</w:t>
      </w:r>
    </w:p>
    <w:p w14:paraId="738FD624"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Java Future interface:</w:t>
      </w:r>
      <w:r>
        <w:rPr>
          <w:rFonts w:ascii="Segoe UI" w:hAnsi="Segoe UI" w:cs="Segoe UI"/>
          <w:color w:val="333333"/>
        </w:rPr>
        <w:t xml:space="preserve"> Java Future interface gives the result of a concurrent process. The Callable interface returns the object of </w:t>
      </w:r>
      <w:proofErr w:type="spellStart"/>
      <w:proofErr w:type="gramStart"/>
      <w:r>
        <w:rPr>
          <w:rFonts w:ascii="Segoe UI" w:hAnsi="Segoe UI" w:cs="Segoe UI"/>
          <w:color w:val="333333"/>
        </w:rPr>
        <w:t>java.util</w:t>
      </w:r>
      <w:proofErr w:type="gramEnd"/>
      <w:r>
        <w:rPr>
          <w:rFonts w:ascii="Segoe UI" w:hAnsi="Segoe UI" w:cs="Segoe UI"/>
          <w:color w:val="333333"/>
        </w:rPr>
        <w:t>.concurrent.Future</w:t>
      </w:r>
      <w:proofErr w:type="spellEnd"/>
      <w:r>
        <w:rPr>
          <w:rFonts w:ascii="Segoe UI" w:hAnsi="Segoe UI" w:cs="Segoe UI"/>
          <w:color w:val="333333"/>
        </w:rPr>
        <w:t>.</w:t>
      </w:r>
    </w:p>
    <w:p w14:paraId="70172227"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Java Future provides following methods for implementation.</w:t>
      </w:r>
    </w:p>
    <w:p w14:paraId="428634C5" w14:textId="77777777" w:rsidR="004871E0" w:rsidRDefault="004871E0" w:rsidP="004871E0">
      <w:pPr>
        <w:numPr>
          <w:ilvl w:val="0"/>
          <w:numId w:val="14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cancel(</w:t>
      </w:r>
      <w:proofErr w:type="spellStart"/>
      <w:proofErr w:type="gramEnd"/>
      <w:r>
        <w:rPr>
          <w:rStyle w:val="Strong"/>
          <w:rFonts w:ascii="Segoe UI" w:hAnsi="Segoe UI" w:cs="Segoe UI"/>
          <w:color w:val="000000"/>
        </w:rPr>
        <w:t>boolean</w:t>
      </w:r>
      <w:proofErr w:type="spellEnd"/>
      <w:r>
        <w:rPr>
          <w:rStyle w:val="Strong"/>
          <w:rFonts w:ascii="Segoe UI" w:hAnsi="Segoe UI" w:cs="Segoe UI"/>
          <w:color w:val="000000"/>
        </w:rPr>
        <w:t> </w:t>
      </w:r>
      <w:proofErr w:type="spellStart"/>
      <w:r>
        <w:rPr>
          <w:rStyle w:val="Strong"/>
          <w:rFonts w:ascii="Segoe UI" w:hAnsi="Segoe UI" w:cs="Segoe UI"/>
          <w:color w:val="000000"/>
        </w:rPr>
        <w:t>mayInterruptIfRunning</w:t>
      </w:r>
      <w:proofErr w:type="spellEnd"/>
      <w:r>
        <w:rPr>
          <w:rStyle w:val="Strong"/>
          <w:rFonts w:ascii="Segoe UI" w:hAnsi="Segoe UI" w:cs="Segoe UI"/>
          <w:color w:val="000000"/>
        </w:rPr>
        <w:t>):</w:t>
      </w:r>
      <w:r>
        <w:rPr>
          <w:rFonts w:ascii="Segoe UI" w:hAnsi="Segoe UI" w:cs="Segoe UI"/>
          <w:color w:val="000000"/>
        </w:rPr>
        <w:t> It is used to cancel the execution of the assigned task.</w:t>
      </w:r>
    </w:p>
    <w:p w14:paraId="31A3341F" w14:textId="77777777" w:rsidR="004871E0" w:rsidRDefault="004871E0" w:rsidP="004871E0">
      <w:pPr>
        <w:numPr>
          <w:ilvl w:val="0"/>
          <w:numId w:val="14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get(</w:t>
      </w:r>
      <w:proofErr w:type="gramEnd"/>
      <w:r>
        <w:rPr>
          <w:rStyle w:val="Strong"/>
          <w:rFonts w:ascii="Segoe UI" w:hAnsi="Segoe UI" w:cs="Segoe UI"/>
          <w:color w:val="000000"/>
        </w:rPr>
        <w:t>):</w:t>
      </w:r>
      <w:r>
        <w:rPr>
          <w:rFonts w:ascii="Segoe UI" w:hAnsi="Segoe UI" w:cs="Segoe UI"/>
          <w:color w:val="000000"/>
        </w:rPr>
        <w:t> It waits for the time if execution not completed and then retrieved the result.</w:t>
      </w:r>
    </w:p>
    <w:p w14:paraId="5D1358D6" w14:textId="77777777" w:rsidR="004871E0" w:rsidRDefault="004871E0" w:rsidP="004871E0">
      <w:pPr>
        <w:numPr>
          <w:ilvl w:val="0"/>
          <w:numId w:val="142"/>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isCancelled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returns the Boolean value as it returns true if the task was canceled before the completion.</w:t>
      </w:r>
    </w:p>
    <w:p w14:paraId="4A43DFD6" w14:textId="77777777" w:rsidR="004871E0" w:rsidRDefault="004871E0" w:rsidP="004871E0">
      <w:pPr>
        <w:numPr>
          <w:ilvl w:val="0"/>
          <w:numId w:val="142"/>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isDone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returns true if the job is completed successfully else returns false.</w:t>
      </w:r>
    </w:p>
    <w:p w14:paraId="28EEE345" w14:textId="77777777" w:rsidR="004871E0" w:rsidRDefault="004871E0" w:rsidP="004871E0">
      <w:pPr>
        <w:spacing w:after="0" w:line="240" w:lineRule="auto"/>
        <w:rPr>
          <w:rFonts w:ascii="Times New Roman" w:hAnsi="Times New Roman" w:cs="Times New Roman"/>
        </w:rPr>
      </w:pPr>
      <w:r>
        <w:pict w14:anchorId="3B226F00">
          <v:rect id="_x0000_i1405" style="width:0;height:.75pt" o:hralign="left" o:hrstd="t" o:hrnoshade="t" o:hr="t" fillcolor="#d4d4d4" stroked="f"/>
        </w:pict>
      </w:r>
    </w:p>
    <w:p w14:paraId="6F918F54"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44. What is the difference between </w:t>
      </w:r>
      <w:proofErr w:type="spellStart"/>
      <w:r>
        <w:rPr>
          <w:rFonts w:ascii="Helvetica" w:hAnsi="Helvetica"/>
          <w:b w:val="0"/>
          <w:bCs w:val="0"/>
          <w:color w:val="610B4B"/>
          <w:sz w:val="32"/>
          <w:szCs w:val="32"/>
        </w:rPr>
        <w:t>ScheduledExecutorService</w:t>
      </w:r>
      <w:proofErr w:type="spellEnd"/>
      <w:r>
        <w:rPr>
          <w:rFonts w:ascii="Helvetica" w:hAnsi="Helvetica"/>
          <w:b w:val="0"/>
          <w:bCs w:val="0"/>
          <w:color w:val="610B4B"/>
          <w:sz w:val="32"/>
          <w:szCs w:val="32"/>
        </w:rPr>
        <w:t xml:space="preserve"> and </w:t>
      </w:r>
      <w:proofErr w:type="spellStart"/>
      <w:r>
        <w:rPr>
          <w:rFonts w:ascii="Helvetica" w:hAnsi="Helvetica"/>
          <w:b w:val="0"/>
          <w:bCs w:val="0"/>
          <w:color w:val="610B4B"/>
          <w:sz w:val="32"/>
          <w:szCs w:val="32"/>
        </w:rPr>
        <w:t>ExecutorService</w:t>
      </w:r>
      <w:proofErr w:type="spellEnd"/>
      <w:r>
        <w:rPr>
          <w:rFonts w:ascii="Helvetica" w:hAnsi="Helvetica"/>
          <w:b w:val="0"/>
          <w:bCs w:val="0"/>
          <w:color w:val="610B4B"/>
          <w:sz w:val="32"/>
          <w:szCs w:val="32"/>
        </w:rPr>
        <w:t xml:space="preserve"> interface?</w:t>
      </w:r>
    </w:p>
    <w:p w14:paraId="3E346B5F" w14:textId="77777777" w:rsidR="004871E0" w:rsidRDefault="004871E0" w:rsidP="004871E0">
      <w:pPr>
        <w:pStyle w:val="NormalWeb"/>
        <w:shd w:val="clear" w:color="auto" w:fill="FFFFFF"/>
        <w:jc w:val="both"/>
        <w:rPr>
          <w:rFonts w:ascii="Segoe UI" w:hAnsi="Segoe UI" w:cs="Segoe UI"/>
          <w:color w:val="333333"/>
        </w:rPr>
      </w:pPr>
      <w:proofErr w:type="spellStart"/>
      <w:r>
        <w:rPr>
          <w:rFonts w:ascii="Segoe UI" w:hAnsi="Segoe UI" w:cs="Segoe UI"/>
          <w:color w:val="333333"/>
        </w:rPr>
        <w:t>ExecutorServcie</w:t>
      </w:r>
      <w:proofErr w:type="spellEnd"/>
      <w:r>
        <w:rPr>
          <w:rFonts w:ascii="Segoe UI" w:hAnsi="Segoe UI" w:cs="Segoe UI"/>
          <w:color w:val="333333"/>
        </w:rPr>
        <w:t xml:space="preserve"> and </w:t>
      </w:r>
      <w:proofErr w:type="spellStart"/>
      <w:r>
        <w:rPr>
          <w:rFonts w:ascii="Segoe UI" w:hAnsi="Segoe UI" w:cs="Segoe UI"/>
          <w:color w:val="333333"/>
        </w:rPr>
        <w:t>ScheduledExecutorService</w:t>
      </w:r>
      <w:proofErr w:type="spellEnd"/>
      <w:r>
        <w:rPr>
          <w:rFonts w:ascii="Segoe UI" w:hAnsi="Segoe UI" w:cs="Segoe UI"/>
          <w:color w:val="333333"/>
        </w:rPr>
        <w:t xml:space="preserve"> both are the interfaces of </w:t>
      </w:r>
      <w:proofErr w:type="spellStart"/>
      <w:proofErr w:type="gramStart"/>
      <w:r>
        <w:rPr>
          <w:rFonts w:ascii="Segoe UI" w:hAnsi="Segoe UI" w:cs="Segoe UI"/>
          <w:color w:val="333333"/>
        </w:rPr>
        <w:t>java.util</w:t>
      </w:r>
      <w:proofErr w:type="gramEnd"/>
      <w:r>
        <w:rPr>
          <w:rFonts w:ascii="Segoe UI" w:hAnsi="Segoe UI" w:cs="Segoe UI"/>
          <w:color w:val="333333"/>
        </w:rPr>
        <w:t>.Concurrent</w:t>
      </w:r>
      <w:proofErr w:type="spellEnd"/>
      <w:r>
        <w:rPr>
          <w:rFonts w:ascii="Segoe UI" w:hAnsi="Segoe UI" w:cs="Segoe UI"/>
          <w:color w:val="333333"/>
        </w:rPr>
        <w:t xml:space="preserve"> package but </w:t>
      </w:r>
      <w:proofErr w:type="spellStart"/>
      <w:r>
        <w:rPr>
          <w:rFonts w:ascii="Segoe UI" w:hAnsi="Segoe UI" w:cs="Segoe UI"/>
          <w:color w:val="333333"/>
        </w:rPr>
        <w:t>scheduledExecutorService</w:t>
      </w:r>
      <w:proofErr w:type="spellEnd"/>
      <w:r>
        <w:rPr>
          <w:rFonts w:ascii="Segoe UI" w:hAnsi="Segoe UI" w:cs="Segoe UI"/>
          <w:color w:val="333333"/>
        </w:rPr>
        <w:t xml:space="preserve"> provides some additional methods to execute the Runnable and Callable tasks with the delay or every fixed time period.</w:t>
      </w:r>
    </w:p>
    <w:p w14:paraId="7C07FE0A"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45) Define </w:t>
      </w:r>
      <w:proofErr w:type="spellStart"/>
      <w:r>
        <w:rPr>
          <w:rFonts w:ascii="Helvetica" w:hAnsi="Helvetica"/>
          <w:b w:val="0"/>
          <w:bCs w:val="0"/>
          <w:color w:val="610B4B"/>
          <w:sz w:val="32"/>
          <w:szCs w:val="32"/>
        </w:rPr>
        <w:t>FutureTask</w:t>
      </w:r>
      <w:proofErr w:type="spellEnd"/>
      <w:r>
        <w:rPr>
          <w:rFonts w:ascii="Helvetica" w:hAnsi="Helvetica"/>
          <w:b w:val="0"/>
          <w:bCs w:val="0"/>
          <w:color w:val="610B4B"/>
          <w:sz w:val="32"/>
          <w:szCs w:val="32"/>
        </w:rPr>
        <w:t xml:space="preserve"> class in Java?</w:t>
      </w:r>
    </w:p>
    <w:p w14:paraId="59A9C05D"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FutureTask</w:t>
      </w:r>
      <w:proofErr w:type="spellEnd"/>
      <w:r>
        <w:rPr>
          <w:rFonts w:ascii="Segoe UI" w:hAnsi="Segoe UI" w:cs="Segoe UI"/>
          <w:color w:val="333333"/>
        </w:rPr>
        <w:t xml:space="preserve"> class provides a base implementation of the Future interface. The result can only be obtained if the execution of one task is completed, and if the computation is not achieved then get method will be blocked. If the execution is completed, then it cannot be re-started and can't be canceled.</w:t>
      </w:r>
    </w:p>
    <w:p w14:paraId="60459E01"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9CB6D9E"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public class </w:t>
      </w:r>
      <w:proofErr w:type="spellStart"/>
      <w:r>
        <w:rPr>
          <w:rFonts w:ascii="Segoe UI" w:hAnsi="Segoe UI" w:cs="Segoe UI"/>
          <w:color w:val="333333"/>
        </w:rPr>
        <w:t>FutureTask</w:t>
      </w:r>
      <w:proofErr w:type="spellEnd"/>
      <w:r>
        <w:rPr>
          <w:rFonts w:ascii="Segoe UI" w:hAnsi="Segoe UI" w:cs="Segoe UI"/>
          <w:color w:val="333333"/>
        </w:rPr>
        <w:t xml:space="preserve">&lt;V&gt; extends Object implements </w:t>
      </w:r>
      <w:proofErr w:type="spellStart"/>
      <w:r>
        <w:rPr>
          <w:rFonts w:ascii="Segoe UI" w:hAnsi="Segoe UI" w:cs="Segoe UI"/>
          <w:color w:val="333333"/>
        </w:rPr>
        <w:t>RunnableFuture</w:t>
      </w:r>
      <w:proofErr w:type="spellEnd"/>
      <w:r>
        <w:rPr>
          <w:rFonts w:ascii="Segoe UI" w:hAnsi="Segoe UI" w:cs="Segoe UI"/>
          <w:color w:val="333333"/>
        </w:rPr>
        <w:t>&lt;V&gt;</w:t>
      </w:r>
    </w:p>
    <w:p w14:paraId="359674FF" w14:textId="47470F8D" w:rsidR="004871E0" w:rsidRDefault="004871E0" w:rsidP="004871E0">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Collections</w:t>
      </w:r>
    </w:p>
    <w:p w14:paraId="0EA42F36"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1. What is Collection in Java?</w:t>
      </w:r>
    </w:p>
    <w:p w14:paraId="4BB3D972"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term </w:t>
      </w:r>
      <w:r>
        <w:rPr>
          <w:rStyle w:val="Strong"/>
          <w:rFonts w:ascii="Nunito" w:hAnsi="Nunito"/>
          <w:color w:val="273239"/>
          <w:spacing w:val="2"/>
          <w:sz w:val="26"/>
          <w:szCs w:val="26"/>
          <w:bdr w:val="none" w:sz="0" w:space="0" w:color="auto" w:frame="1"/>
        </w:rPr>
        <w:t>collection</w:t>
      </w:r>
      <w:r>
        <w:rPr>
          <w:rFonts w:ascii="Nunito" w:hAnsi="Nunito"/>
          <w:color w:val="273239"/>
          <w:spacing w:val="2"/>
          <w:sz w:val="26"/>
          <w:szCs w:val="26"/>
          <w:bdr w:val="none" w:sz="0" w:space="0" w:color="auto" w:frame="1"/>
        </w:rPr>
        <w:t> refers to a group of objects represented as one unit. Classes in the Java collection class hierarchy are divided into two “</w:t>
      </w:r>
      <w:r>
        <w:rPr>
          <w:rStyle w:val="Strong"/>
          <w:rFonts w:ascii="Nunito" w:hAnsi="Nunito"/>
          <w:color w:val="273239"/>
          <w:spacing w:val="2"/>
          <w:sz w:val="26"/>
          <w:szCs w:val="26"/>
          <w:bdr w:val="none" w:sz="0" w:space="0" w:color="auto" w:frame="1"/>
        </w:rPr>
        <w:t>root</w:t>
      </w:r>
      <w:r>
        <w:rPr>
          <w:rFonts w:ascii="Nunito" w:hAnsi="Nunito"/>
          <w:color w:val="273239"/>
          <w:spacing w:val="2"/>
          <w:sz w:val="26"/>
          <w:szCs w:val="26"/>
          <w:bdr w:val="none" w:sz="0" w:space="0" w:color="auto" w:frame="1"/>
        </w:rPr>
        <w:t>” interfaces: Collection </w:t>
      </w:r>
      <w:r>
        <w:rPr>
          <w:rStyle w:val="Strong"/>
          <w:rFonts w:ascii="Nunito" w:hAnsi="Nunito"/>
          <w:color w:val="273239"/>
          <w:spacing w:val="2"/>
          <w:sz w:val="26"/>
          <w:szCs w:val="26"/>
          <w:bdr w:val="none" w:sz="0" w:space="0" w:color="auto" w:frame="1"/>
        </w:rPr>
        <w:t>(</w:t>
      </w:r>
      <w:proofErr w:type="spellStart"/>
      <w:proofErr w:type="gramStart"/>
      <w:r>
        <w:rPr>
          <w:rStyle w:val="Strong"/>
          <w:rFonts w:ascii="Nunito" w:hAnsi="Nunito"/>
          <w:color w:val="273239"/>
          <w:spacing w:val="2"/>
          <w:sz w:val="26"/>
          <w:szCs w:val="26"/>
          <w:bdr w:val="none" w:sz="0" w:space="0" w:color="auto" w:frame="1"/>
        </w:rPr>
        <w:t>java.util</w:t>
      </w:r>
      <w:proofErr w:type="gramEnd"/>
      <w:r>
        <w:rPr>
          <w:rStyle w:val="Strong"/>
          <w:rFonts w:ascii="Nunito" w:hAnsi="Nunito"/>
          <w:color w:val="273239"/>
          <w:spacing w:val="2"/>
          <w:sz w:val="26"/>
          <w:szCs w:val="26"/>
          <w:bdr w:val="none" w:sz="0" w:space="0" w:color="auto" w:frame="1"/>
        </w:rPr>
        <w:t>.Collection</w:t>
      </w:r>
      <w:proofErr w:type="spellEnd"/>
      <w:r>
        <w:rPr>
          <w:rStyle w:val="Strong"/>
          <w:rFonts w:ascii="Nunito" w:hAnsi="Nunito"/>
          <w:color w:val="273239"/>
          <w:spacing w:val="2"/>
          <w:sz w:val="26"/>
          <w:szCs w:val="26"/>
          <w:bdr w:val="none" w:sz="0" w:space="0" w:color="auto" w:frame="1"/>
        </w:rPr>
        <w:t>)</w:t>
      </w:r>
      <w:r>
        <w:rPr>
          <w:rFonts w:ascii="Nunito" w:hAnsi="Nunito"/>
          <w:color w:val="273239"/>
          <w:spacing w:val="2"/>
          <w:sz w:val="26"/>
          <w:szCs w:val="26"/>
          <w:bdr w:val="none" w:sz="0" w:space="0" w:color="auto" w:frame="1"/>
        </w:rPr>
        <w:t> and Map </w:t>
      </w:r>
      <w:r>
        <w:rPr>
          <w:rStyle w:val="Strong"/>
          <w:rFonts w:ascii="Nunito" w:hAnsi="Nunito"/>
          <w:color w:val="273239"/>
          <w:spacing w:val="2"/>
          <w:sz w:val="26"/>
          <w:szCs w:val="26"/>
          <w:bdr w:val="none" w:sz="0" w:space="0" w:color="auto" w:frame="1"/>
        </w:rPr>
        <w:t>(</w:t>
      </w:r>
      <w:proofErr w:type="spellStart"/>
      <w:r>
        <w:rPr>
          <w:rStyle w:val="Strong"/>
          <w:rFonts w:ascii="Nunito" w:hAnsi="Nunito"/>
          <w:color w:val="273239"/>
          <w:spacing w:val="2"/>
          <w:sz w:val="26"/>
          <w:szCs w:val="26"/>
          <w:bdr w:val="none" w:sz="0" w:space="0" w:color="auto" w:frame="1"/>
        </w:rPr>
        <w:t>java.util.Map</w:t>
      </w:r>
      <w:proofErr w:type="spellEnd"/>
      <w:r>
        <w:rPr>
          <w:rStyle w:val="Strong"/>
          <w:rFonts w:ascii="Nunito" w:hAnsi="Nunito"/>
          <w:color w:val="273239"/>
          <w:spacing w:val="2"/>
          <w:sz w:val="26"/>
          <w:szCs w:val="26"/>
          <w:bdr w:val="none" w:sz="0" w:space="0" w:color="auto" w:frame="1"/>
        </w:rPr>
        <w:t>)</w:t>
      </w:r>
      <w:r>
        <w:rPr>
          <w:rFonts w:ascii="Nunito" w:hAnsi="Nunito"/>
          <w:color w:val="273239"/>
          <w:spacing w:val="2"/>
          <w:sz w:val="26"/>
          <w:szCs w:val="26"/>
          <w:bdr w:val="none" w:sz="0" w:space="0" w:color="auto" w:frame="1"/>
        </w:rPr>
        <w:t>. Terms that you will encounter while learning about the collection in Java:</w:t>
      </w:r>
    </w:p>
    <w:p w14:paraId="4DA9D869" w14:textId="77777777" w:rsidR="004871E0" w:rsidRDefault="004871E0" w:rsidP="004871E0">
      <w:pPr>
        <w:numPr>
          <w:ilvl w:val="0"/>
          <w:numId w:val="14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Collection Framework: </w:t>
      </w:r>
      <w:r>
        <w:rPr>
          <w:rFonts w:ascii="Nunito" w:hAnsi="Nunito"/>
          <w:color w:val="273239"/>
          <w:spacing w:val="2"/>
          <w:sz w:val="26"/>
          <w:szCs w:val="26"/>
          <w:bdr w:val="none" w:sz="0" w:space="0" w:color="auto" w:frame="1"/>
        </w:rPr>
        <w:t>Java’s Collection Framework defines classes and interfaces for representing groups of objects as a single entity. C++ developers can compare the Collection framework with </w:t>
      </w:r>
      <w:hyperlink r:id="rId57" w:history="1">
        <w:r>
          <w:rPr>
            <w:rStyle w:val="Strong"/>
            <w:rFonts w:ascii="Nunito" w:hAnsi="Nunito"/>
            <w:color w:val="0000FF"/>
            <w:spacing w:val="2"/>
            <w:sz w:val="26"/>
            <w:szCs w:val="26"/>
            <w:u w:val="single"/>
            <w:bdr w:val="none" w:sz="0" w:space="0" w:color="auto" w:frame="1"/>
          </w:rPr>
          <w:t>STL (Standard Template Library)</w:t>
        </w:r>
      </w:hyperlink>
      <w:r>
        <w:rPr>
          <w:rFonts w:ascii="Nunito" w:hAnsi="Nunito"/>
          <w:color w:val="273239"/>
          <w:spacing w:val="2"/>
          <w:sz w:val="26"/>
          <w:szCs w:val="26"/>
          <w:bdr w:val="none" w:sz="0" w:space="0" w:color="auto" w:frame="1"/>
        </w:rPr>
        <w:t> and Container Framework with the Collection Framework if they come from a C++ background.</w:t>
      </w:r>
    </w:p>
    <w:p w14:paraId="07E00080" w14:textId="77777777" w:rsidR="004871E0" w:rsidRDefault="004871E0" w:rsidP="004871E0">
      <w:pPr>
        <w:numPr>
          <w:ilvl w:val="0"/>
          <w:numId w:val="14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Collection Interface:</w:t>
      </w:r>
      <w:r>
        <w:rPr>
          <w:rFonts w:ascii="Nunito" w:hAnsi="Nunito"/>
          <w:color w:val="273239"/>
          <w:spacing w:val="2"/>
          <w:sz w:val="26"/>
          <w:szCs w:val="26"/>
          <w:bdr w:val="none" w:sz="0" w:space="0" w:color="auto" w:frame="1"/>
        </w:rPr>
        <w:t xml:space="preserve"> A class’s interface specifies what it should do, not how. In other words, it is the blueprint for the class. This interface provides the most common methods for all collection objects that are part of the Collection Framework. Alternatively, it represents the individual </w:t>
      </w:r>
      <w:proofErr w:type="gramStart"/>
      <w:r>
        <w:rPr>
          <w:rFonts w:ascii="Nunito" w:hAnsi="Nunito"/>
          <w:color w:val="273239"/>
          <w:spacing w:val="2"/>
          <w:sz w:val="26"/>
          <w:szCs w:val="26"/>
          <w:bdr w:val="none" w:sz="0" w:space="0" w:color="auto" w:frame="1"/>
        </w:rPr>
        <w:t>object as a whole</w:t>
      </w:r>
      <w:proofErr w:type="gramEnd"/>
      <w:r>
        <w:rPr>
          <w:rFonts w:ascii="Nunito" w:hAnsi="Nunito"/>
          <w:color w:val="273239"/>
          <w:spacing w:val="2"/>
          <w:sz w:val="26"/>
          <w:szCs w:val="26"/>
          <w:bdr w:val="none" w:sz="0" w:space="0" w:color="auto" w:frame="1"/>
        </w:rPr>
        <w:t>.</w:t>
      </w:r>
    </w:p>
    <w:p w14:paraId="377FE580" w14:textId="77777777" w:rsidR="004871E0" w:rsidRDefault="004871E0" w:rsidP="004871E0">
      <w:pPr>
        <w:numPr>
          <w:ilvl w:val="0"/>
          <w:numId w:val="14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Collections Class: </w:t>
      </w:r>
      <w:r>
        <w:rPr>
          <w:rFonts w:ascii="Nunito" w:hAnsi="Nunito"/>
          <w:color w:val="273239"/>
          <w:spacing w:val="2"/>
          <w:sz w:val="26"/>
          <w:szCs w:val="26"/>
          <w:bdr w:val="none" w:sz="0" w:space="0" w:color="auto" w:frame="1"/>
        </w:rPr>
        <w:t xml:space="preserve">A member of Collection Framework, it is part of </w:t>
      </w:r>
      <w:proofErr w:type="spellStart"/>
      <w:proofErr w:type="gramStart"/>
      <w:r>
        <w:rPr>
          <w:rFonts w:ascii="Nunito" w:hAnsi="Nunito"/>
          <w:color w:val="273239"/>
          <w:spacing w:val="2"/>
          <w:sz w:val="26"/>
          <w:szCs w:val="26"/>
          <w:bdr w:val="none" w:sz="0" w:space="0" w:color="auto" w:frame="1"/>
        </w:rPr>
        <w:t>java.util</w:t>
      </w:r>
      <w:proofErr w:type="spellEnd"/>
      <w:proofErr w:type="gramEnd"/>
      <w:r>
        <w:rPr>
          <w:rFonts w:ascii="Nunito" w:hAnsi="Nunito"/>
          <w:color w:val="273239"/>
          <w:spacing w:val="2"/>
          <w:sz w:val="26"/>
          <w:szCs w:val="26"/>
          <w:bdr w:val="none" w:sz="0" w:space="0" w:color="auto" w:frame="1"/>
        </w:rPr>
        <w:t xml:space="preserve"> package. The collection object is provided with many utility methods in this class.</w:t>
      </w:r>
    </w:p>
    <w:p w14:paraId="40941F6A"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2. What is a Framework in Java?</w:t>
      </w:r>
    </w:p>
    <w:p w14:paraId="0D85FD07"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Frameworks are sets of </w:t>
      </w:r>
      <w:hyperlink r:id="rId58" w:history="1">
        <w:r>
          <w:rPr>
            <w:rStyle w:val="Hyperlink"/>
            <w:rFonts w:ascii="Nunito" w:hAnsi="Nunito"/>
            <w:spacing w:val="2"/>
            <w:sz w:val="26"/>
            <w:szCs w:val="26"/>
            <w:bdr w:val="none" w:sz="0" w:space="0" w:color="auto" w:frame="1"/>
          </w:rPr>
          <w:t>classes </w:t>
        </w:r>
      </w:hyperlink>
      <w:r>
        <w:rPr>
          <w:rFonts w:ascii="Nunito" w:hAnsi="Nunito"/>
          <w:color w:val="273239"/>
          <w:spacing w:val="2"/>
          <w:sz w:val="26"/>
          <w:szCs w:val="26"/>
          <w:bdr w:val="none" w:sz="0" w:space="0" w:color="auto" w:frame="1"/>
        </w:rPr>
        <w:t>and </w:t>
      </w:r>
      <w:hyperlink r:id="rId59" w:history="1">
        <w:r>
          <w:rPr>
            <w:rStyle w:val="Hyperlink"/>
            <w:rFonts w:ascii="Nunito" w:hAnsi="Nunito"/>
            <w:spacing w:val="2"/>
            <w:sz w:val="26"/>
            <w:szCs w:val="26"/>
            <w:bdr w:val="none" w:sz="0" w:space="0" w:color="auto" w:frame="1"/>
          </w:rPr>
          <w:t>interfaces</w:t>
        </w:r>
      </w:hyperlink>
      <w:r>
        <w:rPr>
          <w:rFonts w:ascii="Nunito" w:hAnsi="Nunito"/>
          <w:color w:val="273239"/>
          <w:spacing w:val="2"/>
          <w:sz w:val="26"/>
          <w:szCs w:val="26"/>
          <w:bdr w:val="none" w:sz="0" w:space="0" w:color="auto" w:frame="1"/>
        </w:rPr>
        <w:t xml:space="preserve"> that provide a ready-made architecture. It is not necessary to define a framework </w:t>
      </w:r>
      <w:proofErr w:type="gramStart"/>
      <w:r>
        <w:rPr>
          <w:rFonts w:ascii="Nunito" w:hAnsi="Nunito"/>
          <w:color w:val="273239"/>
          <w:spacing w:val="2"/>
          <w:sz w:val="26"/>
          <w:szCs w:val="26"/>
          <w:bdr w:val="none" w:sz="0" w:space="0" w:color="auto" w:frame="1"/>
        </w:rPr>
        <w:t>in order to</w:t>
      </w:r>
      <w:proofErr w:type="gramEnd"/>
      <w:r>
        <w:rPr>
          <w:rFonts w:ascii="Nunito" w:hAnsi="Nunito"/>
          <w:color w:val="273239"/>
          <w:spacing w:val="2"/>
          <w:sz w:val="26"/>
          <w:szCs w:val="26"/>
          <w:bdr w:val="none" w:sz="0" w:space="0" w:color="auto" w:frame="1"/>
        </w:rPr>
        <w:t xml:space="preserve"> implement new features or classes. As a result, an optimal object-oriented design includes a framework containing a collection of classes that all perform similar tasks. The framework can be used in a variety of ways, such as by calling its methods, extending it, and supplying “callbacks”, listeners, and other implementations. Some of the popular frameworks in java are:</w:t>
      </w:r>
    </w:p>
    <w:p w14:paraId="6848AF03" w14:textId="77777777" w:rsidR="004871E0" w:rsidRDefault="004871E0" w:rsidP="004871E0">
      <w:pPr>
        <w:numPr>
          <w:ilvl w:val="0"/>
          <w:numId w:val="146"/>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Spring</w:t>
      </w:r>
    </w:p>
    <w:p w14:paraId="476EEC24" w14:textId="77777777" w:rsidR="004871E0" w:rsidRDefault="004871E0" w:rsidP="004871E0">
      <w:pPr>
        <w:numPr>
          <w:ilvl w:val="0"/>
          <w:numId w:val="14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Hibernate</w:t>
      </w:r>
    </w:p>
    <w:p w14:paraId="05660A0E" w14:textId="77777777" w:rsidR="004871E0" w:rsidRDefault="004871E0" w:rsidP="004871E0">
      <w:pPr>
        <w:numPr>
          <w:ilvl w:val="0"/>
          <w:numId w:val="14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Struts</w:t>
      </w:r>
    </w:p>
    <w:p w14:paraId="369C80EC" w14:textId="77777777" w:rsidR="004871E0" w:rsidRDefault="004871E0" w:rsidP="004871E0">
      <w:pPr>
        <w:numPr>
          <w:ilvl w:val="0"/>
          <w:numId w:val="149"/>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Google Web Toolkit (GWT)</w:t>
      </w:r>
    </w:p>
    <w:p w14:paraId="2D0A9C4D" w14:textId="77777777" w:rsidR="004871E0" w:rsidRDefault="004871E0" w:rsidP="004871E0">
      <w:pPr>
        <w:numPr>
          <w:ilvl w:val="0"/>
          <w:numId w:val="150"/>
        </w:numPr>
        <w:shd w:val="clear" w:color="auto" w:fill="FFFFFF"/>
        <w:spacing w:after="0" w:line="240" w:lineRule="auto"/>
        <w:ind w:left="1080"/>
        <w:textAlignment w:val="baseline"/>
        <w:rPr>
          <w:rFonts w:ascii="Nunito" w:hAnsi="Nunito"/>
          <w:color w:val="273239"/>
          <w:spacing w:val="2"/>
          <w:sz w:val="26"/>
          <w:szCs w:val="26"/>
        </w:rPr>
      </w:pPr>
      <w:proofErr w:type="spellStart"/>
      <w:r>
        <w:rPr>
          <w:rFonts w:ascii="Nunito" w:hAnsi="Nunito"/>
          <w:color w:val="273239"/>
          <w:spacing w:val="2"/>
          <w:sz w:val="26"/>
          <w:szCs w:val="26"/>
          <w:bdr w:val="none" w:sz="0" w:space="0" w:color="auto" w:frame="1"/>
        </w:rPr>
        <w:t>JavaServer</w:t>
      </w:r>
      <w:proofErr w:type="spellEnd"/>
      <w:r>
        <w:rPr>
          <w:rFonts w:ascii="Nunito" w:hAnsi="Nunito"/>
          <w:color w:val="273239"/>
          <w:spacing w:val="2"/>
          <w:sz w:val="26"/>
          <w:szCs w:val="26"/>
          <w:bdr w:val="none" w:sz="0" w:space="0" w:color="auto" w:frame="1"/>
        </w:rPr>
        <w:t xml:space="preserve"> Faces (JSF)</w:t>
      </w:r>
    </w:p>
    <w:p w14:paraId="0B1B0327"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3. What is the difference between Array and Collection in Java?</w:t>
      </w:r>
    </w:p>
    <w:p w14:paraId="2654A618"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lastRenderedPageBreak/>
        <w:t>Arrays are a collection of similar-typed variables with a common name in Java. There are some differences between arrays in Java and C/C++. On the other hand, Collections are groups of individual objects that form a single entity known as the collection of objects.</w:t>
      </w:r>
    </w:p>
    <w:tbl>
      <w:tblPr>
        <w:tblW w:w="0" w:type="auto"/>
        <w:shd w:val="clear" w:color="auto" w:fill="FFFFFF"/>
        <w:tblCellMar>
          <w:left w:w="0" w:type="dxa"/>
          <w:right w:w="0" w:type="dxa"/>
        </w:tblCellMar>
        <w:tblLook w:val="04A0" w:firstRow="1" w:lastRow="0" w:firstColumn="1" w:lastColumn="0" w:noHBand="0" w:noVBand="1"/>
      </w:tblPr>
      <w:tblGrid>
        <w:gridCol w:w="4753"/>
        <w:gridCol w:w="4601"/>
      </w:tblGrid>
      <w:tr w:rsidR="004871E0" w14:paraId="169ABA27"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749FAB"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Arrays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1E1865"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Collection</w:t>
            </w:r>
          </w:p>
        </w:tc>
      </w:tr>
      <w:tr w:rsidR="004871E0" w14:paraId="47B0817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E42D61"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Arrays are fixed in size that is once we create an array we </w:t>
            </w:r>
            <w:proofErr w:type="spellStart"/>
            <w:r>
              <w:rPr>
                <w:rFonts w:ascii="Nunito" w:hAnsi="Nunito"/>
                <w:color w:val="273239"/>
                <w:spacing w:val="2"/>
                <w:sz w:val="25"/>
                <w:szCs w:val="25"/>
                <w:bdr w:val="none" w:sz="0" w:space="0" w:color="auto" w:frame="1"/>
              </w:rPr>
              <w:t>can not</w:t>
            </w:r>
            <w:proofErr w:type="spellEnd"/>
            <w:r>
              <w:rPr>
                <w:rFonts w:ascii="Nunito" w:hAnsi="Nunito"/>
                <w:color w:val="273239"/>
                <w:spacing w:val="2"/>
                <w:sz w:val="25"/>
                <w:szCs w:val="25"/>
                <w:bdr w:val="none" w:sz="0" w:space="0" w:color="auto" w:frame="1"/>
              </w:rPr>
              <w:t xml:space="preserve"> </w:t>
            </w:r>
            <w:proofErr w:type="gramStart"/>
            <w:r>
              <w:rPr>
                <w:rFonts w:ascii="Nunito" w:hAnsi="Nunito"/>
                <w:color w:val="273239"/>
                <w:spacing w:val="2"/>
                <w:sz w:val="25"/>
                <w:szCs w:val="25"/>
                <w:bdr w:val="none" w:sz="0" w:space="0" w:color="auto" w:frame="1"/>
              </w:rPr>
              <w:t>increase</w:t>
            </w:r>
            <w:proofErr w:type="gramEnd"/>
            <w:r>
              <w:rPr>
                <w:rFonts w:ascii="Nunito" w:hAnsi="Nunito"/>
                <w:color w:val="273239"/>
                <w:spacing w:val="2"/>
                <w:sz w:val="25"/>
                <w:szCs w:val="25"/>
                <w:bdr w:val="none" w:sz="0" w:space="0" w:color="auto" w:frame="1"/>
              </w:rPr>
              <w:t xml:space="preserve"> or decrease based on our requirements.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ADB974"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collection is growable in nature and is based on our requirements. We can increase or decrease of size.</w:t>
            </w:r>
          </w:p>
        </w:tc>
      </w:tr>
      <w:tr w:rsidR="004871E0" w14:paraId="3B9FDF0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63827A"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With respect to memory, Arrays are not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170C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With respect to memory, collections are recommended for use.</w:t>
            </w:r>
          </w:p>
        </w:tc>
      </w:tr>
      <w:tr w:rsidR="004871E0" w14:paraId="4C7C65B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AEDFE"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With respect to performance, Arrays are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C9382A"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With respect to performance, collections are not recommended for use.</w:t>
            </w:r>
          </w:p>
        </w:tc>
      </w:tr>
      <w:tr w:rsidR="004871E0" w14:paraId="58F075D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221A"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Arrays can hold only homogeneous data </w:t>
            </w:r>
            <w:proofErr w:type="gramStart"/>
            <w:r>
              <w:rPr>
                <w:rFonts w:ascii="Nunito" w:hAnsi="Nunito"/>
                <w:color w:val="273239"/>
                <w:spacing w:val="2"/>
                <w:sz w:val="25"/>
                <w:szCs w:val="25"/>
                <w:bdr w:val="none" w:sz="0" w:space="0" w:color="auto" w:frame="1"/>
              </w:rPr>
              <w:t>types</w:t>
            </w:r>
            <w:proofErr w:type="gramEnd"/>
            <w:r>
              <w:rPr>
                <w:rFonts w:ascii="Nunito" w:hAnsi="Nunito"/>
                <w:color w:val="273239"/>
                <w:spacing w:val="2"/>
                <w:sz w:val="25"/>
                <w:szCs w:val="25"/>
                <w:bdr w:val="none" w:sz="0" w:space="0" w:color="auto" w:frame="1"/>
              </w:rPr>
              <w:t xml:space="preserv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42C9E"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Collection can hold both homogeneous and heterogeneous elements.</w:t>
            </w:r>
          </w:p>
        </w:tc>
      </w:tr>
    </w:tbl>
    <w:p w14:paraId="1BE503FC"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w:t>
      </w:r>
      <w:r>
        <w:rPr>
          <w:rStyle w:val="Emphasis"/>
          <w:rFonts w:ascii="Nunito" w:hAnsi="Nunito"/>
          <w:color w:val="273239"/>
          <w:spacing w:val="2"/>
          <w:sz w:val="26"/>
          <w:szCs w:val="26"/>
          <w:bdr w:val="none" w:sz="0" w:space="0" w:color="auto" w:frame="1"/>
        </w:rPr>
        <w:t> </w:t>
      </w:r>
      <w:hyperlink r:id="rId60" w:history="1">
        <w:r>
          <w:rPr>
            <w:rStyle w:val="Emphasis"/>
            <w:rFonts w:ascii="Nunito" w:hAnsi="Nunito"/>
            <w:color w:val="0000FF"/>
            <w:spacing w:val="2"/>
            <w:sz w:val="26"/>
            <w:szCs w:val="26"/>
            <w:bdr w:val="none" w:sz="0" w:space="0" w:color="auto" w:frame="1"/>
          </w:rPr>
          <w:t>Difference Between Arrays and Collections in Java</w:t>
        </w:r>
      </w:hyperlink>
    </w:p>
    <w:p w14:paraId="3BD69657"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4.  What are the various interfaces used in Java Collections Framework?</w:t>
      </w:r>
    </w:p>
    <w:p w14:paraId="32525F7F"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The collection is known as the root of the collection hierarchy. Collections represent groups of objects known as elements. The java platform does not provide any direct implementation of this </w:t>
      </w:r>
      <w:proofErr w:type="gramStart"/>
      <w:r>
        <w:rPr>
          <w:rFonts w:ascii="Nunito" w:hAnsi="Nunito"/>
          <w:color w:val="273239"/>
          <w:spacing w:val="2"/>
          <w:sz w:val="26"/>
          <w:szCs w:val="26"/>
          <w:bdr w:val="none" w:sz="0" w:space="0" w:color="auto" w:frame="1"/>
        </w:rPr>
        <w:t>interface</w:t>
      </w:r>
      <w:proofErr w:type="gramEnd"/>
      <w:r>
        <w:rPr>
          <w:rFonts w:ascii="Nunito" w:hAnsi="Nunito"/>
          <w:color w:val="273239"/>
          <w:spacing w:val="2"/>
          <w:sz w:val="26"/>
          <w:szCs w:val="26"/>
          <w:bdr w:val="none" w:sz="0" w:space="0" w:color="auto" w:frame="1"/>
        </w:rPr>
        <w:t xml:space="preserve"> but the Collection interface is being implemented by List and Set classes.</w:t>
      </w:r>
    </w:p>
    <w:p w14:paraId="1D266773" w14:textId="77777777" w:rsidR="004871E0" w:rsidRDefault="004871E0" w:rsidP="004871E0">
      <w:pPr>
        <w:numPr>
          <w:ilvl w:val="0"/>
          <w:numId w:val="151"/>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Collection interface</w:t>
      </w:r>
    </w:p>
    <w:p w14:paraId="655B7839" w14:textId="77777777" w:rsidR="004871E0" w:rsidRDefault="004871E0" w:rsidP="004871E0">
      <w:pPr>
        <w:numPr>
          <w:ilvl w:val="0"/>
          <w:numId w:val="152"/>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List interface</w:t>
      </w:r>
    </w:p>
    <w:p w14:paraId="01200D8F" w14:textId="77777777" w:rsidR="004871E0" w:rsidRDefault="004871E0" w:rsidP="004871E0">
      <w:pPr>
        <w:numPr>
          <w:ilvl w:val="0"/>
          <w:numId w:val="15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 xml:space="preserve">Set </w:t>
      </w:r>
      <w:proofErr w:type="gramStart"/>
      <w:r>
        <w:rPr>
          <w:rStyle w:val="Strong"/>
          <w:rFonts w:ascii="Nunito" w:hAnsi="Nunito"/>
          <w:color w:val="273239"/>
          <w:spacing w:val="2"/>
          <w:sz w:val="26"/>
          <w:szCs w:val="26"/>
          <w:bdr w:val="none" w:sz="0" w:space="0" w:color="auto" w:frame="1"/>
        </w:rPr>
        <w:t>interface</w:t>
      </w:r>
      <w:proofErr w:type="gramEnd"/>
    </w:p>
    <w:p w14:paraId="45B4DB2D" w14:textId="77777777" w:rsidR="004871E0" w:rsidRDefault="004871E0" w:rsidP="004871E0">
      <w:pPr>
        <w:numPr>
          <w:ilvl w:val="0"/>
          <w:numId w:val="15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Queue interface</w:t>
      </w:r>
    </w:p>
    <w:p w14:paraId="464917FA" w14:textId="77777777" w:rsidR="004871E0" w:rsidRDefault="004871E0" w:rsidP="004871E0">
      <w:pPr>
        <w:numPr>
          <w:ilvl w:val="0"/>
          <w:numId w:val="15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Dequeue interface</w:t>
      </w:r>
    </w:p>
    <w:p w14:paraId="7D29B3D3" w14:textId="77777777" w:rsidR="004871E0" w:rsidRDefault="004871E0" w:rsidP="004871E0">
      <w:pPr>
        <w:numPr>
          <w:ilvl w:val="0"/>
          <w:numId w:val="156"/>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Map interface</w:t>
      </w:r>
    </w:p>
    <w:p w14:paraId="43E495F8"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5. Explain the hierarchy of the Collection framework in Java.</w:t>
      </w:r>
    </w:p>
    <w:p w14:paraId="335A2FB9" w14:textId="7C75EDFA"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All classes and interfaces required by the collection framework are contained in the utility package (java. util). Collection frameworks have an interface called an </w:t>
      </w:r>
      <w:proofErr w:type="spellStart"/>
      <w:r>
        <w:rPr>
          <w:rFonts w:ascii="Nunito" w:hAnsi="Nunito"/>
          <w:color w:val="273239"/>
          <w:spacing w:val="2"/>
          <w:sz w:val="26"/>
          <w:szCs w:val="26"/>
          <w:bdr w:val="none" w:sz="0" w:space="0" w:color="auto" w:frame="1"/>
        </w:rPr>
        <w:t>iterable</w:t>
      </w:r>
      <w:proofErr w:type="spellEnd"/>
      <w:r>
        <w:rPr>
          <w:rFonts w:ascii="Nunito" w:hAnsi="Nunito"/>
          <w:color w:val="273239"/>
          <w:spacing w:val="2"/>
          <w:sz w:val="26"/>
          <w:szCs w:val="26"/>
          <w:bdr w:val="none" w:sz="0" w:space="0" w:color="auto" w:frame="1"/>
        </w:rPr>
        <w:t xml:space="preserve"> interface, which allows the iterator to iterate over all collections. In addition to this interface, the main collection interface acts as a root for the collection framework. All the collections extend this </w:t>
      </w:r>
      <w:proofErr w:type="spellStart"/>
      <w:r>
        <w:rPr>
          <w:rFonts w:ascii="Nunito" w:hAnsi="Nunito"/>
          <w:color w:val="273239"/>
          <w:spacing w:val="2"/>
          <w:sz w:val="26"/>
          <w:szCs w:val="26"/>
          <w:bdr w:val="none" w:sz="0" w:space="0" w:color="auto" w:frame="1"/>
        </w:rPr>
        <w:t>collect</w:t>
      </w:r>
      <w:r w:rsidR="00FB0D9A">
        <w:rPr>
          <w:rFonts w:ascii="Nunito" w:hAnsi="Nunito"/>
          <w:color w:val="273239"/>
          <w:spacing w:val="2"/>
          <w:sz w:val="26"/>
          <w:szCs w:val="26"/>
          <w:bdr w:val="none" w:sz="0" w:space="0" w:color="auto" w:frame="1"/>
        </w:rPr>
        <w:t>l</w:t>
      </w:r>
      <w:r>
        <w:rPr>
          <w:rFonts w:ascii="Nunito" w:hAnsi="Nunito"/>
          <w:color w:val="273239"/>
          <w:spacing w:val="2"/>
          <w:sz w:val="26"/>
          <w:szCs w:val="26"/>
          <w:bdr w:val="none" w:sz="0" w:space="0" w:color="auto" w:frame="1"/>
        </w:rPr>
        <w:t>ion</w:t>
      </w:r>
      <w:proofErr w:type="spellEnd"/>
      <w:r>
        <w:rPr>
          <w:rFonts w:ascii="Nunito" w:hAnsi="Nunito"/>
          <w:color w:val="273239"/>
          <w:spacing w:val="2"/>
          <w:sz w:val="26"/>
          <w:szCs w:val="26"/>
          <w:bdr w:val="none" w:sz="0" w:space="0" w:color="auto" w:frame="1"/>
        </w:rPr>
        <w:t xml:space="preserve"> interface thereby extending the properties of the iterator and the methods of this interface. The following figure illustrates the hierarchy of the collection framework. </w:t>
      </w:r>
    </w:p>
    <w:p w14:paraId="25E5A3E0" w14:textId="53377EB7" w:rsidR="004871E0" w:rsidRDefault="00FB0D9A"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t>e</w:t>
      </w:r>
      <w:r w:rsidR="004871E0">
        <w:rPr>
          <w:rFonts w:ascii="Nunito" w:hAnsi="Nunito"/>
          <w:noProof/>
          <w:color w:val="273239"/>
          <w:spacing w:val="2"/>
          <w:sz w:val="26"/>
          <w:szCs w:val="26"/>
        </w:rPr>
        <w:drawing>
          <wp:inline distT="0" distB="0" distL="0" distR="0" wp14:anchorId="4E6BAD26" wp14:editId="04575209">
            <wp:extent cx="5943600" cy="2971800"/>
            <wp:effectExtent l="0" t="0" r="0" b="0"/>
            <wp:docPr id="482494053" name="Picture 2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Java Collection Hierarch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CC8FC7"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Java Collection Hierarchy</w:t>
      </w:r>
    </w:p>
    <w:p w14:paraId="43B4C977"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6. What are the advantages of the collection Framework?</w:t>
      </w:r>
    </w:p>
    <w:p w14:paraId="09A1C3F5"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Advantages of the Collection Framework:</w:t>
      </w:r>
      <w:r>
        <w:rPr>
          <w:rFonts w:ascii="Nunito" w:hAnsi="Nunito"/>
          <w:color w:val="273239"/>
          <w:spacing w:val="2"/>
          <w:sz w:val="26"/>
          <w:szCs w:val="26"/>
          <w:bdr w:val="none" w:sz="0" w:space="0" w:color="auto" w:frame="1"/>
        </w:rPr>
        <w:t> Since the lack of a collection framework gave rise to the above set of disadvantages, the following are the advantages of the collection framework. </w:t>
      </w:r>
    </w:p>
    <w:p w14:paraId="1DE74CCC" w14:textId="77777777" w:rsidR="004871E0" w:rsidRDefault="004871E0" w:rsidP="004871E0">
      <w:pPr>
        <w:numPr>
          <w:ilvl w:val="0"/>
          <w:numId w:val="157"/>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Consistent API:</w:t>
      </w:r>
      <w:r>
        <w:rPr>
          <w:rFonts w:ascii="Nunito" w:hAnsi="Nunito"/>
          <w:color w:val="273239"/>
          <w:spacing w:val="2"/>
          <w:sz w:val="26"/>
          <w:szCs w:val="26"/>
          <w:bdr w:val="none" w:sz="0" w:space="0" w:color="auto" w:frame="1"/>
        </w:rPr>
        <w:t> The API has a basic set of interfaces like </w:t>
      </w:r>
      <w:r>
        <w:rPr>
          <w:rStyle w:val="Emphasis"/>
          <w:rFonts w:ascii="Nunito" w:hAnsi="Nunito"/>
          <w:color w:val="273239"/>
          <w:spacing w:val="2"/>
          <w:sz w:val="26"/>
          <w:szCs w:val="26"/>
          <w:bdr w:val="none" w:sz="0" w:space="0" w:color="auto" w:frame="1"/>
        </w:rPr>
        <w:t>Collection</w:t>
      </w:r>
      <w:r>
        <w:rPr>
          <w:rFonts w:ascii="Nunito" w:hAnsi="Nunito"/>
          <w:color w:val="273239"/>
          <w:spacing w:val="2"/>
          <w:sz w:val="26"/>
          <w:szCs w:val="26"/>
          <w:bdr w:val="none" w:sz="0" w:space="0" w:color="auto" w:frame="1"/>
        </w:rPr>
        <w:t>, </w:t>
      </w:r>
      <w:r>
        <w:rPr>
          <w:rStyle w:val="Emphasis"/>
          <w:rFonts w:ascii="Nunito" w:hAnsi="Nunito"/>
          <w:color w:val="273239"/>
          <w:spacing w:val="2"/>
          <w:sz w:val="26"/>
          <w:szCs w:val="26"/>
          <w:bdr w:val="none" w:sz="0" w:space="0" w:color="auto" w:frame="1"/>
        </w:rPr>
        <w:t>Set</w:t>
      </w:r>
      <w:r>
        <w:rPr>
          <w:rFonts w:ascii="Nunito" w:hAnsi="Nunito"/>
          <w:color w:val="273239"/>
          <w:spacing w:val="2"/>
          <w:sz w:val="26"/>
          <w:szCs w:val="26"/>
          <w:bdr w:val="none" w:sz="0" w:space="0" w:color="auto" w:frame="1"/>
        </w:rPr>
        <w:t>, </w:t>
      </w:r>
      <w:r>
        <w:rPr>
          <w:rStyle w:val="Emphasis"/>
          <w:rFonts w:ascii="Nunito" w:hAnsi="Nunito"/>
          <w:color w:val="273239"/>
          <w:spacing w:val="2"/>
          <w:sz w:val="26"/>
          <w:szCs w:val="26"/>
          <w:bdr w:val="none" w:sz="0" w:space="0" w:color="auto" w:frame="1"/>
        </w:rPr>
        <w:t>List</w:t>
      </w:r>
      <w:r>
        <w:rPr>
          <w:rFonts w:ascii="Nunito" w:hAnsi="Nunito"/>
          <w:color w:val="273239"/>
          <w:spacing w:val="2"/>
          <w:sz w:val="26"/>
          <w:szCs w:val="26"/>
          <w:bdr w:val="none" w:sz="0" w:space="0" w:color="auto" w:frame="1"/>
        </w:rPr>
        <w:t>, or </w:t>
      </w:r>
      <w:r>
        <w:rPr>
          <w:rStyle w:val="Emphasis"/>
          <w:rFonts w:ascii="Nunito" w:hAnsi="Nunito"/>
          <w:color w:val="273239"/>
          <w:spacing w:val="2"/>
          <w:sz w:val="26"/>
          <w:szCs w:val="26"/>
          <w:bdr w:val="none" w:sz="0" w:space="0" w:color="auto" w:frame="1"/>
        </w:rPr>
        <w:t>Map</w:t>
      </w:r>
      <w:r>
        <w:rPr>
          <w:rFonts w:ascii="Nunito" w:hAnsi="Nunito"/>
          <w:color w:val="273239"/>
          <w:spacing w:val="2"/>
          <w:sz w:val="26"/>
          <w:szCs w:val="26"/>
          <w:bdr w:val="none" w:sz="0" w:space="0" w:color="auto" w:frame="1"/>
        </w:rPr>
        <w:t>, all the classes (</w:t>
      </w:r>
      <w:proofErr w:type="spellStart"/>
      <w:r>
        <w:rPr>
          <w:rFonts w:ascii="Nunito" w:hAnsi="Nunito"/>
          <w:color w:val="273239"/>
          <w:spacing w:val="2"/>
          <w:sz w:val="26"/>
          <w:szCs w:val="26"/>
          <w:bdr w:val="none" w:sz="0" w:space="0" w:color="auto" w:frame="1"/>
        </w:rPr>
        <w:t>ArrayList</w:t>
      </w:r>
      <w:proofErr w:type="spellEnd"/>
      <w:r>
        <w:rPr>
          <w:rFonts w:ascii="Nunito" w:hAnsi="Nunito"/>
          <w:color w:val="273239"/>
          <w:spacing w:val="2"/>
          <w:sz w:val="26"/>
          <w:szCs w:val="26"/>
          <w:bdr w:val="none" w:sz="0" w:space="0" w:color="auto" w:frame="1"/>
        </w:rPr>
        <w:t xml:space="preserve">, LinkedList, Vector, </w:t>
      </w:r>
      <w:proofErr w:type="spellStart"/>
      <w:r>
        <w:rPr>
          <w:rFonts w:ascii="Nunito" w:hAnsi="Nunito"/>
          <w:color w:val="273239"/>
          <w:spacing w:val="2"/>
          <w:sz w:val="26"/>
          <w:szCs w:val="26"/>
          <w:bdr w:val="none" w:sz="0" w:space="0" w:color="auto" w:frame="1"/>
        </w:rPr>
        <w:t>etc</w:t>
      </w:r>
      <w:proofErr w:type="spellEnd"/>
      <w:r>
        <w:rPr>
          <w:rFonts w:ascii="Nunito" w:hAnsi="Nunito"/>
          <w:color w:val="273239"/>
          <w:spacing w:val="2"/>
          <w:sz w:val="26"/>
          <w:szCs w:val="26"/>
          <w:bdr w:val="none" w:sz="0" w:space="0" w:color="auto" w:frame="1"/>
        </w:rPr>
        <w:t>) that implement these interfaces have </w:t>
      </w:r>
      <w:r>
        <w:rPr>
          <w:rStyle w:val="Emphasis"/>
          <w:rFonts w:ascii="Nunito" w:hAnsi="Nunito"/>
          <w:color w:val="273239"/>
          <w:spacing w:val="2"/>
          <w:sz w:val="26"/>
          <w:szCs w:val="26"/>
          <w:bdr w:val="none" w:sz="0" w:space="0" w:color="auto" w:frame="1"/>
        </w:rPr>
        <w:t>some</w:t>
      </w:r>
      <w:r>
        <w:rPr>
          <w:rFonts w:ascii="Nunito" w:hAnsi="Nunito"/>
          <w:color w:val="273239"/>
          <w:spacing w:val="2"/>
          <w:sz w:val="26"/>
          <w:szCs w:val="26"/>
          <w:bdr w:val="none" w:sz="0" w:space="0" w:color="auto" w:frame="1"/>
        </w:rPr>
        <w:t xml:space="preserve"> common set </w:t>
      </w:r>
      <w:r>
        <w:rPr>
          <w:rFonts w:ascii="Nunito" w:hAnsi="Nunito"/>
          <w:color w:val="273239"/>
          <w:spacing w:val="2"/>
          <w:sz w:val="26"/>
          <w:szCs w:val="26"/>
          <w:bdr w:val="none" w:sz="0" w:space="0" w:color="auto" w:frame="1"/>
        </w:rPr>
        <w:lastRenderedPageBreak/>
        <w:t>of methods.</w:t>
      </w:r>
      <w:r>
        <w:rPr>
          <w:rFonts w:ascii="Nunito" w:hAnsi="Nunito"/>
          <w:color w:val="273239"/>
          <w:spacing w:val="2"/>
          <w:sz w:val="26"/>
          <w:szCs w:val="26"/>
        </w:rPr>
        <w:br/>
      </w:r>
      <w:r>
        <w:rPr>
          <w:rFonts w:ascii="Nunito" w:hAnsi="Nunito"/>
          <w:color w:val="273239"/>
          <w:spacing w:val="2"/>
          <w:sz w:val="26"/>
          <w:szCs w:val="26"/>
          <w:bdr w:val="none" w:sz="0" w:space="0" w:color="auto" w:frame="1"/>
        </w:rPr>
        <w:t> </w:t>
      </w:r>
    </w:p>
    <w:p w14:paraId="4D79E9D4" w14:textId="77777777" w:rsidR="004871E0" w:rsidRDefault="004871E0" w:rsidP="004871E0">
      <w:pPr>
        <w:numPr>
          <w:ilvl w:val="0"/>
          <w:numId w:val="158"/>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Reduces programming effort:</w:t>
      </w:r>
      <w:r>
        <w:rPr>
          <w:rFonts w:ascii="Nunito" w:hAnsi="Nunito"/>
          <w:color w:val="273239"/>
          <w:spacing w:val="2"/>
          <w:sz w:val="26"/>
          <w:szCs w:val="26"/>
          <w:bdr w:val="none" w:sz="0" w:space="0" w:color="auto" w:frame="1"/>
        </w:rPr>
        <w:t> A programmer doesn’t have to worry about the design of the Collection but rather he can focus on its best use in his program. Therefore, the basic concept of Object-oriented programming (i.e.) abstraction has been successfully implemented.</w:t>
      </w:r>
      <w:r>
        <w:rPr>
          <w:rFonts w:ascii="Nunito" w:hAnsi="Nunito"/>
          <w:color w:val="273239"/>
          <w:spacing w:val="2"/>
          <w:sz w:val="26"/>
          <w:szCs w:val="26"/>
        </w:rPr>
        <w:br/>
      </w:r>
      <w:r>
        <w:rPr>
          <w:rFonts w:ascii="Nunito" w:hAnsi="Nunito"/>
          <w:color w:val="273239"/>
          <w:spacing w:val="2"/>
          <w:sz w:val="26"/>
          <w:szCs w:val="26"/>
          <w:bdr w:val="none" w:sz="0" w:space="0" w:color="auto" w:frame="1"/>
        </w:rPr>
        <w:t> </w:t>
      </w:r>
    </w:p>
    <w:p w14:paraId="590C3AF0" w14:textId="77777777" w:rsidR="004871E0" w:rsidRDefault="004871E0" w:rsidP="004871E0">
      <w:pPr>
        <w:numPr>
          <w:ilvl w:val="0"/>
          <w:numId w:val="159"/>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Increases program speed and quality:</w:t>
      </w:r>
      <w:r>
        <w:rPr>
          <w:rFonts w:ascii="Nunito" w:hAnsi="Nunito"/>
          <w:color w:val="273239"/>
          <w:spacing w:val="2"/>
          <w:sz w:val="26"/>
          <w:szCs w:val="26"/>
          <w:bdr w:val="none" w:sz="0" w:space="0" w:color="auto" w:frame="1"/>
        </w:rPr>
        <w:t> Increases performance by providing high-performance implementations of useful data structures and algorithms because in this case, the programmer need not think of the best implementation of a specific data structure. He can simply use the best implementation to drastically boost the performance of his algorithm/program.</w:t>
      </w:r>
    </w:p>
    <w:p w14:paraId="453DE99F"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 xml:space="preserve">7. What is </w:t>
      </w:r>
      <w:proofErr w:type="spellStart"/>
      <w:r>
        <w:rPr>
          <w:rFonts w:ascii="Nunito" w:hAnsi="Nunito"/>
          <w:color w:val="273239"/>
          <w:spacing w:val="2"/>
          <w:sz w:val="28"/>
          <w:szCs w:val="28"/>
          <w:bdr w:val="none" w:sz="0" w:space="0" w:color="auto" w:frame="1"/>
        </w:rPr>
        <w:t>ArrayList</w:t>
      </w:r>
      <w:proofErr w:type="spellEnd"/>
      <w:r>
        <w:rPr>
          <w:rFonts w:ascii="Nunito" w:hAnsi="Nunito"/>
          <w:color w:val="273239"/>
          <w:spacing w:val="2"/>
          <w:sz w:val="28"/>
          <w:szCs w:val="28"/>
          <w:bdr w:val="none" w:sz="0" w:space="0" w:color="auto" w:frame="1"/>
        </w:rPr>
        <w:t xml:space="preserve"> in Java? </w:t>
      </w:r>
    </w:p>
    <w:p w14:paraId="733849D5"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proofErr w:type="spellStart"/>
      <w:r>
        <w:rPr>
          <w:rFonts w:ascii="Nunito" w:hAnsi="Nunito"/>
          <w:color w:val="273239"/>
          <w:spacing w:val="2"/>
          <w:sz w:val="26"/>
          <w:szCs w:val="26"/>
          <w:bdr w:val="none" w:sz="0" w:space="0" w:color="auto" w:frame="1"/>
        </w:rPr>
        <w:t>ArrayList</w:t>
      </w:r>
      <w:proofErr w:type="spellEnd"/>
      <w:r>
        <w:rPr>
          <w:rFonts w:ascii="Nunito" w:hAnsi="Nunito"/>
          <w:color w:val="273239"/>
          <w:spacing w:val="2"/>
          <w:sz w:val="26"/>
          <w:szCs w:val="26"/>
          <w:bdr w:val="none" w:sz="0" w:space="0" w:color="auto" w:frame="1"/>
        </w:rPr>
        <w:t xml:space="preserve"> is a part of the Java collection framework and it is a class of </w:t>
      </w:r>
      <w:proofErr w:type="spellStart"/>
      <w:proofErr w:type="gramStart"/>
      <w:r>
        <w:rPr>
          <w:rFonts w:ascii="Nunito" w:hAnsi="Nunito"/>
          <w:color w:val="273239"/>
          <w:spacing w:val="2"/>
          <w:sz w:val="26"/>
          <w:szCs w:val="26"/>
          <w:bdr w:val="none" w:sz="0" w:space="0" w:color="auto" w:frame="1"/>
        </w:rPr>
        <w:t>java.util</w:t>
      </w:r>
      <w:proofErr w:type="spellEnd"/>
      <w:proofErr w:type="gramEnd"/>
      <w:r>
        <w:rPr>
          <w:rFonts w:ascii="Nunito" w:hAnsi="Nunito"/>
          <w:color w:val="273239"/>
          <w:spacing w:val="2"/>
          <w:sz w:val="26"/>
          <w:szCs w:val="26"/>
          <w:bdr w:val="none" w:sz="0" w:space="0" w:color="auto" w:frame="1"/>
        </w:rPr>
        <w:t xml:space="preserve"> package. It provides us with dynamic arrays in Java. The main advantages of </w:t>
      </w:r>
      <w:proofErr w:type="spellStart"/>
      <w:r>
        <w:rPr>
          <w:rFonts w:ascii="Nunito" w:hAnsi="Nunito"/>
          <w:color w:val="273239"/>
          <w:spacing w:val="2"/>
          <w:sz w:val="26"/>
          <w:szCs w:val="26"/>
          <w:bdr w:val="none" w:sz="0" w:space="0" w:color="auto" w:frame="1"/>
        </w:rPr>
        <w:t>ArrayList</w:t>
      </w:r>
      <w:proofErr w:type="spellEnd"/>
      <w:r>
        <w:rPr>
          <w:rFonts w:ascii="Nunito" w:hAnsi="Nunito"/>
          <w:color w:val="273239"/>
          <w:spacing w:val="2"/>
          <w:sz w:val="26"/>
          <w:szCs w:val="26"/>
          <w:bdr w:val="none" w:sz="0" w:space="0" w:color="auto" w:frame="1"/>
        </w:rPr>
        <w:t xml:space="preserve"> are, if we declare an array then it’s needed to mention the size but in </w:t>
      </w:r>
      <w:proofErr w:type="spellStart"/>
      <w:r>
        <w:rPr>
          <w:rFonts w:ascii="Nunito" w:hAnsi="Nunito"/>
          <w:color w:val="273239"/>
          <w:spacing w:val="2"/>
          <w:sz w:val="26"/>
          <w:szCs w:val="26"/>
          <w:bdr w:val="none" w:sz="0" w:space="0" w:color="auto" w:frame="1"/>
        </w:rPr>
        <w:t>ArrayList</w:t>
      </w:r>
      <w:proofErr w:type="spellEnd"/>
      <w:r>
        <w:rPr>
          <w:rFonts w:ascii="Nunito" w:hAnsi="Nunito"/>
          <w:color w:val="273239"/>
          <w:spacing w:val="2"/>
          <w:sz w:val="26"/>
          <w:szCs w:val="26"/>
          <w:bdr w:val="none" w:sz="0" w:space="0" w:color="auto" w:frame="1"/>
        </w:rPr>
        <w:t xml:space="preserve">, it is not needed to mention the size of </w:t>
      </w:r>
      <w:proofErr w:type="spellStart"/>
      <w:r>
        <w:rPr>
          <w:rFonts w:ascii="Nunito" w:hAnsi="Nunito"/>
          <w:color w:val="273239"/>
          <w:spacing w:val="2"/>
          <w:sz w:val="26"/>
          <w:szCs w:val="26"/>
          <w:bdr w:val="none" w:sz="0" w:space="0" w:color="auto" w:frame="1"/>
        </w:rPr>
        <w:t>ArrayList</w:t>
      </w:r>
      <w:proofErr w:type="spellEnd"/>
      <w:r>
        <w:rPr>
          <w:rFonts w:ascii="Nunito" w:hAnsi="Nunito"/>
          <w:color w:val="273239"/>
          <w:spacing w:val="2"/>
          <w:sz w:val="26"/>
          <w:szCs w:val="26"/>
          <w:bdr w:val="none" w:sz="0" w:space="0" w:color="auto" w:frame="1"/>
        </w:rPr>
        <w:t xml:space="preserve"> if you want to mention the size then you can do it.</w:t>
      </w:r>
    </w:p>
    <w:p w14:paraId="51755EBF" w14:textId="48A6BFCB"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13DE6938" wp14:editId="769EE43C">
            <wp:extent cx="5943600" cy="2971800"/>
            <wp:effectExtent l="0" t="0" r="0" b="0"/>
            <wp:docPr id="1590898589" name="Picture 26" descr="Arra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rray Li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C0B4A8"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Image of Array List</w:t>
      </w:r>
    </w:p>
    <w:p w14:paraId="61DF60C1"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proofErr w:type="spellStart"/>
      <w:r>
        <w:rPr>
          <w:rFonts w:ascii="Nunito" w:hAnsi="Nunito"/>
          <w:i/>
          <w:iCs/>
          <w:color w:val="273239"/>
          <w:spacing w:val="2"/>
          <w:sz w:val="26"/>
          <w:szCs w:val="26"/>
        </w:rPr>
        <w:fldChar w:fldCharType="begin"/>
      </w:r>
      <w:r>
        <w:rPr>
          <w:rFonts w:ascii="Nunito" w:hAnsi="Nunito"/>
          <w:i/>
          <w:iCs/>
          <w:color w:val="273239"/>
          <w:spacing w:val="2"/>
          <w:sz w:val="26"/>
          <w:szCs w:val="26"/>
        </w:rPr>
        <w:instrText>HYPERLINK "https://www.geeksforgeeks.org/arraylist-in-java/"</w:instrText>
      </w:r>
      <w:r>
        <w:rPr>
          <w:rFonts w:ascii="Nunito" w:hAnsi="Nunito"/>
          <w:i/>
          <w:iCs/>
          <w:color w:val="273239"/>
          <w:spacing w:val="2"/>
          <w:sz w:val="26"/>
          <w:szCs w:val="26"/>
        </w:rPr>
      </w:r>
      <w:r>
        <w:rPr>
          <w:rFonts w:ascii="Nunito" w:hAnsi="Nunito"/>
          <w:i/>
          <w:iCs/>
          <w:color w:val="273239"/>
          <w:spacing w:val="2"/>
          <w:sz w:val="26"/>
          <w:szCs w:val="26"/>
        </w:rPr>
        <w:fldChar w:fldCharType="separate"/>
      </w:r>
      <w:r>
        <w:rPr>
          <w:rStyle w:val="Hyperlink"/>
          <w:rFonts w:ascii="Nunito" w:hAnsi="Nunito"/>
          <w:i/>
          <w:iCs/>
          <w:spacing w:val="2"/>
          <w:sz w:val="26"/>
          <w:szCs w:val="26"/>
          <w:bdr w:val="none" w:sz="0" w:space="0" w:color="auto" w:frame="1"/>
        </w:rPr>
        <w:t>ArrayList</w:t>
      </w:r>
      <w:proofErr w:type="spellEnd"/>
      <w:r>
        <w:rPr>
          <w:rStyle w:val="Hyperlink"/>
          <w:rFonts w:ascii="Nunito" w:hAnsi="Nunito"/>
          <w:i/>
          <w:iCs/>
          <w:spacing w:val="2"/>
          <w:sz w:val="26"/>
          <w:szCs w:val="26"/>
          <w:bdr w:val="none" w:sz="0" w:space="0" w:color="auto" w:frame="1"/>
        </w:rPr>
        <w:t xml:space="preserve"> in Java</w:t>
      </w:r>
      <w:r>
        <w:rPr>
          <w:rFonts w:ascii="Nunito" w:hAnsi="Nunito"/>
          <w:i/>
          <w:iCs/>
          <w:color w:val="273239"/>
          <w:spacing w:val="2"/>
          <w:sz w:val="26"/>
          <w:szCs w:val="26"/>
        </w:rPr>
        <w:fldChar w:fldCharType="end"/>
      </w:r>
    </w:p>
    <w:p w14:paraId="518FB024"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lastRenderedPageBreak/>
        <w:t>8.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4639"/>
        <w:gridCol w:w="4715"/>
      </w:tblGrid>
      <w:tr w:rsidR="004871E0" w14:paraId="2048B4F2"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06541BA" w14:textId="77777777" w:rsidR="004871E0" w:rsidRDefault="004871E0">
            <w:pPr>
              <w:jc w:val="center"/>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973E96" w14:textId="77777777" w:rsidR="004871E0" w:rsidRDefault="004871E0">
            <w:pPr>
              <w:jc w:val="center"/>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Collections</w:t>
            </w:r>
          </w:p>
        </w:tc>
      </w:tr>
      <w:tr w:rsidR="004871E0" w14:paraId="647A9214"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26116"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It is an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63532D"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It is a utility class.</w:t>
            </w:r>
          </w:p>
        </w:tc>
      </w:tr>
      <w:tr w:rsidR="004871E0" w14:paraId="450BDD7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42F3F7"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It is used to represent a group of individual objects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961762"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It defines several utility methods that are used to operate on collection.                         </w:t>
            </w:r>
          </w:p>
        </w:tc>
      </w:tr>
      <w:tr w:rsidR="004871E0" w14:paraId="5C4AD6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C40BF"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Collection is an interface that contains a static method since java8. The Interface can also contain abstract and default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CDEC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It contains only static methods.</w:t>
            </w:r>
          </w:p>
        </w:tc>
      </w:tr>
    </w:tbl>
    <w:p w14:paraId="3E2508A3"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63" w:history="1">
        <w:r>
          <w:rPr>
            <w:rStyle w:val="Hyperlink"/>
            <w:rFonts w:ascii="Nunito" w:hAnsi="Nunito"/>
            <w:i/>
            <w:iCs/>
            <w:spacing w:val="2"/>
            <w:sz w:val="26"/>
            <w:szCs w:val="26"/>
            <w:bdr w:val="none" w:sz="0" w:space="0" w:color="auto" w:frame="1"/>
          </w:rPr>
          <w:t>Collection vs Collections in Java with Example</w:t>
        </w:r>
      </w:hyperlink>
    </w:p>
    <w:p w14:paraId="2DC91F52"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 xml:space="preserve">9. Difference between </w:t>
      </w:r>
      <w:proofErr w:type="spellStart"/>
      <w:r>
        <w:rPr>
          <w:rFonts w:ascii="Nunito" w:hAnsi="Nunito"/>
          <w:color w:val="273239"/>
          <w:spacing w:val="2"/>
          <w:sz w:val="28"/>
          <w:szCs w:val="28"/>
          <w:bdr w:val="none" w:sz="0" w:space="0" w:color="auto" w:frame="1"/>
        </w:rPr>
        <w:t>ArrayList</w:t>
      </w:r>
      <w:proofErr w:type="spellEnd"/>
      <w:r>
        <w:rPr>
          <w:rFonts w:ascii="Nunito" w:hAnsi="Nunito"/>
          <w:color w:val="273239"/>
          <w:spacing w:val="2"/>
          <w:sz w:val="28"/>
          <w:szCs w:val="28"/>
          <w:bdr w:val="none" w:sz="0" w:space="0" w:color="auto" w:frame="1"/>
        </w:rPr>
        <w:t xml:space="preserve"> and LinkedList in the java collection framework?</w:t>
      </w:r>
    </w:p>
    <w:p w14:paraId="17C358EB" w14:textId="5317E937"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567737B9" wp14:editId="69EA0D94">
            <wp:extent cx="5943600" cy="2971800"/>
            <wp:effectExtent l="0" t="0" r="0" b="0"/>
            <wp:docPr id="1955722367" name="Picture 25"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rrayList vs LinkedLi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F7D4"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proofErr w:type="spellStart"/>
      <w:r>
        <w:rPr>
          <w:rFonts w:ascii="Nunito" w:hAnsi="Nunito"/>
          <w:i/>
          <w:iCs/>
          <w:color w:val="273239"/>
          <w:spacing w:val="2"/>
          <w:sz w:val="18"/>
          <w:szCs w:val="18"/>
        </w:rPr>
        <w:t>ArrayList</w:t>
      </w:r>
      <w:proofErr w:type="spellEnd"/>
      <w:r>
        <w:rPr>
          <w:rFonts w:ascii="Nunito" w:hAnsi="Nunito"/>
          <w:i/>
          <w:iCs/>
          <w:color w:val="273239"/>
          <w:spacing w:val="2"/>
          <w:sz w:val="18"/>
          <w:szCs w:val="18"/>
        </w:rPr>
        <w:t xml:space="preserve"> and LinkedList</w:t>
      </w:r>
    </w:p>
    <w:tbl>
      <w:tblPr>
        <w:tblW w:w="0" w:type="auto"/>
        <w:shd w:val="clear" w:color="auto" w:fill="FFFFFF"/>
        <w:tblCellMar>
          <w:left w:w="0" w:type="dxa"/>
          <w:right w:w="0" w:type="dxa"/>
        </w:tblCellMar>
        <w:tblLook w:val="04A0" w:firstRow="1" w:lastRow="0" w:firstColumn="1" w:lastColumn="0" w:noHBand="0" w:noVBand="1"/>
      </w:tblPr>
      <w:tblGrid>
        <w:gridCol w:w="4665"/>
        <w:gridCol w:w="4689"/>
      </w:tblGrid>
      <w:tr w:rsidR="004871E0" w14:paraId="24CBEA9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3CE4C4B"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proofErr w:type="spellStart"/>
            <w:r>
              <w:rPr>
                <w:rStyle w:val="Strong"/>
                <w:rFonts w:ascii="Nunito" w:hAnsi="Nunito"/>
                <w:color w:val="273239"/>
                <w:spacing w:val="2"/>
                <w:sz w:val="28"/>
                <w:szCs w:val="28"/>
                <w:bdr w:val="none" w:sz="0" w:space="0" w:color="auto" w:frame="1"/>
              </w:rPr>
              <w:lastRenderedPageBreak/>
              <w:t>ArrayList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1AFA4"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LinkedList</w:t>
            </w:r>
          </w:p>
        </w:tc>
      </w:tr>
      <w:tr w:rsidR="004871E0" w14:paraId="0AEEAAB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602D"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This class uses a dynamic array to store the elements in it. With the introduction of generics, this class supports the storage of all types of objects.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A81B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This class uses a doubly linked list to store the elements in it. </w:t>
            </w:r>
            <w:proofErr w:type="gramStart"/>
            <w:r>
              <w:rPr>
                <w:rFonts w:ascii="Nunito" w:hAnsi="Nunito"/>
                <w:color w:val="273239"/>
                <w:spacing w:val="2"/>
                <w:sz w:val="25"/>
                <w:szCs w:val="25"/>
                <w:bdr w:val="none" w:sz="0" w:space="0" w:color="auto" w:frame="1"/>
              </w:rPr>
              <w:t>Similar to</w:t>
            </w:r>
            <w:proofErr w:type="gramEnd"/>
            <w:r>
              <w:rPr>
                <w:rFonts w:ascii="Nunito" w:hAnsi="Nunito"/>
                <w:color w:val="273239"/>
                <w:spacing w:val="2"/>
                <w:sz w:val="25"/>
                <w:szCs w:val="25"/>
                <w:bdr w:val="none" w:sz="0" w:space="0" w:color="auto" w:frame="1"/>
              </w:rPr>
              <w:t xml:space="preserve"> the </w:t>
            </w:r>
            <w:proofErr w:type="spellStart"/>
            <w:r>
              <w:rPr>
                <w:rFonts w:ascii="Nunito" w:hAnsi="Nunito"/>
                <w:color w:val="273239"/>
                <w:spacing w:val="2"/>
                <w:sz w:val="25"/>
                <w:szCs w:val="25"/>
                <w:bdr w:val="none" w:sz="0" w:space="0" w:color="auto" w:frame="1"/>
              </w:rPr>
              <w:t>ArrayList</w:t>
            </w:r>
            <w:proofErr w:type="spellEnd"/>
            <w:r>
              <w:rPr>
                <w:rFonts w:ascii="Nunito" w:hAnsi="Nunito"/>
                <w:color w:val="273239"/>
                <w:spacing w:val="2"/>
                <w:sz w:val="25"/>
                <w:szCs w:val="25"/>
                <w:bdr w:val="none" w:sz="0" w:space="0" w:color="auto" w:frame="1"/>
              </w:rPr>
              <w:t>, this class also supports the storage of all types of objects.</w:t>
            </w:r>
          </w:p>
        </w:tc>
      </w:tr>
      <w:tr w:rsidR="004871E0" w14:paraId="171695C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6E2AE"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Manipulating </w:t>
            </w:r>
            <w:proofErr w:type="spellStart"/>
            <w:r>
              <w:rPr>
                <w:rFonts w:ascii="Nunito" w:hAnsi="Nunito"/>
                <w:color w:val="273239"/>
                <w:spacing w:val="2"/>
                <w:sz w:val="25"/>
                <w:szCs w:val="25"/>
                <w:bdr w:val="none" w:sz="0" w:space="0" w:color="auto" w:frame="1"/>
              </w:rPr>
              <w:t>ArrayList</w:t>
            </w:r>
            <w:proofErr w:type="spellEnd"/>
            <w:r>
              <w:rPr>
                <w:rFonts w:ascii="Nunito" w:hAnsi="Nunito"/>
                <w:color w:val="273239"/>
                <w:spacing w:val="2"/>
                <w:sz w:val="25"/>
                <w:szCs w:val="25"/>
                <w:bdr w:val="none" w:sz="0" w:space="0" w:color="auto" w:frame="1"/>
              </w:rPr>
              <w:t xml:space="preserve"> takes more time due to the internal implementation. Whenever we remove an element, internally, the array is </w:t>
            </w:r>
            <w:proofErr w:type="gramStart"/>
            <w:r>
              <w:rPr>
                <w:rFonts w:ascii="Nunito" w:hAnsi="Nunito"/>
                <w:color w:val="273239"/>
                <w:spacing w:val="2"/>
                <w:sz w:val="25"/>
                <w:szCs w:val="25"/>
                <w:bdr w:val="none" w:sz="0" w:space="0" w:color="auto" w:frame="1"/>
              </w:rPr>
              <w:t>traversed</w:t>
            </w:r>
            <w:proofErr w:type="gramEnd"/>
            <w:r>
              <w:rPr>
                <w:rFonts w:ascii="Nunito" w:hAnsi="Nunito"/>
                <w:color w:val="273239"/>
                <w:spacing w:val="2"/>
                <w:sz w:val="25"/>
                <w:szCs w:val="25"/>
                <w:bdr w:val="none" w:sz="0" w:space="0" w:color="auto" w:frame="1"/>
              </w:rPr>
              <w:t xml:space="preserve"> and the memory bits are shifted.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02DE49"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Manipulating LinkedList takes less time compared to </w:t>
            </w:r>
            <w:proofErr w:type="spellStart"/>
            <w:r>
              <w:rPr>
                <w:rFonts w:ascii="Nunito" w:hAnsi="Nunito"/>
                <w:color w:val="273239"/>
                <w:spacing w:val="2"/>
                <w:sz w:val="25"/>
                <w:szCs w:val="25"/>
                <w:bdr w:val="none" w:sz="0" w:space="0" w:color="auto" w:frame="1"/>
              </w:rPr>
              <w:t>ArrayList</w:t>
            </w:r>
            <w:proofErr w:type="spellEnd"/>
            <w:r>
              <w:rPr>
                <w:rFonts w:ascii="Nunito" w:hAnsi="Nunito"/>
                <w:color w:val="273239"/>
                <w:spacing w:val="2"/>
                <w:sz w:val="25"/>
                <w:szCs w:val="25"/>
                <w:bdr w:val="none" w:sz="0" w:space="0" w:color="auto" w:frame="1"/>
              </w:rPr>
              <w:t xml:space="preserve"> because, in a </w:t>
            </w:r>
            <w:proofErr w:type="gramStart"/>
            <w:r>
              <w:rPr>
                <w:rFonts w:ascii="Nunito" w:hAnsi="Nunito"/>
                <w:color w:val="273239"/>
                <w:spacing w:val="2"/>
                <w:sz w:val="25"/>
                <w:szCs w:val="25"/>
                <w:bdr w:val="none" w:sz="0" w:space="0" w:color="auto" w:frame="1"/>
              </w:rPr>
              <w:t>doubly-linked</w:t>
            </w:r>
            <w:proofErr w:type="gramEnd"/>
            <w:r>
              <w:rPr>
                <w:rFonts w:ascii="Nunito" w:hAnsi="Nunito"/>
                <w:color w:val="273239"/>
                <w:spacing w:val="2"/>
                <w:sz w:val="25"/>
                <w:szCs w:val="25"/>
                <w:bdr w:val="none" w:sz="0" w:space="0" w:color="auto" w:frame="1"/>
              </w:rPr>
              <w:t xml:space="preserve"> list, there is no concept of shifting the memory bits. The list is </w:t>
            </w:r>
            <w:proofErr w:type="gramStart"/>
            <w:r>
              <w:rPr>
                <w:rFonts w:ascii="Nunito" w:hAnsi="Nunito"/>
                <w:color w:val="273239"/>
                <w:spacing w:val="2"/>
                <w:sz w:val="25"/>
                <w:szCs w:val="25"/>
                <w:bdr w:val="none" w:sz="0" w:space="0" w:color="auto" w:frame="1"/>
              </w:rPr>
              <w:t>traversed</w:t>
            </w:r>
            <w:proofErr w:type="gramEnd"/>
            <w:r>
              <w:rPr>
                <w:rFonts w:ascii="Nunito" w:hAnsi="Nunito"/>
                <w:color w:val="273239"/>
                <w:spacing w:val="2"/>
                <w:sz w:val="25"/>
                <w:szCs w:val="25"/>
                <w:bdr w:val="none" w:sz="0" w:space="0" w:color="auto" w:frame="1"/>
              </w:rPr>
              <w:t xml:space="preserve"> and the reference link is changed.</w:t>
            </w:r>
          </w:p>
        </w:tc>
      </w:tr>
      <w:tr w:rsidR="004871E0" w14:paraId="130EEBD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BB606"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This class implements a List interface. Therefore, this acts as a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02E4C4"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This class implements both the List interface and the Deque interface. Therefore, it can act as a list and a deque.</w:t>
            </w:r>
          </w:p>
        </w:tc>
      </w:tr>
      <w:tr w:rsidR="004871E0" w14:paraId="06AB4A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AC9F6"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This class works better when the application demands storing the data and accessing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2ABF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This class works better when the application demands manipulation of the stored data.</w:t>
            </w:r>
          </w:p>
        </w:tc>
      </w:tr>
    </w:tbl>
    <w:p w14:paraId="7468B136"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w:t>
      </w:r>
      <w:hyperlink r:id="rId65" w:history="1">
        <w:r>
          <w:rPr>
            <w:rStyle w:val="Hyperlink"/>
            <w:rFonts w:ascii="Nunito" w:hAnsi="Nunito"/>
            <w:i/>
            <w:iCs/>
            <w:spacing w:val="2"/>
            <w:sz w:val="26"/>
            <w:szCs w:val="26"/>
            <w:bdr w:val="none" w:sz="0" w:space="0" w:color="auto" w:frame="1"/>
          </w:rPr>
          <w:t> </w:t>
        </w:r>
        <w:proofErr w:type="spellStart"/>
        <w:r>
          <w:rPr>
            <w:rStyle w:val="Hyperlink"/>
            <w:rFonts w:ascii="Nunito" w:hAnsi="Nunito"/>
            <w:i/>
            <w:iCs/>
            <w:spacing w:val="2"/>
            <w:sz w:val="26"/>
            <w:szCs w:val="26"/>
            <w:bdr w:val="none" w:sz="0" w:space="0" w:color="auto" w:frame="1"/>
          </w:rPr>
          <w:t>ArrayList</w:t>
        </w:r>
        <w:proofErr w:type="spellEnd"/>
        <w:r>
          <w:rPr>
            <w:rStyle w:val="Hyperlink"/>
            <w:rFonts w:ascii="Nunito" w:hAnsi="Nunito"/>
            <w:i/>
            <w:iCs/>
            <w:spacing w:val="2"/>
            <w:sz w:val="26"/>
            <w:szCs w:val="26"/>
            <w:bdr w:val="none" w:sz="0" w:space="0" w:color="auto" w:frame="1"/>
          </w:rPr>
          <w:t xml:space="preserve"> vs LinkedList in Java</w:t>
        </w:r>
      </w:hyperlink>
    </w:p>
    <w:p w14:paraId="6F6354A2"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10. What is an iterator?</w:t>
      </w:r>
    </w:p>
    <w:p w14:paraId="50B2B9F8"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Java’s Collection framework</w:t>
      </w:r>
      <w:r>
        <w:rPr>
          <w:rFonts w:ascii="Nunito" w:hAnsi="Nunito"/>
          <w:color w:val="273239"/>
          <w:spacing w:val="2"/>
          <w:sz w:val="26"/>
          <w:szCs w:val="26"/>
          <w:bdr w:val="none" w:sz="0" w:space="0" w:color="auto" w:frame="1"/>
        </w:rPr>
        <w:t> uses iterators to retrieve elements one by one. This iterator is universal since it can be used with any type of Collection object. Using Iterator, we can perform both reading and removing operations. This is an improved version of Enumeration with the addition of removing elements.</w:t>
      </w:r>
    </w:p>
    <w:p w14:paraId="73954751"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When enumerating elements in all Collection framework implemented interfaces, such as </w:t>
      </w:r>
      <w:r>
        <w:rPr>
          <w:rStyle w:val="Strong"/>
          <w:rFonts w:ascii="Nunito" w:hAnsi="Nunito"/>
          <w:color w:val="273239"/>
          <w:spacing w:val="2"/>
          <w:sz w:val="26"/>
          <w:szCs w:val="26"/>
          <w:bdr w:val="none" w:sz="0" w:space="0" w:color="auto" w:frame="1"/>
        </w:rPr>
        <w:t>Set</w:t>
      </w:r>
      <w:r>
        <w:rPr>
          <w:rFonts w:ascii="Nunito" w:hAnsi="Nunito"/>
          <w:color w:val="273239"/>
          <w:spacing w:val="2"/>
          <w:sz w:val="26"/>
          <w:szCs w:val="26"/>
          <w:bdr w:val="none" w:sz="0" w:space="0" w:color="auto" w:frame="1"/>
        </w:rPr>
        <w:t>, </w:t>
      </w:r>
      <w:r>
        <w:rPr>
          <w:rStyle w:val="Strong"/>
          <w:rFonts w:ascii="Nunito" w:hAnsi="Nunito"/>
          <w:color w:val="273239"/>
          <w:spacing w:val="2"/>
          <w:sz w:val="26"/>
          <w:szCs w:val="26"/>
          <w:bdr w:val="none" w:sz="0" w:space="0" w:color="auto" w:frame="1"/>
        </w:rPr>
        <w:t>List</w:t>
      </w:r>
      <w:r>
        <w:rPr>
          <w:rFonts w:ascii="Nunito" w:hAnsi="Nunito"/>
          <w:color w:val="273239"/>
          <w:spacing w:val="2"/>
          <w:sz w:val="26"/>
          <w:szCs w:val="26"/>
          <w:bdr w:val="none" w:sz="0" w:space="0" w:color="auto" w:frame="1"/>
        </w:rPr>
        <w:t>, </w:t>
      </w:r>
      <w:r>
        <w:rPr>
          <w:rStyle w:val="Strong"/>
          <w:rFonts w:ascii="Nunito" w:hAnsi="Nunito"/>
          <w:color w:val="273239"/>
          <w:spacing w:val="2"/>
          <w:sz w:val="26"/>
          <w:szCs w:val="26"/>
          <w:bdr w:val="none" w:sz="0" w:space="0" w:color="auto" w:frame="1"/>
        </w:rPr>
        <w:t>Queue</w:t>
      </w:r>
      <w:r>
        <w:rPr>
          <w:rFonts w:ascii="Nunito" w:hAnsi="Nunito"/>
          <w:color w:val="273239"/>
          <w:spacing w:val="2"/>
          <w:sz w:val="26"/>
          <w:szCs w:val="26"/>
          <w:bdr w:val="none" w:sz="0" w:space="0" w:color="auto" w:frame="1"/>
        </w:rPr>
        <w:t>, </w:t>
      </w:r>
      <w:r>
        <w:rPr>
          <w:rStyle w:val="Strong"/>
          <w:rFonts w:ascii="Nunito" w:hAnsi="Nunito"/>
          <w:color w:val="273239"/>
          <w:spacing w:val="2"/>
          <w:sz w:val="26"/>
          <w:szCs w:val="26"/>
          <w:bdr w:val="none" w:sz="0" w:space="0" w:color="auto" w:frame="1"/>
        </w:rPr>
        <w:t>Deque</w:t>
      </w:r>
      <w:r>
        <w:rPr>
          <w:rFonts w:ascii="Nunito" w:hAnsi="Nunito"/>
          <w:color w:val="273239"/>
          <w:spacing w:val="2"/>
          <w:sz w:val="26"/>
          <w:szCs w:val="26"/>
          <w:bdr w:val="none" w:sz="0" w:space="0" w:color="auto" w:frame="1"/>
        </w:rPr>
        <w:t xml:space="preserve">, and all implemented classes of </w:t>
      </w:r>
      <w:r>
        <w:rPr>
          <w:rFonts w:ascii="Nunito" w:hAnsi="Nunito"/>
          <w:color w:val="273239"/>
          <w:spacing w:val="2"/>
          <w:sz w:val="26"/>
          <w:szCs w:val="26"/>
          <w:bdr w:val="none" w:sz="0" w:space="0" w:color="auto" w:frame="1"/>
        </w:rPr>
        <w:lastRenderedPageBreak/>
        <w:t xml:space="preserve">Map, an Iterator must be used. The only cursor available for the entire collection framework is the iterator. Using the </w:t>
      </w:r>
      <w:proofErr w:type="gramStart"/>
      <w:r>
        <w:rPr>
          <w:rFonts w:ascii="Nunito" w:hAnsi="Nunito"/>
          <w:color w:val="273239"/>
          <w:spacing w:val="2"/>
          <w:sz w:val="26"/>
          <w:szCs w:val="26"/>
          <w:bdr w:val="none" w:sz="0" w:space="0" w:color="auto" w:frame="1"/>
        </w:rPr>
        <w:t>iterator(</w:t>
      </w:r>
      <w:proofErr w:type="gramEnd"/>
      <w:r>
        <w:rPr>
          <w:rFonts w:ascii="Nunito" w:hAnsi="Nunito"/>
          <w:color w:val="273239"/>
          <w:spacing w:val="2"/>
          <w:sz w:val="26"/>
          <w:szCs w:val="26"/>
          <w:bdr w:val="none" w:sz="0" w:space="0" w:color="auto" w:frame="1"/>
        </w:rPr>
        <w:t>) method in the Collection interface, you can create an iterator object.</w:t>
      </w:r>
    </w:p>
    <w:p w14:paraId="40DDE1AA"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p>
    <w:p w14:paraId="1B271EB0"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Iterator </w:t>
      </w:r>
      <w:proofErr w:type="spellStart"/>
      <w:r>
        <w:rPr>
          <w:rFonts w:ascii="Consolas" w:hAnsi="Consolas"/>
          <w:color w:val="273239"/>
          <w:spacing w:val="2"/>
          <w:sz w:val="24"/>
          <w:szCs w:val="24"/>
          <w:bdr w:val="none" w:sz="0" w:space="0" w:color="auto" w:frame="1"/>
        </w:rPr>
        <w:t>itr</w:t>
      </w:r>
      <w:proofErr w:type="spellEnd"/>
      <w:r>
        <w:rPr>
          <w:rFonts w:ascii="Consolas" w:hAnsi="Consolas"/>
          <w:color w:val="273239"/>
          <w:spacing w:val="2"/>
          <w:sz w:val="24"/>
          <w:szCs w:val="24"/>
          <w:bdr w:val="none" w:sz="0" w:space="0" w:color="auto" w:frame="1"/>
        </w:rPr>
        <w:t xml:space="preserve"> = </w:t>
      </w:r>
      <w:proofErr w:type="spellStart"/>
      <w:proofErr w:type="gramStart"/>
      <w:r>
        <w:rPr>
          <w:rFonts w:ascii="Consolas" w:hAnsi="Consolas"/>
          <w:color w:val="273239"/>
          <w:spacing w:val="2"/>
          <w:sz w:val="24"/>
          <w:szCs w:val="24"/>
          <w:bdr w:val="none" w:sz="0" w:space="0" w:color="auto" w:frame="1"/>
        </w:rPr>
        <w:t>c.</w:t>
      </w:r>
      <w:r>
        <w:rPr>
          <w:rStyle w:val="Strong"/>
          <w:rFonts w:ascii="Consolas" w:hAnsi="Consolas"/>
          <w:color w:val="273239"/>
          <w:spacing w:val="2"/>
          <w:sz w:val="24"/>
          <w:szCs w:val="24"/>
          <w:bdr w:val="none" w:sz="0" w:space="0" w:color="auto" w:frame="1"/>
        </w:rPr>
        <w:t>iterator</w:t>
      </w:r>
      <w:proofErr w:type="spellEnd"/>
      <w:proofErr w:type="gramEnd"/>
      <w:r>
        <w:rPr>
          <w:rFonts w:ascii="Consolas" w:hAnsi="Consolas"/>
          <w:color w:val="273239"/>
          <w:spacing w:val="2"/>
          <w:sz w:val="24"/>
          <w:szCs w:val="24"/>
          <w:bdr w:val="none" w:sz="0" w:space="0" w:color="auto" w:frame="1"/>
        </w:rPr>
        <w:t>();</w:t>
      </w:r>
    </w:p>
    <w:p w14:paraId="46D0F6F1"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i/>
          <w:iCs/>
          <w:color w:val="273239"/>
          <w:spacing w:val="2"/>
          <w:sz w:val="26"/>
          <w:szCs w:val="26"/>
          <w:bdr w:val="none" w:sz="0" w:space="0" w:color="auto" w:frame="1"/>
        </w:rPr>
        <w:t>Note:</w:t>
      </w:r>
      <w:r>
        <w:rPr>
          <w:rStyle w:val="Emphasis"/>
          <w:rFonts w:ascii="Nunito" w:hAnsi="Nunito"/>
          <w:color w:val="273239"/>
          <w:spacing w:val="2"/>
          <w:sz w:val="26"/>
          <w:szCs w:val="26"/>
          <w:bdr w:val="none" w:sz="0" w:space="0" w:color="auto" w:frame="1"/>
        </w:rPr>
        <w:t xml:space="preserve"> Here “c” is any Collection object. </w:t>
      </w:r>
      <w:proofErr w:type="spellStart"/>
      <w:r>
        <w:rPr>
          <w:rStyle w:val="Emphasis"/>
          <w:rFonts w:ascii="Nunito" w:hAnsi="Nunito"/>
          <w:color w:val="273239"/>
          <w:spacing w:val="2"/>
          <w:sz w:val="26"/>
          <w:szCs w:val="26"/>
          <w:bdr w:val="none" w:sz="0" w:space="0" w:color="auto" w:frame="1"/>
        </w:rPr>
        <w:t>itr</w:t>
      </w:r>
      <w:proofErr w:type="spellEnd"/>
      <w:r>
        <w:rPr>
          <w:rStyle w:val="Emphasis"/>
          <w:rFonts w:ascii="Nunito" w:hAnsi="Nunito"/>
          <w:color w:val="273239"/>
          <w:spacing w:val="2"/>
          <w:sz w:val="26"/>
          <w:szCs w:val="26"/>
          <w:bdr w:val="none" w:sz="0" w:space="0" w:color="auto" w:frame="1"/>
        </w:rPr>
        <w:t xml:space="preserve"> is of type Iterator interface and refers to “c”.</w:t>
      </w:r>
    </w:p>
    <w:p w14:paraId="599E4D72"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66" w:history="1">
        <w:r>
          <w:rPr>
            <w:rStyle w:val="Hyperlink"/>
            <w:rFonts w:ascii="Nunito" w:hAnsi="Nunito"/>
            <w:i/>
            <w:iCs/>
            <w:spacing w:val="2"/>
            <w:sz w:val="26"/>
            <w:szCs w:val="26"/>
            <w:bdr w:val="none" w:sz="0" w:space="0" w:color="auto" w:frame="1"/>
          </w:rPr>
          <w:t>Iterators in Java</w:t>
        </w:r>
      </w:hyperlink>
    </w:p>
    <w:p w14:paraId="290DFCB6"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11. What is the difference between an Iterator and an Enumeration?</w:t>
      </w:r>
    </w:p>
    <w:p w14:paraId="18A493FB"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A major difference between iterator and enumeration is that iterators have a </w:t>
      </w:r>
      <w:proofErr w:type="gramStart"/>
      <w:r>
        <w:rPr>
          <w:rFonts w:ascii="Nunito" w:hAnsi="Nunito"/>
          <w:color w:val="273239"/>
          <w:spacing w:val="2"/>
          <w:sz w:val="26"/>
          <w:szCs w:val="26"/>
          <w:bdr w:val="none" w:sz="0" w:space="0" w:color="auto" w:frame="1"/>
        </w:rPr>
        <w:t>remove(</w:t>
      </w:r>
      <w:proofErr w:type="gramEnd"/>
      <w:r>
        <w:rPr>
          <w:rFonts w:ascii="Nunito" w:hAnsi="Nunito"/>
          <w:color w:val="273239"/>
          <w:spacing w:val="2"/>
          <w:sz w:val="26"/>
          <w:szCs w:val="26"/>
          <w:bdr w:val="none" w:sz="0" w:space="0" w:color="auto" w:frame="1"/>
        </w:rPr>
        <w:t>) method while enumerations do not. Thus, using Iterator we can manipulate objects by adding and removing them from collections. Since enumeration can only traverse objects and fetch them, it behaves like a read-only interface.</w:t>
      </w:r>
    </w:p>
    <w:p w14:paraId="7CCDD10E"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w:t>
      </w:r>
      <w:hyperlink r:id="rId67" w:history="1">
        <w:r>
          <w:rPr>
            <w:rStyle w:val="Hyperlink"/>
            <w:rFonts w:ascii="Nunito" w:hAnsi="Nunito"/>
            <w:i/>
            <w:iCs/>
            <w:spacing w:val="2"/>
            <w:sz w:val="26"/>
            <w:szCs w:val="26"/>
            <w:bdr w:val="none" w:sz="0" w:space="0" w:color="auto" w:frame="1"/>
          </w:rPr>
          <w:t> </w:t>
        </w:r>
      </w:hyperlink>
      <w:r>
        <w:rPr>
          <w:rFonts w:ascii="Nunito" w:hAnsi="Nunito"/>
          <w:i/>
          <w:iCs/>
          <w:color w:val="273239"/>
          <w:spacing w:val="2"/>
          <w:sz w:val="26"/>
          <w:szCs w:val="26"/>
          <w:bdr w:val="none" w:sz="0" w:space="0" w:color="auto" w:frame="1"/>
        </w:rPr>
        <w:t> </w:t>
      </w:r>
      <w:hyperlink r:id="rId68" w:anchor=":~:text=Iterator%20can%20do%20modifications%20(e.g,the%20elements%20of%20the%20Collection." w:history="1">
        <w:r>
          <w:rPr>
            <w:rStyle w:val="Hyperlink"/>
            <w:rFonts w:ascii="Nunito" w:hAnsi="Nunito"/>
            <w:i/>
            <w:iCs/>
            <w:spacing w:val="2"/>
            <w:sz w:val="26"/>
            <w:szCs w:val="26"/>
            <w:bdr w:val="none" w:sz="0" w:space="0" w:color="auto" w:frame="1"/>
          </w:rPr>
          <w:t>Difference between Iterator and Enumeration</w:t>
        </w:r>
      </w:hyperlink>
    </w:p>
    <w:p w14:paraId="7EDA1439"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12. What is the difference between List and Set in Java</w:t>
      </w:r>
    </w:p>
    <w:p w14:paraId="0F46BE94"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A major difference between a List and a Set is that a List can contain duplicate elements while a set contains only unique elements. The list is Ordered and maintains the order of the object to which they are added. The set is unordered.</w:t>
      </w:r>
    </w:p>
    <w:tbl>
      <w:tblPr>
        <w:tblW w:w="0" w:type="auto"/>
        <w:shd w:val="clear" w:color="auto" w:fill="FFFFFF"/>
        <w:tblCellMar>
          <w:left w:w="0" w:type="dxa"/>
          <w:right w:w="0" w:type="dxa"/>
        </w:tblCellMar>
        <w:tblLook w:val="04A0" w:firstRow="1" w:lastRow="0" w:firstColumn="1" w:lastColumn="0" w:noHBand="0" w:noVBand="1"/>
      </w:tblPr>
      <w:tblGrid>
        <w:gridCol w:w="4980"/>
        <w:gridCol w:w="4374"/>
      </w:tblGrid>
      <w:tr w:rsidR="004871E0" w14:paraId="098A6BD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09EE96"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12BA86"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Set</w:t>
            </w:r>
          </w:p>
        </w:tc>
      </w:tr>
      <w:tr w:rsidR="004871E0" w14:paraId="55A22E3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57E3AF"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List is an indexed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C67C7A"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Set is a non-indexed sequence.</w:t>
            </w:r>
          </w:p>
        </w:tc>
      </w:tr>
      <w:tr w:rsidR="004871E0" w14:paraId="317F7A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48C70"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list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C79F4"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set doesn’t allow duplicate elements.</w:t>
            </w:r>
          </w:p>
        </w:tc>
      </w:tr>
      <w:tr w:rsidR="004871E0" w14:paraId="5ED304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F549E"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Elements by their position can be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ADEFBD"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Position access to elements is not allowed.</w:t>
            </w:r>
          </w:p>
        </w:tc>
      </w:tr>
      <w:tr w:rsidR="004871E0" w14:paraId="2FED428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B1E5"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Multiple null elements can be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D99AC"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Null elements can store only once.</w:t>
            </w:r>
          </w:p>
        </w:tc>
      </w:tr>
      <w:tr w:rsidR="004871E0" w14:paraId="335841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1D6C10"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lastRenderedPageBreak/>
              <w:t xml:space="preserve">List implementations are </w:t>
            </w:r>
            <w:proofErr w:type="spellStart"/>
            <w:r>
              <w:rPr>
                <w:rFonts w:ascii="Nunito" w:hAnsi="Nunito"/>
                <w:color w:val="273239"/>
                <w:spacing w:val="2"/>
                <w:sz w:val="25"/>
                <w:szCs w:val="25"/>
                <w:bdr w:val="none" w:sz="0" w:space="0" w:color="auto" w:frame="1"/>
              </w:rPr>
              <w:t>ArrayList</w:t>
            </w:r>
            <w:proofErr w:type="spellEnd"/>
            <w:r>
              <w:rPr>
                <w:rFonts w:ascii="Nunito" w:hAnsi="Nunito"/>
                <w:color w:val="273239"/>
                <w:spacing w:val="2"/>
                <w:sz w:val="25"/>
                <w:szCs w:val="25"/>
                <w:bdr w:val="none" w:sz="0" w:space="0" w:color="auto" w:frame="1"/>
              </w:rPr>
              <w:t>, LinkedList, Vector, 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C77ECC"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Set implementations are HashSet, </w:t>
            </w:r>
            <w:proofErr w:type="spellStart"/>
            <w:r>
              <w:rPr>
                <w:rFonts w:ascii="Nunito" w:hAnsi="Nunito"/>
                <w:color w:val="273239"/>
                <w:spacing w:val="2"/>
                <w:sz w:val="25"/>
                <w:szCs w:val="25"/>
                <w:bdr w:val="none" w:sz="0" w:space="0" w:color="auto" w:frame="1"/>
              </w:rPr>
              <w:t>LinkedHashSet</w:t>
            </w:r>
            <w:proofErr w:type="spellEnd"/>
            <w:r>
              <w:rPr>
                <w:rFonts w:ascii="Nunito" w:hAnsi="Nunito"/>
                <w:color w:val="273239"/>
                <w:spacing w:val="2"/>
                <w:sz w:val="25"/>
                <w:szCs w:val="25"/>
                <w:bdr w:val="none" w:sz="0" w:space="0" w:color="auto" w:frame="1"/>
              </w:rPr>
              <w:t>.</w:t>
            </w:r>
          </w:p>
        </w:tc>
      </w:tr>
    </w:tbl>
    <w:p w14:paraId="5BE54D67"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w:t>
      </w:r>
      <w:hyperlink r:id="rId69" w:history="1">
        <w:r>
          <w:rPr>
            <w:rStyle w:val="Hyperlink"/>
            <w:rFonts w:ascii="Nunito" w:hAnsi="Nunito"/>
            <w:i/>
            <w:iCs/>
            <w:spacing w:val="2"/>
            <w:sz w:val="26"/>
            <w:szCs w:val="26"/>
            <w:bdr w:val="none" w:sz="0" w:space="0" w:color="auto" w:frame="1"/>
          </w:rPr>
          <w:t> </w:t>
        </w:r>
      </w:hyperlink>
      <w:hyperlink r:id="rId70" w:history="1">
        <w:r>
          <w:rPr>
            <w:rStyle w:val="Hyperlink"/>
            <w:rFonts w:ascii="Nunito" w:hAnsi="Nunito"/>
            <w:i/>
            <w:iCs/>
            <w:spacing w:val="2"/>
            <w:sz w:val="26"/>
            <w:szCs w:val="26"/>
            <w:bdr w:val="none" w:sz="0" w:space="0" w:color="auto" w:frame="1"/>
          </w:rPr>
          <w:t>Difference Between List and Set in Java</w:t>
        </w:r>
      </w:hyperlink>
    </w:p>
    <w:p w14:paraId="06D74662"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13. What are the best practices for Java Collections Framework?</w:t>
      </w:r>
    </w:p>
    <w:p w14:paraId="0BB3C88A"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Following are some of the best practices while using Java Collections:</w:t>
      </w:r>
    </w:p>
    <w:p w14:paraId="0B210CAF" w14:textId="77777777" w:rsidR="004871E0" w:rsidRDefault="004871E0" w:rsidP="004871E0">
      <w:pPr>
        <w:numPr>
          <w:ilvl w:val="0"/>
          <w:numId w:val="16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Programs should be written as interfaces, not implementations, so we can modify the implementation later.</w:t>
      </w:r>
    </w:p>
    <w:p w14:paraId="0DF0520B" w14:textId="77777777" w:rsidR="004871E0" w:rsidRDefault="004871E0" w:rsidP="004871E0">
      <w:pPr>
        <w:numPr>
          <w:ilvl w:val="0"/>
          <w:numId w:val="16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Whenever possible, use Generics to ensure type safety and avoid </w:t>
      </w:r>
      <w:proofErr w:type="spellStart"/>
      <w:r>
        <w:rPr>
          <w:rFonts w:ascii="Nunito" w:hAnsi="Nunito"/>
          <w:color w:val="273239"/>
          <w:spacing w:val="2"/>
          <w:sz w:val="26"/>
          <w:szCs w:val="26"/>
          <w:bdr w:val="none" w:sz="0" w:space="0" w:color="auto" w:frame="1"/>
        </w:rPr>
        <w:t>ClassCastExceptions</w:t>
      </w:r>
      <w:proofErr w:type="spellEnd"/>
      <w:r>
        <w:rPr>
          <w:rFonts w:ascii="Nunito" w:hAnsi="Nunito"/>
          <w:color w:val="273239"/>
          <w:spacing w:val="2"/>
          <w:sz w:val="26"/>
          <w:szCs w:val="26"/>
          <w:bdr w:val="none" w:sz="0" w:space="0" w:color="auto" w:frame="1"/>
        </w:rPr>
        <w:t>.</w:t>
      </w:r>
    </w:p>
    <w:p w14:paraId="578839E0" w14:textId="77777777" w:rsidR="004871E0" w:rsidRDefault="004871E0" w:rsidP="004871E0">
      <w:pPr>
        <w:numPr>
          <w:ilvl w:val="0"/>
          <w:numId w:val="162"/>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Choosing the appropriate type of collection based on the need. For example, if the size is fixed, we might want to use an Array over an </w:t>
      </w:r>
      <w:proofErr w:type="spellStart"/>
      <w:r>
        <w:rPr>
          <w:rFonts w:ascii="Nunito" w:hAnsi="Nunito"/>
          <w:color w:val="273239"/>
          <w:spacing w:val="2"/>
          <w:sz w:val="26"/>
          <w:szCs w:val="26"/>
          <w:bdr w:val="none" w:sz="0" w:space="0" w:color="auto" w:frame="1"/>
        </w:rPr>
        <w:t>ArrayList</w:t>
      </w:r>
      <w:proofErr w:type="spellEnd"/>
      <w:r>
        <w:rPr>
          <w:rFonts w:ascii="Nunito" w:hAnsi="Nunito"/>
          <w:color w:val="273239"/>
          <w:spacing w:val="2"/>
          <w:sz w:val="26"/>
          <w:szCs w:val="26"/>
          <w:bdr w:val="none" w:sz="0" w:space="0" w:color="auto" w:frame="1"/>
        </w:rPr>
        <w:t xml:space="preserve">. When iterating over the Map, we should use </w:t>
      </w:r>
      <w:proofErr w:type="spellStart"/>
      <w:r>
        <w:rPr>
          <w:rFonts w:ascii="Nunito" w:hAnsi="Nunito"/>
          <w:color w:val="273239"/>
          <w:spacing w:val="2"/>
          <w:sz w:val="26"/>
          <w:szCs w:val="26"/>
          <w:bdr w:val="none" w:sz="0" w:space="0" w:color="auto" w:frame="1"/>
        </w:rPr>
        <w:t>LinkedHashMap</w:t>
      </w:r>
      <w:proofErr w:type="spellEnd"/>
      <w:r>
        <w:rPr>
          <w:rFonts w:ascii="Nunito" w:hAnsi="Nunito"/>
          <w:color w:val="273239"/>
          <w:spacing w:val="2"/>
          <w:sz w:val="26"/>
          <w:szCs w:val="26"/>
          <w:bdr w:val="none" w:sz="0" w:space="0" w:color="auto" w:frame="1"/>
        </w:rPr>
        <w:t>. Set is the best way to avoid duplicates.</w:t>
      </w:r>
    </w:p>
    <w:p w14:paraId="202123F6" w14:textId="77777777" w:rsidR="004871E0" w:rsidRDefault="004871E0" w:rsidP="004871E0">
      <w:pPr>
        <w:numPr>
          <w:ilvl w:val="0"/>
          <w:numId w:val="163"/>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Use immutable classes provided by JDK as keys in Map to avoid implementation of </w:t>
      </w:r>
      <w:proofErr w:type="spellStart"/>
      <w:proofErr w:type="gramStart"/>
      <w:r>
        <w:rPr>
          <w:rFonts w:ascii="Nunito" w:hAnsi="Nunito"/>
          <w:color w:val="273239"/>
          <w:spacing w:val="2"/>
          <w:sz w:val="26"/>
          <w:szCs w:val="26"/>
          <w:bdr w:val="none" w:sz="0" w:space="0" w:color="auto" w:frame="1"/>
        </w:rPr>
        <w:t>hashCode</w:t>
      </w:r>
      <w:proofErr w:type="spellEnd"/>
      <w:r>
        <w:rPr>
          <w:rFonts w:ascii="Nunito" w:hAnsi="Nunito"/>
          <w:color w:val="273239"/>
          <w:spacing w:val="2"/>
          <w:sz w:val="26"/>
          <w:szCs w:val="26"/>
          <w:bdr w:val="none" w:sz="0" w:space="0" w:color="auto" w:frame="1"/>
        </w:rPr>
        <w:t>(</w:t>
      </w:r>
      <w:proofErr w:type="gramEnd"/>
      <w:r>
        <w:rPr>
          <w:rFonts w:ascii="Nunito" w:hAnsi="Nunito"/>
          <w:color w:val="273239"/>
          <w:spacing w:val="2"/>
          <w:sz w:val="26"/>
          <w:szCs w:val="26"/>
          <w:bdr w:val="none" w:sz="0" w:space="0" w:color="auto" w:frame="1"/>
        </w:rPr>
        <w:t>) and equals().</w:t>
      </w:r>
    </w:p>
    <w:p w14:paraId="326D6930" w14:textId="77777777" w:rsidR="004871E0" w:rsidRDefault="004871E0" w:rsidP="004871E0">
      <w:pPr>
        <w:numPr>
          <w:ilvl w:val="0"/>
          <w:numId w:val="164"/>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In order to increase the readability of the code, we should use </w:t>
      </w:r>
      <w:proofErr w:type="spellStart"/>
      <w:proofErr w:type="gramStart"/>
      <w:r>
        <w:rPr>
          <w:rFonts w:ascii="Nunito" w:hAnsi="Nunito"/>
          <w:color w:val="273239"/>
          <w:spacing w:val="2"/>
          <w:sz w:val="26"/>
          <w:szCs w:val="26"/>
          <w:bdr w:val="none" w:sz="0" w:space="0" w:color="auto" w:frame="1"/>
        </w:rPr>
        <w:t>isEmpty</w:t>
      </w:r>
      <w:proofErr w:type="spellEnd"/>
      <w:r>
        <w:rPr>
          <w:rFonts w:ascii="Nunito" w:hAnsi="Nunito"/>
          <w:color w:val="273239"/>
          <w:spacing w:val="2"/>
          <w:sz w:val="26"/>
          <w:szCs w:val="26"/>
          <w:bdr w:val="none" w:sz="0" w:space="0" w:color="auto" w:frame="1"/>
        </w:rPr>
        <w:t>(</w:t>
      </w:r>
      <w:proofErr w:type="gramEnd"/>
      <w:r>
        <w:rPr>
          <w:rFonts w:ascii="Nunito" w:hAnsi="Nunito"/>
          <w:color w:val="273239"/>
          <w:spacing w:val="2"/>
          <w:sz w:val="26"/>
          <w:szCs w:val="26"/>
          <w:bdr w:val="none" w:sz="0" w:space="0" w:color="auto" w:frame="1"/>
        </w:rPr>
        <w:t>) instead of finding the size of the collection and comparing it to zero.</w:t>
      </w:r>
    </w:p>
    <w:p w14:paraId="2A692198" w14:textId="77777777" w:rsidR="004871E0" w:rsidRDefault="004871E0" w:rsidP="004871E0">
      <w:pPr>
        <w:numPr>
          <w:ilvl w:val="0"/>
          <w:numId w:val="165"/>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Rather than writing your own implementation, use the Collections utility class to get read-only, Synchronized, or empty collections instead. It enhances code reuse while resulting in greater stability.</w:t>
      </w:r>
    </w:p>
    <w:p w14:paraId="1E3A7ED1"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14. What is a priority queue in Java?</w:t>
      </w:r>
    </w:p>
    <w:p w14:paraId="451FCD0D"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proofErr w:type="spellStart"/>
      <w:r>
        <w:rPr>
          <w:rFonts w:ascii="Nunito" w:hAnsi="Nunito"/>
          <w:color w:val="273239"/>
          <w:spacing w:val="2"/>
          <w:sz w:val="26"/>
          <w:szCs w:val="26"/>
          <w:bdr w:val="none" w:sz="0" w:space="0" w:color="auto" w:frame="1"/>
        </w:rPr>
        <w:t>PriorityQueues</w:t>
      </w:r>
      <w:proofErr w:type="spellEnd"/>
      <w:r>
        <w:rPr>
          <w:rFonts w:ascii="Nunito" w:hAnsi="Nunito"/>
          <w:color w:val="273239"/>
          <w:spacing w:val="2"/>
          <w:sz w:val="26"/>
          <w:szCs w:val="26"/>
          <w:bdr w:val="none" w:sz="0" w:space="0" w:color="auto" w:frame="1"/>
        </w:rPr>
        <w:t xml:space="preserve"> are used to process objects according to their priority. Queues follow the First-In-First-Out algorithm, but sometimes the elements of the queue need to be processed according to their priority, which is where </w:t>
      </w:r>
      <w:proofErr w:type="spellStart"/>
      <w:r>
        <w:rPr>
          <w:rFonts w:ascii="Nunito" w:hAnsi="Nunito"/>
          <w:color w:val="273239"/>
          <w:spacing w:val="2"/>
          <w:sz w:val="26"/>
          <w:szCs w:val="26"/>
          <w:bdr w:val="none" w:sz="0" w:space="0" w:color="auto" w:frame="1"/>
        </w:rPr>
        <w:t>PriorityQueue</w:t>
      </w:r>
      <w:proofErr w:type="spellEnd"/>
      <w:r>
        <w:rPr>
          <w:rFonts w:ascii="Nunito" w:hAnsi="Nunito"/>
          <w:color w:val="273239"/>
          <w:spacing w:val="2"/>
          <w:sz w:val="26"/>
          <w:szCs w:val="26"/>
          <w:bdr w:val="none" w:sz="0" w:space="0" w:color="auto" w:frame="1"/>
        </w:rPr>
        <w:t xml:space="preserve"> comes into play. Priority queues are based on priority heaps.</w:t>
      </w:r>
    </w:p>
    <w:p w14:paraId="700A3D3E"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elements of the priority queue are ordered according to the natural ordering, or by a Comparator provided at queue construction time, depending on which constructor is used.  </w:t>
      </w:r>
    </w:p>
    <w:p w14:paraId="53DC6557" w14:textId="7A147174"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36A19EC2" wp14:editId="3B63ADEF">
            <wp:extent cx="5943600" cy="2971800"/>
            <wp:effectExtent l="0" t="0" r="0" b="0"/>
            <wp:docPr id="1644331141" name="Picture 24" descr="Priority Queu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riority Queues in Jav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289126"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Priority Queues in Java</w:t>
      </w:r>
    </w:p>
    <w:p w14:paraId="345530C7"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Declaration:</w:t>
      </w:r>
    </w:p>
    <w:p w14:paraId="433D1131"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public class </w:t>
      </w:r>
      <w:proofErr w:type="spellStart"/>
      <w:r>
        <w:rPr>
          <w:rFonts w:ascii="Consolas" w:hAnsi="Consolas"/>
          <w:color w:val="273239"/>
          <w:spacing w:val="2"/>
          <w:sz w:val="24"/>
          <w:szCs w:val="24"/>
          <w:bdr w:val="none" w:sz="0" w:space="0" w:color="auto" w:frame="1"/>
        </w:rPr>
        <w:t>PriorityQueue</w:t>
      </w:r>
      <w:proofErr w:type="spellEnd"/>
      <w:r>
        <w:rPr>
          <w:rFonts w:ascii="Consolas" w:hAnsi="Consolas"/>
          <w:color w:val="273239"/>
          <w:spacing w:val="2"/>
          <w:sz w:val="24"/>
          <w:szCs w:val="24"/>
          <w:bdr w:val="none" w:sz="0" w:space="0" w:color="auto" w:frame="1"/>
        </w:rPr>
        <w:t xml:space="preserve">&lt;E&gt; extends </w:t>
      </w:r>
      <w:proofErr w:type="spellStart"/>
      <w:r>
        <w:rPr>
          <w:rFonts w:ascii="Consolas" w:hAnsi="Consolas"/>
          <w:color w:val="273239"/>
          <w:spacing w:val="2"/>
          <w:sz w:val="24"/>
          <w:szCs w:val="24"/>
          <w:bdr w:val="none" w:sz="0" w:space="0" w:color="auto" w:frame="1"/>
        </w:rPr>
        <w:t>AbstractQueue</w:t>
      </w:r>
      <w:proofErr w:type="spellEnd"/>
      <w:r>
        <w:rPr>
          <w:rFonts w:ascii="Consolas" w:hAnsi="Consolas"/>
          <w:color w:val="273239"/>
          <w:spacing w:val="2"/>
          <w:sz w:val="24"/>
          <w:szCs w:val="24"/>
          <w:bdr w:val="none" w:sz="0" w:space="0" w:color="auto" w:frame="1"/>
        </w:rPr>
        <w:t xml:space="preserve">&lt;E&gt; implements </w:t>
      </w:r>
      <w:proofErr w:type="gramStart"/>
      <w:r>
        <w:rPr>
          <w:rFonts w:ascii="Consolas" w:hAnsi="Consolas"/>
          <w:color w:val="273239"/>
          <w:spacing w:val="2"/>
          <w:sz w:val="24"/>
          <w:szCs w:val="24"/>
          <w:bdr w:val="none" w:sz="0" w:space="0" w:color="auto" w:frame="1"/>
        </w:rPr>
        <w:t>Serializable</w:t>
      </w:r>
      <w:proofErr w:type="gramEnd"/>
    </w:p>
    <w:p w14:paraId="18C968E8"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where E is the type of elements held in this queue</w:t>
      </w:r>
    </w:p>
    <w:p w14:paraId="01CA5989"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p>
    <w:p w14:paraId="4AD99AA9"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The class implements Serializable, </w:t>
      </w:r>
      <w:proofErr w:type="spellStart"/>
      <w:r>
        <w:rPr>
          <w:rFonts w:ascii="Nunito" w:hAnsi="Nunito"/>
          <w:color w:val="273239"/>
          <w:spacing w:val="2"/>
          <w:sz w:val="26"/>
          <w:szCs w:val="26"/>
          <w:bdr w:val="none" w:sz="0" w:space="0" w:color="auto" w:frame="1"/>
        </w:rPr>
        <w:t>Iterable</w:t>
      </w:r>
      <w:proofErr w:type="spellEnd"/>
      <w:r>
        <w:rPr>
          <w:rFonts w:ascii="Nunito" w:hAnsi="Nunito"/>
          <w:color w:val="273239"/>
          <w:spacing w:val="2"/>
          <w:sz w:val="26"/>
          <w:szCs w:val="26"/>
          <w:bdr w:val="none" w:sz="0" w:space="0" w:color="auto" w:frame="1"/>
        </w:rPr>
        <w:t>&lt;E&gt;, Collection&lt;E&gt;, and Queue&lt;E&gt; interfaces.</w:t>
      </w:r>
    </w:p>
    <w:p w14:paraId="190F2096"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15. What is the difference between List, set, and map in java?</w:t>
      </w:r>
    </w:p>
    <w:tbl>
      <w:tblPr>
        <w:tblW w:w="0" w:type="auto"/>
        <w:shd w:val="clear" w:color="auto" w:fill="FFFFFF"/>
        <w:tblCellMar>
          <w:left w:w="0" w:type="dxa"/>
          <w:right w:w="0" w:type="dxa"/>
        </w:tblCellMar>
        <w:tblLook w:val="04A0" w:firstRow="1" w:lastRow="0" w:firstColumn="1" w:lastColumn="0" w:noHBand="0" w:noVBand="1"/>
      </w:tblPr>
      <w:tblGrid>
        <w:gridCol w:w="2685"/>
        <w:gridCol w:w="2812"/>
        <w:gridCol w:w="3857"/>
      </w:tblGrid>
      <w:tr w:rsidR="004871E0" w14:paraId="3C97056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461E724"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AED494F"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25802"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Map</w:t>
            </w:r>
          </w:p>
        </w:tc>
      </w:tr>
      <w:tr w:rsidR="004871E0" w14:paraId="6485EE1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69DCE"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The list interface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D09E75"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The set does not allow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BD84E"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The map does not allow duplicate elements</w:t>
            </w:r>
          </w:p>
        </w:tc>
      </w:tr>
      <w:tr w:rsidR="004871E0" w14:paraId="405AC50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BECAF"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The list maintains insertion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83A082"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The set does not maintain any insertion order.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B17823"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The map also does not maintain any insertion order. </w:t>
            </w:r>
          </w:p>
        </w:tc>
      </w:tr>
      <w:tr w:rsidR="004871E0" w14:paraId="61B3001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4C5F3"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lastRenderedPageBreak/>
              <w:t>We can add any number of null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6AEE84"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But in the set almost only one null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D25E1"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The map allows a single null key at most and any number of null values.</w:t>
            </w:r>
          </w:p>
        </w:tc>
      </w:tr>
      <w:tr w:rsidR="004871E0" w14:paraId="0B47325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17DDB5"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The list implementation classes are Array List and LinkedList.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130AF"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 xml:space="preserve">Set implementation classes are HashSet, </w:t>
            </w:r>
            <w:proofErr w:type="spellStart"/>
            <w:r>
              <w:rPr>
                <w:rFonts w:ascii="Nunito" w:hAnsi="Nunito"/>
                <w:color w:val="273239"/>
                <w:spacing w:val="2"/>
                <w:sz w:val="25"/>
                <w:szCs w:val="25"/>
                <w:bdr w:val="none" w:sz="0" w:space="0" w:color="auto" w:frame="1"/>
              </w:rPr>
              <w:t>LinkedHashSet</w:t>
            </w:r>
            <w:proofErr w:type="spellEnd"/>
            <w:r>
              <w:rPr>
                <w:rFonts w:ascii="Nunito" w:hAnsi="Nunito"/>
                <w:color w:val="273239"/>
                <w:spacing w:val="2"/>
                <w:sz w:val="25"/>
                <w:szCs w:val="25"/>
                <w:bdr w:val="none" w:sz="0" w:space="0" w:color="auto" w:frame="1"/>
              </w:rPr>
              <w:t xml:space="preserve">, and </w:t>
            </w:r>
            <w:proofErr w:type="spellStart"/>
            <w:r>
              <w:rPr>
                <w:rFonts w:ascii="Nunito" w:hAnsi="Nunito"/>
                <w:color w:val="273239"/>
                <w:spacing w:val="2"/>
                <w:sz w:val="25"/>
                <w:szCs w:val="25"/>
                <w:bdr w:val="none" w:sz="0" w:space="0" w:color="auto" w:frame="1"/>
              </w:rPr>
              <w:t>TreeSet</w:t>
            </w:r>
            <w:proofErr w:type="spellEnd"/>
            <w:r>
              <w:rPr>
                <w:rFonts w:ascii="Nunito" w:hAnsi="Nunito"/>
                <w:color w:val="273239"/>
                <w:spacing w:val="2"/>
                <w:sz w:val="25"/>
                <w:szCs w:val="25"/>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D591CD"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 xml:space="preserve">Map implementation classes are HashMap, </w:t>
            </w:r>
            <w:proofErr w:type="spellStart"/>
            <w:r>
              <w:rPr>
                <w:rFonts w:ascii="Nunito" w:hAnsi="Nunito"/>
                <w:color w:val="273239"/>
                <w:spacing w:val="2"/>
                <w:sz w:val="25"/>
                <w:szCs w:val="25"/>
                <w:bdr w:val="none" w:sz="0" w:space="0" w:color="auto" w:frame="1"/>
              </w:rPr>
              <w:t>HashTable</w:t>
            </w:r>
            <w:proofErr w:type="spellEnd"/>
            <w:r>
              <w:rPr>
                <w:rFonts w:ascii="Nunito" w:hAnsi="Nunito"/>
                <w:color w:val="273239"/>
                <w:spacing w:val="2"/>
                <w:sz w:val="25"/>
                <w:szCs w:val="25"/>
                <w:bdr w:val="none" w:sz="0" w:space="0" w:color="auto" w:frame="1"/>
              </w:rPr>
              <w:t xml:space="preserve">, </w:t>
            </w:r>
            <w:proofErr w:type="spellStart"/>
            <w:r>
              <w:rPr>
                <w:rFonts w:ascii="Nunito" w:hAnsi="Nunito"/>
                <w:color w:val="273239"/>
                <w:spacing w:val="2"/>
                <w:sz w:val="25"/>
                <w:szCs w:val="25"/>
                <w:bdr w:val="none" w:sz="0" w:space="0" w:color="auto" w:frame="1"/>
              </w:rPr>
              <w:t>TreeMap</w:t>
            </w:r>
            <w:proofErr w:type="spellEnd"/>
            <w:r>
              <w:rPr>
                <w:rFonts w:ascii="Nunito" w:hAnsi="Nunito"/>
                <w:color w:val="273239"/>
                <w:spacing w:val="2"/>
                <w:sz w:val="25"/>
                <w:szCs w:val="25"/>
                <w:bdr w:val="none" w:sz="0" w:space="0" w:color="auto" w:frame="1"/>
              </w:rPr>
              <w:t xml:space="preserve">, </w:t>
            </w:r>
            <w:proofErr w:type="spellStart"/>
            <w:r>
              <w:rPr>
                <w:rFonts w:ascii="Nunito" w:hAnsi="Nunito"/>
                <w:color w:val="273239"/>
                <w:spacing w:val="2"/>
                <w:sz w:val="25"/>
                <w:szCs w:val="25"/>
                <w:bdr w:val="none" w:sz="0" w:space="0" w:color="auto" w:frame="1"/>
              </w:rPr>
              <w:t>ConcurrentHashMap</w:t>
            </w:r>
            <w:proofErr w:type="spellEnd"/>
            <w:r>
              <w:rPr>
                <w:rFonts w:ascii="Nunito" w:hAnsi="Nunito"/>
                <w:color w:val="273239"/>
                <w:spacing w:val="2"/>
                <w:sz w:val="25"/>
                <w:szCs w:val="25"/>
                <w:bdr w:val="none" w:sz="0" w:space="0" w:color="auto" w:frame="1"/>
              </w:rPr>
              <w:t xml:space="preserve">, and </w:t>
            </w:r>
            <w:proofErr w:type="spellStart"/>
            <w:r>
              <w:rPr>
                <w:rFonts w:ascii="Nunito" w:hAnsi="Nunito"/>
                <w:color w:val="273239"/>
                <w:spacing w:val="2"/>
                <w:sz w:val="25"/>
                <w:szCs w:val="25"/>
                <w:bdr w:val="none" w:sz="0" w:space="0" w:color="auto" w:frame="1"/>
              </w:rPr>
              <w:t>LinkedHashMap</w:t>
            </w:r>
            <w:proofErr w:type="spellEnd"/>
            <w:r>
              <w:rPr>
                <w:rFonts w:ascii="Nunito" w:hAnsi="Nunito"/>
                <w:color w:val="273239"/>
                <w:spacing w:val="2"/>
                <w:sz w:val="25"/>
                <w:szCs w:val="25"/>
                <w:bdr w:val="none" w:sz="0" w:space="0" w:color="auto" w:frame="1"/>
              </w:rPr>
              <w:t>.</w:t>
            </w:r>
          </w:p>
        </w:tc>
      </w:tr>
    </w:tbl>
    <w:p w14:paraId="4563681C"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w:t>
      </w:r>
      <w:hyperlink r:id="rId72" w:history="1">
        <w:r>
          <w:rPr>
            <w:rStyle w:val="Hyperlink"/>
            <w:rFonts w:ascii="Nunito" w:hAnsi="Nunito"/>
            <w:i/>
            <w:iCs/>
            <w:spacing w:val="2"/>
            <w:sz w:val="26"/>
            <w:szCs w:val="26"/>
            <w:bdr w:val="none" w:sz="0" w:space="0" w:color="auto" w:frame="1"/>
          </w:rPr>
          <w:t> </w:t>
        </w:r>
      </w:hyperlink>
      <w:hyperlink r:id="rId73" w:history="1">
        <w:r>
          <w:rPr>
            <w:rStyle w:val="Hyperlink"/>
            <w:rFonts w:ascii="Nunito" w:hAnsi="Nunito"/>
            <w:i/>
            <w:iCs/>
            <w:spacing w:val="2"/>
            <w:sz w:val="26"/>
            <w:szCs w:val="26"/>
            <w:bdr w:val="none" w:sz="0" w:space="0" w:color="auto" w:frame="1"/>
          </w:rPr>
          <w:t>Difference between List, Set, and Map in Java</w:t>
        </w:r>
      </w:hyperlink>
    </w:p>
    <w:p w14:paraId="119DC39B"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16. What is the difference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310"/>
        <w:gridCol w:w="5044"/>
      </w:tblGrid>
      <w:tr w:rsidR="004871E0" w14:paraId="0C151B6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65C515"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46A42D"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Queue</w:t>
            </w:r>
          </w:p>
        </w:tc>
      </w:tr>
      <w:tr w:rsidR="004871E0" w14:paraId="65E66B1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C91C15"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Stacks works on the LIFO principle, which means that the element inserted at the last will be the first element that will be taken out.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7070D"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Queues work on the FIFO principle, which means that the element inserted first will be the first element that will be taken out.</w:t>
            </w:r>
          </w:p>
        </w:tc>
      </w:tr>
      <w:tr w:rsidR="004871E0" w14:paraId="1093365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83F3B"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In stacks, insertion, and deletions take place only from the 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8E9265"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In queues, insertion occurs at the rear of the list and deletion takes place from the front of the list.</w:t>
            </w:r>
          </w:p>
        </w:tc>
      </w:tr>
      <w:tr w:rsidR="004871E0" w14:paraId="6EB4E78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984EA4"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Insert operation is called push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DDBC5"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Insert operation is called enqueue operation.</w:t>
            </w:r>
          </w:p>
        </w:tc>
      </w:tr>
      <w:tr w:rsidR="004871E0" w14:paraId="0A4810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22695A"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Delete operation is called pop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076BE"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Delete operation is called dequeue operation.</w:t>
            </w:r>
          </w:p>
        </w:tc>
      </w:tr>
      <w:tr w:rsidR="004871E0" w14:paraId="0B0770E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63771"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lastRenderedPageBreak/>
              <w:t>The top of a stack always points to the last element in the list, which is the only pointer used to access the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79A04D"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Two pointers are maintained for accessing queues. The front pointer points to the first inserted element, and the rear pointer points to the last inserted element.</w:t>
            </w:r>
          </w:p>
        </w:tc>
      </w:tr>
    </w:tbl>
    <w:p w14:paraId="378434D3"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 xml:space="preserve">17. What is </w:t>
      </w:r>
      <w:proofErr w:type="spellStart"/>
      <w:r>
        <w:rPr>
          <w:rFonts w:ascii="Nunito" w:hAnsi="Nunito"/>
          <w:color w:val="273239"/>
          <w:spacing w:val="2"/>
          <w:sz w:val="28"/>
          <w:szCs w:val="28"/>
          <w:bdr w:val="none" w:sz="0" w:space="0" w:color="auto" w:frame="1"/>
        </w:rPr>
        <w:t>BlockingQueue</w:t>
      </w:r>
      <w:proofErr w:type="spellEnd"/>
      <w:r>
        <w:rPr>
          <w:rFonts w:ascii="Nunito" w:hAnsi="Nunito"/>
          <w:color w:val="273239"/>
          <w:spacing w:val="2"/>
          <w:sz w:val="28"/>
          <w:szCs w:val="28"/>
          <w:bdr w:val="none" w:sz="0" w:space="0" w:color="auto" w:frame="1"/>
        </w:rPr>
        <w:t xml:space="preserve"> in Java?</w:t>
      </w:r>
    </w:p>
    <w:p w14:paraId="65EB5EBD"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The </w:t>
      </w:r>
      <w:proofErr w:type="spellStart"/>
      <w:r>
        <w:rPr>
          <w:rFonts w:ascii="Nunito" w:hAnsi="Nunito"/>
          <w:color w:val="273239"/>
          <w:spacing w:val="2"/>
          <w:sz w:val="26"/>
          <w:szCs w:val="26"/>
          <w:bdr w:val="none" w:sz="0" w:space="0" w:color="auto" w:frame="1"/>
        </w:rPr>
        <w:t>BlockingQueue</w:t>
      </w:r>
      <w:proofErr w:type="spellEnd"/>
      <w:r>
        <w:rPr>
          <w:rFonts w:ascii="Nunito" w:hAnsi="Nunito"/>
          <w:color w:val="273239"/>
          <w:spacing w:val="2"/>
          <w:sz w:val="26"/>
          <w:szCs w:val="26"/>
          <w:bdr w:val="none" w:sz="0" w:space="0" w:color="auto" w:frame="1"/>
        </w:rPr>
        <w:t xml:space="preserve"> interface in Java is added in Java 1.5 along with various other concurrent Utility classes like </w:t>
      </w:r>
      <w:proofErr w:type="spellStart"/>
      <w:r>
        <w:rPr>
          <w:rFonts w:ascii="Nunito" w:hAnsi="Nunito"/>
          <w:color w:val="273239"/>
          <w:spacing w:val="2"/>
          <w:sz w:val="26"/>
          <w:szCs w:val="26"/>
          <w:bdr w:val="none" w:sz="0" w:space="0" w:color="auto" w:frame="1"/>
        </w:rPr>
        <w:t>ConcurrentHashMap</w:t>
      </w:r>
      <w:proofErr w:type="spellEnd"/>
      <w:r>
        <w:rPr>
          <w:rFonts w:ascii="Nunito" w:hAnsi="Nunito"/>
          <w:color w:val="273239"/>
          <w:spacing w:val="2"/>
          <w:sz w:val="26"/>
          <w:szCs w:val="26"/>
          <w:bdr w:val="none" w:sz="0" w:space="0" w:color="auto" w:frame="1"/>
        </w:rPr>
        <w:t xml:space="preserve">, Counting Semaphore, </w:t>
      </w:r>
      <w:proofErr w:type="spellStart"/>
      <w:r>
        <w:rPr>
          <w:rFonts w:ascii="Nunito" w:hAnsi="Nunito"/>
          <w:color w:val="273239"/>
          <w:spacing w:val="2"/>
          <w:sz w:val="26"/>
          <w:szCs w:val="26"/>
          <w:bdr w:val="none" w:sz="0" w:space="0" w:color="auto" w:frame="1"/>
        </w:rPr>
        <w:t>CopyOnWriteArrrayList</w:t>
      </w:r>
      <w:proofErr w:type="spellEnd"/>
      <w:r>
        <w:rPr>
          <w:rFonts w:ascii="Nunito" w:hAnsi="Nunito"/>
          <w:color w:val="273239"/>
          <w:spacing w:val="2"/>
          <w:sz w:val="26"/>
          <w:szCs w:val="26"/>
          <w:bdr w:val="none" w:sz="0" w:space="0" w:color="auto" w:frame="1"/>
        </w:rPr>
        <w:t xml:space="preserve">, etc. The </w:t>
      </w:r>
      <w:proofErr w:type="spellStart"/>
      <w:r>
        <w:rPr>
          <w:rFonts w:ascii="Nunito" w:hAnsi="Nunito"/>
          <w:color w:val="273239"/>
          <w:spacing w:val="2"/>
          <w:sz w:val="26"/>
          <w:szCs w:val="26"/>
          <w:bdr w:val="none" w:sz="0" w:space="0" w:color="auto" w:frame="1"/>
        </w:rPr>
        <w:t>BlockingQueue</w:t>
      </w:r>
      <w:proofErr w:type="spellEnd"/>
      <w:r>
        <w:rPr>
          <w:rFonts w:ascii="Nunito" w:hAnsi="Nunito"/>
          <w:color w:val="273239"/>
          <w:spacing w:val="2"/>
          <w:sz w:val="26"/>
          <w:szCs w:val="26"/>
          <w:bdr w:val="none" w:sz="0" w:space="0" w:color="auto" w:frame="1"/>
        </w:rPr>
        <w:t xml:space="preserve"> interface supports flow control (in addition to queue) by introducing blocking if either </w:t>
      </w:r>
      <w:proofErr w:type="spellStart"/>
      <w:r>
        <w:rPr>
          <w:rFonts w:ascii="Nunito" w:hAnsi="Nunito"/>
          <w:color w:val="273239"/>
          <w:spacing w:val="2"/>
          <w:sz w:val="26"/>
          <w:szCs w:val="26"/>
          <w:bdr w:val="none" w:sz="0" w:space="0" w:color="auto" w:frame="1"/>
        </w:rPr>
        <w:t>BlockingQueue</w:t>
      </w:r>
      <w:proofErr w:type="spellEnd"/>
      <w:r>
        <w:rPr>
          <w:rFonts w:ascii="Nunito" w:hAnsi="Nunito"/>
          <w:color w:val="273239"/>
          <w:spacing w:val="2"/>
          <w:sz w:val="26"/>
          <w:szCs w:val="26"/>
          <w:bdr w:val="none" w:sz="0" w:space="0" w:color="auto" w:frame="1"/>
        </w:rPr>
        <w:t xml:space="preserve"> is full or empty.</w:t>
      </w:r>
    </w:p>
    <w:p w14:paraId="119E5B92"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A thread trying to enqueue an element in a full queue is blocked until some other thread makes space in the queue, either by dequeuing one or more elements or clearing the queue completely. Similarly, it blocks a thread trying to delete from an empty queue until some other threads insert an item. </w:t>
      </w:r>
      <w:proofErr w:type="spellStart"/>
      <w:r>
        <w:rPr>
          <w:rFonts w:ascii="Nunito" w:hAnsi="Nunito"/>
          <w:color w:val="273239"/>
          <w:spacing w:val="2"/>
          <w:sz w:val="26"/>
          <w:szCs w:val="26"/>
          <w:bdr w:val="none" w:sz="0" w:space="0" w:color="auto" w:frame="1"/>
        </w:rPr>
        <w:t>BlockingQueue</w:t>
      </w:r>
      <w:proofErr w:type="spellEnd"/>
      <w:r>
        <w:rPr>
          <w:rFonts w:ascii="Nunito" w:hAnsi="Nunito"/>
          <w:color w:val="273239"/>
          <w:spacing w:val="2"/>
          <w:sz w:val="26"/>
          <w:szCs w:val="26"/>
          <w:bdr w:val="none" w:sz="0" w:space="0" w:color="auto" w:frame="1"/>
        </w:rPr>
        <w:t xml:space="preserve"> does not accept a null value. If we try to enqueue the null item, then it throws </w:t>
      </w:r>
      <w:proofErr w:type="spellStart"/>
      <w:r>
        <w:rPr>
          <w:rFonts w:ascii="Nunito" w:hAnsi="Nunito"/>
          <w:color w:val="273239"/>
          <w:spacing w:val="2"/>
          <w:sz w:val="26"/>
          <w:szCs w:val="26"/>
          <w:bdr w:val="none" w:sz="0" w:space="0" w:color="auto" w:frame="1"/>
        </w:rPr>
        <w:t>NullPointerException</w:t>
      </w:r>
      <w:proofErr w:type="spellEnd"/>
      <w:r>
        <w:rPr>
          <w:rFonts w:ascii="Nunito" w:hAnsi="Nunito"/>
          <w:color w:val="273239"/>
          <w:spacing w:val="2"/>
          <w:sz w:val="26"/>
          <w:szCs w:val="26"/>
          <w:bdr w:val="none" w:sz="0" w:space="0" w:color="auto" w:frame="1"/>
        </w:rPr>
        <w:t>.</w:t>
      </w:r>
    </w:p>
    <w:p w14:paraId="032B9A87"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 xml:space="preserve">Usage of </w:t>
      </w:r>
      <w:proofErr w:type="spellStart"/>
      <w:r>
        <w:rPr>
          <w:rStyle w:val="Strong"/>
          <w:rFonts w:ascii="Nunito" w:hAnsi="Nunito"/>
          <w:color w:val="273239"/>
          <w:spacing w:val="2"/>
          <w:sz w:val="26"/>
          <w:szCs w:val="26"/>
          <w:bdr w:val="none" w:sz="0" w:space="0" w:color="auto" w:frame="1"/>
        </w:rPr>
        <w:t>BlockingQueue</w:t>
      </w:r>
      <w:proofErr w:type="spellEnd"/>
      <w:r>
        <w:rPr>
          <w:rFonts w:ascii="Nunito" w:hAnsi="Nunito"/>
          <w:color w:val="273239"/>
          <w:spacing w:val="2"/>
          <w:sz w:val="26"/>
          <w:szCs w:val="26"/>
          <w:bdr w:val="none" w:sz="0" w:space="0" w:color="auto" w:frame="1"/>
        </w:rPr>
        <w:t> </w:t>
      </w:r>
    </w:p>
    <w:p w14:paraId="3AD3E025" w14:textId="4FA9D649"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71543730" wp14:editId="49FB7AFB">
            <wp:extent cx="5943600" cy="2971800"/>
            <wp:effectExtent l="0" t="0" r="0" b="0"/>
            <wp:docPr id="2080139399" name="Picture 23" descr="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ocking Queue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D4AC0A3"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Blocking Queue in Java</w:t>
      </w:r>
    </w:p>
    <w:p w14:paraId="67CD0BD9"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 xml:space="preserve">The Hierarchy of </w:t>
      </w:r>
      <w:proofErr w:type="spellStart"/>
      <w:r>
        <w:rPr>
          <w:rStyle w:val="Strong"/>
          <w:rFonts w:ascii="Nunito" w:hAnsi="Nunito"/>
          <w:color w:val="273239"/>
          <w:spacing w:val="2"/>
          <w:sz w:val="26"/>
          <w:szCs w:val="26"/>
          <w:bdr w:val="none" w:sz="0" w:space="0" w:color="auto" w:frame="1"/>
        </w:rPr>
        <w:t>BlockingQueue</w:t>
      </w:r>
      <w:proofErr w:type="spellEnd"/>
    </w:p>
    <w:p w14:paraId="404C6D8E" w14:textId="1AA3794E"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46D62DEA" wp14:editId="37001E9F">
            <wp:extent cx="5943600" cy="2971800"/>
            <wp:effectExtent l="0" t="0" r="0" b="0"/>
            <wp:docPr id="1964448590" name="Picture 22" descr="Hierarchy of 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ierarchy of Blocking Queue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F13C5BD"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Hierarchy of Blocking Queue in Java</w:t>
      </w:r>
    </w:p>
    <w:p w14:paraId="4495C5BE"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Declaration:</w:t>
      </w:r>
    </w:p>
    <w:p w14:paraId="40CFDAF2"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public interface </w:t>
      </w:r>
      <w:proofErr w:type="spellStart"/>
      <w:r>
        <w:rPr>
          <w:rFonts w:ascii="Consolas" w:hAnsi="Consolas"/>
          <w:color w:val="273239"/>
          <w:spacing w:val="2"/>
          <w:sz w:val="24"/>
          <w:szCs w:val="24"/>
          <w:bdr w:val="none" w:sz="0" w:space="0" w:color="auto" w:frame="1"/>
        </w:rPr>
        <w:t>BlockingQueue</w:t>
      </w:r>
      <w:proofErr w:type="spellEnd"/>
      <w:r>
        <w:rPr>
          <w:rFonts w:ascii="Consolas" w:hAnsi="Consolas"/>
          <w:color w:val="273239"/>
          <w:spacing w:val="2"/>
          <w:sz w:val="24"/>
          <w:szCs w:val="24"/>
          <w:bdr w:val="none" w:sz="0" w:space="0" w:color="auto" w:frame="1"/>
        </w:rPr>
        <w:t>&lt;E&gt; extends Queue&lt;E&gt;</w:t>
      </w:r>
    </w:p>
    <w:p w14:paraId="010F565A"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Here,</w:t>
      </w:r>
      <w:r>
        <w:rPr>
          <w:rStyle w:val="Strong"/>
          <w:rFonts w:ascii="Nunito" w:hAnsi="Nunito"/>
          <w:color w:val="273239"/>
          <w:spacing w:val="2"/>
          <w:sz w:val="26"/>
          <w:szCs w:val="26"/>
          <w:bdr w:val="none" w:sz="0" w:space="0" w:color="auto" w:frame="1"/>
        </w:rPr>
        <w:t> E </w:t>
      </w:r>
      <w:r>
        <w:rPr>
          <w:rFonts w:ascii="Nunito" w:hAnsi="Nunito"/>
          <w:color w:val="273239"/>
          <w:spacing w:val="2"/>
          <w:sz w:val="26"/>
          <w:szCs w:val="26"/>
          <w:bdr w:val="none" w:sz="0" w:space="0" w:color="auto" w:frame="1"/>
        </w:rPr>
        <w:t>is the type of elements stored in the Collection.</w:t>
      </w:r>
    </w:p>
    <w:p w14:paraId="44706568"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proofErr w:type="spellStart"/>
      <w:r>
        <w:rPr>
          <w:rFonts w:ascii="Nunito" w:hAnsi="Nunito"/>
          <w:i/>
          <w:iCs/>
          <w:color w:val="273239"/>
          <w:spacing w:val="2"/>
          <w:sz w:val="26"/>
          <w:szCs w:val="26"/>
        </w:rPr>
        <w:fldChar w:fldCharType="begin"/>
      </w:r>
      <w:r>
        <w:rPr>
          <w:rFonts w:ascii="Nunito" w:hAnsi="Nunito"/>
          <w:i/>
          <w:iCs/>
          <w:color w:val="273239"/>
          <w:spacing w:val="2"/>
          <w:sz w:val="26"/>
          <w:szCs w:val="26"/>
        </w:rPr>
        <w:instrText>HYPERLINK "https://www.geeksforgeeks.org/blockingqueue-interface-in-java/"</w:instrText>
      </w:r>
      <w:r>
        <w:rPr>
          <w:rFonts w:ascii="Nunito" w:hAnsi="Nunito"/>
          <w:i/>
          <w:iCs/>
          <w:color w:val="273239"/>
          <w:spacing w:val="2"/>
          <w:sz w:val="26"/>
          <w:szCs w:val="26"/>
        </w:rPr>
      </w:r>
      <w:r>
        <w:rPr>
          <w:rFonts w:ascii="Nunito" w:hAnsi="Nunito"/>
          <w:i/>
          <w:iCs/>
          <w:color w:val="273239"/>
          <w:spacing w:val="2"/>
          <w:sz w:val="26"/>
          <w:szCs w:val="26"/>
        </w:rPr>
        <w:fldChar w:fldCharType="separate"/>
      </w:r>
      <w:r>
        <w:rPr>
          <w:rStyle w:val="Hyperlink"/>
          <w:rFonts w:ascii="Nunito" w:hAnsi="Nunito"/>
          <w:i/>
          <w:iCs/>
          <w:spacing w:val="2"/>
          <w:sz w:val="26"/>
          <w:szCs w:val="26"/>
          <w:bdr w:val="none" w:sz="0" w:space="0" w:color="auto" w:frame="1"/>
        </w:rPr>
        <w:t>BlockingQueue</w:t>
      </w:r>
      <w:proofErr w:type="spellEnd"/>
      <w:r>
        <w:rPr>
          <w:rStyle w:val="Hyperlink"/>
          <w:rFonts w:ascii="Nunito" w:hAnsi="Nunito"/>
          <w:i/>
          <w:iCs/>
          <w:spacing w:val="2"/>
          <w:sz w:val="26"/>
          <w:szCs w:val="26"/>
          <w:bdr w:val="none" w:sz="0" w:space="0" w:color="auto" w:frame="1"/>
        </w:rPr>
        <w:t xml:space="preserve"> Interface in Java</w:t>
      </w:r>
      <w:r>
        <w:rPr>
          <w:rFonts w:ascii="Nunito" w:hAnsi="Nunito"/>
          <w:i/>
          <w:iCs/>
          <w:color w:val="273239"/>
          <w:spacing w:val="2"/>
          <w:sz w:val="26"/>
          <w:szCs w:val="26"/>
        </w:rPr>
        <w:fldChar w:fldCharType="end"/>
      </w:r>
    </w:p>
    <w:p w14:paraId="26EF0ECA"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 xml:space="preserve">18. What is the </w:t>
      </w:r>
      <w:proofErr w:type="spellStart"/>
      <w:proofErr w:type="gramStart"/>
      <w:r>
        <w:rPr>
          <w:rFonts w:ascii="Nunito" w:hAnsi="Nunito"/>
          <w:color w:val="273239"/>
          <w:spacing w:val="2"/>
          <w:sz w:val="28"/>
          <w:szCs w:val="28"/>
          <w:bdr w:val="none" w:sz="0" w:space="0" w:color="auto" w:frame="1"/>
        </w:rPr>
        <w:t>hashCode</w:t>
      </w:r>
      <w:proofErr w:type="spellEnd"/>
      <w:r>
        <w:rPr>
          <w:rFonts w:ascii="Nunito" w:hAnsi="Nunito"/>
          <w:color w:val="273239"/>
          <w:spacing w:val="2"/>
          <w:sz w:val="28"/>
          <w:szCs w:val="28"/>
          <w:bdr w:val="none" w:sz="0" w:space="0" w:color="auto" w:frame="1"/>
        </w:rPr>
        <w:t>(</w:t>
      </w:r>
      <w:proofErr w:type="gramEnd"/>
      <w:r>
        <w:rPr>
          <w:rFonts w:ascii="Nunito" w:hAnsi="Nunito"/>
          <w:color w:val="273239"/>
          <w:spacing w:val="2"/>
          <w:sz w:val="28"/>
          <w:szCs w:val="28"/>
          <w:bdr w:val="none" w:sz="0" w:space="0" w:color="auto" w:frame="1"/>
        </w:rPr>
        <w:t>)?</w:t>
      </w:r>
    </w:p>
    <w:p w14:paraId="3C172FAD" w14:textId="341C64D9"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21AC3F0E" wp14:editId="3123590F">
            <wp:extent cx="5943600" cy="2971800"/>
            <wp:effectExtent l="0" t="0" r="0" b="0"/>
            <wp:docPr id="438881275" name="Picture 21" descr="Image to demonstrate Java Ha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to demonstrate Java Hash Cod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8CE6F3"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Image to demonstrate Java Hash Code</w:t>
      </w:r>
    </w:p>
    <w:p w14:paraId="1884CFB9"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proofErr w:type="spellStart"/>
      <w:proofErr w:type="gramStart"/>
      <w:r>
        <w:rPr>
          <w:rFonts w:ascii="Nunito" w:hAnsi="Nunito"/>
          <w:color w:val="273239"/>
          <w:spacing w:val="2"/>
          <w:sz w:val="26"/>
          <w:szCs w:val="26"/>
          <w:bdr w:val="none" w:sz="0" w:space="0" w:color="auto" w:frame="1"/>
        </w:rPr>
        <w:lastRenderedPageBreak/>
        <w:t>hashCode</w:t>
      </w:r>
      <w:proofErr w:type="spellEnd"/>
      <w:r>
        <w:rPr>
          <w:rFonts w:ascii="Nunito" w:hAnsi="Nunito"/>
          <w:color w:val="273239"/>
          <w:spacing w:val="2"/>
          <w:sz w:val="26"/>
          <w:szCs w:val="26"/>
          <w:bdr w:val="none" w:sz="0" w:space="0" w:color="auto" w:frame="1"/>
        </w:rPr>
        <w:t>(</w:t>
      </w:r>
      <w:proofErr w:type="gramEnd"/>
      <w:r>
        <w:rPr>
          <w:rFonts w:ascii="Nunito" w:hAnsi="Nunito"/>
          <w:color w:val="273239"/>
          <w:spacing w:val="2"/>
          <w:sz w:val="26"/>
          <w:szCs w:val="26"/>
          <w:bdr w:val="none" w:sz="0" w:space="0" w:color="auto" w:frame="1"/>
        </w:rPr>
        <w:t xml:space="preserve">) method returns the </w:t>
      </w:r>
      <w:proofErr w:type="spellStart"/>
      <w:r>
        <w:rPr>
          <w:rFonts w:ascii="Nunito" w:hAnsi="Nunito"/>
          <w:color w:val="273239"/>
          <w:spacing w:val="2"/>
          <w:sz w:val="26"/>
          <w:szCs w:val="26"/>
          <w:bdr w:val="none" w:sz="0" w:space="0" w:color="auto" w:frame="1"/>
        </w:rPr>
        <w:t>hashcode</w:t>
      </w:r>
      <w:proofErr w:type="spellEnd"/>
      <w:r>
        <w:rPr>
          <w:rFonts w:ascii="Nunito" w:hAnsi="Nunito"/>
          <w:color w:val="273239"/>
          <w:spacing w:val="2"/>
          <w:sz w:val="26"/>
          <w:szCs w:val="26"/>
          <w:bdr w:val="none" w:sz="0" w:space="0" w:color="auto" w:frame="1"/>
        </w:rPr>
        <w:t xml:space="preserve"> value as an Integer. It is defined in the Java Object class which computes the hash values of given input objects. </w:t>
      </w:r>
      <w:proofErr w:type="spellStart"/>
      <w:r>
        <w:rPr>
          <w:rFonts w:ascii="Nunito" w:hAnsi="Nunito"/>
          <w:color w:val="273239"/>
          <w:spacing w:val="2"/>
          <w:sz w:val="26"/>
          <w:szCs w:val="26"/>
          <w:bdr w:val="none" w:sz="0" w:space="0" w:color="auto" w:frame="1"/>
        </w:rPr>
        <w:t>Hashcode</w:t>
      </w:r>
      <w:proofErr w:type="spellEnd"/>
      <w:r>
        <w:rPr>
          <w:rFonts w:ascii="Nunito" w:hAnsi="Nunito"/>
          <w:color w:val="273239"/>
          <w:spacing w:val="2"/>
          <w:sz w:val="26"/>
          <w:szCs w:val="26"/>
          <w:bdr w:val="none" w:sz="0" w:space="0" w:color="auto" w:frame="1"/>
        </w:rPr>
        <w:t xml:space="preserve"> value is mostly used in hashing-based collections like HashMap, HashSet, </w:t>
      </w:r>
      <w:proofErr w:type="spellStart"/>
      <w:r>
        <w:rPr>
          <w:rFonts w:ascii="Nunito" w:hAnsi="Nunito"/>
          <w:color w:val="273239"/>
          <w:spacing w:val="2"/>
          <w:sz w:val="26"/>
          <w:szCs w:val="26"/>
          <w:bdr w:val="none" w:sz="0" w:space="0" w:color="auto" w:frame="1"/>
        </w:rPr>
        <w:t>HashTable</w:t>
      </w:r>
      <w:proofErr w:type="spellEnd"/>
      <w:proofErr w:type="gramStart"/>
      <w:r>
        <w:rPr>
          <w:rFonts w:ascii="Nunito" w:hAnsi="Nunito"/>
          <w:color w:val="273239"/>
          <w:spacing w:val="2"/>
          <w:sz w:val="26"/>
          <w:szCs w:val="26"/>
          <w:bdr w:val="none" w:sz="0" w:space="0" w:color="auto" w:frame="1"/>
        </w:rPr>
        <w:t>….etc.</w:t>
      </w:r>
      <w:proofErr w:type="gramEnd"/>
      <w:r>
        <w:rPr>
          <w:rFonts w:ascii="Nunito" w:hAnsi="Nunito"/>
          <w:color w:val="273239"/>
          <w:spacing w:val="2"/>
          <w:sz w:val="26"/>
          <w:szCs w:val="26"/>
          <w:bdr w:val="none" w:sz="0" w:space="0" w:color="auto" w:frame="1"/>
        </w:rPr>
        <w:t xml:space="preserve"> This method must be overridden in every class which overrides the </w:t>
      </w:r>
      <w:proofErr w:type="gramStart"/>
      <w:r>
        <w:rPr>
          <w:rFonts w:ascii="Nunito" w:hAnsi="Nunito"/>
          <w:color w:val="273239"/>
          <w:spacing w:val="2"/>
          <w:sz w:val="26"/>
          <w:szCs w:val="26"/>
          <w:bdr w:val="none" w:sz="0" w:space="0" w:color="auto" w:frame="1"/>
        </w:rPr>
        <w:t>equals(</w:t>
      </w:r>
      <w:proofErr w:type="gramEnd"/>
      <w:r>
        <w:rPr>
          <w:rFonts w:ascii="Nunito" w:hAnsi="Nunito"/>
          <w:color w:val="273239"/>
          <w:spacing w:val="2"/>
          <w:sz w:val="26"/>
          <w:szCs w:val="26"/>
          <w:bdr w:val="none" w:sz="0" w:space="0" w:color="auto" w:frame="1"/>
        </w:rPr>
        <w:t>) method.</w:t>
      </w:r>
    </w:p>
    <w:p w14:paraId="3A219EB6"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proofErr w:type="gramStart"/>
      <w:r>
        <w:rPr>
          <w:rStyle w:val="Strong"/>
          <w:rFonts w:ascii="Nunito" w:hAnsi="Nunito"/>
          <w:color w:val="273239"/>
          <w:spacing w:val="2"/>
          <w:sz w:val="26"/>
          <w:szCs w:val="26"/>
          <w:bdr w:val="none" w:sz="0" w:space="0" w:color="auto" w:frame="1"/>
        </w:rPr>
        <w:t>Syntax :</w:t>
      </w:r>
      <w:proofErr w:type="gramEnd"/>
    </w:p>
    <w:p w14:paraId="36D26FEE"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public int </w:t>
      </w:r>
      <w:proofErr w:type="spellStart"/>
      <w:proofErr w:type="gramStart"/>
      <w:r>
        <w:rPr>
          <w:rFonts w:ascii="Consolas" w:hAnsi="Consolas"/>
          <w:color w:val="273239"/>
          <w:spacing w:val="2"/>
          <w:sz w:val="24"/>
          <w:szCs w:val="24"/>
          <w:bdr w:val="none" w:sz="0" w:space="0" w:color="auto" w:frame="1"/>
        </w:rPr>
        <w:t>hashCode</w:t>
      </w:r>
      <w:proofErr w:type="spellEnd"/>
      <w:r>
        <w:rPr>
          <w:rFonts w:ascii="Consolas" w:hAnsi="Consolas"/>
          <w:color w:val="273239"/>
          <w:spacing w:val="2"/>
          <w:sz w:val="24"/>
          <w:szCs w:val="24"/>
          <w:bdr w:val="none" w:sz="0" w:space="0" w:color="auto" w:frame="1"/>
        </w:rPr>
        <w:t>(</w:t>
      </w:r>
      <w:proofErr w:type="gramEnd"/>
      <w:r>
        <w:rPr>
          <w:rFonts w:ascii="Consolas" w:hAnsi="Consolas"/>
          <w:color w:val="273239"/>
          <w:spacing w:val="2"/>
          <w:sz w:val="24"/>
          <w:szCs w:val="24"/>
          <w:bdr w:val="none" w:sz="0" w:space="0" w:color="auto" w:frame="1"/>
        </w:rPr>
        <w:t>)</w:t>
      </w:r>
    </w:p>
    <w:p w14:paraId="421CBFB3"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 This method returns the hash code value </w:t>
      </w:r>
    </w:p>
    <w:p w14:paraId="63F2FF61"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for the object on which this method is invoked.</w:t>
      </w:r>
    </w:p>
    <w:p w14:paraId="7C3C25C5"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w:t>
      </w:r>
      <w:r>
        <w:rPr>
          <w:rStyle w:val="Emphasis"/>
          <w:rFonts w:ascii="Nunito" w:hAnsi="Nunito"/>
          <w:color w:val="273239"/>
          <w:spacing w:val="2"/>
          <w:sz w:val="26"/>
          <w:szCs w:val="26"/>
          <w:bdr w:val="none" w:sz="0" w:space="0" w:color="auto" w:frame="1"/>
        </w:rPr>
        <w:t> </w:t>
      </w:r>
      <w:hyperlink r:id="rId77" w:history="1">
        <w:proofErr w:type="gramStart"/>
        <w:r>
          <w:rPr>
            <w:rStyle w:val="Emphasis"/>
            <w:rFonts w:ascii="Nunito" w:hAnsi="Nunito"/>
            <w:color w:val="0000FF"/>
            <w:spacing w:val="2"/>
            <w:sz w:val="26"/>
            <w:szCs w:val="26"/>
            <w:bdr w:val="none" w:sz="0" w:space="0" w:color="auto" w:frame="1"/>
          </w:rPr>
          <w:t>equals(</w:t>
        </w:r>
        <w:proofErr w:type="gramEnd"/>
        <w:r>
          <w:rPr>
            <w:rStyle w:val="Emphasis"/>
            <w:rFonts w:ascii="Nunito" w:hAnsi="Nunito"/>
            <w:color w:val="0000FF"/>
            <w:spacing w:val="2"/>
            <w:sz w:val="26"/>
            <w:szCs w:val="26"/>
            <w:bdr w:val="none" w:sz="0" w:space="0" w:color="auto" w:frame="1"/>
          </w:rPr>
          <w:t xml:space="preserve">) and </w:t>
        </w:r>
        <w:proofErr w:type="spellStart"/>
        <w:r>
          <w:rPr>
            <w:rStyle w:val="Emphasis"/>
            <w:rFonts w:ascii="Nunito" w:hAnsi="Nunito"/>
            <w:color w:val="0000FF"/>
            <w:spacing w:val="2"/>
            <w:sz w:val="26"/>
            <w:szCs w:val="26"/>
            <w:bdr w:val="none" w:sz="0" w:space="0" w:color="auto" w:frame="1"/>
          </w:rPr>
          <w:t>hashCode</w:t>
        </w:r>
        <w:proofErr w:type="spellEnd"/>
        <w:r>
          <w:rPr>
            <w:rStyle w:val="Emphasis"/>
            <w:rFonts w:ascii="Nunito" w:hAnsi="Nunito"/>
            <w:color w:val="0000FF"/>
            <w:spacing w:val="2"/>
            <w:sz w:val="26"/>
            <w:szCs w:val="26"/>
            <w:bdr w:val="none" w:sz="0" w:space="0" w:color="auto" w:frame="1"/>
          </w:rPr>
          <w:t>() methods in Java</w:t>
        </w:r>
      </w:hyperlink>
    </w:p>
    <w:p w14:paraId="2A81E83C"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 xml:space="preserve">19. Distinguish between </w:t>
      </w:r>
      <w:proofErr w:type="spellStart"/>
      <w:r>
        <w:rPr>
          <w:rFonts w:ascii="Nunito" w:hAnsi="Nunito"/>
          <w:color w:val="273239"/>
          <w:spacing w:val="2"/>
          <w:sz w:val="28"/>
          <w:szCs w:val="28"/>
          <w:bdr w:val="none" w:sz="0" w:space="0" w:color="auto" w:frame="1"/>
        </w:rPr>
        <w:t>ArrayList</w:t>
      </w:r>
      <w:proofErr w:type="spellEnd"/>
      <w:r>
        <w:rPr>
          <w:rFonts w:ascii="Nunito" w:hAnsi="Nunito"/>
          <w:color w:val="273239"/>
          <w:spacing w:val="2"/>
          <w:sz w:val="28"/>
          <w:szCs w:val="28"/>
          <w:bdr w:val="none" w:sz="0" w:space="0" w:color="auto" w:frame="1"/>
        </w:rPr>
        <w:t xml:space="preserve"> and Vector in the Java Collection Framework.</w:t>
      </w:r>
    </w:p>
    <w:p w14:paraId="54B70E67"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In collection interviews, this question is frequently asked; however, Vector is synchronized whereas </w:t>
      </w:r>
      <w:proofErr w:type="spellStart"/>
      <w:r>
        <w:rPr>
          <w:rFonts w:ascii="Nunito" w:hAnsi="Nunito"/>
          <w:color w:val="273239"/>
          <w:spacing w:val="2"/>
          <w:sz w:val="26"/>
          <w:szCs w:val="26"/>
          <w:bdr w:val="none" w:sz="0" w:space="0" w:color="auto" w:frame="1"/>
        </w:rPr>
        <w:t>ArrayList</w:t>
      </w:r>
      <w:proofErr w:type="spellEnd"/>
      <w:r>
        <w:rPr>
          <w:rFonts w:ascii="Nunito" w:hAnsi="Nunito"/>
          <w:color w:val="273239"/>
          <w:spacing w:val="2"/>
          <w:sz w:val="26"/>
          <w:szCs w:val="26"/>
          <w:bdr w:val="none" w:sz="0" w:space="0" w:color="auto" w:frame="1"/>
        </w:rPr>
        <w:t xml:space="preserve"> is not. </w:t>
      </w:r>
      <w:proofErr w:type="spellStart"/>
      <w:r>
        <w:rPr>
          <w:rFonts w:ascii="Nunito" w:hAnsi="Nunito"/>
          <w:color w:val="273239"/>
          <w:spacing w:val="2"/>
          <w:sz w:val="26"/>
          <w:szCs w:val="26"/>
          <w:bdr w:val="none" w:sz="0" w:space="0" w:color="auto" w:frame="1"/>
        </w:rPr>
        <w:t>ArrayList</w:t>
      </w:r>
      <w:proofErr w:type="spellEnd"/>
      <w:r>
        <w:rPr>
          <w:rFonts w:ascii="Nunito" w:hAnsi="Nunito"/>
          <w:color w:val="273239"/>
          <w:spacing w:val="2"/>
          <w:sz w:val="26"/>
          <w:szCs w:val="26"/>
          <w:bdr w:val="none" w:sz="0" w:space="0" w:color="auto" w:frame="1"/>
        </w:rPr>
        <w:t xml:space="preserve"> is faster than Vector. </w:t>
      </w:r>
      <w:proofErr w:type="spellStart"/>
      <w:r>
        <w:rPr>
          <w:rFonts w:ascii="Nunito" w:hAnsi="Nunito"/>
          <w:color w:val="273239"/>
          <w:spacing w:val="2"/>
          <w:sz w:val="26"/>
          <w:szCs w:val="26"/>
          <w:bdr w:val="none" w:sz="0" w:space="0" w:color="auto" w:frame="1"/>
        </w:rPr>
        <w:t>ArrayList’s</w:t>
      </w:r>
      <w:proofErr w:type="spellEnd"/>
      <w:r>
        <w:rPr>
          <w:rFonts w:ascii="Nunito" w:hAnsi="Nunito"/>
          <w:color w:val="273239"/>
          <w:spacing w:val="2"/>
          <w:sz w:val="26"/>
          <w:szCs w:val="26"/>
          <w:bdr w:val="none" w:sz="0" w:space="0" w:color="auto" w:frame="1"/>
        </w:rPr>
        <w:t xml:space="preserve"> Array size is increased by 50% when needed, while Vector’s capacity is doubled whenever it is needed.</w:t>
      </w:r>
    </w:p>
    <w:p w14:paraId="0DB05FA3" w14:textId="3699F977"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67FBB5C7" wp14:editId="2B45FA24">
            <wp:extent cx="5943600" cy="2971800"/>
            <wp:effectExtent l="0" t="0" r="0" b="0"/>
            <wp:docPr id="525140153" name="Picture 20" descr="Array List vs Ve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rray List vs Vector in jav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519801"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Array List vs Vector in java</w:t>
      </w:r>
    </w:p>
    <w:tbl>
      <w:tblPr>
        <w:tblW w:w="0" w:type="auto"/>
        <w:shd w:val="clear" w:color="auto" w:fill="FFFFFF"/>
        <w:tblCellMar>
          <w:left w:w="0" w:type="dxa"/>
          <w:right w:w="0" w:type="dxa"/>
        </w:tblCellMar>
        <w:tblLook w:val="04A0" w:firstRow="1" w:lastRow="0" w:firstColumn="1" w:lastColumn="0" w:noHBand="0" w:noVBand="1"/>
      </w:tblPr>
      <w:tblGrid>
        <w:gridCol w:w="4672"/>
        <w:gridCol w:w="4682"/>
      </w:tblGrid>
      <w:tr w:rsidR="004871E0" w14:paraId="1E09D66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F412326"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proofErr w:type="spellStart"/>
            <w:r>
              <w:rPr>
                <w:rStyle w:val="Strong"/>
                <w:rFonts w:ascii="Nunito" w:hAnsi="Nunito"/>
                <w:color w:val="273239"/>
                <w:spacing w:val="2"/>
                <w:sz w:val="28"/>
                <w:szCs w:val="28"/>
                <w:bdr w:val="none" w:sz="0" w:space="0" w:color="auto" w:frame="1"/>
              </w:rPr>
              <w:lastRenderedPageBreak/>
              <w:t>ArrayList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EE38E8"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Vector</w:t>
            </w:r>
          </w:p>
        </w:tc>
      </w:tr>
      <w:tr w:rsidR="004871E0" w14:paraId="111BBC9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73EBA3" w14:textId="77777777" w:rsidR="004871E0" w:rsidRDefault="004871E0">
            <w:pPr>
              <w:jc w:val="center"/>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ArrayList</w:t>
            </w:r>
            <w:proofErr w:type="spellEnd"/>
            <w:r>
              <w:rPr>
                <w:rFonts w:ascii="Nunito" w:hAnsi="Nunito"/>
                <w:color w:val="273239"/>
                <w:spacing w:val="2"/>
                <w:sz w:val="25"/>
                <w:szCs w:val="25"/>
                <w:bdr w:val="none" w:sz="0" w:space="0" w:color="auto" w:frame="1"/>
              </w:rPr>
              <w:t xml:space="preserve"> is not 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23B676"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vector is synchronized.</w:t>
            </w:r>
          </w:p>
        </w:tc>
      </w:tr>
      <w:tr w:rsidR="004871E0" w14:paraId="6C2F606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E99A9"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The size of </w:t>
            </w:r>
            <w:proofErr w:type="spellStart"/>
            <w:r>
              <w:rPr>
                <w:rFonts w:ascii="Nunito" w:hAnsi="Nunito"/>
                <w:color w:val="273239"/>
                <w:spacing w:val="2"/>
                <w:sz w:val="25"/>
                <w:szCs w:val="25"/>
                <w:bdr w:val="none" w:sz="0" w:space="0" w:color="auto" w:frame="1"/>
              </w:rPr>
              <w:t>ArrayList</w:t>
            </w:r>
            <w:proofErr w:type="spellEnd"/>
            <w:r>
              <w:rPr>
                <w:rFonts w:ascii="Nunito" w:hAnsi="Nunito"/>
                <w:color w:val="273239"/>
                <w:spacing w:val="2"/>
                <w:sz w:val="25"/>
                <w:szCs w:val="25"/>
                <w:bdr w:val="none" w:sz="0" w:space="0" w:color="auto" w:frame="1"/>
              </w:rPr>
              <w:t xml:space="preserve"> is incremented up to 50% of the current array size if the number of elements exceeds its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9DA0F"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The size of </w:t>
            </w:r>
            <w:proofErr w:type="spellStart"/>
            <w:r>
              <w:rPr>
                <w:rFonts w:ascii="Nunito" w:hAnsi="Nunito"/>
                <w:color w:val="273239"/>
                <w:spacing w:val="2"/>
                <w:sz w:val="25"/>
                <w:szCs w:val="25"/>
                <w:bdr w:val="none" w:sz="0" w:space="0" w:color="auto" w:frame="1"/>
              </w:rPr>
              <w:t>ArrayList</w:t>
            </w:r>
            <w:proofErr w:type="spellEnd"/>
            <w:r>
              <w:rPr>
                <w:rFonts w:ascii="Nunito" w:hAnsi="Nunito"/>
                <w:color w:val="273239"/>
                <w:spacing w:val="2"/>
                <w:sz w:val="25"/>
                <w:szCs w:val="25"/>
                <w:bdr w:val="none" w:sz="0" w:space="0" w:color="auto" w:frame="1"/>
              </w:rPr>
              <w:t xml:space="preserve"> is incremented up to 100% of the current array size if the number of elements exceeds its capacity.</w:t>
            </w:r>
          </w:p>
        </w:tc>
      </w:tr>
      <w:tr w:rsidR="004871E0" w14:paraId="0DF9DD4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92C315" w14:textId="77777777" w:rsidR="004871E0" w:rsidRDefault="004871E0">
            <w:pPr>
              <w:jc w:val="center"/>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ArrayList</w:t>
            </w:r>
            <w:proofErr w:type="spellEnd"/>
            <w:r>
              <w:rPr>
                <w:rFonts w:ascii="Nunito" w:hAnsi="Nunito"/>
                <w:color w:val="273239"/>
                <w:spacing w:val="2"/>
                <w:sz w:val="25"/>
                <w:szCs w:val="25"/>
                <w:bdr w:val="none" w:sz="0" w:space="0" w:color="auto" w:frame="1"/>
              </w:rPr>
              <w:t xml:space="preserve"> is fast because it is non-Synchronized.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2F124"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Vector is slower because it’s synchronized.</w:t>
            </w:r>
          </w:p>
        </w:tc>
      </w:tr>
      <w:tr w:rsidR="004871E0" w14:paraId="57377E3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BAA0A"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iterator interface is used to traverse the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71E04"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An iterator interface or Enumeration can be used to traverse the vector.</w:t>
            </w:r>
          </w:p>
        </w:tc>
      </w:tr>
    </w:tbl>
    <w:p w14:paraId="06F2842A"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w:t>
      </w:r>
      <w:r>
        <w:rPr>
          <w:rStyle w:val="Emphasis"/>
          <w:rFonts w:ascii="Nunito" w:hAnsi="Nunito"/>
          <w:color w:val="273239"/>
          <w:spacing w:val="2"/>
          <w:sz w:val="26"/>
          <w:szCs w:val="26"/>
          <w:bdr w:val="none" w:sz="0" w:space="0" w:color="auto" w:frame="1"/>
        </w:rPr>
        <w:t> </w:t>
      </w:r>
      <w:hyperlink r:id="rId79" w:history="1">
        <w:r>
          <w:rPr>
            <w:rStyle w:val="Hyperlink"/>
            <w:rFonts w:ascii="Nunito" w:hAnsi="Nunito"/>
            <w:i/>
            <w:iCs/>
            <w:spacing w:val="2"/>
            <w:sz w:val="26"/>
            <w:szCs w:val="26"/>
            <w:bdr w:val="none" w:sz="0" w:space="0" w:color="auto" w:frame="1"/>
          </w:rPr>
          <w:t xml:space="preserve">Vector vs </w:t>
        </w:r>
        <w:proofErr w:type="spellStart"/>
        <w:r>
          <w:rPr>
            <w:rStyle w:val="Hyperlink"/>
            <w:rFonts w:ascii="Nunito" w:hAnsi="Nunito"/>
            <w:i/>
            <w:iCs/>
            <w:spacing w:val="2"/>
            <w:sz w:val="26"/>
            <w:szCs w:val="26"/>
            <w:bdr w:val="none" w:sz="0" w:space="0" w:color="auto" w:frame="1"/>
          </w:rPr>
          <w:t>ArrayList</w:t>
        </w:r>
        <w:proofErr w:type="spellEnd"/>
        <w:r>
          <w:rPr>
            <w:rStyle w:val="Hyperlink"/>
            <w:rFonts w:ascii="Nunito" w:hAnsi="Nunito"/>
            <w:i/>
            <w:iCs/>
            <w:spacing w:val="2"/>
            <w:sz w:val="26"/>
            <w:szCs w:val="26"/>
            <w:bdr w:val="none" w:sz="0" w:space="0" w:color="auto" w:frame="1"/>
          </w:rPr>
          <w:t xml:space="preserve"> in Java</w:t>
        </w:r>
      </w:hyperlink>
    </w:p>
    <w:p w14:paraId="20C4F3DC"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 xml:space="preserve">20. Differentiate between Iterator and </w:t>
      </w:r>
      <w:proofErr w:type="spellStart"/>
      <w:r>
        <w:rPr>
          <w:rFonts w:ascii="Nunito" w:hAnsi="Nunito"/>
          <w:color w:val="273239"/>
          <w:spacing w:val="2"/>
          <w:sz w:val="28"/>
          <w:szCs w:val="28"/>
          <w:bdr w:val="none" w:sz="0" w:space="0" w:color="auto" w:frame="1"/>
        </w:rPr>
        <w:t>ListIterator</w:t>
      </w:r>
      <w:proofErr w:type="spellEnd"/>
      <w:r>
        <w:rPr>
          <w:rFonts w:ascii="Nunito" w:hAnsi="Nunito"/>
          <w:color w:val="273239"/>
          <w:spacing w:val="2"/>
          <w:sz w:val="28"/>
          <w:szCs w:val="28"/>
          <w:bdr w:val="none" w:sz="0" w:space="0" w:color="auto" w:frame="1"/>
        </w:rPr>
        <w:t>.</w:t>
      </w:r>
    </w:p>
    <w:tbl>
      <w:tblPr>
        <w:tblW w:w="0" w:type="auto"/>
        <w:shd w:val="clear" w:color="auto" w:fill="FFFFFF"/>
        <w:tblCellMar>
          <w:left w:w="0" w:type="dxa"/>
          <w:right w:w="0" w:type="dxa"/>
        </w:tblCellMar>
        <w:tblLook w:val="04A0" w:firstRow="1" w:lastRow="0" w:firstColumn="1" w:lastColumn="0" w:noHBand="0" w:noVBand="1"/>
      </w:tblPr>
      <w:tblGrid>
        <w:gridCol w:w="3662"/>
        <w:gridCol w:w="5692"/>
      </w:tblGrid>
      <w:tr w:rsidR="004871E0" w14:paraId="6A158C50"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ECC0607"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1022D8"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proofErr w:type="spellStart"/>
            <w:r>
              <w:rPr>
                <w:rStyle w:val="Strong"/>
                <w:rFonts w:ascii="Nunito" w:hAnsi="Nunito"/>
                <w:color w:val="273239"/>
                <w:spacing w:val="2"/>
                <w:sz w:val="28"/>
                <w:szCs w:val="28"/>
                <w:bdr w:val="none" w:sz="0" w:space="0" w:color="auto" w:frame="1"/>
              </w:rPr>
              <w:t>ListIterator</w:t>
            </w:r>
            <w:proofErr w:type="spellEnd"/>
          </w:p>
        </w:tc>
      </w:tr>
      <w:tr w:rsidR="004871E0" w14:paraId="062ABEE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B4BCB7"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Can traverse elements present in Collection only in the forward direction.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A8A6"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Can traverse elements present in the Collection both in the forward and backward directions.</w:t>
            </w:r>
          </w:p>
        </w:tc>
      </w:tr>
      <w:tr w:rsidR="004871E0" w14:paraId="0F5D75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EB3CAD"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Helps to traverse Map, List, and 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383A0"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Can only traverse List and not the other two.</w:t>
            </w:r>
          </w:p>
        </w:tc>
      </w:tr>
      <w:tr w:rsidR="004871E0" w14:paraId="307AC73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5850B"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Indexes cannot be obtained by using 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DA049"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It has methods like </w:t>
            </w:r>
            <w:proofErr w:type="spellStart"/>
            <w:proofErr w:type="gramStart"/>
            <w:r>
              <w:rPr>
                <w:rFonts w:ascii="Nunito" w:hAnsi="Nunito"/>
                <w:color w:val="273239"/>
                <w:spacing w:val="2"/>
                <w:sz w:val="25"/>
                <w:szCs w:val="25"/>
                <w:bdr w:val="none" w:sz="0" w:space="0" w:color="auto" w:frame="1"/>
              </w:rPr>
              <w:t>nextIndex</w:t>
            </w:r>
            <w:proofErr w:type="spellEnd"/>
            <w:r>
              <w:rPr>
                <w:rFonts w:ascii="Nunito" w:hAnsi="Nunito"/>
                <w:color w:val="273239"/>
                <w:spacing w:val="2"/>
                <w:sz w:val="25"/>
                <w:szCs w:val="25"/>
                <w:bdr w:val="none" w:sz="0" w:space="0" w:color="auto" w:frame="1"/>
              </w:rPr>
              <w:t>(</w:t>
            </w:r>
            <w:proofErr w:type="gramEnd"/>
            <w:r>
              <w:rPr>
                <w:rFonts w:ascii="Nunito" w:hAnsi="Nunito"/>
                <w:color w:val="273239"/>
                <w:spacing w:val="2"/>
                <w:sz w:val="25"/>
                <w:szCs w:val="25"/>
                <w:bdr w:val="none" w:sz="0" w:space="0" w:color="auto" w:frame="1"/>
              </w:rPr>
              <w:t xml:space="preserve">) and </w:t>
            </w:r>
            <w:proofErr w:type="spellStart"/>
            <w:r>
              <w:rPr>
                <w:rFonts w:ascii="Nunito" w:hAnsi="Nunito"/>
                <w:color w:val="273239"/>
                <w:spacing w:val="2"/>
                <w:sz w:val="25"/>
                <w:szCs w:val="25"/>
                <w:bdr w:val="none" w:sz="0" w:space="0" w:color="auto" w:frame="1"/>
              </w:rPr>
              <w:t>previousIndex</w:t>
            </w:r>
            <w:proofErr w:type="spellEnd"/>
            <w:r>
              <w:rPr>
                <w:rFonts w:ascii="Nunito" w:hAnsi="Nunito"/>
                <w:color w:val="273239"/>
                <w:spacing w:val="2"/>
                <w:sz w:val="25"/>
                <w:szCs w:val="25"/>
                <w:bdr w:val="none" w:sz="0" w:space="0" w:color="auto" w:frame="1"/>
              </w:rPr>
              <w:t>() to obtain indexes of elements at any time while traversing the List.</w:t>
            </w:r>
          </w:p>
        </w:tc>
      </w:tr>
      <w:tr w:rsidR="004871E0" w14:paraId="3EB0C04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979BF"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lastRenderedPageBreak/>
              <w:t>Cannot modify or replace elements present in the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007C6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We can modify or replace elements with the help of </w:t>
            </w:r>
            <w:proofErr w:type="gramStart"/>
            <w:r>
              <w:rPr>
                <w:rFonts w:ascii="Nunito" w:hAnsi="Nunito"/>
                <w:color w:val="273239"/>
                <w:spacing w:val="2"/>
                <w:sz w:val="25"/>
                <w:szCs w:val="25"/>
                <w:bdr w:val="none" w:sz="0" w:space="0" w:color="auto" w:frame="1"/>
              </w:rPr>
              <w:t>set(</w:t>
            </w:r>
            <w:proofErr w:type="gramEnd"/>
            <w:r>
              <w:rPr>
                <w:rFonts w:ascii="Nunito" w:hAnsi="Nunito"/>
                <w:color w:val="273239"/>
                <w:spacing w:val="2"/>
                <w:sz w:val="25"/>
                <w:szCs w:val="25"/>
                <w:bdr w:val="none" w:sz="0" w:space="0" w:color="auto" w:frame="1"/>
              </w:rPr>
              <w:t>E e)</w:t>
            </w:r>
          </w:p>
        </w:tc>
      </w:tr>
    </w:tbl>
    <w:p w14:paraId="1DCE17C0"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80" w:history="1">
        <w:r>
          <w:rPr>
            <w:rStyle w:val="Emphasis"/>
            <w:rFonts w:ascii="Nunito" w:hAnsi="Nunito"/>
            <w:color w:val="0000FF"/>
            <w:spacing w:val="2"/>
            <w:sz w:val="26"/>
            <w:szCs w:val="26"/>
            <w:bdr w:val="none" w:sz="0" w:space="0" w:color="auto" w:frame="1"/>
          </w:rPr>
          <w:t xml:space="preserve">Difference Between an Iterator and </w:t>
        </w:r>
        <w:proofErr w:type="spellStart"/>
        <w:r>
          <w:rPr>
            <w:rStyle w:val="Emphasis"/>
            <w:rFonts w:ascii="Nunito" w:hAnsi="Nunito"/>
            <w:color w:val="0000FF"/>
            <w:spacing w:val="2"/>
            <w:sz w:val="26"/>
            <w:szCs w:val="26"/>
            <w:bdr w:val="none" w:sz="0" w:space="0" w:color="auto" w:frame="1"/>
          </w:rPr>
          <w:t>ListIterator</w:t>
        </w:r>
        <w:proofErr w:type="spellEnd"/>
      </w:hyperlink>
    </w:p>
    <w:p w14:paraId="0671E90F"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21. What is the difference between an Iterator and an Enumeration?</w:t>
      </w:r>
    </w:p>
    <w:p w14:paraId="5B06A2CA"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Iterator: </w:t>
      </w:r>
      <w:r>
        <w:rPr>
          <w:rFonts w:ascii="Nunito" w:hAnsi="Nunito"/>
          <w:color w:val="273239"/>
          <w:spacing w:val="2"/>
          <w:sz w:val="26"/>
          <w:szCs w:val="26"/>
          <w:bdr w:val="none" w:sz="0" w:space="0" w:color="auto" w:frame="1"/>
        </w:rPr>
        <w:t>It is a universal iterator as we can apply it to any Collection object. By using an Iterator, we can perform both read and remove operations. </w:t>
      </w:r>
    </w:p>
    <w:p w14:paraId="289FFE05"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r>
        <w:rPr>
          <w:rFonts w:ascii="Nunito" w:hAnsi="Nunito"/>
          <w:color w:val="273239"/>
          <w:spacing w:val="2"/>
          <w:sz w:val="26"/>
          <w:szCs w:val="26"/>
          <w:bdr w:val="none" w:sz="0" w:space="0" w:color="auto" w:frame="1"/>
        </w:rPr>
        <w:t> </w:t>
      </w:r>
    </w:p>
    <w:p w14:paraId="1CE0C91B"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 Here "c" is any Collection object. </w:t>
      </w:r>
      <w:proofErr w:type="spellStart"/>
      <w:r>
        <w:rPr>
          <w:rFonts w:ascii="Consolas" w:hAnsi="Consolas"/>
          <w:color w:val="273239"/>
          <w:spacing w:val="2"/>
          <w:sz w:val="24"/>
          <w:szCs w:val="24"/>
          <w:bdr w:val="none" w:sz="0" w:space="0" w:color="auto" w:frame="1"/>
        </w:rPr>
        <w:t>itr</w:t>
      </w:r>
      <w:proofErr w:type="spellEnd"/>
      <w:r>
        <w:rPr>
          <w:rFonts w:ascii="Consolas" w:hAnsi="Consolas"/>
          <w:color w:val="273239"/>
          <w:spacing w:val="2"/>
          <w:sz w:val="24"/>
          <w:szCs w:val="24"/>
          <w:bdr w:val="none" w:sz="0" w:space="0" w:color="auto" w:frame="1"/>
        </w:rPr>
        <w:t xml:space="preserve"> is of</w:t>
      </w:r>
    </w:p>
    <w:p w14:paraId="768FC8A1"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type Iterator interface and refers to "c"</w:t>
      </w:r>
    </w:p>
    <w:p w14:paraId="0510AEB2"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Iterator </w:t>
      </w:r>
      <w:proofErr w:type="spellStart"/>
      <w:r>
        <w:rPr>
          <w:rFonts w:ascii="Consolas" w:hAnsi="Consolas"/>
          <w:color w:val="273239"/>
          <w:spacing w:val="2"/>
          <w:sz w:val="24"/>
          <w:szCs w:val="24"/>
          <w:bdr w:val="none" w:sz="0" w:space="0" w:color="auto" w:frame="1"/>
        </w:rPr>
        <w:t>itr</w:t>
      </w:r>
      <w:proofErr w:type="spellEnd"/>
      <w:r>
        <w:rPr>
          <w:rFonts w:ascii="Consolas" w:hAnsi="Consolas"/>
          <w:color w:val="273239"/>
          <w:spacing w:val="2"/>
          <w:sz w:val="24"/>
          <w:szCs w:val="24"/>
          <w:bdr w:val="none" w:sz="0" w:space="0" w:color="auto" w:frame="1"/>
        </w:rPr>
        <w:t xml:space="preserve"> = </w:t>
      </w:r>
      <w:proofErr w:type="spellStart"/>
      <w:proofErr w:type="gramStart"/>
      <w:r>
        <w:rPr>
          <w:rFonts w:ascii="Consolas" w:hAnsi="Consolas"/>
          <w:color w:val="273239"/>
          <w:spacing w:val="2"/>
          <w:sz w:val="24"/>
          <w:szCs w:val="24"/>
          <w:bdr w:val="none" w:sz="0" w:space="0" w:color="auto" w:frame="1"/>
        </w:rPr>
        <w:t>c.iterator</w:t>
      </w:r>
      <w:proofErr w:type="spellEnd"/>
      <w:proofErr w:type="gramEnd"/>
      <w:r>
        <w:rPr>
          <w:rFonts w:ascii="Consolas" w:hAnsi="Consolas"/>
          <w:color w:val="273239"/>
          <w:spacing w:val="2"/>
          <w:sz w:val="24"/>
          <w:szCs w:val="24"/>
          <w:bdr w:val="none" w:sz="0" w:space="0" w:color="auto" w:frame="1"/>
        </w:rPr>
        <w:t>();</w:t>
      </w:r>
    </w:p>
    <w:p w14:paraId="6C0A8CD9"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p>
    <w:p w14:paraId="6BCA44C9"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Enumeration: </w:t>
      </w:r>
      <w:r>
        <w:rPr>
          <w:rFonts w:ascii="Nunito" w:hAnsi="Nunito"/>
          <w:color w:val="273239"/>
          <w:spacing w:val="2"/>
          <w:sz w:val="26"/>
          <w:szCs w:val="26"/>
          <w:bdr w:val="none" w:sz="0" w:space="0" w:color="auto" w:frame="1"/>
        </w:rPr>
        <w:t xml:space="preserve">Enumeration (or </w:t>
      </w:r>
      <w:proofErr w:type="spellStart"/>
      <w:r>
        <w:rPr>
          <w:rFonts w:ascii="Nunito" w:hAnsi="Nunito"/>
          <w:color w:val="273239"/>
          <w:spacing w:val="2"/>
          <w:sz w:val="26"/>
          <w:szCs w:val="26"/>
          <w:bdr w:val="none" w:sz="0" w:space="0" w:color="auto" w:frame="1"/>
        </w:rPr>
        <w:t>enum</w:t>
      </w:r>
      <w:proofErr w:type="spellEnd"/>
      <w:r>
        <w:rPr>
          <w:rFonts w:ascii="Nunito" w:hAnsi="Nunito"/>
          <w:color w:val="273239"/>
          <w:spacing w:val="2"/>
          <w:sz w:val="26"/>
          <w:szCs w:val="26"/>
          <w:bdr w:val="none" w:sz="0" w:space="0" w:color="auto" w:frame="1"/>
        </w:rPr>
        <w:t>) is a user-defined data type. It is mainly used to assign names to integral constants, the names make a program easy to read and maintain. </w:t>
      </w:r>
    </w:p>
    <w:p w14:paraId="49BDB8D9"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r>
        <w:rPr>
          <w:rFonts w:ascii="Nunito" w:hAnsi="Nunito"/>
          <w:color w:val="273239"/>
          <w:spacing w:val="2"/>
          <w:sz w:val="26"/>
          <w:szCs w:val="26"/>
          <w:bdr w:val="none" w:sz="0" w:space="0" w:color="auto" w:frame="1"/>
        </w:rPr>
        <w:t> </w:t>
      </w:r>
    </w:p>
    <w:p w14:paraId="0E6930FB"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 A simple </w:t>
      </w:r>
      <w:proofErr w:type="spellStart"/>
      <w:r>
        <w:rPr>
          <w:rFonts w:ascii="Consolas" w:hAnsi="Consolas"/>
          <w:color w:val="273239"/>
          <w:spacing w:val="2"/>
          <w:sz w:val="24"/>
          <w:szCs w:val="24"/>
          <w:bdr w:val="none" w:sz="0" w:space="0" w:color="auto" w:frame="1"/>
        </w:rPr>
        <w:t>enum</w:t>
      </w:r>
      <w:proofErr w:type="spellEnd"/>
      <w:r>
        <w:rPr>
          <w:rFonts w:ascii="Consolas" w:hAnsi="Consolas"/>
          <w:color w:val="273239"/>
          <w:spacing w:val="2"/>
          <w:sz w:val="24"/>
          <w:szCs w:val="24"/>
          <w:bdr w:val="none" w:sz="0" w:space="0" w:color="auto" w:frame="1"/>
        </w:rPr>
        <w:t xml:space="preserve"> example where </w:t>
      </w:r>
      <w:proofErr w:type="spellStart"/>
      <w:r>
        <w:rPr>
          <w:rFonts w:ascii="Consolas" w:hAnsi="Consolas"/>
          <w:color w:val="273239"/>
          <w:spacing w:val="2"/>
          <w:sz w:val="24"/>
          <w:szCs w:val="24"/>
          <w:bdr w:val="none" w:sz="0" w:space="0" w:color="auto" w:frame="1"/>
        </w:rPr>
        <w:t>enum</w:t>
      </w:r>
      <w:proofErr w:type="spellEnd"/>
      <w:r>
        <w:rPr>
          <w:rFonts w:ascii="Consolas" w:hAnsi="Consolas"/>
          <w:color w:val="273239"/>
          <w:spacing w:val="2"/>
          <w:sz w:val="24"/>
          <w:szCs w:val="24"/>
          <w:bdr w:val="none" w:sz="0" w:space="0" w:color="auto" w:frame="1"/>
        </w:rPr>
        <w:t xml:space="preserve"> is declared </w:t>
      </w:r>
    </w:p>
    <w:p w14:paraId="7488BFFB"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 outside any class (Note </w:t>
      </w:r>
      <w:proofErr w:type="spellStart"/>
      <w:r>
        <w:rPr>
          <w:rFonts w:ascii="Consolas" w:hAnsi="Consolas"/>
          <w:color w:val="273239"/>
          <w:spacing w:val="2"/>
          <w:sz w:val="24"/>
          <w:szCs w:val="24"/>
          <w:bdr w:val="none" w:sz="0" w:space="0" w:color="auto" w:frame="1"/>
        </w:rPr>
        <w:t>enum</w:t>
      </w:r>
      <w:proofErr w:type="spellEnd"/>
      <w:r>
        <w:rPr>
          <w:rFonts w:ascii="Consolas" w:hAnsi="Consolas"/>
          <w:color w:val="273239"/>
          <w:spacing w:val="2"/>
          <w:sz w:val="24"/>
          <w:szCs w:val="24"/>
          <w:bdr w:val="none" w:sz="0" w:space="0" w:color="auto" w:frame="1"/>
        </w:rPr>
        <w:t xml:space="preserve"> keyword instead of </w:t>
      </w:r>
    </w:p>
    <w:p w14:paraId="3D3A063B"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 class keyword) </w:t>
      </w:r>
    </w:p>
    <w:p w14:paraId="760DDD9F"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proofErr w:type="spellStart"/>
      <w:r>
        <w:rPr>
          <w:rFonts w:ascii="Consolas" w:hAnsi="Consolas"/>
          <w:color w:val="273239"/>
          <w:spacing w:val="2"/>
          <w:sz w:val="24"/>
          <w:szCs w:val="24"/>
          <w:bdr w:val="none" w:sz="0" w:space="0" w:color="auto" w:frame="1"/>
        </w:rPr>
        <w:t>enum</w:t>
      </w:r>
      <w:proofErr w:type="spellEnd"/>
      <w:r>
        <w:rPr>
          <w:rFonts w:ascii="Consolas" w:hAnsi="Consolas"/>
          <w:color w:val="273239"/>
          <w:spacing w:val="2"/>
          <w:sz w:val="24"/>
          <w:szCs w:val="24"/>
          <w:bdr w:val="none" w:sz="0" w:space="0" w:color="auto" w:frame="1"/>
        </w:rPr>
        <w:t xml:space="preserve"> Color </w:t>
      </w:r>
    </w:p>
    <w:p w14:paraId="0CFC14F3"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 </w:t>
      </w:r>
    </w:p>
    <w:p w14:paraId="3DBC6F3E"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    RED, GREEN, </w:t>
      </w:r>
      <w:proofErr w:type="gramStart"/>
      <w:r>
        <w:rPr>
          <w:rFonts w:ascii="Consolas" w:hAnsi="Consolas"/>
          <w:color w:val="273239"/>
          <w:spacing w:val="2"/>
          <w:sz w:val="24"/>
          <w:szCs w:val="24"/>
          <w:bdr w:val="none" w:sz="0" w:space="0" w:color="auto" w:frame="1"/>
        </w:rPr>
        <w:t>BLUE;</w:t>
      </w:r>
      <w:proofErr w:type="gramEnd"/>
      <w:r>
        <w:rPr>
          <w:rFonts w:ascii="Consolas" w:hAnsi="Consolas"/>
          <w:color w:val="273239"/>
          <w:spacing w:val="2"/>
          <w:sz w:val="24"/>
          <w:szCs w:val="24"/>
          <w:bdr w:val="none" w:sz="0" w:space="0" w:color="auto" w:frame="1"/>
        </w:rPr>
        <w:t xml:space="preserve"> </w:t>
      </w:r>
    </w:p>
    <w:p w14:paraId="01046383"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w:t>
      </w:r>
    </w:p>
    <w:p w14:paraId="206A3EBB"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p>
    <w:tbl>
      <w:tblPr>
        <w:tblW w:w="0" w:type="auto"/>
        <w:shd w:val="clear" w:color="auto" w:fill="FFFFFF"/>
        <w:tblCellMar>
          <w:left w:w="0" w:type="dxa"/>
          <w:right w:w="0" w:type="dxa"/>
        </w:tblCellMar>
        <w:tblLook w:val="04A0" w:firstRow="1" w:lastRow="0" w:firstColumn="1" w:lastColumn="0" w:noHBand="0" w:noVBand="1"/>
      </w:tblPr>
      <w:tblGrid>
        <w:gridCol w:w="4425"/>
        <w:gridCol w:w="4929"/>
      </w:tblGrid>
      <w:tr w:rsidR="004871E0" w14:paraId="385A77F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F550DF"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C3E30"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Enumeration</w:t>
            </w:r>
          </w:p>
        </w:tc>
      </w:tr>
      <w:tr w:rsidR="004871E0" w14:paraId="29DC3D7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9FE1E"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iterator is a universal cursor as it is applicable to all the collection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6E8F"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Enumeration is not a universal cursor as it applies only to legacy classes.</w:t>
            </w:r>
          </w:p>
        </w:tc>
      </w:tr>
      <w:tr w:rsidR="004871E0" w14:paraId="4E7DFC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2FD794"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lastRenderedPageBreak/>
              <w:t xml:space="preserve">The iterator has the </w:t>
            </w:r>
            <w:proofErr w:type="gramStart"/>
            <w:r>
              <w:rPr>
                <w:rFonts w:ascii="Nunito" w:hAnsi="Nunito"/>
                <w:color w:val="273239"/>
                <w:spacing w:val="2"/>
                <w:sz w:val="25"/>
                <w:szCs w:val="25"/>
                <w:bdr w:val="none" w:sz="0" w:space="0" w:color="auto" w:frame="1"/>
              </w:rPr>
              <w:t>remove(</w:t>
            </w:r>
            <w:proofErr w:type="gramEnd"/>
            <w:r>
              <w:rPr>
                <w:rFonts w:ascii="Nunito" w:hAnsi="Nunito"/>
                <w:color w:val="273239"/>
                <w:spacing w:val="2"/>
                <w:sz w:val="25"/>
                <w:szCs w:val="25"/>
                <w:bdr w:val="none" w:sz="0" w:space="0" w:color="auto" w:frame="1"/>
              </w:rPr>
              <w:t>) 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E0336"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Enumeration does not have the </w:t>
            </w:r>
            <w:proofErr w:type="gramStart"/>
            <w:r>
              <w:rPr>
                <w:rFonts w:ascii="Nunito" w:hAnsi="Nunito"/>
                <w:color w:val="273239"/>
                <w:spacing w:val="2"/>
                <w:sz w:val="25"/>
                <w:szCs w:val="25"/>
                <w:bdr w:val="none" w:sz="0" w:space="0" w:color="auto" w:frame="1"/>
              </w:rPr>
              <w:t>remove(</w:t>
            </w:r>
            <w:proofErr w:type="gramEnd"/>
            <w:r>
              <w:rPr>
                <w:rFonts w:ascii="Nunito" w:hAnsi="Nunito"/>
                <w:color w:val="273239"/>
                <w:spacing w:val="2"/>
                <w:sz w:val="25"/>
                <w:szCs w:val="25"/>
                <w:bdr w:val="none" w:sz="0" w:space="0" w:color="auto" w:frame="1"/>
              </w:rPr>
              <w:t>) method.</w:t>
            </w:r>
          </w:p>
        </w:tc>
      </w:tr>
      <w:tr w:rsidR="004871E0" w14:paraId="4C017AE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2E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iterator can do modifications (</w:t>
            </w:r>
            <w:proofErr w:type="spellStart"/>
            <w:r>
              <w:rPr>
                <w:rFonts w:ascii="Nunito" w:hAnsi="Nunito"/>
                <w:color w:val="273239"/>
                <w:spacing w:val="2"/>
                <w:sz w:val="25"/>
                <w:szCs w:val="25"/>
                <w:bdr w:val="none" w:sz="0" w:space="0" w:color="auto" w:frame="1"/>
              </w:rPr>
              <w:t>e.g</w:t>
            </w:r>
            <w:proofErr w:type="spellEnd"/>
            <w:r>
              <w:rPr>
                <w:rFonts w:ascii="Nunito" w:hAnsi="Nunito"/>
                <w:color w:val="273239"/>
                <w:spacing w:val="2"/>
                <w:sz w:val="25"/>
                <w:szCs w:val="25"/>
                <w:bdr w:val="none" w:sz="0" w:space="0" w:color="auto" w:frame="1"/>
              </w:rPr>
              <w:t xml:space="preserve"> using the </w:t>
            </w:r>
            <w:proofErr w:type="gramStart"/>
            <w:r>
              <w:rPr>
                <w:rFonts w:ascii="Nunito" w:hAnsi="Nunito"/>
                <w:color w:val="273239"/>
                <w:spacing w:val="2"/>
                <w:sz w:val="25"/>
                <w:szCs w:val="25"/>
                <w:bdr w:val="none" w:sz="0" w:space="0" w:color="auto" w:frame="1"/>
              </w:rPr>
              <w:t>remove(</w:t>
            </w:r>
            <w:proofErr w:type="gramEnd"/>
            <w:r>
              <w:rPr>
                <w:rFonts w:ascii="Nunito" w:hAnsi="Nunito"/>
                <w:color w:val="273239"/>
                <w:spacing w:val="2"/>
                <w:sz w:val="25"/>
                <w:szCs w:val="25"/>
                <w:bdr w:val="none" w:sz="0" w:space="0" w:color="auto" w:frame="1"/>
              </w:rPr>
              <w:t>) method which removes the element from the Collection during traversal).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FF7C7"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The enumeration interface acts as a read-only interface, one </w:t>
            </w:r>
            <w:proofErr w:type="spellStart"/>
            <w:r>
              <w:rPr>
                <w:rFonts w:ascii="Nunito" w:hAnsi="Nunito"/>
                <w:color w:val="273239"/>
                <w:spacing w:val="2"/>
                <w:sz w:val="25"/>
                <w:szCs w:val="25"/>
                <w:bdr w:val="none" w:sz="0" w:space="0" w:color="auto" w:frame="1"/>
              </w:rPr>
              <w:t xml:space="preserve">can </w:t>
            </w:r>
            <w:proofErr w:type="gramStart"/>
            <w:r>
              <w:rPr>
                <w:rFonts w:ascii="Nunito" w:hAnsi="Nunito"/>
                <w:color w:val="273239"/>
                <w:spacing w:val="2"/>
                <w:sz w:val="25"/>
                <w:szCs w:val="25"/>
                <w:bdr w:val="none" w:sz="0" w:space="0" w:color="auto" w:frame="1"/>
              </w:rPr>
              <w:t>not</w:t>
            </w:r>
            <w:proofErr w:type="spellEnd"/>
            <w:r>
              <w:rPr>
                <w:rFonts w:ascii="Nunito" w:hAnsi="Nunito"/>
                <w:color w:val="273239"/>
                <w:spacing w:val="2"/>
                <w:sz w:val="25"/>
                <w:szCs w:val="25"/>
                <w:bdr w:val="none" w:sz="0" w:space="0" w:color="auto" w:frame="1"/>
              </w:rPr>
              <w:t xml:space="preserve"> do</w:t>
            </w:r>
            <w:proofErr w:type="gramEnd"/>
            <w:r>
              <w:rPr>
                <w:rFonts w:ascii="Nunito" w:hAnsi="Nunito"/>
                <w:color w:val="273239"/>
                <w:spacing w:val="2"/>
                <w:sz w:val="25"/>
                <w:szCs w:val="25"/>
                <w:bdr w:val="none" w:sz="0" w:space="0" w:color="auto" w:frame="1"/>
              </w:rPr>
              <w:t xml:space="preserve"> any modifications to the Collection while traversing the elements of the Collection.</w:t>
            </w:r>
          </w:p>
        </w:tc>
      </w:tr>
      <w:tr w:rsidR="004871E0" w14:paraId="58C5EED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D532F4"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Iterator is not a legacy interface. Iterator can be used for the traversal of HashMap, LinkedList, </w:t>
            </w:r>
            <w:proofErr w:type="spellStart"/>
            <w:r>
              <w:rPr>
                <w:rFonts w:ascii="Nunito" w:hAnsi="Nunito"/>
                <w:color w:val="273239"/>
                <w:spacing w:val="2"/>
                <w:sz w:val="25"/>
                <w:szCs w:val="25"/>
                <w:bdr w:val="none" w:sz="0" w:space="0" w:color="auto" w:frame="1"/>
              </w:rPr>
              <w:t>ArrayList</w:t>
            </w:r>
            <w:proofErr w:type="spellEnd"/>
            <w:r>
              <w:rPr>
                <w:rFonts w:ascii="Nunito" w:hAnsi="Nunito"/>
                <w:color w:val="273239"/>
                <w:spacing w:val="2"/>
                <w:sz w:val="25"/>
                <w:szCs w:val="25"/>
                <w:bdr w:val="none" w:sz="0" w:space="0" w:color="auto" w:frame="1"/>
              </w:rPr>
              <w:t xml:space="preserve">, HashSet, </w:t>
            </w:r>
            <w:proofErr w:type="spellStart"/>
            <w:r>
              <w:rPr>
                <w:rFonts w:ascii="Nunito" w:hAnsi="Nunito"/>
                <w:color w:val="273239"/>
                <w:spacing w:val="2"/>
                <w:sz w:val="25"/>
                <w:szCs w:val="25"/>
                <w:bdr w:val="none" w:sz="0" w:space="0" w:color="auto" w:frame="1"/>
              </w:rPr>
              <w:t>TreeMap</w:t>
            </w:r>
            <w:proofErr w:type="spellEnd"/>
            <w:r>
              <w:rPr>
                <w:rFonts w:ascii="Nunito" w:hAnsi="Nunito"/>
                <w:color w:val="273239"/>
                <w:spacing w:val="2"/>
                <w:sz w:val="25"/>
                <w:szCs w:val="25"/>
                <w:bdr w:val="none" w:sz="0" w:space="0" w:color="auto" w:frame="1"/>
              </w:rPr>
              <w:t xml:space="preserve">, and </w:t>
            </w:r>
            <w:proofErr w:type="spellStart"/>
            <w:r>
              <w:rPr>
                <w:rFonts w:ascii="Nunito" w:hAnsi="Nunito"/>
                <w:color w:val="273239"/>
                <w:spacing w:val="2"/>
                <w:sz w:val="25"/>
                <w:szCs w:val="25"/>
                <w:bdr w:val="none" w:sz="0" w:space="0" w:color="auto" w:frame="1"/>
              </w:rPr>
              <w:t>TreeSet</w:t>
            </w:r>
            <w:proofErr w:type="spellEnd"/>
            <w:r>
              <w:rPr>
                <w:rFonts w:ascii="Nunito" w:hAnsi="Nunito"/>
                <w:color w:val="273239"/>
                <w:spacing w:val="2"/>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0B39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Enumeration is a legacy interface that is used for traversing Vector, and </w:t>
            </w:r>
            <w:proofErr w:type="spellStart"/>
            <w:r>
              <w:rPr>
                <w:rFonts w:ascii="Nunito" w:hAnsi="Nunito"/>
                <w:color w:val="273239"/>
                <w:spacing w:val="2"/>
                <w:sz w:val="25"/>
                <w:szCs w:val="25"/>
                <w:bdr w:val="none" w:sz="0" w:space="0" w:color="auto" w:frame="1"/>
              </w:rPr>
              <w:t>Hashtable</w:t>
            </w:r>
            <w:proofErr w:type="spellEnd"/>
            <w:r>
              <w:rPr>
                <w:rFonts w:ascii="Nunito" w:hAnsi="Nunito"/>
                <w:color w:val="273239"/>
                <w:spacing w:val="2"/>
                <w:sz w:val="25"/>
                <w:szCs w:val="25"/>
                <w:bdr w:val="none" w:sz="0" w:space="0" w:color="auto" w:frame="1"/>
              </w:rPr>
              <w:t>.</w:t>
            </w:r>
          </w:p>
        </w:tc>
      </w:tr>
    </w:tbl>
    <w:p w14:paraId="3C6858D1"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w:t>
      </w:r>
      <w:r>
        <w:rPr>
          <w:rStyle w:val="Emphasis"/>
          <w:rFonts w:ascii="Nunito" w:hAnsi="Nunito"/>
          <w:color w:val="273239"/>
          <w:spacing w:val="2"/>
          <w:sz w:val="26"/>
          <w:szCs w:val="26"/>
          <w:bdr w:val="none" w:sz="0" w:space="0" w:color="auto" w:frame="1"/>
        </w:rPr>
        <w:t> </w:t>
      </w:r>
      <w:hyperlink r:id="rId81" w:anchor=":~:text=Iterator%20can%20do%20modifications%20(e.g,the%20elements%20of%20the%20Collection." w:history="1">
        <w:r>
          <w:rPr>
            <w:rStyle w:val="Emphasis"/>
            <w:rFonts w:ascii="Nunito" w:hAnsi="Nunito"/>
            <w:color w:val="0000FF"/>
            <w:spacing w:val="2"/>
            <w:sz w:val="26"/>
            <w:szCs w:val="26"/>
            <w:bdr w:val="none" w:sz="0" w:space="0" w:color="auto" w:frame="1"/>
          </w:rPr>
          <w:t>Difference between Iterator and Enumeration </w:t>
        </w:r>
      </w:hyperlink>
    </w:p>
    <w:p w14:paraId="0A2411EF"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 xml:space="preserve">22. What are the features of Java </w:t>
      </w:r>
      <w:proofErr w:type="spellStart"/>
      <w:r>
        <w:rPr>
          <w:rFonts w:ascii="Nunito" w:hAnsi="Nunito"/>
          <w:color w:val="273239"/>
          <w:spacing w:val="2"/>
          <w:sz w:val="28"/>
          <w:szCs w:val="28"/>
          <w:bdr w:val="none" w:sz="0" w:space="0" w:color="auto" w:frame="1"/>
        </w:rPr>
        <w:t>Hashmap</w:t>
      </w:r>
      <w:proofErr w:type="spellEnd"/>
      <w:r>
        <w:rPr>
          <w:rFonts w:ascii="Nunito" w:hAnsi="Nunito"/>
          <w:color w:val="273239"/>
          <w:spacing w:val="2"/>
          <w:sz w:val="28"/>
          <w:szCs w:val="28"/>
          <w:bdr w:val="none" w:sz="0" w:space="0" w:color="auto" w:frame="1"/>
        </w:rPr>
        <w:t>?</w:t>
      </w:r>
    </w:p>
    <w:p w14:paraId="24D0C6A8"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HashMap is </w:t>
      </w:r>
      <w:proofErr w:type="gramStart"/>
      <w:r>
        <w:rPr>
          <w:rFonts w:ascii="Nunito" w:hAnsi="Nunito"/>
          <w:color w:val="273239"/>
          <w:spacing w:val="2"/>
          <w:sz w:val="26"/>
          <w:szCs w:val="26"/>
          <w:bdr w:val="none" w:sz="0" w:space="0" w:color="auto" w:frame="1"/>
        </w:rPr>
        <w:t>similar to</w:t>
      </w:r>
      <w:proofErr w:type="gramEnd"/>
      <w:r>
        <w:rPr>
          <w:rFonts w:ascii="Nunito" w:hAnsi="Nunito"/>
          <w:color w:val="273239"/>
          <w:spacing w:val="2"/>
          <w:sz w:val="26"/>
          <w:szCs w:val="26"/>
          <w:bdr w:val="none" w:sz="0" w:space="0" w:color="auto" w:frame="1"/>
        </w:rPr>
        <w:t xml:space="preserve"> </w:t>
      </w:r>
      <w:proofErr w:type="spellStart"/>
      <w:r>
        <w:rPr>
          <w:rFonts w:ascii="Nunito" w:hAnsi="Nunito"/>
          <w:color w:val="273239"/>
          <w:spacing w:val="2"/>
          <w:sz w:val="26"/>
          <w:szCs w:val="26"/>
          <w:bdr w:val="none" w:sz="0" w:space="0" w:color="auto" w:frame="1"/>
        </w:rPr>
        <w:t>HashTable</w:t>
      </w:r>
      <w:proofErr w:type="spellEnd"/>
      <w:r>
        <w:rPr>
          <w:rFonts w:ascii="Nunito" w:hAnsi="Nunito"/>
          <w:color w:val="273239"/>
          <w:spacing w:val="2"/>
          <w:sz w:val="26"/>
          <w:szCs w:val="26"/>
          <w:bdr w:val="none" w:sz="0" w:space="0" w:color="auto" w:frame="1"/>
        </w:rPr>
        <w:t>, but it is unsynchronized. It allows us to store the null keys as well, but there should be only one null key object and there can be any number of null values.  This class makes no guarantees as to the order of the map. To use this class and its methods, you need to import </w:t>
      </w:r>
      <w:proofErr w:type="spellStart"/>
      <w:r>
        <w:rPr>
          <w:rStyle w:val="Strong"/>
          <w:rFonts w:ascii="Nunito" w:hAnsi="Nunito"/>
          <w:color w:val="273239"/>
          <w:spacing w:val="2"/>
          <w:sz w:val="26"/>
          <w:szCs w:val="26"/>
          <w:bdr w:val="none" w:sz="0" w:space="0" w:color="auto" w:frame="1"/>
        </w:rPr>
        <w:t>java.util</w:t>
      </w:r>
      <w:proofErr w:type="spellEnd"/>
      <w:r>
        <w:rPr>
          <w:rStyle w:val="Strong"/>
          <w:rFonts w:ascii="Nunito" w:hAnsi="Nunito"/>
          <w:color w:val="273239"/>
          <w:spacing w:val="2"/>
          <w:sz w:val="26"/>
          <w:szCs w:val="26"/>
          <w:bdr w:val="none" w:sz="0" w:space="0" w:color="auto" w:frame="1"/>
        </w:rPr>
        <w:t>. HashMap</w:t>
      </w:r>
      <w:r>
        <w:rPr>
          <w:rFonts w:ascii="Nunito" w:hAnsi="Nunito"/>
          <w:color w:val="273239"/>
          <w:spacing w:val="2"/>
          <w:sz w:val="26"/>
          <w:szCs w:val="26"/>
          <w:bdr w:val="none" w:sz="0" w:space="0" w:color="auto" w:frame="1"/>
        </w:rPr>
        <w:t> package or its superclass.</w:t>
      </w:r>
      <w:r>
        <w:rPr>
          <w:rFonts w:ascii="Nunito" w:hAnsi="Nunito"/>
          <w:color w:val="273239"/>
          <w:spacing w:val="2"/>
          <w:sz w:val="26"/>
          <w:szCs w:val="26"/>
        </w:rPr>
        <w:br/>
      </w:r>
      <w:r>
        <w:rPr>
          <w:rFonts w:ascii="Nunito" w:hAnsi="Nunito"/>
          <w:color w:val="273239"/>
          <w:spacing w:val="2"/>
          <w:sz w:val="26"/>
          <w:szCs w:val="26"/>
          <w:bdr w:val="none" w:sz="0" w:space="0" w:color="auto" w:frame="1"/>
        </w:rPr>
        <w:t> </w:t>
      </w:r>
    </w:p>
    <w:p w14:paraId="7861E3C9" w14:textId="4292BD55"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3E798E40" wp14:editId="1F4C0619">
            <wp:extent cx="5943600" cy="2971800"/>
            <wp:effectExtent l="0" t="0" r="0" b="0"/>
            <wp:docPr id="1451712957" name="Picture 19"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shMap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6C7E2B"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HashMap in Java</w:t>
      </w:r>
    </w:p>
    <w:p w14:paraId="0331240C"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 Syntax: </w:t>
      </w:r>
    </w:p>
    <w:p w14:paraId="0F408D78"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Style w:val="Strong"/>
          <w:rFonts w:ascii="Consolas" w:hAnsi="Consolas"/>
          <w:color w:val="273239"/>
          <w:spacing w:val="2"/>
          <w:sz w:val="24"/>
          <w:szCs w:val="24"/>
          <w:bdr w:val="none" w:sz="0" w:space="0" w:color="auto" w:frame="1"/>
        </w:rPr>
        <w:t xml:space="preserve">public class </w:t>
      </w:r>
      <w:r>
        <w:rPr>
          <w:rFonts w:ascii="Consolas" w:hAnsi="Consolas"/>
          <w:color w:val="273239"/>
          <w:spacing w:val="2"/>
          <w:sz w:val="24"/>
          <w:szCs w:val="24"/>
          <w:bdr w:val="none" w:sz="0" w:space="0" w:color="auto" w:frame="1"/>
        </w:rPr>
        <w:t>HashMap&lt;</w:t>
      </w:r>
      <w:proofErr w:type="gramStart"/>
      <w:r>
        <w:rPr>
          <w:rFonts w:ascii="Consolas" w:hAnsi="Consolas"/>
          <w:color w:val="273239"/>
          <w:spacing w:val="2"/>
          <w:sz w:val="24"/>
          <w:szCs w:val="24"/>
          <w:bdr w:val="none" w:sz="0" w:space="0" w:color="auto" w:frame="1"/>
        </w:rPr>
        <w:t>K,V</w:t>
      </w:r>
      <w:proofErr w:type="gramEnd"/>
      <w:r>
        <w:rPr>
          <w:rFonts w:ascii="Consolas" w:hAnsi="Consolas"/>
          <w:color w:val="273239"/>
          <w:spacing w:val="2"/>
          <w:sz w:val="24"/>
          <w:szCs w:val="24"/>
          <w:bdr w:val="none" w:sz="0" w:space="0" w:color="auto" w:frame="1"/>
        </w:rPr>
        <w:t xml:space="preserve">&gt; </w:t>
      </w:r>
      <w:r>
        <w:rPr>
          <w:rStyle w:val="Strong"/>
          <w:rFonts w:ascii="Consolas" w:hAnsi="Consolas"/>
          <w:color w:val="273239"/>
          <w:spacing w:val="2"/>
          <w:sz w:val="24"/>
          <w:szCs w:val="24"/>
          <w:bdr w:val="none" w:sz="0" w:space="0" w:color="auto" w:frame="1"/>
        </w:rPr>
        <w:t xml:space="preserve">extends </w:t>
      </w:r>
      <w:proofErr w:type="spellStart"/>
      <w:r>
        <w:rPr>
          <w:rFonts w:ascii="Consolas" w:hAnsi="Consolas"/>
          <w:color w:val="273239"/>
          <w:spacing w:val="2"/>
          <w:sz w:val="24"/>
          <w:szCs w:val="24"/>
          <w:bdr w:val="none" w:sz="0" w:space="0" w:color="auto" w:frame="1"/>
        </w:rPr>
        <w:t>AbstractMap</w:t>
      </w:r>
      <w:proofErr w:type="spellEnd"/>
      <w:r>
        <w:rPr>
          <w:rFonts w:ascii="Consolas" w:hAnsi="Consolas"/>
          <w:color w:val="273239"/>
          <w:spacing w:val="2"/>
          <w:sz w:val="24"/>
          <w:szCs w:val="24"/>
          <w:bdr w:val="none" w:sz="0" w:space="0" w:color="auto" w:frame="1"/>
        </w:rPr>
        <w:t xml:space="preserve">&lt;K,V&gt; </w:t>
      </w:r>
      <w:r>
        <w:rPr>
          <w:rStyle w:val="Strong"/>
          <w:rFonts w:ascii="Consolas" w:hAnsi="Consolas"/>
          <w:color w:val="273239"/>
          <w:spacing w:val="2"/>
          <w:sz w:val="24"/>
          <w:szCs w:val="24"/>
          <w:bdr w:val="none" w:sz="0" w:space="0" w:color="auto" w:frame="1"/>
        </w:rPr>
        <w:t xml:space="preserve">implements </w:t>
      </w:r>
      <w:r>
        <w:rPr>
          <w:rFonts w:ascii="Consolas" w:hAnsi="Consolas"/>
          <w:color w:val="273239"/>
          <w:spacing w:val="2"/>
          <w:sz w:val="24"/>
          <w:szCs w:val="24"/>
          <w:bdr w:val="none" w:sz="0" w:space="0" w:color="auto" w:frame="1"/>
        </w:rPr>
        <w:t>Map&lt;K,V&gt;, Cloneable, Serializable</w:t>
      </w:r>
    </w:p>
    <w:p w14:paraId="3A7FF569"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p>
    <w:p w14:paraId="59F68C31"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Parameters: </w:t>
      </w:r>
      <w:r>
        <w:rPr>
          <w:rFonts w:ascii="Nunito" w:hAnsi="Nunito"/>
          <w:color w:val="273239"/>
          <w:spacing w:val="2"/>
          <w:sz w:val="26"/>
          <w:szCs w:val="26"/>
          <w:bdr w:val="none" w:sz="0" w:space="0" w:color="auto" w:frame="1"/>
        </w:rPr>
        <w:t>It takes two parameters namely as follows:</w:t>
      </w:r>
    </w:p>
    <w:p w14:paraId="626D25D7" w14:textId="77777777" w:rsidR="004871E0" w:rsidRDefault="004871E0" w:rsidP="004871E0">
      <w:pPr>
        <w:numPr>
          <w:ilvl w:val="0"/>
          <w:numId w:val="166"/>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type of keys maintained by this map (K)</w:t>
      </w:r>
    </w:p>
    <w:p w14:paraId="1051947B" w14:textId="77777777" w:rsidR="004871E0" w:rsidRDefault="004871E0" w:rsidP="004871E0">
      <w:pPr>
        <w:numPr>
          <w:ilvl w:val="0"/>
          <w:numId w:val="16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type of mapped values (V)</w:t>
      </w:r>
    </w:p>
    <w:p w14:paraId="24B9F153"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83" w:history="1">
        <w:r>
          <w:rPr>
            <w:rStyle w:val="Emphasis"/>
            <w:rFonts w:ascii="Nunito" w:hAnsi="Nunito"/>
            <w:color w:val="0000FF"/>
            <w:spacing w:val="2"/>
            <w:sz w:val="26"/>
            <w:szCs w:val="26"/>
            <w:bdr w:val="none" w:sz="0" w:space="0" w:color="auto" w:frame="1"/>
          </w:rPr>
          <w:t>HashMap in Java with Examples</w:t>
        </w:r>
      </w:hyperlink>
    </w:p>
    <w:p w14:paraId="0C6BD14D"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23. What are Collection Interfaces?</w:t>
      </w:r>
    </w:p>
    <w:p w14:paraId="1F4929C7"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w:t>
      </w:r>
      <w:r>
        <w:rPr>
          <w:rStyle w:val="Strong"/>
          <w:rFonts w:ascii="Nunito" w:hAnsi="Nunito"/>
          <w:color w:val="273239"/>
          <w:spacing w:val="2"/>
          <w:sz w:val="26"/>
          <w:szCs w:val="26"/>
          <w:bdr w:val="none" w:sz="0" w:space="0" w:color="auto" w:frame="1"/>
        </w:rPr>
        <w:t>Collection </w:t>
      </w:r>
      <w:r>
        <w:rPr>
          <w:rFonts w:ascii="Nunito" w:hAnsi="Nunito"/>
          <w:color w:val="273239"/>
          <w:spacing w:val="2"/>
          <w:sz w:val="26"/>
          <w:szCs w:val="26"/>
          <w:bdr w:val="none" w:sz="0" w:space="0" w:color="auto" w:frame="1"/>
        </w:rPr>
        <w:t>interface is a member of the Java Collections Framework. It is a part of </w:t>
      </w:r>
      <w:proofErr w:type="spellStart"/>
      <w:proofErr w:type="gramStart"/>
      <w:r>
        <w:rPr>
          <w:rStyle w:val="Strong"/>
          <w:rFonts w:ascii="Nunito" w:hAnsi="Nunito"/>
          <w:color w:val="273239"/>
          <w:spacing w:val="2"/>
          <w:sz w:val="26"/>
          <w:szCs w:val="26"/>
          <w:bdr w:val="none" w:sz="0" w:space="0" w:color="auto" w:frame="1"/>
        </w:rPr>
        <w:t>java.util</w:t>
      </w:r>
      <w:proofErr w:type="spellEnd"/>
      <w:proofErr w:type="gramEnd"/>
      <w:r>
        <w:rPr>
          <w:rFonts w:ascii="Nunito" w:hAnsi="Nunito"/>
          <w:color w:val="273239"/>
          <w:spacing w:val="2"/>
          <w:sz w:val="26"/>
          <w:szCs w:val="26"/>
          <w:bdr w:val="none" w:sz="0" w:space="0" w:color="auto" w:frame="1"/>
        </w:rPr>
        <w:t xml:space="preserve"> package. It is one of the root interfaces of the Collection Hierarchy. The Collection interface is not directly implemented by any class. However, it is implemented indirectly via its subtypes or </w:t>
      </w:r>
      <w:proofErr w:type="spellStart"/>
      <w:r>
        <w:rPr>
          <w:rFonts w:ascii="Nunito" w:hAnsi="Nunito"/>
          <w:color w:val="273239"/>
          <w:spacing w:val="2"/>
          <w:sz w:val="26"/>
          <w:szCs w:val="26"/>
          <w:bdr w:val="none" w:sz="0" w:space="0" w:color="auto" w:frame="1"/>
        </w:rPr>
        <w:t>subinterfaces</w:t>
      </w:r>
      <w:proofErr w:type="spellEnd"/>
      <w:r>
        <w:rPr>
          <w:rFonts w:ascii="Nunito" w:hAnsi="Nunito"/>
          <w:color w:val="273239"/>
          <w:spacing w:val="2"/>
          <w:sz w:val="26"/>
          <w:szCs w:val="26"/>
          <w:bdr w:val="none" w:sz="0" w:space="0" w:color="auto" w:frame="1"/>
        </w:rPr>
        <w:t xml:space="preserve"> like List, Queue, and Set. </w:t>
      </w:r>
    </w:p>
    <w:p w14:paraId="54D4709D"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For Example,</w:t>
      </w:r>
      <w:r>
        <w:rPr>
          <w:rFonts w:ascii="Nunito" w:hAnsi="Nunito"/>
          <w:color w:val="273239"/>
          <w:spacing w:val="2"/>
          <w:sz w:val="26"/>
          <w:szCs w:val="26"/>
          <w:bdr w:val="none" w:sz="0" w:space="0" w:color="auto" w:frame="1"/>
        </w:rPr>
        <w:t xml:space="preserve"> the HashSet class implements the Set interface which is a </w:t>
      </w:r>
      <w:proofErr w:type="spellStart"/>
      <w:r>
        <w:rPr>
          <w:rFonts w:ascii="Nunito" w:hAnsi="Nunito"/>
          <w:color w:val="273239"/>
          <w:spacing w:val="2"/>
          <w:sz w:val="26"/>
          <w:szCs w:val="26"/>
          <w:bdr w:val="none" w:sz="0" w:space="0" w:color="auto" w:frame="1"/>
        </w:rPr>
        <w:t>subinterface</w:t>
      </w:r>
      <w:proofErr w:type="spellEnd"/>
      <w:r>
        <w:rPr>
          <w:rFonts w:ascii="Nunito" w:hAnsi="Nunito"/>
          <w:color w:val="273239"/>
          <w:spacing w:val="2"/>
          <w:sz w:val="26"/>
          <w:szCs w:val="26"/>
          <w:bdr w:val="none" w:sz="0" w:space="0" w:color="auto" w:frame="1"/>
        </w:rPr>
        <w:t xml:space="preserve"> of the Collection interface. If a collection implementation doesn’t implement a particular operation, it should define the corresponding method to throw </w:t>
      </w:r>
      <w:proofErr w:type="spellStart"/>
      <w:r>
        <w:rPr>
          <w:rFonts w:ascii="Nunito" w:hAnsi="Nunito"/>
          <w:color w:val="273239"/>
          <w:spacing w:val="2"/>
          <w:sz w:val="26"/>
          <w:szCs w:val="26"/>
          <w:bdr w:val="none" w:sz="0" w:space="0" w:color="auto" w:frame="1"/>
        </w:rPr>
        <w:t>UnsupportedOperationException</w:t>
      </w:r>
      <w:proofErr w:type="spellEnd"/>
      <w:r>
        <w:rPr>
          <w:rFonts w:ascii="Nunito" w:hAnsi="Nunito"/>
          <w:color w:val="273239"/>
          <w:spacing w:val="2"/>
          <w:sz w:val="26"/>
          <w:szCs w:val="26"/>
          <w:bdr w:val="none" w:sz="0" w:space="0" w:color="auto" w:frame="1"/>
        </w:rPr>
        <w:t>.</w:t>
      </w:r>
    </w:p>
    <w:p w14:paraId="74F10F26"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The Hierarchy of Collection:</w:t>
      </w:r>
    </w:p>
    <w:p w14:paraId="5EDF1605" w14:textId="63403F0F"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585309DC" wp14:editId="7A928D36">
            <wp:extent cx="5943600" cy="2971800"/>
            <wp:effectExtent l="0" t="0" r="0" b="0"/>
            <wp:docPr id="1910768806" name="Picture 18" descr="Collection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llection Interface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F5CA957"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Collection Interface in Java</w:t>
      </w:r>
    </w:p>
    <w:p w14:paraId="10D93B2F"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24. Explain the list interface.</w:t>
      </w:r>
    </w:p>
    <w:p w14:paraId="78C045F9" w14:textId="2891F584"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04AE2A3F" wp14:editId="0B03B70C">
            <wp:extent cx="5943600" cy="2971800"/>
            <wp:effectExtent l="0" t="0" r="0" b="0"/>
            <wp:docPr id="1620341709" name="Picture 17" descr="Class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lass Interface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4961BD"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Class Interface in Java</w:t>
      </w:r>
    </w:p>
    <w:p w14:paraId="313741F0"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In Java, the List interface allows the user to store an ordered collection of objects. The list is the child interface of Collection. In Collection, a list is an ordered collection of objects which can have duplicate values. Since List </w:t>
      </w:r>
      <w:r>
        <w:rPr>
          <w:rFonts w:ascii="Nunito" w:hAnsi="Nunito"/>
          <w:color w:val="273239"/>
          <w:spacing w:val="2"/>
          <w:sz w:val="26"/>
          <w:szCs w:val="26"/>
          <w:bdr w:val="none" w:sz="0" w:space="0" w:color="auto" w:frame="1"/>
        </w:rPr>
        <w:lastRenderedPageBreak/>
        <w:t>preserves the insertion order, it allows positional access and insertion, which also allows duplicate values.</w:t>
      </w:r>
    </w:p>
    <w:p w14:paraId="2FE96976"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p>
    <w:p w14:paraId="287F931C"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public interface List&lt;E&gt; extends Collection&lt;E</w:t>
      </w:r>
      <w:proofErr w:type="gramStart"/>
      <w:r>
        <w:rPr>
          <w:rFonts w:ascii="Consolas" w:hAnsi="Consolas"/>
          <w:color w:val="273239"/>
          <w:spacing w:val="2"/>
          <w:sz w:val="24"/>
          <w:szCs w:val="24"/>
          <w:bdr w:val="none" w:sz="0" w:space="0" w:color="auto" w:frame="1"/>
        </w:rPr>
        <w:t>&gt; ;</w:t>
      </w:r>
      <w:proofErr w:type="gramEnd"/>
    </w:p>
    <w:p w14:paraId="413B5856"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p>
    <w:p w14:paraId="1CB8B9CE"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This list interface is implemented by various classes like </w:t>
      </w:r>
      <w:proofErr w:type="spellStart"/>
      <w:r>
        <w:rPr>
          <w:rFonts w:ascii="Nunito" w:hAnsi="Nunito"/>
          <w:color w:val="273239"/>
          <w:spacing w:val="2"/>
          <w:sz w:val="26"/>
          <w:szCs w:val="26"/>
          <w:bdr w:val="none" w:sz="0" w:space="0" w:color="auto" w:frame="1"/>
        </w:rPr>
        <w:t>ArrayList</w:t>
      </w:r>
      <w:proofErr w:type="spellEnd"/>
      <w:r>
        <w:rPr>
          <w:rFonts w:ascii="Nunito" w:hAnsi="Nunito"/>
          <w:color w:val="273239"/>
          <w:spacing w:val="2"/>
          <w:sz w:val="26"/>
          <w:szCs w:val="26"/>
          <w:bdr w:val="none" w:sz="0" w:space="0" w:color="auto" w:frame="1"/>
        </w:rPr>
        <w:t>, Vector, Stack, etc. Since all the subclasses implement the list, we can instantiate a list object with any of these classes.</w:t>
      </w:r>
      <w:r>
        <w:rPr>
          <w:rStyle w:val="Strong"/>
          <w:rFonts w:ascii="Nunito" w:hAnsi="Nunito"/>
          <w:color w:val="273239"/>
          <w:spacing w:val="2"/>
          <w:sz w:val="26"/>
          <w:szCs w:val="26"/>
          <w:bdr w:val="none" w:sz="0" w:space="0" w:color="auto" w:frame="1"/>
        </w:rPr>
        <w:t> </w:t>
      </w:r>
    </w:p>
    <w:p w14:paraId="75BCD026"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 </w:t>
      </w:r>
    </w:p>
    <w:p w14:paraId="678A4A79"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Style w:val="Emphasis"/>
          <w:rFonts w:ascii="Nunito" w:hAnsi="Nunito"/>
          <w:color w:val="273239"/>
          <w:spacing w:val="2"/>
          <w:sz w:val="26"/>
          <w:szCs w:val="26"/>
          <w:bdr w:val="none" w:sz="0" w:space="0" w:color="auto" w:frame="1"/>
        </w:rPr>
        <w:t xml:space="preserve">List &lt;T&gt; al = new </w:t>
      </w:r>
      <w:proofErr w:type="spellStart"/>
      <w:r>
        <w:rPr>
          <w:rStyle w:val="Emphasis"/>
          <w:rFonts w:ascii="Nunito" w:hAnsi="Nunito"/>
          <w:color w:val="273239"/>
          <w:spacing w:val="2"/>
          <w:sz w:val="26"/>
          <w:szCs w:val="26"/>
          <w:bdr w:val="none" w:sz="0" w:space="0" w:color="auto" w:frame="1"/>
        </w:rPr>
        <w:t>ArrayList</w:t>
      </w:r>
      <w:proofErr w:type="spellEnd"/>
      <w:r>
        <w:rPr>
          <w:rStyle w:val="Emphasis"/>
          <w:rFonts w:ascii="Nunito" w:hAnsi="Nunito"/>
          <w:color w:val="273239"/>
          <w:spacing w:val="2"/>
          <w:sz w:val="26"/>
          <w:szCs w:val="26"/>
          <w:bdr w:val="none" w:sz="0" w:space="0" w:color="auto" w:frame="1"/>
        </w:rPr>
        <w:t>&lt;&gt; (); </w:t>
      </w:r>
      <w:r>
        <w:rPr>
          <w:rFonts w:ascii="Nunito" w:hAnsi="Nunito"/>
          <w:i/>
          <w:iCs/>
          <w:color w:val="273239"/>
          <w:spacing w:val="2"/>
          <w:sz w:val="26"/>
          <w:szCs w:val="26"/>
        </w:rPr>
        <w:br/>
      </w:r>
      <w:r>
        <w:rPr>
          <w:rStyle w:val="Emphasis"/>
          <w:rFonts w:ascii="Nunito" w:hAnsi="Nunito"/>
          <w:color w:val="273239"/>
          <w:spacing w:val="2"/>
          <w:sz w:val="26"/>
          <w:szCs w:val="26"/>
          <w:bdr w:val="none" w:sz="0" w:space="0" w:color="auto" w:frame="1"/>
        </w:rPr>
        <w:t xml:space="preserve">List &lt;T&gt; </w:t>
      </w:r>
      <w:proofErr w:type="spellStart"/>
      <w:r>
        <w:rPr>
          <w:rStyle w:val="Emphasis"/>
          <w:rFonts w:ascii="Nunito" w:hAnsi="Nunito"/>
          <w:color w:val="273239"/>
          <w:spacing w:val="2"/>
          <w:sz w:val="26"/>
          <w:szCs w:val="26"/>
          <w:bdr w:val="none" w:sz="0" w:space="0" w:color="auto" w:frame="1"/>
        </w:rPr>
        <w:t>ll</w:t>
      </w:r>
      <w:proofErr w:type="spellEnd"/>
      <w:r>
        <w:rPr>
          <w:rStyle w:val="Emphasis"/>
          <w:rFonts w:ascii="Nunito" w:hAnsi="Nunito"/>
          <w:color w:val="273239"/>
          <w:spacing w:val="2"/>
          <w:sz w:val="26"/>
          <w:szCs w:val="26"/>
          <w:bdr w:val="none" w:sz="0" w:space="0" w:color="auto" w:frame="1"/>
        </w:rPr>
        <w:t xml:space="preserve"> = new LinkedList&lt;&gt; (); </w:t>
      </w:r>
      <w:r>
        <w:rPr>
          <w:rFonts w:ascii="Nunito" w:hAnsi="Nunito"/>
          <w:i/>
          <w:iCs/>
          <w:color w:val="273239"/>
          <w:spacing w:val="2"/>
          <w:sz w:val="26"/>
          <w:szCs w:val="26"/>
        </w:rPr>
        <w:br/>
      </w:r>
      <w:r>
        <w:rPr>
          <w:rStyle w:val="Emphasis"/>
          <w:rFonts w:ascii="Nunito" w:hAnsi="Nunito"/>
          <w:color w:val="273239"/>
          <w:spacing w:val="2"/>
          <w:sz w:val="26"/>
          <w:szCs w:val="26"/>
          <w:bdr w:val="none" w:sz="0" w:space="0" w:color="auto" w:frame="1"/>
        </w:rPr>
        <w:t>List &lt;T&gt; v = new Vector&lt;&gt; (</w:t>
      </w:r>
      <w:proofErr w:type="gramStart"/>
      <w:r>
        <w:rPr>
          <w:rStyle w:val="Emphasis"/>
          <w:rFonts w:ascii="Nunito" w:hAnsi="Nunito"/>
          <w:color w:val="273239"/>
          <w:spacing w:val="2"/>
          <w:sz w:val="26"/>
          <w:szCs w:val="26"/>
          <w:bdr w:val="none" w:sz="0" w:space="0" w:color="auto" w:frame="1"/>
        </w:rPr>
        <w:t>);</w:t>
      </w:r>
      <w:proofErr w:type="gramEnd"/>
      <w:r>
        <w:rPr>
          <w:rStyle w:val="Emphasis"/>
          <w:rFonts w:ascii="Nunito" w:hAnsi="Nunito"/>
          <w:color w:val="273239"/>
          <w:spacing w:val="2"/>
          <w:sz w:val="26"/>
          <w:szCs w:val="26"/>
          <w:bdr w:val="none" w:sz="0" w:space="0" w:color="auto" w:frame="1"/>
        </w:rPr>
        <w:t> </w:t>
      </w:r>
    </w:p>
    <w:p w14:paraId="3F57E9C9"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Style w:val="Emphasis"/>
          <w:rFonts w:ascii="Nunito" w:hAnsi="Nunito"/>
          <w:color w:val="273239"/>
          <w:spacing w:val="2"/>
          <w:sz w:val="26"/>
          <w:szCs w:val="26"/>
          <w:bdr w:val="none" w:sz="0" w:space="0" w:color="auto" w:frame="1"/>
        </w:rPr>
        <w:t>Where T is the type of the object </w:t>
      </w:r>
    </w:p>
    <w:p w14:paraId="2AB09817" w14:textId="4DD88DEC"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289766E4" wp14:editId="3B552E28">
            <wp:extent cx="5943600" cy="2971800"/>
            <wp:effectExtent l="0" t="0" r="0" b="0"/>
            <wp:docPr id="1550820884" name="Picture 16" descr="Array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rray List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3C77C8D"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Array List in Java</w:t>
      </w:r>
    </w:p>
    <w:p w14:paraId="27021107"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Emphasis"/>
          <w:rFonts w:ascii="Nunito" w:hAnsi="Nunito"/>
          <w:color w:val="273239"/>
          <w:spacing w:val="2"/>
          <w:sz w:val="26"/>
          <w:szCs w:val="26"/>
          <w:bdr w:val="none" w:sz="0" w:space="0" w:color="auto" w:frame="1"/>
        </w:rPr>
        <w:t>The classes which implement the List interface are as follows:</w:t>
      </w:r>
    </w:p>
    <w:p w14:paraId="15541149" w14:textId="77777777" w:rsidR="004871E0" w:rsidRDefault="004871E0" w:rsidP="004871E0">
      <w:pPr>
        <w:numPr>
          <w:ilvl w:val="0"/>
          <w:numId w:val="168"/>
        </w:numPr>
        <w:shd w:val="clear" w:color="auto" w:fill="FFFFFF"/>
        <w:spacing w:after="0" w:line="240" w:lineRule="auto"/>
        <w:ind w:left="1080"/>
        <w:textAlignment w:val="baseline"/>
        <w:rPr>
          <w:rFonts w:ascii="Nunito" w:hAnsi="Nunito"/>
          <w:color w:val="273239"/>
          <w:spacing w:val="2"/>
          <w:sz w:val="26"/>
          <w:szCs w:val="26"/>
        </w:rPr>
      </w:pPr>
      <w:proofErr w:type="spellStart"/>
      <w:r>
        <w:rPr>
          <w:rFonts w:ascii="Nunito" w:hAnsi="Nunito"/>
          <w:color w:val="273239"/>
          <w:spacing w:val="2"/>
          <w:sz w:val="26"/>
          <w:szCs w:val="26"/>
          <w:bdr w:val="none" w:sz="0" w:space="0" w:color="auto" w:frame="1"/>
        </w:rPr>
        <w:t>ArrayList</w:t>
      </w:r>
      <w:proofErr w:type="spellEnd"/>
    </w:p>
    <w:p w14:paraId="5527EBE5" w14:textId="77777777" w:rsidR="004871E0" w:rsidRDefault="004871E0" w:rsidP="004871E0">
      <w:pPr>
        <w:numPr>
          <w:ilvl w:val="0"/>
          <w:numId w:val="169"/>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LinkedList</w:t>
      </w:r>
    </w:p>
    <w:p w14:paraId="779189E1" w14:textId="77777777" w:rsidR="004871E0" w:rsidRDefault="004871E0" w:rsidP="004871E0">
      <w:pPr>
        <w:numPr>
          <w:ilvl w:val="0"/>
          <w:numId w:val="17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Vector</w:t>
      </w:r>
    </w:p>
    <w:p w14:paraId="256366D7" w14:textId="77777777" w:rsidR="004871E0" w:rsidRDefault="004871E0" w:rsidP="004871E0">
      <w:pPr>
        <w:numPr>
          <w:ilvl w:val="0"/>
          <w:numId w:val="17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Stack</w:t>
      </w:r>
    </w:p>
    <w:p w14:paraId="716D015F"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 xml:space="preserve">25. Write a program to convert a given array into a collection with the </w:t>
      </w:r>
      <w:proofErr w:type="spellStart"/>
      <w:proofErr w:type="gramStart"/>
      <w:r>
        <w:rPr>
          <w:rFonts w:ascii="Nunito" w:hAnsi="Nunito"/>
          <w:color w:val="273239"/>
          <w:spacing w:val="2"/>
          <w:sz w:val="28"/>
          <w:szCs w:val="28"/>
          <w:bdr w:val="none" w:sz="0" w:space="0" w:color="auto" w:frame="1"/>
        </w:rPr>
        <w:t>asList</w:t>
      </w:r>
      <w:proofErr w:type="spellEnd"/>
      <w:r>
        <w:rPr>
          <w:rFonts w:ascii="Nunito" w:hAnsi="Nunito"/>
          <w:color w:val="273239"/>
          <w:spacing w:val="2"/>
          <w:sz w:val="28"/>
          <w:szCs w:val="28"/>
          <w:bdr w:val="none" w:sz="0" w:space="0" w:color="auto" w:frame="1"/>
        </w:rPr>
        <w:t>(</w:t>
      </w:r>
      <w:proofErr w:type="gramEnd"/>
      <w:r>
        <w:rPr>
          <w:rFonts w:ascii="Nunito" w:hAnsi="Nunito"/>
          <w:color w:val="273239"/>
          <w:spacing w:val="2"/>
          <w:sz w:val="28"/>
          <w:szCs w:val="28"/>
          <w:bdr w:val="none" w:sz="0" w:space="0" w:color="auto" w:frame="1"/>
        </w:rPr>
        <w:t>) method.</w:t>
      </w:r>
    </w:p>
    <w:p w14:paraId="7DDA8D59"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lastRenderedPageBreak/>
        <w:t>To convert array-based data into Collection based we can use </w:t>
      </w:r>
      <w:proofErr w:type="spellStart"/>
      <w:proofErr w:type="gramStart"/>
      <w:r>
        <w:rPr>
          <w:rStyle w:val="Strong"/>
          <w:rFonts w:ascii="Nunito" w:hAnsi="Nunito"/>
          <w:color w:val="273239"/>
          <w:spacing w:val="2"/>
          <w:sz w:val="26"/>
          <w:szCs w:val="26"/>
          <w:bdr w:val="none" w:sz="0" w:space="0" w:color="auto" w:frame="1"/>
        </w:rPr>
        <w:t>java.util</w:t>
      </w:r>
      <w:proofErr w:type="gramEnd"/>
      <w:r>
        <w:rPr>
          <w:rStyle w:val="Strong"/>
          <w:rFonts w:ascii="Nunito" w:hAnsi="Nunito"/>
          <w:color w:val="273239"/>
          <w:spacing w:val="2"/>
          <w:sz w:val="26"/>
          <w:szCs w:val="26"/>
          <w:bdr w:val="none" w:sz="0" w:space="0" w:color="auto" w:frame="1"/>
        </w:rPr>
        <w:t>.Arrays</w:t>
      </w:r>
      <w:proofErr w:type="spellEnd"/>
      <w:r>
        <w:rPr>
          <w:rStyle w:val="Strong"/>
          <w:rFonts w:ascii="Nunito" w:hAnsi="Nunito"/>
          <w:color w:val="273239"/>
          <w:spacing w:val="2"/>
          <w:sz w:val="26"/>
          <w:szCs w:val="26"/>
          <w:bdr w:val="none" w:sz="0" w:space="0" w:color="auto" w:frame="1"/>
        </w:rPr>
        <w:t> </w:t>
      </w:r>
      <w:r>
        <w:rPr>
          <w:rFonts w:ascii="Nunito" w:hAnsi="Nunito"/>
          <w:color w:val="273239"/>
          <w:spacing w:val="2"/>
          <w:sz w:val="26"/>
          <w:szCs w:val="26"/>
          <w:bdr w:val="none" w:sz="0" w:space="0" w:color="auto" w:frame="1"/>
        </w:rPr>
        <w:t xml:space="preserve">class. This class provides a static method </w:t>
      </w:r>
      <w:proofErr w:type="spellStart"/>
      <w:proofErr w:type="gramStart"/>
      <w:r>
        <w:rPr>
          <w:rFonts w:ascii="Nunito" w:hAnsi="Nunito"/>
          <w:color w:val="273239"/>
          <w:spacing w:val="2"/>
          <w:sz w:val="26"/>
          <w:szCs w:val="26"/>
          <w:bdr w:val="none" w:sz="0" w:space="0" w:color="auto" w:frame="1"/>
        </w:rPr>
        <w:t>asList</w:t>
      </w:r>
      <w:proofErr w:type="spellEnd"/>
      <w:r>
        <w:rPr>
          <w:rFonts w:ascii="Nunito" w:hAnsi="Nunito"/>
          <w:color w:val="273239"/>
          <w:spacing w:val="2"/>
          <w:sz w:val="26"/>
          <w:szCs w:val="26"/>
          <w:bdr w:val="none" w:sz="0" w:space="0" w:color="auto" w:frame="1"/>
        </w:rPr>
        <w:t>(</w:t>
      </w:r>
      <w:proofErr w:type="gramEnd"/>
      <w:r>
        <w:rPr>
          <w:rFonts w:ascii="Nunito" w:hAnsi="Nunito"/>
          <w:color w:val="273239"/>
          <w:spacing w:val="2"/>
          <w:sz w:val="26"/>
          <w:szCs w:val="26"/>
          <w:bdr w:val="none" w:sz="0" w:space="0" w:color="auto" w:frame="1"/>
        </w:rPr>
        <w:t>T… a) that converts the array into a Collection.</w:t>
      </w:r>
    </w:p>
    <w:p w14:paraId="446D88A4" w14:textId="77777777" w:rsidR="004871E0" w:rsidRDefault="004871E0" w:rsidP="004871E0">
      <w:pPr>
        <w:pStyle w:val="responsive-tabslistitem"/>
        <w:numPr>
          <w:ilvl w:val="0"/>
          <w:numId w:val="17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391FD86A" w14:textId="77777777" w:rsidR="004871E0" w:rsidRDefault="004871E0" w:rsidP="004871E0">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4871E0" w14:paraId="5F9719C8"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BE365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Convert an Array into Collection in Java </w:t>
            </w:r>
          </w:p>
          <w:p w14:paraId="3D38A88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import java util library </w:t>
            </w:r>
          </w:p>
          <w:p w14:paraId="41A586C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java.util</w:t>
            </w:r>
            <w:proofErr w:type="spellEnd"/>
            <w:r>
              <w:rPr>
                <w:rStyle w:val="HTMLCode"/>
                <w:rFonts w:ascii="Consolas" w:eastAsiaTheme="minorHAnsi" w:hAnsi="Consolas"/>
                <w:color w:val="000000"/>
                <w:sz w:val="22"/>
                <w:szCs w:val="22"/>
                <w:bdr w:val="none" w:sz="0" w:space="0" w:color="auto" w:frame="1"/>
              </w:rPr>
              <w:t>.</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06313ED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2A43915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class for writing logic of the problem </w:t>
            </w:r>
          </w:p>
          <w:p w14:paraId="7D2AD5D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ArrayToCollection</w:t>
            </w:r>
            <w:proofErr w:type="spellEnd"/>
            <w:r>
              <w:rPr>
                <w:rStyle w:val="HTMLCode"/>
                <w:rFonts w:ascii="Consolas" w:eastAsiaTheme="minorHAnsi" w:hAnsi="Consolas"/>
                <w:color w:val="000000"/>
                <w:sz w:val="22"/>
                <w:szCs w:val="22"/>
                <w:bdr w:val="none" w:sz="0" w:space="0" w:color="auto" w:frame="1"/>
              </w:rPr>
              <w:t xml:space="preserve"> { </w:t>
            </w:r>
          </w:p>
          <w:p w14:paraId="6F5BB91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static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main(</w:t>
            </w:r>
            <w:proofErr w:type="gramEnd"/>
            <w:r>
              <w:rPr>
                <w:rStyle w:val="HTMLCode"/>
                <w:rFonts w:ascii="Consolas" w:eastAsiaTheme="minorHAnsi" w:hAnsi="Consolas"/>
                <w:color w:val="000000"/>
                <w:sz w:val="22"/>
                <w:szCs w:val="22"/>
                <w:bdr w:val="none" w:sz="0" w:space="0" w:color="auto" w:frame="1"/>
              </w:rPr>
              <w:t xml:space="preserve">String </w:t>
            </w:r>
            <w:proofErr w:type="spellStart"/>
            <w:r>
              <w:rPr>
                <w:rStyle w:val="HTMLCode"/>
                <w:rFonts w:ascii="Consolas" w:eastAsiaTheme="minorHAnsi" w:hAnsi="Consolas"/>
                <w:color w:val="000000"/>
                <w:sz w:val="22"/>
                <w:szCs w:val="22"/>
                <w:bdr w:val="none" w:sz="0" w:space="0" w:color="auto" w:frame="1"/>
              </w:rPr>
              <w:t>args</w:t>
            </w:r>
            <w:proofErr w:type="spellEnd"/>
            <w:r>
              <w:rPr>
                <w:rStyle w:val="HTMLCode"/>
                <w:rFonts w:ascii="Consolas" w:eastAsiaTheme="minorHAnsi" w:hAnsi="Consolas"/>
                <w:color w:val="000000"/>
                <w:sz w:val="22"/>
                <w:szCs w:val="22"/>
                <w:bdr w:val="none" w:sz="0" w:space="0" w:color="auto" w:frame="1"/>
              </w:rPr>
              <w:t xml:space="preserve">[]) </w:t>
            </w:r>
          </w:p>
          <w:p w14:paraId="2CD92CA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2292050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array input </w:t>
            </w:r>
          </w:p>
          <w:p w14:paraId="56D72CD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String </w:t>
            </w:r>
            <w:proofErr w:type="gramStart"/>
            <w:r>
              <w:rPr>
                <w:rStyle w:val="HTMLCode"/>
                <w:rFonts w:ascii="Consolas" w:eastAsiaTheme="minorHAnsi" w:hAnsi="Consolas"/>
                <w:color w:val="000000"/>
                <w:sz w:val="22"/>
                <w:szCs w:val="22"/>
                <w:bdr w:val="none" w:sz="0" w:space="0" w:color="auto" w:frame="1"/>
              </w:rPr>
              <w:t>students[</w:t>
            </w:r>
            <w:proofErr w:type="gramEnd"/>
            <w:r>
              <w:rPr>
                <w:rStyle w:val="HTMLCode"/>
                <w:rFonts w:ascii="Consolas" w:eastAsiaTheme="minorHAnsi" w:hAnsi="Consolas"/>
                <w:color w:val="000000"/>
                <w:sz w:val="22"/>
                <w:szCs w:val="22"/>
                <w:bdr w:val="none" w:sz="0" w:space="0" w:color="auto" w:frame="1"/>
              </w:rPr>
              <w:t xml:space="preserve">] = { </w:t>
            </w:r>
            <w:r>
              <w:rPr>
                <w:rStyle w:val="HTMLCode"/>
                <w:rFonts w:ascii="Consolas" w:eastAsiaTheme="minorHAnsi" w:hAnsi="Consolas"/>
                <w:color w:val="0000FF"/>
                <w:sz w:val="22"/>
                <w:szCs w:val="22"/>
                <w:bdr w:val="none" w:sz="0" w:space="0" w:color="auto" w:frame="1"/>
              </w:rPr>
              <w:t>"Kamlesh"</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"Abhay"</w:t>
            </w:r>
            <w:r>
              <w:rPr>
                <w:rStyle w:val="HTMLCode"/>
                <w:rFonts w:ascii="Consolas" w:eastAsiaTheme="minorHAnsi" w:hAnsi="Consolas"/>
                <w:color w:val="000000"/>
                <w:sz w:val="22"/>
                <w:szCs w:val="22"/>
                <w:bdr w:val="none" w:sz="0" w:space="0" w:color="auto" w:frame="1"/>
              </w:rPr>
              <w:t xml:space="preserve">, </w:t>
            </w:r>
          </w:p>
          <w:p w14:paraId="17E00B6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FF"/>
                <w:sz w:val="22"/>
                <w:szCs w:val="22"/>
                <w:bdr w:val="none" w:sz="0" w:space="0" w:color="auto" w:frame="1"/>
              </w:rPr>
              <w:t>"Abhishek"</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"Shivansh</w:t>
            </w:r>
            <w:proofErr w:type="gramStart"/>
            <w:r>
              <w:rPr>
                <w:rStyle w:val="HTMLCode"/>
                <w:rFonts w:ascii="Consolas" w:eastAsiaTheme="minorHAnsi" w:hAnsi="Consolas"/>
                <w:color w:val="0000FF"/>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092212F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7B3F199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printing input elements for comparison </w:t>
            </w:r>
          </w:p>
          <w:p w14:paraId="3EC5EA6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System.out.println</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"Array input: "</w:t>
            </w:r>
          </w:p>
          <w:p w14:paraId="49BF74D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roofErr w:type="spellStart"/>
            <w:r>
              <w:rPr>
                <w:rStyle w:val="HTMLCode"/>
                <w:rFonts w:ascii="Consolas" w:eastAsiaTheme="minorHAnsi" w:hAnsi="Consolas"/>
                <w:color w:val="000000"/>
                <w:sz w:val="22"/>
                <w:szCs w:val="22"/>
                <w:bdr w:val="none" w:sz="0" w:space="0" w:color="auto" w:frame="1"/>
              </w:rPr>
              <w:t>Arrays.toString</w:t>
            </w:r>
            <w:proofErr w:type="spellEnd"/>
            <w:r>
              <w:rPr>
                <w:rStyle w:val="HTMLCode"/>
                <w:rFonts w:ascii="Consolas" w:eastAsiaTheme="minorHAnsi" w:hAnsi="Consolas"/>
                <w:color w:val="000000"/>
                <w:sz w:val="22"/>
                <w:szCs w:val="22"/>
                <w:bdr w:val="none" w:sz="0" w:space="0" w:color="auto" w:frame="1"/>
              </w:rPr>
              <w:t>(students)</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50F372F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268E536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converting array into Collection </w:t>
            </w:r>
          </w:p>
          <w:p w14:paraId="3D22A94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with </w:t>
            </w:r>
            <w:proofErr w:type="spellStart"/>
            <w:proofErr w:type="gramStart"/>
            <w:r>
              <w:rPr>
                <w:rStyle w:val="HTMLCode"/>
                <w:rFonts w:ascii="Consolas" w:eastAsiaTheme="minorHAnsi" w:hAnsi="Consolas"/>
                <w:color w:val="008200"/>
                <w:sz w:val="22"/>
                <w:szCs w:val="22"/>
                <w:bdr w:val="none" w:sz="0" w:space="0" w:color="auto" w:frame="1"/>
              </w:rPr>
              <w:t>asList</w:t>
            </w:r>
            <w:proofErr w:type="spellEnd"/>
            <w:r>
              <w:rPr>
                <w:rStyle w:val="HTMLCode"/>
                <w:rFonts w:ascii="Consolas" w:eastAsiaTheme="minorHAnsi" w:hAnsi="Consolas"/>
                <w:color w:val="008200"/>
                <w:sz w:val="22"/>
                <w:szCs w:val="22"/>
                <w:bdr w:val="none" w:sz="0" w:space="0" w:color="auto" w:frame="1"/>
              </w:rPr>
              <w:t>(</w:t>
            </w:r>
            <w:proofErr w:type="gramEnd"/>
            <w:r>
              <w:rPr>
                <w:rStyle w:val="HTMLCode"/>
                <w:rFonts w:ascii="Consolas" w:eastAsiaTheme="minorHAnsi" w:hAnsi="Consolas"/>
                <w:color w:val="008200"/>
                <w:sz w:val="22"/>
                <w:szCs w:val="22"/>
                <w:bdr w:val="none" w:sz="0" w:space="0" w:color="auto" w:frame="1"/>
              </w:rPr>
              <w:t xml:space="preserve">) function </w:t>
            </w:r>
          </w:p>
          <w:p w14:paraId="75C4E33A"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List </w:t>
            </w:r>
            <w:proofErr w:type="spellStart"/>
            <w:r>
              <w:rPr>
                <w:rStyle w:val="HTMLCode"/>
                <w:rFonts w:ascii="Consolas" w:eastAsiaTheme="minorHAnsi" w:hAnsi="Consolas"/>
                <w:color w:val="000000"/>
                <w:sz w:val="22"/>
                <w:szCs w:val="22"/>
                <w:bdr w:val="none" w:sz="0" w:space="0" w:color="auto" w:frame="1"/>
              </w:rPr>
              <w:t>studentList</w:t>
            </w:r>
            <w:proofErr w:type="spellEnd"/>
            <w:r>
              <w:rPr>
                <w:rStyle w:val="HTMLCode"/>
                <w:rFonts w:ascii="Consolas" w:eastAsiaTheme="minorHAnsi" w:hAnsi="Consolas"/>
                <w:color w:val="000000"/>
                <w:sz w:val="22"/>
                <w:szCs w:val="22"/>
                <w:bdr w:val="none" w:sz="0" w:space="0" w:color="auto" w:frame="1"/>
              </w:rPr>
              <w:t xml:space="preserve"> = </w:t>
            </w:r>
            <w:proofErr w:type="spellStart"/>
            <w:r>
              <w:rPr>
                <w:rStyle w:val="HTMLCode"/>
                <w:rFonts w:ascii="Consolas" w:eastAsiaTheme="minorHAnsi" w:hAnsi="Consolas"/>
                <w:color w:val="000000"/>
                <w:sz w:val="22"/>
                <w:szCs w:val="22"/>
                <w:bdr w:val="none" w:sz="0" w:space="0" w:color="auto" w:frame="1"/>
              </w:rPr>
              <w:t>Arrays.asList</w:t>
            </w:r>
            <w:proofErr w:type="spellEnd"/>
            <w:r>
              <w:rPr>
                <w:rStyle w:val="HTMLCode"/>
                <w:rFonts w:ascii="Consolas" w:eastAsiaTheme="minorHAnsi" w:hAnsi="Consolas"/>
                <w:color w:val="000000"/>
                <w:sz w:val="22"/>
                <w:szCs w:val="22"/>
                <w:bdr w:val="none" w:sz="0" w:space="0" w:color="auto" w:frame="1"/>
              </w:rPr>
              <w:t>(students</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1D4E317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5BCD675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print converted elements </w:t>
            </w:r>
          </w:p>
          <w:p w14:paraId="72027A2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System.out.println</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"Converted elements: "</w:t>
            </w:r>
          </w:p>
          <w:p w14:paraId="641411B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roofErr w:type="spellStart"/>
            <w:r>
              <w:rPr>
                <w:rStyle w:val="HTMLCode"/>
                <w:rFonts w:ascii="Consolas" w:eastAsiaTheme="minorHAnsi" w:hAnsi="Consolas"/>
                <w:color w:val="000000"/>
                <w:sz w:val="22"/>
                <w:szCs w:val="22"/>
                <w:bdr w:val="none" w:sz="0" w:space="0" w:color="auto" w:frame="1"/>
              </w:rPr>
              <w:t>studentList</w:t>
            </w:r>
            <w:proofErr w:type="spellEnd"/>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70F774B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lastRenderedPageBreak/>
              <w:t>    </w:t>
            </w:r>
            <w:r>
              <w:rPr>
                <w:rStyle w:val="HTMLCode"/>
                <w:rFonts w:ascii="Consolas" w:eastAsiaTheme="minorHAnsi" w:hAnsi="Consolas"/>
                <w:color w:val="000000"/>
                <w:sz w:val="22"/>
                <w:szCs w:val="22"/>
                <w:bdr w:val="none" w:sz="0" w:space="0" w:color="auto" w:frame="1"/>
              </w:rPr>
              <w:t xml:space="preserve">} </w:t>
            </w:r>
          </w:p>
          <w:p w14:paraId="604559E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w:t>
            </w:r>
          </w:p>
        </w:tc>
      </w:tr>
    </w:tbl>
    <w:p w14:paraId="42C4FB34" w14:textId="77777777" w:rsidR="004871E0" w:rsidRDefault="004871E0" w:rsidP="004871E0">
      <w:pPr>
        <w:shd w:val="clear" w:color="auto" w:fill="FFFFFF"/>
        <w:spacing w:line="240" w:lineRule="auto"/>
        <w:textAlignment w:val="baseline"/>
        <w:rPr>
          <w:rFonts w:ascii="Nunito" w:hAnsi="Nunito"/>
          <w:color w:val="273239"/>
          <w:spacing w:val="2"/>
          <w:sz w:val="26"/>
          <w:szCs w:val="26"/>
        </w:rPr>
      </w:pPr>
      <w:r>
        <w:rPr>
          <w:rFonts w:ascii="Nunito" w:hAnsi="Nunito"/>
          <w:color w:val="273239"/>
          <w:spacing w:val="2"/>
          <w:sz w:val="26"/>
          <w:szCs w:val="26"/>
        </w:rPr>
        <w:lastRenderedPageBreak/>
        <w:br/>
      </w:r>
      <w:r>
        <w:rPr>
          <w:rStyle w:val="Strong"/>
          <w:rFonts w:ascii="Nunito" w:hAnsi="Nunito"/>
          <w:color w:val="273239"/>
          <w:spacing w:val="2"/>
          <w:sz w:val="26"/>
          <w:szCs w:val="26"/>
          <w:bdr w:val="none" w:sz="0" w:space="0" w:color="auto" w:frame="1"/>
        </w:rPr>
        <w:t>Output</w:t>
      </w:r>
    </w:p>
    <w:p w14:paraId="19E5C2CC"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Array input: [Kamlesh, Abhay, Abhishek, Shivansh]</w:t>
      </w:r>
    </w:p>
    <w:p w14:paraId="1E6EDBD6"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Converted elements: [Kamlesh, Abhay, Abhishek, Shivansh]</w:t>
      </w:r>
    </w:p>
    <w:p w14:paraId="1DF45E69"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42D6A86D"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400845F9"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18713C46"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26. Differentiate between HashSet and HashMap</w:t>
      </w:r>
    </w:p>
    <w:tbl>
      <w:tblPr>
        <w:tblW w:w="0" w:type="auto"/>
        <w:shd w:val="clear" w:color="auto" w:fill="FFFFFF"/>
        <w:tblCellMar>
          <w:left w:w="0" w:type="dxa"/>
          <w:right w:w="0" w:type="dxa"/>
        </w:tblCellMar>
        <w:tblLook w:val="04A0" w:firstRow="1" w:lastRow="0" w:firstColumn="1" w:lastColumn="0" w:noHBand="0" w:noVBand="1"/>
      </w:tblPr>
      <w:tblGrid>
        <w:gridCol w:w="5598"/>
        <w:gridCol w:w="3756"/>
      </w:tblGrid>
      <w:tr w:rsidR="004871E0" w14:paraId="613AD6B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B22029A"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CA981F"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HashMap </w:t>
            </w:r>
          </w:p>
        </w:tc>
      </w:tr>
      <w:tr w:rsidR="004871E0" w14:paraId="1BDFBE9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4C3B9E"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HashSet implements the Set interface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97F004"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HashMap implements the Map interface </w:t>
            </w:r>
          </w:p>
        </w:tc>
      </w:tr>
      <w:tr w:rsidR="004871E0" w14:paraId="52B777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9E96EA"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No Duplicates are allowed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1091D5" w14:textId="77777777" w:rsidR="004871E0" w:rsidRDefault="004871E0">
            <w:pPr>
              <w:jc w:val="center"/>
              <w:rPr>
                <w:rFonts w:ascii="Nunito" w:hAnsi="Nunito"/>
                <w:color w:val="273239"/>
                <w:spacing w:val="2"/>
                <w:sz w:val="25"/>
                <w:szCs w:val="25"/>
              </w:rPr>
            </w:pPr>
            <w:proofErr w:type="gramStart"/>
            <w:r>
              <w:rPr>
                <w:rFonts w:ascii="Nunito" w:hAnsi="Nunito"/>
                <w:color w:val="273239"/>
                <w:spacing w:val="2"/>
                <w:sz w:val="25"/>
                <w:szCs w:val="25"/>
                <w:bdr w:val="none" w:sz="0" w:space="0" w:color="auto" w:frame="1"/>
              </w:rPr>
              <w:t>Yes</w:t>
            </w:r>
            <w:proofErr w:type="gramEnd"/>
            <w:r>
              <w:rPr>
                <w:rFonts w:ascii="Nunito" w:hAnsi="Nunito"/>
                <w:color w:val="273239"/>
                <w:spacing w:val="2"/>
                <w:sz w:val="25"/>
                <w:szCs w:val="25"/>
                <w:bdr w:val="none" w:sz="0" w:space="0" w:color="auto" w:frame="1"/>
              </w:rPr>
              <w:t xml:space="preserve"> duplicates values are allowed but no duplicate key is allowed </w:t>
            </w:r>
          </w:p>
        </w:tc>
      </w:tr>
      <w:tr w:rsidR="004871E0" w14:paraId="72146F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164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Dummy values are allowed in 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2E267"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No Dummy values are allowed in HashMap.</w:t>
            </w:r>
          </w:p>
        </w:tc>
      </w:tr>
      <w:tr w:rsidR="004871E0" w14:paraId="1631FE5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956AA"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A single Object is required during an add operation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1E871C"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2 Objects are required during an add operation</w:t>
            </w:r>
          </w:p>
        </w:tc>
      </w:tr>
      <w:tr w:rsidR="004871E0" w14:paraId="4587F3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F7EA50"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Speed is comparatively slower than HashMap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4BF34"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Speed is comparatively faster than HashSet because of </w:t>
            </w:r>
            <w:r>
              <w:rPr>
                <w:rFonts w:ascii="Nunito" w:hAnsi="Nunito"/>
                <w:color w:val="273239"/>
                <w:spacing w:val="2"/>
                <w:sz w:val="25"/>
                <w:szCs w:val="25"/>
                <w:bdr w:val="none" w:sz="0" w:space="0" w:color="auto" w:frame="1"/>
              </w:rPr>
              <w:lastRenderedPageBreak/>
              <w:t>hashing technique has been used here.</w:t>
            </w:r>
          </w:p>
        </w:tc>
      </w:tr>
      <w:tr w:rsidR="004871E0" w14:paraId="344DC4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684C0"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lastRenderedPageBreak/>
              <w:t>Have a single null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F7A91"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Single null key and any number of null values</w:t>
            </w:r>
          </w:p>
        </w:tc>
      </w:tr>
      <w:tr w:rsidR="004871E0" w14:paraId="172490B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80C1F4" w14:textId="77777777" w:rsidR="004871E0" w:rsidRDefault="004871E0">
            <w:pPr>
              <w:jc w:val="center"/>
              <w:rPr>
                <w:rFonts w:ascii="Nunito" w:hAnsi="Nunito"/>
                <w:color w:val="273239"/>
                <w:spacing w:val="2"/>
                <w:sz w:val="25"/>
                <w:szCs w:val="25"/>
              </w:rPr>
            </w:pPr>
            <w:proofErr w:type="gramStart"/>
            <w:r>
              <w:rPr>
                <w:rFonts w:ascii="Nunito" w:hAnsi="Nunito"/>
                <w:color w:val="273239"/>
                <w:spacing w:val="2"/>
                <w:sz w:val="25"/>
                <w:szCs w:val="25"/>
                <w:bdr w:val="none" w:sz="0" w:space="0" w:color="auto" w:frame="1"/>
              </w:rPr>
              <w:t>Add(</w:t>
            </w:r>
            <w:proofErr w:type="gramEnd"/>
            <w:r>
              <w:rPr>
                <w:rFonts w:ascii="Nunito" w:hAnsi="Nunito"/>
                <w:color w:val="273239"/>
                <w:spacing w:val="2"/>
                <w:sz w:val="25"/>
                <w:szCs w:val="25"/>
                <w:bdr w:val="none" w:sz="0" w:space="0" w:color="auto" w:frame="1"/>
              </w:rPr>
              <w:t>) method is used for the insertion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D71D4"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put () method is used for insertion.</w:t>
            </w:r>
          </w:p>
        </w:tc>
      </w:tr>
    </w:tbl>
    <w:p w14:paraId="70D1310B"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87" w:history="1">
        <w:r>
          <w:rPr>
            <w:rStyle w:val="Emphasis"/>
            <w:rFonts w:ascii="Nunito" w:hAnsi="Nunito"/>
            <w:color w:val="0000FF"/>
            <w:spacing w:val="2"/>
            <w:sz w:val="26"/>
            <w:szCs w:val="26"/>
            <w:bdr w:val="none" w:sz="0" w:space="0" w:color="auto" w:frame="1"/>
          </w:rPr>
          <w:t>Difference between HashMap and HashSet</w:t>
        </w:r>
      </w:hyperlink>
    </w:p>
    <w:p w14:paraId="24536E68"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 xml:space="preserve">27. Differentiate between HashSet and </w:t>
      </w:r>
      <w:proofErr w:type="spellStart"/>
      <w:r>
        <w:rPr>
          <w:rFonts w:ascii="Nunito" w:hAnsi="Nunito"/>
          <w:color w:val="273239"/>
          <w:spacing w:val="2"/>
          <w:sz w:val="28"/>
          <w:szCs w:val="28"/>
          <w:bdr w:val="none" w:sz="0" w:space="0" w:color="auto" w:frame="1"/>
        </w:rPr>
        <w:t>HashTable</w:t>
      </w:r>
      <w:proofErr w:type="spellEnd"/>
      <w:r>
        <w:rPr>
          <w:rFonts w:ascii="Nunito" w:hAnsi="Nunito"/>
          <w:color w:val="273239"/>
          <w:spacing w:val="2"/>
          <w:sz w:val="28"/>
          <w:szCs w:val="28"/>
          <w:bdr w:val="none" w:sz="0" w:space="0" w:color="auto" w:frame="1"/>
        </w:rPr>
        <w:t>.</w:t>
      </w:r>
    </w:p>
    <w:tbl>
      <w:tblPr>
        <w:tblW w:w="0" w:type="auto"/>
        <w:shd w:val="clear" w:color="auto" w:fill="FFFFFF"/>
        <w:tblCellMar>
          <w:left w:w="0" w:type="dxa"/>
          <w:right w:w="0" w:type="dxa"/>
        </w:tblCellMar>
        <w:tblLook w:val="04A0" w:firstRow="1" w:lastRow="0" w:firstColumn="1" w:lastColumn="0" w:noHBand="0" w:noVBand="1"/>
      </w:tblPr>
      <w:tblGrid>
        <w:gridCol w:w="6601"/>
        <w:gridCol w:w="2753"/>
      </w:tblGrid>
      <w:tr w:rsidR="004871E0" w14:paraId="3009B083"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BF458D"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DC0DC9"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proofErr w:type="spellStart"/>
            <w:r>
              <w:rPr>
                <w:rStyle w:val="Strong"/>
                <w:rFonts w:ascii="Nunito" w:hAnsi="Nunito"/>
                <w:color w:val="273239"/>
                <w:spacing w:val="2"/>
                <w:sz w:val="28"/>
                <w:szCs w:val="28"/>
                <w:bdr w:val="none" w:sz="0" w:space="0" w:color="auto" w:frame="1"/>
              </w:rPr>
              <w:t>HashTable</w:t>
            </w:r>
            <w:proofErr w:type="spellEnd"/>
          </w:p>
        </w:tc>
      </w:tr>
      <w:tr w:rsidR="004871E0" w14:paraId="0647F15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558EB"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HashSet allows NULL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F12C93" w14:textId="77777777" w:rsidR="004871E0" w:rsidRDefault="004871E0">
            <w:pPr>
              <w:jc w:val="center"/>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HashTable</w:t>
            </w:r>
            <w:proofErr w:type="spellEnd"/>
            <w:r>
              <w:rPr>
                <w:rFonts w:ascii="Nunito" w:hAnsi="Nunito"/>
                <w:color w:val="273239"/>
                <w:spacing w:val="2"/>
                <w:sz w:val="25"/>
                <w:szCs w:val="25"/>
                <w:bdr w:val="none" w:sz="0" w:space="0" w:color="auto" w:frame="1"/>
              </w:rPr>
              <w:t xml:space="preserve"> does not allow NULL Elements.</w:t>
            </w:r>
          </w:p>
        </w:tc>
      </w:tr>
      <w:tr w:rsidR="004871E0" w14:paraId="3EB15E0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1C29D" w14:textId="77777777" w:rsidR="004871E0" w:rsidRDefault="004871E0">
            <w:pPr>
              <w:pStyle w:val="NormalWeb"/>
              <w:spacing w:before="0" w:beforeAutospacing="0" w:after="0" w:afterAutospacing="0"/>
              <w:jc w:val="both"/>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 xml:space="preserve">Objects that you insert in HashSet are not guaranteed to be inserted in the same order. Objects are inserted based on their hash code. </w:t>
            </w:r>
            <w:proofErr w:type="spellStart"/>
            <w:r>
              <w:rPr>
                <w:rFonts w:ascii="Nunito" w:hAnsi="Nunito"/>
                <w:color w:val="273239"/>
                <w:spacing w:val="2"/>
                <w:sz w:val="25"/>
                <w:szCs w:val="25"/>
                <w:bdr w:val="none" w:sz="0" w:space="0" w:color="auto" w:frame="1"/>
              </w:rPr>
              <w:t>LinkedHashSet</w:t>
            </w:r>
            <w:proofErr w:type="spellEnd"/>
            <w:r>
              <w:rPr>
                <w:rFonts w:ascii="Nunito" w:hAnsi="Nunito"/>
                <w:color w:val="273239"/>
                <w:spacing w:val="2"/>
                <w:sz w:val="25"/>
                <w:szCs w:val="25"/>
                <w:bdr w:val="none" w:sz="0" w:space="0" w:color="auto" w:frame="1"/>
              </w:rPr>
              <w:t xml:space="preserve"> can be used to maintain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93C320" w14:textId="77777777" w:rsidR="004871E0" w:rsidRDefault="004871E0">
            <w:pPr>
              <w:jc w:val="center"/>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HashTable</w:t>
            </w:r>
            <w:proofErr w:type="spellEnd"/>
            <w:r>
              <w:rPr>
                <w:rFonts w:ascii="Nunito" w:hAnsi="Nunito"/>
                <w:color w:val="273239"/>
                <w:spacing w:val="2"/>
                <w:sz w:val="25"/>
                <w:szCs w:val="25"/>
                <w:bdr w:val="none" w:sz="0" w:space="0" w:color="auto" w:frame="1"/>
              </w:rPr>
              <w:t xml:space="preserve"> does not maintain insertion order.</w:t>
            </w:r>
          </w:p>
        </w:tc>
      </w:tr>
      <w:tr w:rsidR="004871E0" w14:paraId="27EF6F9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71A769"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HashSet is not Synchronized but it can be synchronized externally.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031B2" w14:textId="77777777" w:rsidR="004871E0" w:rsidRDefault="004871E0">
            <w:pPr>
              <w:jc w:val="center"/>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HashTable</w:t>
            </w:r>
            <w:proofErr w:type="spellEnd"/>
            <w:r>
              <w:rPr>
                <w:rFonts w:ascii="Nunito" w:hAnsi="Nunito"/>
                <w:color w:val="273239"/>
                <w:spacing w:val="2"/>
                <w:sz w:val="25"/>
                <w:szCs w:val="25"/>
                <w:bdr w:val="none" w:sz="0" w:space="0" w:color="auto" w:frame="1"/>
              </w:rPr>
              <w:t xml:space="preserve"> is Synchronized.</w:t>
            </w:r>
          </w:p>
        </w:tc>
      </w:tr>
      <w:tr w:rsidR="004871E0" w14:paraId="4B33212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93D0A" w14:textId="77777777" w:rsidR="004871E0" w:rsidRDefault="004871E0">
            <w:pPr>
              <w:jc w:val="center"/>
              <w:rPr>
                <w:rFonts w:ascii="Nunito" w:hAnsi="Nunito"/>
                <w:color w:val="273239"/>
                <w:spacing w:val="2"/>
                <w:sz w:val="25"/>
                <w:szCs w:val="25"/>
              </w:rPr>
            </w:pPr>
            <w:proofErr w:type="gramStart"/>
            <w:r>
              <w:rPr>
                <w:rFonts w:ascii="Nunito" w:hAnsi="Nunito"/>
                <w:color w:val="273239"/>
                <w:spacing w:val="2"/>
                <w:sz w:val="25"/>
                <w:szCs w:val="25"/>
                <w:bdr w:val="none" w:sz="0" w:space="0" w:color="auto" w:frame="1"/>
              </w:rPr>
              <w:t>add(</w:t>
            </w:r>
            <w:proofErr w:type="gramEnd"/>
            <w:r>
              <w:rPr>
                <w:rFonts w:ascii="Nunito" w:hAnsi="Nunito"/>
                <w:color w:val="273239"/>
                <w:spacing w:val="2"/>
                <w:sz w:val="25"/>
                <w:szCs w:val="25"/>
                <w:bdr w:val="none" w:sz="0" w:space="0" w:color="auto" w:frame="1"/>
              </w:rPr>
              <w:t>) method is used to insert into 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77728" w14:textId="77777777" w:rsidR="004871E0" w:rsidRDefault="004871E0">
            <w:pPr>
              <w:jc w:val="center"/>
              <w:rPr>
                <w:rFonts w:ascii="Nunito" w:hAnsi="Nunito"/>
                <w:color w:val="273239"/>
                <w:spacing w:val="2"/>
                <w:sz w:val="25"/>
                <w:szCs w:val="25"/>
              </w:rPr>
            </w:pPr>
            <w:proofErr w:type="gramStart"/>
            <w:r>
              <w:rPr>
                <w:rFonts w:ascii="Nunito" w:hAnsi="Nunito"/>
                <w:color w:val="273239"/>
                <w:spacing w:val="2"/>
                <w:sz w:val="25"/>
                <w:szCs w:val="25"/>
                <w:bdr w:val="none" w:sz="0" w:space="0" w:color="auto" w:frame="1"/>
              </w:rPr>
              <w:t>put(</w:t>
            </w:r>
            <w:proofErr w:type="gramEnd"/>
            <w:r>
              <w:rPr>
                <w:rFonts w:ascii="Nunito" w:hAnsi="Nunito"/>
                <w:color w:val="273239"/>
                <w:spacing w:val="2"/>
                <w:sz w:val="25"/>
                <w:szCs w:val="25"/>
                <w:bdr w:val="none" w:sz="0" w:space="0" w:color="auto" w:frame="1"/>
              </w:rPr>
              <w:t xml:space="preserve">) method is used to insert into </w:t>
            </w:r>
            <w:proofErr w:type="spellStart"/>
            <w:r>
              <w:rPr>
                <w:rFonts w:ascii="Nunito" w:hAnsi="Nunito"/>
                <w:color w:val="273239"/>
                <w:spacing w:val="2"/>
                <w:sz w:val="25"/>
                <w:szCs w:val="25"/>
                <w:bdr w:val="none" w:sz="0" w:space="0" w:color="auto" w:frame="1"/>
              </w:rPr>
              <w:t>HashTable</w:t>
            </w:r>
            <w:proofErr w:type="spellEnd"/>
          </w:p>
        </w:tc>
      </w:tr>
    </w:tbl>
    <w:p w14:paraId="038BDD64"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lastRenderedPageBreak/>
        <w:t>28. What is the default size of the load factor in the hashing-based collection?</w:t>
      </w:r>
    </w:p>
    <w:p w14:paraId="27B90159"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As the Load Factor increases, the capacity increases so that the operational complexity of the HashMap remains </w:t>
      </w:r>
      <w:proofErr w:type="gramStart"/>
      <w:r>
        <w:rPr>
          <w:rFonts w:ascii="Nunito" w:hAnsi="Nunito"/>
          <w:color w:val="273239"/>
          <w:spacing w:val="2"/>
          <w:sz w:val="26"/>
          <w:szCs w:val="26"/>
          <w:bdr w:val="none" w:sz="0" w:space="0" w:color="auto" w:frame="1"/>
        </w:rPr>
        <w:t>O(</w:t>
      </w:r>
      <w:proofErr w:type="gramEnd"/>
      <w:r>
        <w:rPr>
          <w:rFonts w:ascii="Nunito" w:hAnsi="Nunito"/>
          <w:color w:val="273239"/>
          <w:spacing w:val="2"/>
          <w:sz w:val="26"/>
          <w:szCs w:val="26"/>
          <w:bdr w:val="none" w:sz="0" w:space="0" w:color="auto" w:frame="1"/>
        </w:rPr>
        <w:t xml:space="preserve">1) if the ratio of the current element to the initial capacity crosses the threshold. The meaning of operational complexity of </w:t>
      </w:r>
      <w:proofErr w:type="gramStart"/>
      <w:r>
        <w:rPr>
          <w:rFonts w:ascii="Nunito" w:hAnsi="Nunito"/>
          <w:color w:val="273239"/>
          <w:spacing w:val="2"/>
          <w:sz w:val="26"/>
          <w:szCs w:val="26"/>
          <w:bdr w:val="none" w:sz="0" w:space="0" w:color="auto" w:frame="1"/>
        </w:rPr>
        <w:t>O(</w:t>
      </w:r>
      <w:proofErr w:type="gramEnd"/>
      <w:r>
        <w:rPr>
          <w:rFonts w:ascii="Nunito" w:hAnsi="Nunito"/>
          <w:color w:val="273239"/>
          <w:spacing w:val="2"/>
          <w:sz w:val="26"/>
          <w:szCs w:val="26"/>
          <w:bdr w:val="none" w:sz="0" w:space="0" w:color="auto" w:frame="1"/>
        </w:rPr>
        <w:t>1) means the retrieval and insertion operations take constant time. The default load factor size is </w:t>
      </w:r>
      <w:r>
        <w:rPr>
          <w:rStyle w:val="Strong"/>
          <w:rFonts w:ascii="Nunito" w:hAnsi="Nunito"/>
          <w:color w:val="273239"/>
          <w:spacing w:val="2"/>
          <w:sz w:val="26"/>
          <w:szCs w:val="26"/>
          <w:bdr w:val="none" w:sz="0" w:space="0" w:color="auto" w:frame="1"/>
        </w:rPr>
        <w:t>0.75</w:t>
      </w:r>
      <w:r>
        <w:rPr>
          <w:rFonts w:ascii="Nunito" w:hAnsi="Nunito"/>
          <w:color w:val="273239"/>
          <w:spacing w:val="2"/>
          <w:sz w:val="26"/>
          <w:szCs w:val="26"/>
          <w:bdr w:val="none" w:sz="0" w:space="0" w:color="auto" w:frame="1"/>
        </w:rPr>
        <w:t>. The default capacity is calculated by multiplying the initial capacity by the load factor.</w:t>
      </w:r>
    </w:p>
    <w:p w14:paraId="7F7579C3"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88" w:history="1">
        <w:r>
          <w:rPr>
            <w:rStyle w:val="Hyperlink"/>
            <w:rFonts w:ascii="Nunito" w:hAnsi="Nunito"/>
            <w:i/>
            <w:iCs/>
            <w:spacing w:val="2"/>
            <w:sz w:val="26"/>
            <w:szCs w:val="26"/>
            <w:bdr w:val="none" w:sz="0" w:space="0" w:color="auto" w:frame="1"/>
          </w:rPr>
          <w:t>Load Factor in HashMap in Java with Examples</w:t>
        </w:r>
      </w:hyperlink>
    </w:p>
    <w:p w14:paraId="58CD2427" w14:textId="77777777" w:rsidR="004871E0" w:rsidRDefault="004871E0" w:rsidP="004871E0">
      <w:pPr>
        <w:pStyle w:val="Heading2"/>
        <w:shd w:val="clear" w:color="auto" w:fill="FFFFFF"/>
        <w:spacing w:before="0"/>
        <w:textAlignment w:val="baseline"/>
        <w:rPr>
          <w:rFonts w:ascii="Nunito" w:hAnsi="Nunito"/>
          <w:color w:val="273239"/>
          <w:spacing w:val="2"/>
          <w:sz w:val="36"/>
          <w:szCs w:val="36"/>
        </w:rPr>
      </w:pPr>
      <w:r>
        <w:rPr>
          <w:rFonts w:ascii="Nunito" w:hAnsi="Nunito"/>
          <w:color w:val="273239"/>
          <w:spacing w:val="2"/>
          <w:bdr w:val="none" w:sz="0" w:space="0" w:color="auto" w:frame="1"/>
        </w:rPr>
        <w:t xml:space="preserve">Java Collection Interview Questions </w:t>
      </w:r>
      <w:proofErr w:type="gramStart"/>
      <w:r>
        <w:rPr>
          <w:rFonts w:ascii="Nunito" w:hAnsi="Nunito"/>
          <w:color w:val="273239"/>
          <w:spacing w:val="2"/>
          <w:bdr w:val="none" w:sz="0" w:space="0" w:color="auto" w:frame="1"/>
        </w:rPr>
        <w:t>For</w:t>
      </w:r>
      <w:proofErr w:type="gramEnd"/>
      <w:r>
        <w:rPr>
          <w:rFonts w:ascii="Nunito" w:hAnsi="Nunito"/>
          <w:color w:val="273239"/>
          <w:spacing w:val="2"/>
          <w:bdr w:val="none" w:sz="0" w:space="0" w:color="auto" w:frame="1"/>
        </w:rPr>
        <w:t xml:space="preserve"> Experienced</w:t>
      </w:r>
    </w:p>
    <w:p w14:paraId="50F0BED0"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29. What is the difference between Comparable and Comparator in Java?</w:t>
      </w:r>
    </w:p>
    <w:p w14:paraId="3ED518D0"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Java provides two interfaces to sort objects using data members of the class: </w:t>
      </w:r>
    </w:p>
    <w:p w14:paraId="1025C8F2" w14:textId="77777777" w:rsidR="004871E0" w:rsidRDefault="004871E0" w:rsidP="004871E0">
      <w:pPr>
        <w:numPr>
          <w:ilvl w:val="0"/>
          <w:numId w:val="173"/>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Comparable</w:t>
      </w:r>
    </w:p>
    <w:p w14:paraId="149A962D" w14:textId="77777777" w:rsidR="004871E0" w:rsidRDefault="004871E0" w:rsidP="004871E0">
      <w:pPr>
        <w:numPr>
          <w:ilvl w:val="0"/>
          <w:numId w:val="174"/>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Comparator</w:t>
      </w:r>
    </w:p>
    <w:tbl>
      <w:tblPr>
        <w:tblW w:w="0" w:type="auto"/>
        <w:shd w:val="clear" w:color="auto" w:fill="FFFFFF"/>
        <w:tblCellMar>
          <w:left w:w="0" w:type="dxa"/>
          <w:right w:w="0" w:type="dxa"/>
        </w:tblCellMar>
        <w:tblLook w:val="04A0" w:firstRow="1" w:lastRow="0" w:firstColumn="1" w:lastColumn="0" w:noHBand="0" w:noVBand="1"/>
      </w:tblPr>
      <w:tblGrid>
        <w:gridCol w:w="4605"/>
        <w:gridCol w:w="4749"/>
      </w:tblGrid>
      <w:tr w:rsidR="004871E0" w14:paraId="0379EF9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8000E9"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Comparable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EAFA5D7"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Comparator</w:t>
            </w:r>
          </w:p>
        </w:tc>
      </w:tr>
      <w:tr w:rsidR="004871E0" w14:paraId="2C6986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A30F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Comparable interface provides a single sorting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4CF17"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Comparator interface provides multiple sorting sequences.</w:t>
            </w:r>
          </w:p>
        </w:tc>
      </w:tr>
      <w:tr w:rsidR="004871E0" w14:paraId="6B85041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49E70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actual class is modified by a comparable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3042F2"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actual class is not modified by the Comparator interface.</w:t>
            </w:r>
          </w:p>
        </w:tc>
      </w:tr>
      <w:tr w:rsidR="004871E0" w14:paraId="2A4E653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BFAAB" w14:textId="77777777" w:rsidR="004871E0" w:rsidRDefault="004871E0">
            <w:pPr>
              <w:jc w:val="center"/>
              <w:rPr>
                <w:rFonts w:ascii="Nunito" w:hAnsi="Nunito"/>
                <w:color w:val="273239"/>
                <w:spacing w:val="2"/>
                <w:sz w:val="25"/>
                <w:szCs w:val="25"/>
              </w:rPr>
            </w:pPr>
            <w:proofErr w:type="spellStart"/>
            <w:proofErr w:type="gramStart"/>
            <w:r>
              <w:rPr>
                <w:rFonts w:ascii="Nunito" w:hAnsi="Nunito"/>
                <w:color w:val="273239"/>
                <w:spacing w:val="2"/>
                <w:sz w:val="25"/>
                <w:szCs w:val="25"/>
                <w:bdr w:val="none" w:sz="0" w:space="0" w:color="auto" w:frame="1"/>
              </w:rPr>
              <w:t>compareTo</w:t>
            </w:r>
            <w:proofErr w:type="spellEnd"/>
            <w:r>
              <w:rPr>
                <w:rFonts w:ascii="Nunito" w:hAnsi="Nunito"/>
                <w:color w:val="273239"/>
                <w:spacing w:val="2"/>
                <w:sz w:val="25"/>
                <w:szCs w:val="25"/>
                <w:bdr w:val="none" w:sz="0" w:space="0" w:color="auto" w:frame="1"/>
              </w:rPr>
              <w:t>(</w:t>
            </w:r>
            <w:proofErr w:type="gramEnd"/>
            <w:r>
              <w:rPr>
                <w:rFonts w:ascii="Nunito" w:hAnsi="Nunito"/>
                <w:color w:val="273239"/>
                <w:spacing w:val="2"/>
                <w:sz w:val="25"/>
                <w:szCs w:val="25"/>
                <w:bdr w:val="none" w:sz="0" w:space="0" w:color="auto" w:frame="1"/>
              </w:rPr>
              <w:t>) method is used to sort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CC510F" w14:textId="77777777" w:rsidR="004871E0" w:rsidRDefault="004871E0">
            <w:pPr>
              <w:jc w:val="center"/>
              <w:rPr>
                <w:rFonts w:ascii="Nunito" w:hAnsi="Nunito"/>
                <w:color w:val="273239"/>
                <w:spacing w:val="2"/>
                <w:sz w:val="25"/>
                <w:szCs w:val="25"/>
              </w:rPr>
            </w:pPr>
            <w:proofErr w:type="gramStart"/>
            <w:r>
              <w:rPr>
                <w:rFonts w:ascii="Nunito" w:hAnsi="Nunito"/>
                <w:color w:val="273239"/>
                <w:spacing w:val="2"/>
                <w:sz w:val="25"/>
                <w:szCs w:val="25"/>
                <w:bdr w:val="none" w:sz="0" w:space="0" w:color="auto" w:frame="1"/>
              </w:rPr>
              <w:t>compare(</w:t>
            </w:r>
            <w:proofErr w:type="gramEnd"/>
            <w:r>
              <w:rPr>
                <w:rFonts w:ascii="Nunito" w:hAnsi="Nunito"/>
                <w:color w:val="273239"/>
                <w:spacing w:val="2"/>
                <w:sz w:val="25"/>
                <w:szCs w:val="25"/>
                <w:bdr w:val="none" w:sz="0" w:space="0" w:color="auto" w:frame="1"/>
              </w:rPr>
              <w:t>) method is used to sort elements.</w:t>
            </w:r>
          </w:p>
        </w:tc>
      </w:tr>
      <w:tr w:rsidR="004871E0" w14:paraId="7B27819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8EEF97"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Comparable is present in the package </w:t>
            </w:r>
            <w:proofErr w:type="spellStart"/>
            <w:proofErr w:type="gramStart"/>
            <w:r>
              <w:rPr>
                <w:rFonts w:ascii="Nunito" w:hAnsi="Nunito"/>
                <w:color w:val="273239"/>
                <w:spacing w:val="2"/>
                <w:sz w:val="25"/>
                <w:szCs w:val="25"/>
                <w:bdr w:val="none" w:sz="0" w:space="0" w:color="auto" w:frame="1"/>
              </w:rPr>
              <w:t>java.lang</w:t>
            </w:r>
            <w:proofErr w:type="spellEnd"/>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A3532"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Comparator is present in the package </w:t>
            </w:r>
            <w:proofErr w:type="spellStart"/>
            <w:proofErr w:type="gramStart"/>
            <w:r>
              <w:rPr>
                <w:rFonts w:ascii="Nunito" w:hAnsi="Nunito"/>
                <w:color w:val="273239"/>
                <w:spacing w:val="2"/>
                <w:sz w:val="25"/>
                <w:szCs w:val="25"/>
                <w:bdr w:val="none" w:sz="0" w:space="0" w:color="auto" w:frame="1"/>
              </w:rPr>
              <w:t>java.util</w:t>
            </w:r>
            <w:proofErr w:type="spellEnd"/>
            <w:proofErr w:type="gramEnd"/>
          </w:p>
        </w:tc>
      </w:tr>
    </w:tbl>
    <w:p w14:paraId="35A4B563"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89" w:history="1">
        <w:r>
          <w:rPr>
            <w:rStyle w:val="Hyperlink"/>
            <w:rFonts w:ascii="Nunito" w:hAnsi="Nunito"/>
            <w:i/>
            <w:iCs/>
            <w:spacing w:val="2"/>
            <w:sz w:val="26"/>
            <w:szCs w:val="26"/>
            <w:bdr w:val="none" w:sz="0" w:space="0" w:color="auto" w:frame="1"/>
          </w:rPr>
          <w:t>Comparable vs Comparator in Java</w:t>
        </w:r>
      </w:hyperlink>
    </w:p>
    <w:p w14:paraId="0ACF5DED"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30. What is the difference between fail-fast and failsafe?</w:t>
      </w:r>
    </w:p>
    <w:p w14:paraId="50530119"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lastRenderedPageBreak/>
        <w:t>Iterators in Java are used to iterate over the Collection objects. Fail-Fast iterators immediately throw </w:t>
      </w:r>
      <w:proofErr w:type="spellStart"/>
      <w:r>
        <w:rPr>
          <w:rStyle w:val="Emphasis"/>
          <w:rFonts w:ascii="Nunito" w:hAnsi="Nunito"/>
          <w:color w:val="273239"/>
          <w:spacing w:val="2"/>
          <w:sz w:val="26"/>
          <w:szCs w:val="26"/>
          <w:bdr w:val="none" w:sz="0" w:space="0" w:color="auto" w:frame="1"/>
        </w:rPr>
        <w:t>ConcurrentModificationException</w:t>
      </w:r>
      <w:proofErr w:type="spellEnd"/>
      <w:r>
        <w:rPr>
          <w:rFonts w:ascii="Nunito" w:hAnsi="Nunito"/>
          <w:color w:val="273239"/>
          <w:spacing w:val="2"/>
          <w:sz w:val="26"/>
          <w:szCs w:val="26"/>
          <w:bdr w:val="none" w:sz="0" w:space="0" w:color="auto" w:frame="1"/>
        </w:rPr>
        <w:t> if there is a </w:t>
      </w:r>
      <w:r>
        <w:rPr>
          <w:rStyle w:val="Strong"/>
          <w:rFonts w:ascii="Nunito" w:hAnsi="Nunito"/>
          <w:color w:val="273239"/>
          <w:spacing w:val="2"/>
          <w:sz w:val="26"/>
          <w:szCs w:val="26"/>
          <w:bdr w:val="none" w:sz="0" w:space="0" w:color="auto" w:frame="1"/>
        </w:rPr>
        <w:t>structural modification</w:t>
      </w:r>
      <w:r>
        <w:rPr>
          <w:rFonts w:ascii="Nunito" w:hAnsi="Nunito"/>
          <w:color w:val="273239"/>
          <w:spacing w:val="2"/>
          <w:sz w:val="26"/>
          <w:szCs w:val="26"/>
          <w:bdr w:val="none" w:sz="0" w:space="0" w:color="auto" w:frame="1"/>
        </w:rPr>
        <w:t xml:space="preserve"> of the collection. Structural modification means adding, or removing any element from a collection while a thread is iterating over that collection. Iterator on </w:t>
      </w:r>
      <w:proofErr w:type="spellStart"/>
      <w:r>
        <w:rPr>
          <w:rFonts w:ascii="Nunito" w:hAnsi="Nunito"/>
          <w:color w:val="273239"/>
          <w:spacing w:val="2"/>
          <w:sz w:val="26"/>
          <w:szCs w:val="26"/>
          <w:bdr w:val="none" w:sz="0" w:space="0" w:color="auto" w:frame="1"/>
        </w:rPr>
        <w:t>ArrayList</w:t>
      </w:r>
      <w:proofErr w:type="spellEnd"/>
      <w:r>
        <w:rPr>
          <w:rFonts w:ascii="Nunito" w:hAnsi="Nunito"/>
          <w:color w:val="273239"/>
          <w:spacing w:val="2"/>
          <w:sz w:val="26"/>
          <w:szCs w:val="26"/>
          <w:bdr w:val="none" w:sz="0" w:space="0" w:color="auto" w:frame="1"/>
        </w:rPr>
        <w:t xml:space="preserve"> and HashMap classes are some examples of fail-fast Iterator.</w:t>
      </w:r>
    </w:p>
    <w:tbl>
      <w:tblPr>
        <w:tblW w:w="0" w:type="auto"/>
        <w:shd w:val="clear" w:color="auto" w:fill="FFFFFF"/>
        <w:tblCellMar>
          <w:left w:w="0" w:type="dxa"/>
          <w:right w:w="0" w:type="dxa"/>
        </w:tblCellMar>
        <w:tblLook w:val="04A0" w:firstRow="1" w:lastRow="0" w:firstColumn="1" w:lastColumn="0" w:noHBand="0" w:noVBand="1"/>
      </w:tblPr>
      <w:tblGrid>
        <w:gridCol w:w="3876"/>
        <w:gridCol w:w="5478"/>
      </w:tblGrid>
      <w:tr w:rsidR="004871E0" w14:paraId="347E47E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B5DF82C" w14:textId="77777777" w:rsidR="004871E0" w:rsidRDefault="004871E0">
            <w:pPr>
              <w:jc w:val="center"/>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                                           Fail-Fast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066C86" w14:textId="77777777" w:rsidR="004871E0" w:rsidRDefault="004871E0">
            <w:pPr>
              <w:jc w:val="center"/>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                                               Fail-Safe</w:t>
            </w:r>
          </w:p>
        </w:tc>
      </w:tr>
      <w:tr w:rsidR="004871E0" w14:paraId="309C31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8CF5D" w14:textId="77777777" w:rsidR="004871E0" w:rsidRDefault="004871E0">
            <w:pPr>
              <w:jc w:val="center"/>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ConcurrentModificationException</w:t>
            </w:r>
            <w:proofErr w:type="spellEnd"/>
            <w:r>
              <w:rPr>
                <w:rFonts w:ascii="Nunito" w:hAnsi="Nunito"/>
                <w:color w:val="273239"/>
                <w:spacing w:val="2"/>
                <w:sz w:val="25"/>
                <w:szCs w:val="25"/>
                <w:bdr w:val="none" w:sz="0" w:space="0" w:color="auto" w:frame="1"/>
              </w:rPr>
              <w:t xml:space="preserve"> is thrown while modifying the object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254F"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No Exception is thrown</w:t>
            </w:r>
          </w:p>
        </w:tc>
      </w:tr>
      <w:tr w:rsidR="004871E0" w14:paraId="288F5F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2C60DE"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Fail-Fast needs less memory during the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D1C9D"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Fail-Safe iterator requires more memory during the process.                                                                    </w:t>
            </w:r>
          </w:p>
        </w:tc>
      </w:tr>
      <w:tr w:rsidR="004871E0" w14:paraId="07D2E04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42CDF0"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A clone Object is not created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E33771"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A clone Object or a Copy is created during the iteration process.</w:t>
            </w:r>
          </w:p>
        </w:tc>
      </w:tr>
      <w:tr w:rsidR="004871E0" w14:paraId="2D3BEBE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F3427C"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Fail-Fast does not allow modification during the process of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4A737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Fail-Safe allows modification during the process of iteration.</w:t>
            </w:r>
          </w:p>
        </w:tc>
      </w:tr>
      <w:tr w:rsidR="004871E0" w14:paraId="4A044E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D5D0C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Fail-Fast is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B6AC7F"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Fail-Safe is slightly slower than fail fast.</w:t>
            </w:r>
          </w:p>
        </w:tc>
      </w:tr>
      <w:tr w:rsidR="004871E0" w14:paraId="7DA7254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4ACE9" w14:textId="77777777" w:rsidR="004871E0" w:rsidRDefault="004871E0">
            <w:pPr>
              <w:pStyle w:val="NormalWeb"/>
              <w:spacing w:before="0" w:beforeAutospacing="0" w:after="0" w:afterAutospacing="0"/>
              <w:jc w:val="center"/>
              <w:textAlignment w:val="baseline"/>
              <w:rPr>
                <w:rFonts w:ascii="Nunito" w:hAnsi="Nunito"/>
                <w:color w:val="273239"/>
                <w:spacing w:val="2"/>
                <w:sz w:val="25"/>
                <w:szCs w:val="25"/>
              </w:rPr>
            </w:pPr>
            <w:r>
              <w:rPr>
                <w:rStyle w:val="Strong"/>
                <w:rFonts w:ascii="Nunito" w:hAnsi="Nunito"/>
                <w:color w:val="273239"/>
                <w:spacing w:val="2"/>
                <w:sz w:val="25"/>
                <w:szCs w:val="25"/>
                <w:bdr w:val="none" w:sz="0" w:space="0" w:color="auto" w:frame="1"/>
              </w:rPr>
              <w:t>Examples:</w:t>
            </w:r>
          </w:p>
          <w:p w14:paraId="59DA3757" w14:textId="77777777" w:rsidR="004871E0" w:rsidRDefault="004871E0">
            <w:pPr>
              <w:pStyle w:val="NormalWeb"/>
              <w:spacing w:before="0" w:beforeAutospacing="0" w:after="0" w:afterAutospacing="0"/>
              <w:jc w:val="center"/>
              <w:textAlignment w:val="baseline"/>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ArrayList</w:t>
            </w:r>
            <w:proofErr w:type="spellEnd"/>
            <w:r>
              <w:rPr>
                <w:rFonts w:ascii="Nunito" w:hAnsi="Nunito"/>
                <w:color w:val="273239"/>
                <w:spacing w:val="2"/>
                <w:sz w:val="25"/>
                <w:szCs w:val="25"/>
                <w:bdr w:val="none" w:sz="0" w:space="0" w:color="auto" w:frame="1"/>
              </w:rPr>
              <w:t>, Vector, HashMap, HashSet,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9F680" w14:textId="77777777" w:rsidR="004871E0" w:rsidRDefault="004871E0">
            <w:pPr>
              <w:pStyle w:val="NormalWeb"/>
              <w:spacing w:before="0" w:beforeAutospacing="0" w:after="0" w:afterAutospacing="0"/>
              <w:jc w:val="center"/>
              <w:textAlignment w:val="baseline"/>
              <w:rPr>
                <w:rFonts w:ascii="Nunito" w:hAnsi="Nunito"/>
                <w:color w:val="273239"/>
                <w:spacing w:val="2"/>
                <w:sz w:val="25"/>
                <w:szCs w:val="25"/>
              </w:rPr>
            </w:pPr>
            <w:r>
              <w:rPr>
                <w:rStyle w:val="Strong"/>
                <w:rFonts w:ascii="Nunito" w:hAnsi="Nunito"/>
                <w:color w:val="273239"/>
                <w:spacing w:val="2"/>
                <w:sz w:val="25"/>
                <w:szCs w:val="25"/>
                <w:bdr w:val="none" w:sz="0" w:space="0" w:color="auto" w:frame="1"/>
              </w:rPr>
              <w:t>Examples:</w:t>
            </w:r>
          </w:p>
          <w:p w14:paraId="7EC24392" w14:textId="77777777" w:rsidR="004871E0" w:rsidRDefault="004871E0">
            <w:pPr>
              <w:pStyle w:val="NormalWeb"/>
              <w:spacing w:before="0" w:beforeAutospacing="0" w:after="0" w:afterAutospacing="0"/>
              <w:jc w:val="center"/>
              <w:textAlignment w:val="baseline"/>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ConcurrentHashMap</w:t>
            </w:r>
            <w:proofErr w:type="spellEnd"/>
            <w:r>
              <w:rPr>
                <w:rFonts w:ascii="Nunito" w:hAnsi="Nunito"/>
                <w:color w:val="273239"/>
                <w:spacing w:val="2"/>
                <w:sz w:val="25"/>
                <w:szCs w:val="25"/>
                <w:bdr w:val="none" w:sz="0" w:space="0" w:color="auto" w:frame="1"/>
              </w:rPr>
              <w:t xml:space="preserve">, </w:t>
            </w:r>
            <w:proofErr w:type="spellStart"/>
            <w:r>
              <w:rPr>
                <w:rFonts w:ascii="Nunito" w:hAnsi="Nunito"/>
                <w:color w:val="273239"/>
                <w:spacing w:val="2"/>
                <w:sz w:val="25"/>
                <w:szCs w:val="25"/>
                <w:bdr w:val="none" w:sz="0" w:space="0" w:color="auto" w:frame="1"/>
              </w:rPr>
              <w:t>CopyOnWriteArrayList</w:t>
            </w:r>
            <w:proofErr w:type="spellEnd"/>
            <w:r>
              <w:rPr>
                <w:rFonts w:ascii="Nunito" w:hAnsi="Nunito"/>
                <w:color w:val="273239"/>
                <w:spacing w:val="2"/>
                <w:sz w:val="25"/>
                <w:szCs w:val="25"/>
                <w:bdr w:val="none" w:sz="0" w:space="0" w:color="auto" w:frame="1"/>
              </w:rPr>
              <w:t>, etc.</w:t>
            </w:r>
          </w:p>
        </w:tc>
      </w:tr>
    </w:tbl>
    <w:p w14:paraId="104E3511"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lastRenderedPageBreak/>
        <w:t>For more information, refer to the article – </w:t>
      </w:r>
      <w:hyperlink r:id="rId90" w:history="1">
        <w:r>
          <w:rPr>
            <w:rStyle w:val="Hyperlink"/>
            <w:rFonts w:ascii="Nunito" w:hAnsi="Nunito"/>
            <w:i/>
            <w:iCs/>
            <w:spacing w:val="2"/>
            <w:sz w:val="26"/>
            <w:szCs w:val="26"/>
            <w:bdr w:val="none" w:sz="0" w:space="0" w:color="auto" w:frame="1"/>
          </w:rPr>
          <w:t xml:space="preserve">Fail Fast and </w:t>
        </w:r>
        <w:proofErr w:type="gramStart"/>
        <w:r>
          <w:rPr>
            <w:rStyle w:val="Hyperlink"/>
            <w:rFonts w:ascii="Nunito" w:hAnsi="Nunito"/>
            <w:i/>
            <w:iCs/>
            <w:spacing w:val="2"/>
            <w:sz w:val="26"/>
            <w:szCs w:val="26"/>
            <w:bdr w:val="none" w:sz="0" w:space="0" w:color="auto" w:frame="1"/>
          </w:rPr>
          <w:t>Fail Safe</w:t>
        </w:r>
        <w:proofErr w:type="gramEnd"/>
        <w:r>
          <w:rPr>
            <w:rStyle w:val="Hyperlink"/>
            <w:rFonts w:ascii="Nunito" w:hAnsi="Nunito"/>
            <w:i/>
            <w:iCs/>
            <w:spacing w:val="2"/>
            <w:sz w:val="26"/>
            <w:szCs w:val="26"/>
            <w:bdr w:val="none" w:sz="0" w:space="0" w:color="auto" w:frame="1"/>
          </w:rPr>
          <w:t xml:space="preserve"> Iterators in Java</w:t>
        </w:r>
      </w:hyperlink>
    </w:p>
    <w:p w14:paraId="23569509"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31. Write a program to iterate the list using the lambda expression.</w:t>
      </w:r>
    </w:p>
    <w:p w14:paraId="4BA0352A"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Iteration can be done using a</w:t>
      </w:r>
      <w:r>
        <w:rPr>
          <w:rStyle w:val="Strong"/>
          <w:rFonts w:ascii="Nunito" w:hAnsi="Nunito"/>
          <w:color w:val="273239"/>
          <w:spacing w:val="2"/>
          <w:sz w:val="26"/>
          <w:szCs w:val="26"/>
          <w:bdr w:val="none" w:sz="0" w:space="0" w:color="auto" w:frame="1"/>
        </w:rPr>
        <w:t> </w:t>
      </w:r>
      <w:r>
        <w:rPr>
          <w:rFonts w:ascii="Nunito" w:hAnsi="Nunito"/>
          <w:color w:val="273239"/>
          <w:spacing w:val="2"/>
          <w:sz w:val="26"/>
          <w:szCs w:val="26"/>
          <w:bdr w:val="none" w:sz="0" w:space="0" w:color="auto" w:frame="1"/>
        </w:rPr>
        <w:t>lambda expression.</w:t>
      </w:r>
    </w:p>
    <w:p w14:paraId="5C245D41"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p>
    <w:p w14:paraId="7A1A6E03"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proofErr w:type="spellStart"/>
      <w:r>
        <w:rPr>
          <w:rFonts w:ascii="Consolas" w:hAnsi="Consolas"/>
          <w:color w:val="273239"/>
          <w:spacing w:val="2"/>
          <w:sz w:val="24"/>
          <w:szCs w:val="24"/>
          <w:bdr w:val="none" w:sz="0" w:space="0" w:color="auto" w:frame="1"/>
        </w:rPr>
        <w:t>list_</w:t>
      </w:r>
      <w:proofErr w:type="gramStart"/>
      <w:r>
        <w:rPr>
          <w:rFonts w:ascii="Consolas" w:hAnsi="Consolas"/>
          <w:color w:val="273239"/>
          <w:spacing w:val="2"/>
          <w:sz w:val="24"/>
          <w:szCs w:val="24"/>
          <w:bdr w:val="none" w:sz="0" w:space="0" w:color="auto" w:frame="1"/>
        </w:rPr>
        <w:t>name.forEach</w:t>
      </w:r>
      <w:proofErr w:type="spellEnd"/>
      <w:proofErr w:type="gramEnd"/>
      <w:r>
        <w:rPr>
          <w:rFonts w:ascii="Consolas" w:hAnsi="Consolas"/>
          <w:color w:val="273239"/>
          <w:spacing w:val="2"/>
          <w:sz w:val="24"/>
          <w:szCs w:val="24"/>
          <w:bdr w:val="none" w:sz="0" w:space="0" w:color="auto" w:frame="1"/>
        </w:rPr>
        <w:t>(variable-&gt;{//block of code})</w:t>
      </w:r>
    </w:p>
    <w:p w14:paraId="62FB5C67"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p>
    <w:p w14:paraId="6014CA3C" w14:textId="77777777" w:rsidR="004871E0" w:rsidRDefault="004871E0" w:rsidP="004871E0">
      <w:pPr>
        <w:pStyle w:val="responsive-tabslistitem"/>
        <w:numPr>
          <w:ilvl w:val="0"/>
          <w:numId w:val="17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189F5271" w14:textId="77777777" w:rsidR="004871E0" w:rsidRDefault="004871E0" w:rsidP="004871E0">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4871E0" w14:paraId="66C28F66" w14:textId="77777777" w:rsidTr="004871E0">
        <w:tc>
          <w:tcPr>
            <w:tcW w:w="79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A691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Java Program to iterate over a List </w:t>
            </w:r>
          </w:p>
          <w:p w14:paraId="7D0E0EA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using </w:t>
            </w:r>
            <w:proofErr w:type="spellStart"/>
            <w:proofErr w:type="gramStart"/>
            <w:r>
              <w:rPr>
                <w:rStyle w:val="HTMLCode"/>
                <w:rFonts w:ascii="Consolas" w:eastAsiaTheme="minorHAnsi" w:hAnsi="Consolas"/>
                <w:color w:val="008200"/>
                <w:sz w:val="22"/>
                <w:szCs w:val="22"/>
                <w:bdr w:val="none" w:sz="0" w:space="0" w:color="auto" w:frame="1"/>
              </w:rPr>
              <w:t>forEach</w:t>
            </w:r>
            <w:proofErr w:type="spellEnd"/>
            <w:r>
              <w:rPr>
                <w:rStyle w:val="HTMLCode"/>
                <w:rFonts w:ascii="Consolas" w:eastAsiaTheme="minorHAnsi" w:hAnsi="Consolas"/>
                <w:color w:val="008200"/>
                <w:sz w:val="22"/>
                <w:szCs w:val="22"/>
                <w:bdr w:val="none" w:sz="0" w:space="0" w:color="auto" w:frame="1"/>
              </w:rPr>
              <w:t>(</w:t>
            </w:r>
            <w:proofErr w:type="gramEnd"/>
            <w:r>
              <w:rPr>
                <w:rStyle w:val="HTMLCode"/>
                <w:rFonts w:ascii="Consolas" w:eastAsiaTheme="minorHAnsi" w:hAnsi="Consolas"/>
                <w:color w:val="008200"/>
                <w:sz w:val="22"/>
                <w:szCs w:val="22"/>
                <w:bdr w:val="none" w:sz="0" w:space="0" w:color="auto" w:frame="1"/>
              </w:rPr>
              <w:t xml:space="preserve">) </w:t>
            </w:r>
          </w:p>
          <w:p w14:paraId="1F5566E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2A5968FC"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Importing all classes of </w:t>
            </w:r>
          </w:p>
          <w:p w14:paraId="431D66C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w:t>
            </w:r>
            <w:proofErr w:type="spellStart"/>
            <w:proofErr w:type="gramStart"/>
            <w:r>
              <w:rPr>
                <w:rStyle w:val="HTMLCode"/>
                <w:rFonts w:ascii="Consolas" w:eastAsiaTheme="minorHAnsi" w:hAnsi="Consolas"/>
                <w:color w:val="008200"/>
                <w:sz w:val="22"/>
                <w:szCs w:val="22"/>
                <w:bdr w:val="none" w:sz="0" w:space="0" w:color="auto" w:frame="1"/>
              </w:rPr>
              <w:t>java.util</w:t>
            </w:r>
            <w:proofErr w:type="spellEnd"/>
            <w:proofErr w:type="gramEnd"/>
            <w:r>
              <w:rPr>
                <w:rStyle w:val="HTMLCode"/>
                <w:rFonts w:ascii="Consolas" w:eastAsiaTheme="minorHAnsi" w:hAnsi="Consolas"/>
                <w:color w:val="008200"/>
                <w:sz w:val="22"/>
                <w:szCs w:val="22"/>
                <w:bdr w:val="none" w:sz="0" w:space="0" w:color="auto" w:frame="1"/>
              </w:rPr>
              <w:t xml:space="preserve"> method </w:t>
            </w:r>
          </w:p>
          <w:p w14:paraId="59FDF62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java.util</w:t>
            </w:r>
            <w:proofErr w:type="spellEnd"/>
            <w:r>
              <w:rPr>
                <w:rStyle w:val="HTMLCode"/>
                <w:rFonts w:ascii="Consolas" w:eastAsiaTheme="minorHAnsi" w:hAnsi="Consolas"/>
                <w:color w:val="000000"/>
                <w:sz w:val="22"/>
                <w:szCs w:val="22"/>
                <w:bdr w:val="none" w:sz="0" w:space="0" w:color="auto" w:frame="1"/>
              </w:rPr>
              <w:t>.</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7EDA1A8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1038826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Class </w:t>
            </w:r>
          </w:p>
          <w:p w14:paraId="62EEE59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GFG { </w:t>
            </w:r>
          </w:p>
          <w:p w14:paraId="01EB5CC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3D520BB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Main driver method </w:t>
            </w:r>
          </w:p>
          <w:p w14:paraId="0F99314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static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main(</w:t>
            </w:r>
            <w:proofErr w:type="gramEnd"/>
            <w:r>
              <w:rPr>
                <w:rStyle w:val="HTMLCode"/>
                <w:rFonts w:ascii="Consolas" w:eastAsiaTheme="minorHAnsi" w:hAnsi="Consolas"/>
                <w:color w:val="000000"/>
                <w:sz w:val="22"/>
                <w:szCs w:val="22"/>
                <w:bdr w:val="none" w:sz="0" w:space="0" w:color="auto" w:frame="1"/>
              </w:rPr>
              <w:t xml:space="preserve">String </w:t>
            </w:r>
            <w:proofErr w:type="spellStart"/>
            <w:r>
              <w:rPr>
                <w:rStyle w:val="HTMLCode"/>
                <w:rFonts w:ascii="Consolas" w:eastAsiaTheme="minorHAnsi" w:hAnsi="Consolas"/>
                <w:color w:val="000000"/>
                <w:sz w:val="22"/>
                <w:szCs w:val="22"/>
                <w:bdr w:val="none" w:sz="0" w:space="0" w:color="auto" w:frame="1"/>
              </w:rPr>
              <w:t>args</w:t>
            </w:r>
            <w:proofErr w:type="spellEnd"/>
            <w:r>
              <w:rPr>
                <w:rStyle w:val="HTMLCode"/>
                <w:rFonts w:ascii="Consolas" w:eastAsiaTheme="minorHAnsi" w:hAnsi="Consolas"/>
                <w:color w:val="000000"/>
                <w:sz w:val="22"/>
                <w:szCs w:val="22"/>
                <w:bdr w:val="none" w:sz="0" w:space="0" w:color="auto" w:frame="1"/>
              </w:rPr>
              <w:t xml:space="preserve">[]) </w:t>
            </w:r>
          </w:p>
          <w:p w14:paraId="03040C3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4D55864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Creating an </w:t>
            </w:r>
            <w:proofErr w:type="spellStart"/>
            <w:r>
              <w:rPr>
                <w:rStyle w:val="HTMLCode"/>
                <w:rFonts w:ascii="Consolas" w:eastAsiaTheme="minorHAnsi" w:hAnsi="Consolas"/>
                <w:color w:val="008200"/>
                <w:sz w:val="22"/>
                <w:szCs w:val="22"/>
                <w:bdr w:val="none" w:sz="0" w:space="0" w:color="auto" w:frame="1"/>
              </w:rPr>
              <w:t>ArrayList</w:t>
            </w:r>
            <w:proofErr w:type="spellEnd"/>
            <w:r>
              <w:rPr>
                <w:rStyle w:val="HTMLCode"/>
                <w:rFonts w:ascii="Consolas" w:eastAsiaTheme="minorHAnsi" w:hAnsi="Consolas"/>
                <w:color w:val="008200"/>
                <w:sz w:val="22"/>
                <w:szCs w:val="22"/>
                <w:bdr w:val="none" w:sz="0" w:space="0" w:color="auto" w:frame="1"/>
              </w:rPr>
              <w:t xml:space="preserve"> </w:t>
            </w:r>
          </w:p>
          <w:p w14:paraId="650C312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List&lt;String&gt; l = </w:t>
            </w:r>
            <w:r>
              <w:rPr>
                <w:rStyle w:val="HTMLCode"/>
                <w:rFonts w:ascii="Consolas" w:eastAsiaTheme="minorHAnsi" w:hAnsi="Consolas"/>
                <w:b/>
                <w:bCs/>
                <w:color w:val="006699"/>
                <w:sz w:val="22"/>
                <w:szCs w:val="22"/>
                <w:bdr w:val="none" w:sz="0" w:space="0" w:color="auto" w:frame="1"/>
              </w:rPr>
              <w:t>new</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ArrayList</w:t>
            </w:r>
            <w:proofErr w:type="spellEnd"/>
            <w:r>
              <w:rPr>
                <w:rStyle w:val="HTMLCode"/>
                <w:rFonts w:ascii="Consolas" w:eastAsiaTheme="minorHAnsi" w:hAnsi="Consolas"/>
                <w:color w:val="000000"/>
                <w:sz w:val="22"/>
                <w:szCs w:val="22"/>
                <w:bdr w:val="none" w:sz="0" w:space="0" w:color="auto" w:frame="1"/>
              </w:rPr>
              <w:t>&lt;String</w:t>
            </w:r>
            <w:proofErr w:type="gramStart"/>
            <w:r>
              <w:rPr>
                <w:rStyle w:val="HTMLCode"/>
                <w:rFonts w:ascii="Consolas" w:eastAsiaTheme="minorHAnsi" w:hAnsi="Consolas"/>
                <w:color w:val="000000"/>
                <w:sz w:val="22"/>
                <w:szCs w:val="22"/>
                <w:bdr w:val="none" w:sz="0" w:space="0" w:color="auto" w:frame="1"/>
              </w:rPr>
              <w:t>&gt;(</w:t>
            </w:r>
            <w:proofErr w:type="gramEnd"/>
            <w:r>
              <w:rPr>
                <w:rStyle w:val="HTMLCode"/>
                <w:rFonts w:ascii="Consolas" w:eastAsiaTheme="minorHAnsi" w:hAnsi="Consolas"/>
                <w:color w:val="000000"/>
                <w:sz w:val="22"/>
                <w:szCs w:val="22"/>
                <w:bdr w:val="none" w:sz="0" w:space="0" w:color="auto" w:frame="1"/>
              </w:rPr>
              <w:t xml:space="preserve">); </w:t>
            </w:r>
          </w:p>
          <w:p w14:paraId="1FC65ED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183218E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Adding elements to the List </w:t>
            </w:r>
          </w:p>
          <w:p w14:paraId="54F14C5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Custom inputs </w:t>
            </w:r>
          </w:p>
          <w:p w14:paraId="480ADFA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l.add</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"Geeks"</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6432E40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l.add</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"for"</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0F62E2F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lastRenderedPageBreak/>
              <w:t>        </w:t>
            </w:r>
            <w:proofErr w:type="spellStart"/>
            <w:r>
              <w:rPr>
                <w:rStyle w:val="HTMLCode"/>
                <w:rFonts w:ascii="Consolas" w:eastAsiaTheme="minorHAnsi" w:hAnsi="Consolas"/>
                <w:color w:val="000000"/>
                <w:sz w:val="22"/>
                <w:szCs w:val="22"/>
                <w:bdr w:val="none" w:sz="0" w:space="0" w:color="auto" w:frame="1"/>
              </w:rPr>
              <w:t>l.add</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"Geeks"</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5FAB0D2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40256E8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Lambda expression printing all elements in a List </w:t>
            </w:r>
          </w:p>
          <w:p w14:paraId="770F3D6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l.forEach</w:t>
            </w:r>
            <w:proofErr w:type="spellEnd"/>
            <w:r>
              <w:rPr>
                <w:rStyle w:val="HTMLCode"/>
                <w:rFonts w:ascii="Consolas" w:eastAsiaTheme="minorHAnsi" w:hAnsi="Consolas"/>
                <w:color w:val="000000"/>
                <w:sz w:val="22"/>
                <w:szCs w:val="22"/>
                <w:bdr w:val="none" w:sz="0" w:space="0" w:color="auto" w:frame="1"/>
              </w:rPr>
              <w:t xml:space="preserve">((temp) -&gt; </w:t>
            </w:r>
            <w:proofErr w:type="gramStart"/>
            <w:r>
              <w:rPr>
                <w:rStyle w:val="HTMLCode"/>
                <w:rFonts w:ascii="Consolas" w:eastAsiaTheme="minorHAnsi" w:hAnsi="Consolas"/>
                <w:color w:val="000000"/>
                <w:sz w:val="22"/>
                <w:szCs w:val="22"/>
                <w:bdr w:val="none" w:sz="0" w:space="0" w:color="auto" w:frame="1"/>
              </w:rPr>
              <w:t xml:space="preserve">{ </w:t>
            </w:r>
            <w:proofErr w:type="spellStart"/>
            <w:r>
              <w:rPr>
                <w:rStyle w:val="HTMLCode"/>
                <w:rFonts w:ascii="Consolas" w:eastAsiaTheme="minorHAnsi" w:hAnsi="Consolas"/>
                <w:color w:val="000000"/>
                <w:sz w:val="22"/>
                <w:szCs w:val="22"/>
                <w:bdr w:val="none" w:sz="0" w:space="0" w:color="auto" w:frame="1"/>
              </w:rPr>
              <w:t>System.out.println</w:t>
            </w:r>
            <w:proofErr w:type="spellEnd"/>
            <w:proofErr w:type="gramEnd"/>
            <w:r>
              <w:rPr>
                <w:rStyle w:val="HTMLCode"/>
                <w:rFonts w:ascii="Consolas" w:eastAsiaTheme="minorHAnsi" w:hAnsi="Consolas"/>
                <w:color w:val="000000"/>
                <w:sz w:val="22"/>
                <w:szCs w:val="22"/>
                <w:bdr w:val="none" w:sz="0" w:space="0" w:color="auto" w:frame="1"/>
              </w:rPr>
              <w:t xml:space="preserve">(temp); }); </w:t>
            </w:r>
          </w:p>
          <w:p w14:paraId="1EB3E0B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75C0211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w:t>
            </w:r>
          </w:p>
        </w:tc>
      </w:tr>
    </w:tbl>
    <w:p w14:paraId="51043BA8" w14:textId="77777777" w:rsidR="004871E0" w:rsidRDefault="004871E0" w:rsidP="004871E0">
      <w:pPr>
        <w:shd w:val="clear" w:color="auto" w:fill="FFFFFF"/>
        <w:spacing w:line="240" w:lineRule="auto"/>
        <w:textAlignment w:val="baseline"/>
        <w:rPr>
          <w:rFonts w:ascii="Nunito" w:hAnsi="Nunito"/>
          <w:color w:val="273239"/>
          <w:spacing w:val="2"/>
          <w:sz w:val="26"/>
          <w:szCs w:val="26"/>
        </w:rPr>
      </w:pPr>
      <w:r>
        <w:rPr>
          <w:rFonts w:ascii="Nunito" w:hAnsi="Nunito"/>
          <w:color w:val="273239"/>
          <w:spacing w:val="2"/>
          <w:sz w:val="26"/>
          <w:szCs w:val="26"/>
        </w:rPr>
        <w:lastRenderedPageBreak/>
        <w:br/>
      </w:r>
      <w:r>
        <w:rPr>
          <w:rStyle w:val="Strong"/>
          <w:rFonts w:ascii="Nunito" w:hAnsi="Nunito"/>
          <w:color w:val="273239"/>
          <w:spacing w:val="2"/>
          <w:sz w:val="26"/>
          <w:szCs w:val="26"/>
          <w:bdr w:val="none" w:sz="0" w:space="0" w:color="auto" w:frame="1"/>
        </w:rPr>
        <w:t>Output</w:t>
      </w:r>
    </w:p>
    <w:p w14:paraId="2A7182AF"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Geeks</w:t>
      </w:r>
    </w:p>
    <w:p w14:paraId="5FAF4791"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for</w:t>
      </w:r>
    </w:p>
    <w:p w14:paraId="62597744"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Geeks</w:t>
      </w:r>
    </w:p>
    <w:p w14:paraId="1D4153A2"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6E321EDA"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13D68975"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28641583"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For more information, refer to the article – </w:t>
      </w:r>
      <w:hyperlink r:id="rId91" w:history="1">
        <w:r>
          <w:rPr>
            <w:rStyle w:val="Hyperlink"/>
            <w:rFonts w:ascii="Nunito" w:hAnsi="Nunito"/>
            <w:spacing w:val="2"/>
            <w:sz w:val="26"/>
            <w:szCs w:val="26"/>
            <w:bdr w:val="none" w:sz="0" w:space="0" w:color="auto" w:frame="1"/>
          </w:rPr>
          <w:t>Iterate through List in Java</w:t>
        </w:r>
      </w:hyperlink>
    </w:p>
    <w:p w14:paraId="229A0B6C"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41" w:name="q32"/>
      <w:bookmarkEnd w:id="41"/>
      <w:r>
        <w:rPr>
          <w:rFonts w:ascii="Nunito" w:hAnsi="Nunito"/>
          <w:color w:val="273239"/>
          <w:spacing w:val="2"/>
          <w:sz w:val="28"/>
          <w:szCs w:val="28"/>
          <w:bdr w:val="none" w:sz="0" w:space="0" w:color="auto" w:frame="1"/>
        </w:rPr>
        <w:t xml:space="preserve">32. What is </w:t>
      </w:r>
      <w:proofErr w:type="spellStart"/>
      <w:r>
        <w:rPr>
          <w:rFonts w:ascii="Nunito" w:hAnsi="Nunito"/>
          <w:color w:val="273239"/>
          <w:spacing w:val="2"/>
          <w:sz w:val="28"/>
          <w:szCs w:val="28"/>
          <w:bdr w:val="none" w:sz="0" w:space="0" w:color="auto" w:frame="1"/>
        </w:rPr>
        <w:t>IdentityHashMap</w:t>
      </w:r>
      <w:proofErr w:type="spellEnd"/>
      <w:r>
        <w:rPr>
          <w:rFonts w:ascii="Nunito" w:hAnsi="Nunito"/>
          <w:color w:val="273239"/>
          <w:spacing w:val="2"/>
          <w:sz w:val="28"/>
          <w:szCs w:val="28"/>
          <w:bdr w:val="none" w:sz="0" w:space="0" w:color="auto" w:frame="1"/>
        </w:rPr>
        <w:t>?</w:t>
      </w:r>
    </w:p>
    <w:p w14:paraId="0AB4F6FE"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The </w:t>
      </w:r>
      <w:proofErr w:type="spellStart"/>
      <w:r>
        <w:rPr>
          <w:rFonts w:ascii="Nunito" w:hAnsi="Nunito"/>
          <w:color w:val="273239"/>
          <w:spacing w:val="2"/>
          <w:sz w:val="26"/>
          <w:szCs w:val="26"/>
          <w:bdr w:val="none" w:sz="0" w:space="0" w:color="auto" w:frame="1"/>
        </w:rPr>
        <w:t>IdentityHashMap</w:t>
      </w:r>
      <w:proofErr w:type="spellEnd"/>
      <w:r>
        <w:rPr>
          <w:rFonts w:ascii="Nunito" w:hAnsi="Nunito"/>
          <w:color w:val="273239"/>
          <w:spacing w:val="2"/>
          <w:sz w:val="26"/>
          <w:szCs w:val="26"/>
          <w:bdr w:val="none" w:sz="0" w:space="0" w:color="auto" w:frame="1"/>
        </w:rPr>
        <w:t xml:space="preserve"> implements the Map interface using </w:t>
      </w:r>
      <w:proofErr w:type="spellStart"/>
      <w:r>
        <w:rPr>
          <w:rFonts w:ascii="Nunito" w:hAnsi="Nunito"/>
          <w:color w:val="273239"/>
          <w:spacing w:val="2"/>
          <w:sz w:val="26"/>
          <w:szCs w:val="26"/>
          <w:bdr w:val="none" w:sz="0" w:space="0" w:color="auto" w:frame="1"/>
        </w:rPr>
        <w:t>Hashtable</w:t>
      </w:r>
      <w:proofErr w:type="spellEnd"/>
      <w:r>
        <w:rPr>
          <w:rFonts w:ascii="Nunito" w:hAnsi="Nunito"/>
          <w:color w:val="273239"/>
          <w:spacing w:val="2"/>
          <w:sz w:val="26"/>
          <w:szCs w:val="26"/>
          <w:bdr w:val="none" w:sz="0" w:space="0" w:color="auto" w:frame="1"/>
        </w:rPr>
        <w:t xml:space="preserve">, comparing keys (and values) using reference equality instead of object equality. This class implements the Map interface, but it intentionally breaks Map’s general contract, which demands that objects are compared using the </w:t>
      </w:r>
      <w:proofErr w:type="gramStart"/>
      <w:r>
        <w:rPr>
          <w:rFonts w:ascii="Nunito" w:hAnsi="Nunito"/>
          <w:color w:val="273239"/>
          <w:spacing w:val="2"/>
          <w:sz w:val="26"/>
          <w:szCs w:val="26"/>
          <w:bdr w:val="none" w:sz="0" w:space="0" w:color="auto" w:frame="1"/>
        </w:rPr>
        <w:t>equals(</w:t>
      </w:r>
      <w:proofErr w:type="gramEnd"/>
      <w:r>
        <w:rPr>
          <w:rFonts w:ascii="Nunito" w:hAnsi="Nunito"/>
          <w:color w:val="273239"/>
          <w:spacing w:val="2"/>
          <w:sz w:val="26"/>
          <w:szCs w:val="26"/>
          <w:bdr w:val="none" w:sz="0" w:space="0" w:color="auto" w:frame="1"/>
        </w:rPr>
        <w:t xml:space="preserve">) method. This class is used when the user allows objects to be compared using references. It belongs to </w:t>
      </w:r>
      <w:proofErr w:type="spellStart"/>
      <w:proofErr w:type="gramStart"/>
      <w:r>
        <w:rPr>
          <w:rFonts w:ascii="Nunito" w:hAnsi="Nunito"/>
          <w:color w:val="273239"/>
          <w:spacing w:val="2"/>
          <w:sz w:val="26"/>
          <w:szCs w:val="26"/>
          <w:bdr w:val="none" w:sz="0" w:space="0" w:color="auto" w:frame="1"/>
        </w:rPr>
        <w:t>java.util</w:t>
      </w:r>
      <w:proofErr w:type="spellEnd"/>
      <w:proofErr w:type="gramEnd"/>
      <w:r>
        <w:rPr>
          <w:rFonts w:ascii="Nunito" w:hAnsi="Nunito"/>
          <w:color w:val="273239"/>
          <w:spacing w:val="2"/>
          <w:sz w:val="26"/>
          <w:szCs w:val="26"/>
          <w:bdr w:val="none" w:sz="0" w:space="0" w:color="auto" w:frame="1"/>
        </w:rPr>
        <w:t xml:space="preserve"> package.</w:t>
      </w:r>
    </w:p>
    <w:p w14:paraId="5B74300F"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For more information, refer to the article – </w:t>
      </w:r>
      <w:proofErr w:type="spellStart"/>
      <w:r>
        <w:rPr>
          <w:rFonts w:ascii="Nunito" w:hAnsi="Nunito"/>
          <w:color w:val="273239"/>
          <w:spacing w:val="2"/>
          <w:sz w:val="26"/>
          <w:szCs w:val="26"/>
        </w:rPr>
        <w:fldChar w:fldCharType="begin"/>
      </w:r>
      <w:r>
        <w:rPr>
          <w:rFonts w:ascii="Nunito" w:hAnsi="Nunito"/>
          <w:color w:val="273239"/>
          <w:spacing w:val="2"/>
          <w:sz w:val="26"/>
          <w:szCs w:val="26"/>
        </w:rPr>
        <w:instrText>HYPERLINK "https://www.geeksforgeeks.org/identityhashmap-class-java/"</w:instrText>
      </w:r>
      <w:r>
        <w:rPr>
          <w:rFonts w:ascii="Nunito" w:hAnsi="Nunito"/>
          <w:color w:val="273239"/>
          <w:spacing w:val="2"/>
          <w:sz w:val="26"/>
          <w:szCs w:val="26"/>
        </w:rPr>
      </w:r>
      <w:r>
        <w:rPr>
          <w:rFonts w:ascii="Nunito" w:hAnsi="Nunito"/>
          <w:color w:val="273239"/>
          <w:spacing w:val="2"/>
          <w:sz w:val="26"/>
          <w:szCs w:val="26"/>
        </w:rPr>
        <w:fldChar w:fldCharType="separate"/>
      </w:r>
      <w:r>
        <w:rPr>
          <w:rStyle w:val="Hyperlink"/>
          <w:rFonts w:ascii="Nunito" w:hAnsi="Nunito"/>
          <w:spacing w:val="2"/>
          <w:sz w:val="26"/>
          <w:szCs w:val="26"/>
          <w:bdr w:val="none" w:sz="0" w:space="0" w:color="auto" w:frame="1"/>
        </w:rPr>
        <w:t>IdentityHashMap</w:t>
      </w:r>
      <w:proofErr w:type="spellEnd"/>
      <w:r>
        <w:rPr>
          <w:rStyle w:val="Hyperlink"/>
          <w:rFonts w:ascii="Nunito" w:hAnsi="Nunito"/>
          <w:spacing w:val="2"/>
          <w:sz w:val="26"/>
          <w:szCs w:val="26"/>
          <w:bdr w:val="none" w:sz="0" w:space="0" w:color="auto" w:frame="1"/>
        </w:rPr>
        <w:t xml:space="preserve"> class in Java</w:t>
      </w:r>
      <w:r>
        <w:rPr>
          <w:rFonts w:ascii="Nunito" w:hAnsi="Nunito"/>
          <w:color w:val="273239"/>
          <w:spacing w:val="2"/>
          <w:sz w:val="26"/>
          <w:szCs w:val="26"/>
        </w:rPr>
        <w:fldChar w:fldCharType="end"/>
      </w:r>
    </w:p>
    <w:p w14:paraId="13649BB9"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42" w:name="q33"/>
      <w:bookmarkEnd w:id="42"/>
      <w:r>
        <w:rPr>
          <w:rFonts w:ascii="Nunito" w:hAnsi="Nunito"/>
          <w:color w:val="273239"/>
          <w:spacing w:val="2"/>
          <w:sz w:val="28"/>
          <w:szCs w:val="28"/>
          <w:bdr w:val="none" w:sz="0" w:space="0" w:color="auto" w:frame="1"/>
        </w:rPr>
        <w:t xml:space="preserve">33. Write a program in Java to display the contents of a </w:t>
      </w:r>
      <w:proofErr w:type="spellStart"/>
      <w:r>
        <w:rPr>
          <w:rFonts w:ascii="Nunito" w:hAnsi="Nunito"/>
          <w:color w:val="273239"/>
          <w:spacing w:val="2"/>
          <w:sz w:val="28"/>
          <w:szCs w:val="28"/>
          <w:bdr w:val="none" w:sz="0" w:space="0" w:color="auto" w:frame="1"/>
        </w:rPr>
        <w:t>HashTable</w:t>
      </w:r>
      <w:proofErr w:type="spellEnd"/>
      <w:r>
        <w:rPr>
          <w:rFonts w:ascii="Nunito" w:hAnsi="Nunito"/>
          <w:color w:val="273239"/>
          <w:spacing w:val="2"/>
          <w:sz w:val="28"/>
          <w:szCs w:val="28"/>
          <w:bdr w:val="none" w:sz="0" w:space="0" w:color="auto" w:frame="1"/>
        </w:rPr>
        <w:t xml:space="preserve"> using enumeration.</w:t>
      </w:r>
    </w:p>
    <w:p w14:paraId="15B6CDBE"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The </w:t>
      </w:r>
      <w:proofErr w:type="spellStart"/>
      <w:r>
        <w:rPr>
          <w:rFonts w:ascii="Nunito" w:hAnsi="Nunito"/>
          <w:color w:val="273239"/>
          <w:spacing w:val="2"/>
          <w:sz w:val="26"/>
          <w:szCs w:val="26"/>
          <w:bdr w:val="none" w:sz="0" w:space="0" w:color="auto" w:frame="1"/>
        </w:rPr>
        <w:t>hashtable</w:t>
      </w:r>
      <w:proofErr w:type="spellEnd"/>
      <w:r>
        <w:rPr>
          <w:rFonts w:ascii="Nunito" w:hAnsi="Nunito"/>
          <w:color w:val="273239"/>
          <w:spacing w:val="2"/>
          <w:sz w:val="26"/>
          <w:szCs w:val="26"/>
          <w:bdr w:val="none" w:sz="0" w:space="0" w:color="auto" w:frame="1"/>
        </w:rPr>
        <w:t xml:space="preserve"> class implements a hash table, which maps keys to values. Any non-null object can be used as a key or as a value. To successfully store and retrieve objects from a </w:t>
      </w:r>
      <w:proofErr w:type="spellStart"/>
      <w:r>
        <w:rPr>
          <w:rFonts w:ascii="Nunito" w:hAnsi="Nunito"/>
          <w:color w:val="273239"/>
          <w:spacing w:val="2"/>
          <w:sz w:val="26"/>
          <w:szCs w:val="26"/>
          <w:bdr w:val="none" w:sz="0" w:space="0" w:color="auto" w:frame="1"/>
        </w:rPr>
        <w:t>hashtable</w:t>
      </w:r>
      <w:proofErr w:type="spellEnd"/>
      <w:r>
        <w:rPr>
          <w:rFonts w:ascii="Nunito" w:hAnsi="Nunito"/>
          <w:color w:val="273239"/>
          <w:spacing w:val="2"/>
          <w:sz w:val="26"/>
          <w:szCs w:val="26"/>
          <w:bdr w:val="none" w:sz="0" w:space="0" w:color="auto" w:frame="1"/>
        </w:rPr>
        <w:t xml:space="preserve">, the objects used as keys must implement the </w:t>
      </w:r>
      <w:proofErr w:type="spellStart"/>
      <w:r>
        <w:rPr>
          <w:rFonts w:ascii="Nunito" w:hAnsi="Nunito"/>
          <w:color w:val="273239"/>
          <w:spacing w:val="2"/>
          <w:sz w:val="26"/>
          <w:szCs w:val="26"/>
          <w:bdr w:val="none" w:sz="0" w:space="0" w:color="auto" w:frame="1"/>
        </w:rPr>
        <w:t>hashCode</w:t>
      </w:r>
      <w:proofErr w:type="spellEnd"/>
      <w:r>
        <w:rPr>
          <w:rFonts w:ascii="Nunito" w:hAnsi="Nunito"/>
          <w:color w:val="273239"/>
          <w:spacing w:val="2"/>
          <w:sz w:val="26"/>
          <w:szCs w:val="26"/>
          <w:bdr w:val="none" w:sz="0" w:space="0" w:color="auto" w:frame="1"/>
        </w:rPr>
        <w:t xml:space="preserve"> method and the equals method. Below is the program to display the contents of a </w:t>
      </w:r>
      <w:proofErr w:type="spellStart"/>
      <w:r>
        <w:rPr>
          <w:rFonts w:ascii="Nunito" w:hAnsi="Nunito"/>
          <w:color w:val="273239"/>
          <w:spacing w:val="2"/>
          <w:sz w:val="26"/>
          <w:szCs w:val="26"/>
          <w:bdr w:val="none" w:sz="0" w:space="0" w:color="auto" w:frame="1"/>
        </w:rPr>
        <w:t>HashTable</w:t>
      </w:r>
      <w:proofErr w:type="spellEnd"/>
      <w:r>
        <w:rPr>
          <w:rFonts w:ascii="Nunito" w:hAnsi="Nunito"/>
          <w:color w:val="273239"/>
          <w:spacing w:val="2"/>
          <w:sz w:val="26"/>
          <w:szCs w:val="26"/>
          <w:bdr w:val="none" w:sz="0" w:space="0" w:color="auto" w:frame="1"/>
        </w:rPr>
        <w:t xml:space="preserve"> using enumeration:</w:t>
      </w:r>
    </w:p>
    <w:p w14:paraId="20FFBB15" w14:textId="77777777" w:rsidR="004871E0" w:rsidRDefault="004871E0" w:rsidP="004871E0">
      <w:pPr>
        <w:pStyle w:val="responsive-tabslistitem"/>
        <w:numPr>
          <w:ilvl w:val="0"/>
          <w:numId w:val="17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0DB8CBEE" w14:textId="77777777" w:rsidR="004871E0" w:rsidRDefault="004871E0" w:rsidP="004871E0">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lastRenderedPageBreak/>
        <w:t>   </w:t>
      </w:r>
    </w:p>
    <w:tbl>
      <w:tblPr>
        <w:tblW w:w="9085" w:type="dxa"/>
        <w:tblCellMar>
          <w:left w:w="0" w:type="dxa"/>
          <w:right w:w="0" w:type="dxa"/>
        </w:tblCellMar>
        <w:tblLook w:val="04A0" w:firstRow="1" w:lastRow="0" w:firstColumn="1" w:lastColumn="0" w:noHBand="0" w:noVBand="1"/>
      </w:tblPr>
      <w:tblGrid>
        <w:gridCol w:w="9085"/>
      </w:tblGrid>
      <w:tr w:rsidR="004871E0" w14:paraId="51AEB328" w14:textId="77777777" w:rsidTr="004871E0">
        <w:tc>
          <w:tcPr>
            <w:tcW w:w="69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741EE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Java Program to Demonstrate Getting Values </w:t>
            </w:r>
          </w:p>
          <w:p w14:paraId="52D1B17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as an Enumeration of </w:t>
            </w:r>
            <w:proofErr w:type="spellStart"/>
            <w:r>
              <w:rPr>
                <w:rStyle w:val="HTMLCode"/>
                <w:rFonts w:ascii="Consolas" w:eastAsiaTheme="minorHAnsi" w:hAnsi="Consolas"/>
                <w:color w:val="008200"/>
                <w:sz w:val="22"/>
                <w:szCs w:val="22"/>
                <w:bdr w:val="none" w:sz="0" w:space="0" w:color="auto" w:frame="1"/>
              </w:rPr>
              <w:t>Hashtable</w:t>
            </w:r>
            <w:proofErr w:type="spellEnd"/>
            <w:r>
              <w:rPr>
                <w:rStyle w:val="HTMLCode"/>
                <w:rFonts w:ascii="Consolas" w:eastAsiaTheme="minorHAnsi" w:hAnsi="Consolas"/>
                <w:color w:val="008200"/>
                <w:sz w:val="22"/>
                <w:szCs w:val="22"/>
                <w:bdr w:val="none" w:sz="0" w:space="0" w:color="auto" w:frame="1"/>
              </w:rPr>
              <w:t xml:space="preserve"> class </w:t>
            </w:r>
          </w:p>
          <w:p w14:paraId="5193367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179D719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java.io.*</w:t>
            </w:r>
            <w:proofErr w:type="gramEnd"/>
            <w:r>
              <w:rPr>
                <w:rStyle w:val="HTMLCode"/>
                <w:rFonts w:ascii="Consolas" w:eastAsiaTheme="minorHAnsi" w:hAnsi="Consolas"/>
                <w:color w:val="000000"/>
                <w:sz w:val="22"/>
                <w:szCs w:val="22"/>
                <w:bdr w:val="none" w:sz="0" w:space="0" w:color="auto" w:frame="1"/>
              </w:rPr>
              <w:t xml:space="preserve">; </w:t>
            </w:r>
          </w:p>
          <w:p w14:paraId="0E1A5E3C"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spellStart"/>
            <w:proofErr w:type="gramStart"/>
            <w:r>
              <w:rPr>
                <w:rStyle w:val="HTMLCode"/>
                <w:rFonts w:ascii="Consolas" w:eastAsiaTheme="minorHAnsi" w:hAnsi="Consolas"/>
                <w:color w:val="000000"/>
                <w:sz w:val="22"/>
                <w:szCs w:val="22"/>
                <w:bdr w:val="none" w:sz="0" w:space="0" w:color="auto" w:frame="1"/>
              </w:rPr>
              <w:t>java.util</w:t>
            </w:r>
            <w:proofErr w:type="gramEnd"/>
            <w:r>
              <w:rPr>
                <w:rStyle w:val="HTMLCode"/>
                <w:rFonts w:ascii="Consolas" w:eastAsiaTheme="minorHAnsi" w:hAnsi="Consolas"/>
                <w:color w:val="000000"/>
                <w:sz w:val="22"/>
                <w:szCs w:val="22"/>
                <w:bdr w:val="none" w:sz="0" w:space="0" w:color="auto" w:frame="1"/>
              </w:rPr>
              <w:t>.Enumeration</w:t>
            </w:r>
            <w:proofErr w:type="spellEnd"/>
            <w:r>
              <w:rPr>
                <w:rStyle w:val="HTMLCode"/>
                <w:rFonts w:ascii="Consolas" w:eastAsiaTheme="minorHAnsi" w:hAnsi="Consolas"/>
                <w:color w:val="000000"/>
                <w:sz w:val="22"/>
                <w:szCs w:val="22"/>
                <w:bdr w:val="none" w:sz="0" w:space="0" w:color="auto" w:frame="1"/>
              </w:rPr>
              <w:t xml:space="preserve">; </w:t>
            </w:r>
          </w:p>
          <w:p w14:paraId="249DCAC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spellStart"/>
            <w:proofErr w:type="gramStart"/>
            <w:r>
              <w:rPr>
                <w:rStyle w:val="HTMLCode"/>
                <w:rFonts w:ascii="Consolas" w:eastAsiaTheme="minorHAnsi" w:hAnsi="Consolas"/>
                <w:color w:val="000000"/>
                <w:sz w:val="22"/>
                <w:szCs w:val="22"/>
                <w:bdr w:val="none" w:sz="0" w:space="0" w:color="auto" w:frame="1"/>
              </w:rPr>
              <w:t>java.util</w:t>
            </w:r>
            <w:proofErr w:type="gramEnd"/>
            <w:r>
              <w:rPr>
                <w:rStyle w:val="HTMLCode"/>
                <w:rFonts w:ascii="Consolas" w:eastAsiaTheme="minorHAnsi" w:hAnsi="Consolas"/>
                <w:color w:val="000000"/>
                <w:sz w:val="22"/>
                <w:szCs w:val="22"/>
                <w:bdr w:val="none" w:sz="0" w:space="0" w:color="auto" w:frame="1"/>
              </w:rPr>
              <w:t>.Hashtable</w:t>
            </w:r>
            <w:proofErr w:type="spellEnd"/>
            <w:r>
              <w:rPr>
                <w:rStyle w:val="HTMLCode"/>
                <w:rFonts w:ascii="Consolas" w:eastAsiaTheme="minorHAnsi" w:hAnsi="Consolas"/>
                <w:color w:val="000000"/>
                <w:sz w:val="22"/>
                <w:szCs w:val="22"/>
                <w:bdr w:val="none" w:sz="0" w:space="0" w:color="auto" w:frame="1"/>
              </w:rPr>
              <w:t xml:space="preserve">; </w:t>
            </w:r>
          </w:p>
          <w:p w14:paraId="54785FB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28FC2D1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Main class </w:t>
            </w:r>
          </w:p>
          <w:p w14:paraId="6D5ACE1A"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w:t>
            </w:r>
            <w:proofErr w:type="spellStart"/>
            <w:r>
              <w:rPr>
                <w:rStyle w:val="HTMLCode"/>
                <w:rFonts w:ascii="Consolas" w:eastAsiaTheme="minorHAnsi" w:hAnsi="Consolas"/>
                <w:color w:val="008200"/>
                <w:sz w:val="22"/>
                <w:szCs w:val="22"/>
                <w:bdr w:val="none" w:sz="0" w:space="0" w:color="auto" w:frame="1"/>
              </w:rPr>
              <w:t>EnumerationOnKeys</w:t>
            </w:r>
            <w:proofErr w:type="spellEnd"/>
            <w:r>
              <w:rPr>
                <w:rStyle w:val="HTMLCode"/>
                <w:rFonts w:ascii="Consolas" w:eastAsiaTheme="minorHAnsi" w:hAnsi="Consolas"/>
                <w:color w:val="008200"/>
                <w:sz w:val="22"/>
                <w:szCs w:val="22"/>
                <w:bdr w:val="none" w:sz="0" w:space="0" w:color="auto" w:frame="1"/>
              </w:rPr>
              <w:t xml:space="preserve"> </w:t>
            </w:r>
          </w:p>
          <w:p w14:paraId="4FA1BA3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GFG { </w:t>
            </w:r>
          </w:p>
          <w:p w14:paraId="0A72037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52FA944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Main driver method </w:t>
            </w:r>
          </w:p>
          <w:p w14:paraId="7217A1F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static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main(</w:t>
            </w:r>
            <w:proofErr w:type="gramEnd"/>
            <w:r>
              <w:rPr>
                <w:rStyle w:val="HTMLCode"/>
                <w:rFonts w:ascii="Consolas" w:eastAsiaTheme="minorHAnsi" w:hAnsi="Consolas"/>
                <w:color w:val="000000"/>
                <w:sz w:val="22"/>
                <w:szCs w:val="22"/>
                <w:bdr w:val="none" w:sz="0" w:space="0" w:color="auto" w:frame="1"/>
              </w:rPr>
              <w:t xml:space="preserve">String[] </w:t>
            </w:r>
            <w:proofErr w:type="spellStart"/>
            <w:r>
              <w:rPr>
                <w:rStyle w:val="HTMLCode"/>
                <w:rFonts w:ascii="Consolas" w:eastAsiaTheme="minorHAnsi" w:hAnsi="Consolas"/>
                <w:color w:val="000000"/>
                <w:sz w:val="22"/>
                <w:szCs w:val="22"/>
                <w:bdr w:val="none" w:sz="0" w:space="0" w:color="auto" w:frame="1"/>
              </w:rPr>
              <w:t>args</w:t>
            </w:r>
            <w:proofErr w:type="spellEnd"/>
            <w:r>
              <w:rPr>
                <w:rStyle w:val="HTMLCode"/>
                <w:rFonts w:ascii="Consolas" w:eastAsiaTheme="minorHAnsi" w:hAnsi="Consolas"/>
                <w:color w:val="000000"/>
                <w:sz w:val="22"/>
                <w:szCs w:val="22"/>
                <w:bdr w:val="none" w:sz="0" w:space="0" w:color="auto" w:frame="1"/>
              </w:rPr>
              <w:t xml:space="preserve">) </w:t>
            </w:r>
          </w:p>
          <w:p w14:paraId="0FAE4F3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2D219E7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Creating an empty </w:t>
            </w:r>
            <w:proofErr w:type="spellStart"/>
            <w:r>
              <w:rPr>
                <w:rStyle w:val="HTMLCode"/>
                <w:rFonts w:ascii="Consolas" w:eastAsiaTheme="minorHAnsi" w:hAnsi="Consolas"/>
                <w:color w:val="008200"/>
                <w:sz w:val="22"/>
                <w:szCs w:val="22"/>
                <w:bdr w:val="none" w:sz="0" w:space="0" w:color="auto" w:frame="1"/>
              </w:rPr>
              <w:t>hashtable</w:t>
            </w:r>
            <w:proofErr w:type="spellEnd"/>
            <w:r>
              <w:rPr>
                <w:rStyle w:val="HTMLCode"/>
                <w:rFonts w:ascii="Consolas" w:eastAsiaTheme="minorHAnsi" w:hAnsi="Consolas"/>
                <w:color w:val="008200"/>
                <w:sz w:val="22"/>
                <w:szCs w:val="22"/>
                <w:bdr w:val="none" w:sz="0" w:space="0" w:color="auto" w:frame="1"/>
              </w:rPr>
              <w:t xml:space="preserve"> </w:t>
            </w:r>
          </w:p>
          <w:p w14:paraId="7DC8F88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Hashtable</w:t>
            </w:r>
            <w:proofErr w:type="spellEnd"/>
            <w:r>
              <w:rPr>
                <w:rStyle w:val="HTMLCode"/>
                <w:rFonts w:ascii="Consolas" w:eastAsiaTheme="minorHAnsi" w:hAnsi="Consolas"/>
                <w:color w:val="000000"/>
                <w:sz w:val="22"/>
                <w:szCs w:val="22"/>
                <w:bdr w:val="none" w:sz="0" w:space="0" w:color="auto" w:frame="1"/>
              </w:rPr>
              <w:t xml:space="preserve">&lt;Integer, String&gt; hash </w:t>
            </w:r>
          </w:p>
          <w:p w14:paraId="21F2F67C"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new</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Hashtable</w:t>
            </w:r>
            <w:proofErr w:type="spellEnd"/>
            <w:r>
              <w:rPr>
                <w:rStyle w:val="HTMLCode"/>
                <w:rFonts w:ascii="Consolas" w:eastAsiaTheme="minorHAnsi" w:hAnsi="Consolas"/>
                <w:color w:val="000000"/>
                <w:sz w:val="22"/>
                <w:szCs w:val="22"/>
                <w:bdr w:val="none" w:sz="0" w:space="0" w:color="auto" w:frame="1"/>
              </w:rPr>
              <w:t>&lt;Integer, String</w:t>
            </w:r>
            <w:proofErr w:type="gramStart"/>
            <w:r>
              <w:rPr>
                <w:rStyle w:val="HTMLCode"/>
                <w:rFonts w:ascii="Consolas" w:eastAsiaTheme="minorHAnsi" w:hAnsi="Consolas"/>
                <w:color w:val="000000"/>
                <w:sz w:val="22"/>
                <w:szCs w:val="22"/>
                <w:bdr w:val="none" w:sz="0" w:space="0" w:color="auto" w:frame="1"/>
              </w:rPr>
              <w:t>&gt;(</w:t>
            </w:r>
            <w:proofErr w:type="gramEnd"/>
            <w:r>
              <w:rPr>
                <w:rStyle w:val="HTMLCode"/>
                <w:rFonts w:ascii="Consolas" w:eastAsiaTheme="minorHAnsi" w:hAnsi="Consolas"/>
                <w:color w:val="000000"/>
                <w:sz w:val="22"/>
                <w:szCs w:val="22"/>
                <w:bdr w:val="none" w:sz="0" w:space="0" w:color="auto" w:frame="1"/>
              </w:rPr>
              <w:t xml:space="preserve">); </w:t>
            </w:r>
          </w:p>
          <w:p w14:paraId="00E6C9B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30D6379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Inserting key-value pairs into hash table </w:t>
            </w:r>
          </w:p>
          <w:p w14:paraId="251EA2B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using </w:t>
            </w:r>
            <w:proofErr w:type="gramStart"/>
            <w:r>
              <w:rPr>
                <w:rStyle w:val="HTMLCode"/>
                <w:rFonts w:ascii="Consolas" w:eastAsiaTheme="minorHAnsi" w:hAnsi="Consolas"/>
                <w:color w:val="008200"/>
                <w:sz w:val="22"/>
                <w:szCs w:val="22"/>
                <w:bdr w:val="none" w:sz="0" w:space="0" w:color="auto" w:frame="1"/>
              </w:rPr>
              <w:t>put(</w:t>
            </w:r>
            <w:proofErr w:type="gramEnd"/>
            <w:r>
              <w:rPr>
                <w:rStyle w:val="HTMLCode"/>
                <w:rFonts w:ascii="Consolas" w:eastAsiaTheme="minorHAnsi" w:hAnsi="Consolas"/>
                <w:color w:val="008200"/>
                <w:sz w:val="22"/>
                <w:szCs w:val="22"/>
                <w:bdr w:val="none" w:sz="0" w:space="0" w:color="auto" w:frame="1"/>
              </w:rPr>
              <w:t xml:space="preserve">) method </w:t>
            </w:r>
          </w:p>
          <w:p w14:paraId="2354770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hash.put</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1</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"Geeks"</w:t>
            </w:r>
            <w:r>
              <w:rPr>
                <w:rStyle w:val="HTMLCode"/>
                <w:rFonts w:ascii="Consolas" w:eastAsiaTheme="minorHAnsi" w:hAnsi="Consolas"/>
                <w:color w:val="000000"/>
                <w:sz w:val="22"/>
                <w:szCs w:val="22"/>
                <w:bdr w:val="none" w:sz="0" w:space="0" w:color="auto" w:frame="1"/>
              </w:rPr>
              <w:t xml:space="preserve">); </w:t>
            </w:r>
          </w:p>
          <w:p w14:paraId="7A66CFA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hash.put</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2</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"for"</w:t>
            </w:r>
            <w:r>
              <w:rPr>
                <w:rStyle w:val="HTMLCode"/>
                <w:rFonts w:ascii="Consolas" w:eastAsiaTheme="minorHAnsi" w:hAnsi="Consolas"/>
                <w:color w:val="000000"/>
                <w:sz w:val="22"/>
                <w:szCs w:val="22"/>
                <w:bdr w:val="none" w:sz="0" w:space="0" w:color="auto" w:frame="1"/>
              </w:rPr>
              <w:t xml:space="preserve">); </w:t>
            </w:r>
          </w:p>
          <w:p w14:paraId="5539DB4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hash.put</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3</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"Geeks"</w:t>
            </w:r>
            <w:r>
              <w:rPr>
                <w:rStyle w:val="HTMLCode"/>
                <w:rFonts w:ascii="Consolas" w:eastAsiaTheme="minorHAnsi" w:hAnsi="Consolas"/>
                <w:color w:val="000000"/>
                <w:sz w:val="22"/>
                <w:szCs w:val="22"/>
                <w:bdr w:val="none" w:sz="0" w:space="0" w:color="auto" w:frame="1"/>
              </w:rPr>
              <w:t xml:space="preserve">); </w:t>
            </w:r>
          </w:p>
          <w:p w14:paraId="279F0B1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1B793D5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Now creating an Enumeration object </w:t>
            </w:r>
          </w:p>
          <w:p w14:paraId="1532C6C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w:t>
            </w:r>
            <w:proofErr w:type="gramStart"/>
            <w:r>
              <w:rPr>
                <w:rStyle w:val="HTMLCode"/>
                <w:rFonts w:ascii="Consolas" w:eastAsiaTheme="minorHAnsi" w:hAnsi="Consolas"/>
                <w:color w:val="008200"/>
                <w:sz w:val="22"/>
                <w:szCs w:val="22"/>
                <w:bdr w:val="none" w:sz="0" w:space="0" w:color="auto" w:frame="1"/>
              </w:rPr>
              <w:t>/  to</w:t>
            </w:r>
            <w:proofErr w:type="gramEnd"/>
            <w:r>
              <w:rPr>
                <w:rStyle w:val="HTMLCode"/>
                <w:rFonts w:ascii="Consolas" w:eastAsiaTheme="minorHAnsi" w:hAnsi="Consolas"/>
                <w:color w:val="008200"/>
                <w:sz w:val="22"/>
                <w:szCs w:val="22"/>
                <w:bdr w:val="none" w:sz="0" w:space="0" w:color="auto" w:frame="1"/>
              </w:rPr>
              <w:t xml:space="preserve"> read elements </w:t>
            </w:r>
          </w:p>
          <w:p w14:paraId="57FFFB5C"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lastRenderedPageBreak/>
              <w:t>        </w:t>
            </w:r>
            <w:r>
              <w:rPr>
                <w:rStyle w:val="HTMLCode"/>
                <w:rFonts w:ascii="Consolas" w:eastAsiaTheme="minorHAnsi" w:hAnsi="Consolas"/>
                <w:color w:val="000000"/>
                <w:sz w:val="22"/>
                <w:szCs w:val="22"/>
                <w:bdr w:val="none" w:sz="0" w:space="0" w:color="auto" w:frame="1"/>
              </w:rPr>
              <w:t xml:space="preserve">Enumeration e = </w:t>
            </w:r>
            <w:proofErr w:type="spellStart"/>
            <w:proofErr w:type="gramStart"/>
            <w:r>
              <w:rPr>
                <w:rStyle w:val="HTMLCode"/>
                <w:rFonts w:ascii="Consolas" w:eastAsiaTheme="minorHAnsi" w:hAnsi="Consolas"/>
                <w:color w:val="000000"/>
                <w:sz w:val="22"/>
                <w:szCs w:val="22"/>
                <w:bdr w:val="none" w:sz="0" w:space="0" w:color="auto" w:frame="1"/>
              </w:rPr>
              <w:t>hash.elements</w:t>
            </w:r>
            <w:proofErr w:type="spellEnd"/>
            <w:proofErr w:type="gramEnd"/>
            <w:r>
              <w:rPr>
                <w:rStyle w:val="HTMLCode"/>
                <w:rFonts w:ascii="Consolas" w:eastAsiaTheme="minorHAnsi" w:hAnsi="Consolas"/>
                <w:color w:val="000000"/>
                <w:sz w:val="22"/>
                <w:szCs w:val="22"/>
                <w:bdr w:val="none" w:sz="0" w:space="0" w:color="auto" w:frame="1"/>
              </w:rPr>
              <w:t xml:space="preserve">(); </w:t>
            </w:r>
          </w:p>
          <w:p w14:paraId="125ACE1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40A02D4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Condition holds true till there is </w:t>
            </w:r>
          </w:p>
          <w:p w14:paraId="5BF4F09A"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single key remaining </w:t>
            </w:r>
          </w:p>
          <w:p w14:paraId="5EBF238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65C3CFB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Printing elements of </w:t>
            </w:r>
            <w:proofErr w:type="spellStart"/>
            <w:r>
              <w:rPr>
                <w:rStyle w:val="HTMLCode"/>
                <w:rFonts w:ascii="Consolas" w:eastAsiaTheme="minorHAnsi" w:hAnsi="Consolas"/>
                <w:color w:val="008200"/>
                <w:sz w:val="22"/>
                <w:szCs w:val="22"/>
                <w:bdr w:val="none" w:sz="0" w:space="0" w:color="auto" w:frame="1"/>
              </w:rPr>
              <w:t>hashtable</w:t>
            </w:r>
            <w:proofErr w:type="spellEnd"/>
            <w:r>
              <w:rPr>
                <w:rStyle w:val="HTMLCode"/>
                <w:rFonts w:ascii="Consolas" w:eastAsiaTheme="minorHAnsi" w:hAnsi="Consolas"/>
                <w:color w:val="008200"/>
                <w:sz w:val="22"/>
                <w:szCs w:val="22"/>
                <w:bdr w:val="none" w:sz="0" w:space="0" w:color="auto" w:frame="1"/>
              </w:rPr>
              <w:t xml:space="preserve"> </w:t>
            </w:r>
          </w:p>
          <w:p w14:paraId="24052E4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using enumeration </w:t>
            </w:r>
          </w:p>
          <w:p w14:paraId="75CCF82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while</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t>
            </w:r>
            <w:proofErr w:type="spellStart"/>
            <w:proofErr w:type="gramStart"/>
            <w:r>
              <w:rPr>
                <w:rStyle w:val="HTMLCode"/>
                <w:rFonts w:ascii="Consolas" w:eastAsiaTheme="minorHAnsi" w:hAnsi="Consolas"/>
                <w:color w:val="000000"/>
                <w:sz w:val="22"/>
                <w:szCs w:val="22"/>
                <w:bdr w:val="none" w:sz="0" w:space="0" w:color="auto" w:frame="1"/>
              </w:rPr>
              <w:t>e.hasMoreElements</w:t>
            </w:r>
            <w:proofErr w:type="spellEnd"/>
            <w:proofErr w:type="gramEnd"/>
            <w:r>
              <w:rPr>
                <w:rStyle w:val="HTMLCode"/>
                <w:rFonts w:ascii="Consolas" w:eastAsiaTheme="minorHAnsi" w:hAnsi="Consolas"/>
                <w:color w:val="000000"/>
                <w:sz w:val="22"/>
                <w:szCs w:val="22"/>
                <w:bdr w:val="none" w:sz="0" w:space="0" w:color="auto" w:frame="1"/>
              </w:rPr>
              <w:t xml:space="preserve">()) { </w:t>
            </w:r>
          </w:p>
          <w:p w14:paraId="5358463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7C8A43E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Printing the current element </w:t>
            </w:r>
          </w:p>
          <w:p w14:paraId="5F5B0CC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System.out.println</w:t>
            </w:r>
            <w:proofErr w:type="spellEnd"/>
            <w:r>
              <w:rPr>
                <w:rStyle w:val="HTMLCode"/>
                <w:rFonts w:ascii="Consolas" w:eastAsiaTheme="minorHAnsi" w:hAnsi="Consolas"/>
                <w:color w:val="000000"/>
                <w:sz w:val="22"/>
                <w:szCs w:val="22"/>
                <w:bdr w:val="none" w:sz="0" w:space="0" w:color="auto" w:frame="1"/>
              </w:rPr>
              <w:t>(</w:t>
            </w:r>
            <w:proofErr w:type="spellStart"/>
            <w:proofErr w:type="gramStart"/>
            <w:r>
              <w:rPr>
                <w:rStyle w:val="HTMLCode"/>
                <w:rFonts w:ascii="Consolas" w:eastAsiaTheme="minorHAnsi" w:hAnsi="Consolas"/>
                <w:color w:val="000000"/>
                <w:sz w:val="22"/>
                <w:szCs w:val="22"/>
                <w:bdr w:val="none" w:sz="0" w:space="0" w:color="auto" w:frame="1"/>
              </w:rPr>
              <w:t>e.nextElement</w:t>
            </w:r>
            <w:proofErr w:type="spellEnd"/>
            <w:proofErr w:type="gramEnd"/>
            <w:r>
              <w:rPr>
                <w:rStyle w:val="HTMLCode"/>
                <w:rFonts w:ascii="Consolas" w:eastAsiaTheme="minorHAnsi" w:hAnsi="Consolas"/>
                <w:color w:val="000000"/>
                <w:sz w:val="22"/>
                <w:szCs w:val="22"/>
                <w:bdr w:val="none" w:sz="0" w:space="0" w:color="auto" w:frame="1"/>
              </w:rPr>
              <w:t xml:space="preserve">()); </w:t>
            </w:r>
          </w:p>
          <w:p w14:paraId="4305A92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4B35F60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702B8C3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w:t>
            </w:r>
          </w:p>
        </w:tc>
      </w:tr>
    </w:tbl>
    <w:p w14:paraId="361BE092" w14:textId="77777777" w:rsidR="004871E0" w:rsidRDefault="004871E0" w:rsidP="004871E0">
      <w:pPr>
        <w:shd w:val="clear" w:color="auto" w:fill="FFFFFF"/>
        <w:spacing w:line="240" w:lineRule="auto"/>
        <w:textAlignment w:val="baseline"/>
        <w:rPr>
          <w:rFonts w:ascii="Nunito" w:hAnsi="Nunito"/>
          <w:color w:val="273239"/>
          <w:spacing w:val="2"/>
          <w:sz w:val="26"/>
          <w:szCs w:val="26"/>
        </w:rPr>
      </w:pPr>
      <w:r>
        <w:rPr>
          <w:rFonts w:ascii="Nunito" w:hAnsi="Nunito"/>
          <w:color w:val="273239"/>
          <w:spacing w:val="2"/>
          <w:sz w:val="26"/>
          <w:szCs w:val="26"/>
        </w:rPr>
        <w:lastRenderedPageBreak/>
        <w:br/>
      </w:r>
      <w:r>
        <w:rPr>
          <w:rStyle w:val="Strong"/>
          <w:rFonts w:ascii="Nunito" w:hAnsi="Nunito"/>
          <w:color w:val="273239"/>
          <w:spacing w:val="2"/>
          <w:sz w:val="26"/>
          <w:szCs w:val="26"/>
          <w:bdr w:val="none" w:sz="0" w:space="0" w:color="auto" w:frame="1"/>
        </w:rPr>
        <w:t>Output</w:t>
      </w:r>
    </w:p>
    <w:p w14:paraId="66830F1D"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Geeks</w:t>
      </w:r>
    </w:p>
    <w:p w14:paraId="4CE7AFB7"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for</w:t>
      </w:r>
    </w:p>
    <w:p w14:paraId="6F4CD3B3"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Geeks</w:t>
      </w:r>
    </w:p>
    <w:p w14:paraId="71625A28"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6529B288"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0BB2EAF1"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69EBE9BA"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43" w:name="q34"/>
      <w:bookmarkEnd w:id="43"/>
      <w:r>
        <w:rPr>
          <w:rFonts w:ascii="Nunito" w:hAnsi="Nunito"/>
          <w:color w:val="273239"/>
          <w:spacing w:val="2"/>
          <w:sz w:val="28"/>
          <w:szCs w:val="28"/>
          <w:bdr w:val="none" w:sz="0" w:space="0" w:color="auto" w:frame="1"/>
        </w:rPr>
        <w:t>34. Write a program in java to get the collection view of the values present in a HashMap.</w:t>
      </w:r>
    </w:p>
    <w:p w14:paraId="1A727E08"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Java’s HashMap class has the </w:t>
      </w:r>
      <w:proofErr w:type="spellStart"/>
      <w:proofErr w:type="gramStart"/>
      <w:r>
        <w:rPr>
          <w:rFonts w:ascii="Nunito" w:hAnsi="Nunito"/>
          <w:color w:val="273239"/>
          <w:spacing w:val="2"/>
          <w:sz w:val="26"/>
          <w:szCs w:val="26"/>
          <w:bdr w:val="none" w:sz="0" w:space="0" w:color="auto" w:frame="1"/>
        </w:rPr>
        <w:t>java.util</w:t>
      </w:r>
      <w:proofErr w:type="gramEnd"/>
      <w:r>
        <w:rPr>
          <w:rFonts w:ascii="Nunito" w:hAnsi="Nunito"/>
          <w:color w:val="273239"/>
          <w:spacing w:val="2"/>
          <w:sz w:val="26"/>
          <w:szCs w:val="26"/>
          <w:bdr w:val="none" w:sz="0" w:space="0" w:color="auto" w:frame="1"/>
        </w:rPr>
        <w:t>.HashMap.values</w:t>
      </w:r>
      <w:proofErr w:type="spellEnd"/>
      <w:r>
        <w:rPr>
          <w:rFonts w:ascii="Nunito" w:hAnsi="Nunito"/>
          <w:color w:val="273239"/>
          <w:spacing w:val="2"/>
          <w:sz w:val="26"/>
          <w:szCs w:val="26"/>
          <w:bdr w:val="none" w:sz="0" w:space="0" w:color="auto" w:frame="1"/>
        </w:rPr>
        <w:t>() method for creating collections out of HashMap values. It basically returns a Collection view of HashMap values.</w:t>
      </w:r>
    </w:p>
    <w:p w14:paraId="3559BD3E" w14:textId="77777777" w:rsidR="004871E0" w:rsidRDefault="004871E0" w:rsidP="004871E0">
      <w:pPr>
        <w:pStyle w:val="responsive-tabslistitem"/>
        <w:numPr>
          <w:ilvl w:val="0"/>
          <w:numId w:val="17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4EBDC02D" w14:textId="77777777" w:rsidR="004871E0" w:rsidRDefault="004871E0" w:rsidP="004871E0">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4871E0" w14:paraId="19B999C0" w14:textId="77777777" w:rsidTr="004871E0">
        <w:tc>
          <w:tcPr>
            <w:tcW w:w="73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2513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lastRenderedPageBreak/>
              <w:t xml:space="preserve">// Java code to illustrate the </w:t>
            </w:r>
            <w:proofErr w:type="gramStart"/>
            <w:r>
              <w:rPr>
                <w:rStyle w:val="HTMLCode"/>
                <w:rFonts w:ascii="Consolas" w:eastAsiaTheme="minorHAnsi" w:hAnsi="Consolas"/>
                <w:color w:val="008200"/>
                <w:sz w:val="22"/>
                <w:szCs w:val="22"/>
                <w:bdr w:val="none" w:sz="0" w:space="0" w:color="auto" w:frame="1"/>
              </w:rPr>
              <w:t>values(</w:t>
            </w:r>
            <w:proofErr w:type="gramEnd"/>
            <w:r>
              <w:rPr>
                <w:rStyle w:val="HTMLCode"/>
                <w:rFonts w:ascii="Consolas" w:eastAsiaTheme="minorHAnsi" w:hAnsi="Consolas"/>
                <w:color w:val="008200"/>
                <w:sz w:val="22"/>
                <w:szCs w:val="22"/>
                <w:bdr w:val="none" w:sz="0" w:space="0" w:color="auto" w:frame="1"/>
              </w:rPr>
              <w:t xml:space="preserve">) method </w:t>
            </w:r>
          </w:p>
          <w:p w14:paraId="0272A72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java.util</w:t>
            </w:r>
            <w:proofErr w:type="spellEnd"/>
            <w:r>
              <w:rPr>
                <w:rStyle w:val="HTMLCode"/>
                <w:rFonts w:ascii="Consolas" w:eastAsiaTheme="minorHAnsi" w:hAnsi="Consolas"/>
                <w:color w:val="000000"/>
                <w:sz w:val="22"/>
                <w:szCs w:val="22"/>
                <w:bdr w:val="none" w:sz="0" w:space="0" w:color="auto" w:frame="1"/>
              </w:rPr>
              <w:t>.</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0382C2BC"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4A7551A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Hash_Map_Demo</w:t>
            </w:r>
            <w:proofErr w:type="spellEnd"/>
            <w:r>
              <w:rPr>
                <w:rStyle w:val="HTMLCode"/>
                <w:rFonts w:ascii="Consolas" w:eastAsiaTheme="minorHAnsi" w:hAnsi="Consolas"/>
                <w:color w:val="000000"/>
                <w:sz w:val="22"/>
                <w:szCs w:val="22"/>
                <w:bdr w:val="none" w:sz="0" w:space="0" w:color="auto" w:frame="1"/>
              </w:rPr>
              <w:t xml:space="preserve"> { </w:t>
            </w:r>
          </w:p>
          <w:p w14:paraId="11CB779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static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main(</w:t>
            </w:r>
            <w:proofErr w:type="gramEnd"/>
            <w:r>
              <w:rPr>
                <w:rStyle w:val="HTMLCode"/>
                <w:rFonts w:ascii="Consolas" w:eastAsiaTheme="minorHAnsi" w:hAnsi="Consolas"/>
                <w:color w:val="000000"/>
                <w:sz w:val="22"/>
                <w:szCs w:val="22"/>
                <w:bdr w:val="none" w:sz="0" w:space="0" w:color="auto" w:frame="1"/>
              </w:rPr>
              <w:t xml:space="preserve">String[] </w:t>
            </w:r>
            <w:proofErr w:type="spellStart"/>
            <w:r>
              <w:rPr>
                <w:rStyle w:val="HTMLCode"/>
                <w:rFonts w:ascii="Consolas" w:eastAsiaTheme="minorHAnsi" w:hAnsi="Consolas"/>
                <w:color w:val="000000"/>
                <w:sz w:val="22"/>
                <w:szCs w:val="22"/>
                <w:bdr w:val="none" w:sz="0" w:space="0" w:color="auto" w:frame="1"/>
              </w:rPr>
              <w:t>args</w:t>
            </w:r>
            <w:proofErr w:type="spellEnd"/>
            <w:r>
              <w:rPr>
                <w:rStyle w:val="HTMLCode"/>
                <w:rFonts w:ascii="Consolas" w:eastAsiaTheme="minorHAnsi" w:hAnsi="Consolas"/>
                <w:color w:val="000000"/>
                <w:sz w:val="22"/>
                <w:szCs w:val="22"/>
                <w:bdr w:val="none" w:sz="0" w:space="0" w:color="auto" w:frame="1"/>
              </w:rPr>
              <w:t xml:space="preserve">) </w:t>
            </w:r>
          </w:p>
          <w:p w14:paraId="45B6A76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0B41F1D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7BE6A40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Creating an empty HashMap </w:t>
            </w:r>
          </w:p>
          <w:p w14:paraId="5A2ECCB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HashMap&lt;Integer, String&gt; </w:t>
            </w:r>
            <w:proofErr w:type="spellStart"/>
            <w:r>
              <w:rPr>
                <w:rStyle w:val="HTMLCode"/>
                <w:rFonts w:ascii="Consolas" w:eastAsiaTheme="minorHAnsi" w:hAnsi="Consolas"/>
                <w:color w:val="000000"/>
                <w:sz w:val="22"/>
                <w:szCs w:val="22"/>
                <w:bdr w:val="none" w:sz="0" w:space="0" w:color="auto" w:frame="1"/>
              </w:rPr>
              <w:t>hash_map</w:t>
            </w:r>
            <w:proofErr w:type="spellEnd"/>
            <w:r>
              <w:rPr>
                <w:rStyle w:val="HTMLCode"/>
                <w:rFonts w:ascii="Consolas" w:eastAsiaTheme="minorHAnsi" w:hAnsi="Consolas"/>
                <w:color w:val="000000"/>
                <w:sz w:val="22"/>
                <w:szCs w:val="22"/>
                <w:bdr w:val="none" w:sz="0" w:space="0" w:color="auto" w:frame="1"/>
              </w:rPr>
              <w:t xml:space="preserve"> </w:t>
            </w:r>
          </w:p>
          <w:p w14:paraId="506FBF2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b/>
                <w:bCs/>
                <w:color w:val="006699"/>
                <w:sz w:val="22"/>
                <w:szCs w:val="22"/>
                <w:bdr w:val="none" w:sz="0" w:space="0" w:color="auto" w:frame="1"/>
              </w:rPr>
              <w:t>new</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HashMap&lt;Integer, String</w:t>
            </w:r>
            <w:proofErr w:type="gramStart"/>
            <w:r>
              <w:rPr>
                <w:rStyle w:val="HTMLCode"/>
                <w:rFonts w:ascii="Consolas" w:eastAsiaTheme="minorHAnsi" w:hAnsi="Consolas"/>
                <w:color w:val="000000"/>
                <w:sz w:val="22"/>
                <w:szCs w:val="22"/>
                <w:bdr w:val="none" w:sz="0" w:space="0" w:color="auto" w:frame="1"/>
              </w:rPr>
              <w:t>&gt;(</w:t>
            </w:r>
            <w:proofErr w:type="gramEnd"/>
            <w:r>
              <w:rPr>
                <w:rStyle w:val="HTMLCode"/>
                <w:rFonts w:ascii="Consolas" w:eastAsiaTheme="minorHAnsi" w:hAnsi="Consolas"/>
                <w:color w:val="000000"/>
                <w:sz w:val="22"/>
                <w:szCs w:val="22"/>
                <w:bdr w:val="none" w:sz="0" w:space="0" w:color="auto" w:frame="1"/>
              </w:rPr>
              <w:t xml:space="preserve">); </w:t>
            </w:r>
          </w:p>
          <w:p w14:paraId="6A040F2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38C5636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Mapping string values to int keys </w:t>
            </w:r>
          </w:p>
          <w:p w14:paraId="0782DD9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hash_map.put</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0</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"Welcome"</w:t>
            </w:r>
            <w:r>
              <w:rPr>
                <w:rStyle w:val="HTMLCode"/>
                <w:rFonts w:ascii="Consolas" w:eastAsiaTheme="minorHAnsi" w:hAnsi="Consolas"/>
                <w:color w:val="000000"/>
                <w:sz w:val="22"/>
                <w:szCs w:val="22"/>
                <w:bdr w:val="none" w:sz="0" w:space="0" w:color="auto" w:frame="1"/>
              </w:rPr>
              <w:t xml:space="preserve">); </w:t>
            </w:r>
          </w:p>
          <w:p w14:paraId="427B3FF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hash_map.put</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1</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"to"</w:t>
            </w:r>
            <w:r>
              <w:rPr>
                <w:rStyle w:val="HTMLCode"/>
                <w:rFonts w:ascii="Consolas" w:eastAsiaTheme="minorHAnsi" w:hAnsi="Consolas"/>
                <w:color w:val="000000"/>
                <w:sz w:val="22"/>
                <w:szCs w:val="22"/>
                <w:bdr w:val="none" w:sz="0" w:space="0" w:color="auto" w:frame="1"/>
              </w:rPr>
              <w:t xml:space="preserve">); </w:t>
            </w:r>
          </w:p>
          <w:p w14:paraId="0D51F8B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hash_map.put</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2</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"Geeks"</w:t>
            </w:r>
            <w:r>
              <w:rPr>
                <w:rStyle w:val="HTMLCode"/>
                <w:rFonts w:ascii="Consolas" w:eastAsiaTheme="minorHAnsi" w:hAnsi="Consolas"/>
                <w:color w:val="000000"/>
                <w:sz w:val="22"/>
                <w:szCs w:val="22"/>
                <w:bdr w:val="none" w:sz="0" w:space="0" w:color="auto" w:frame="1"/>
              </w:rPr>
              <w:t xml:space="preserve">); </w:t>
            </w:r>
          </w:p>
          <w:p w14:paraId="1CBE71D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hash_map.put</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3</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"4"</w:t>
            </w:r>
            <w:r>
              <w:rPr>
                <w:rStyle w:val="HTMLCode"/>
                <w:rFonts w:ascii="Consolas" w:eastAsiaTheme="minorHAnsi" w:hAnsi="Consolas"/>
                <w:color w:val="000000"/>
                <w:sz w:val="22"/>
                <w:szCs w:val="22"/>
                <w:bdr w:val="none" w:sz="0" w:space="0" w:color="auto" w:frame="1"/>
              </w:rPr>
              <w:t xml:space="preserve">); </w:t>
            </w:r>
          </w:p>
          <w:p w14:paraId="5122599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hash_map.put</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4</w:t>
            </w:r>
            <w:r>
              <w:rPr>
                <w:rStyle w:val="HTMLCode"/>
                <w:rFonts w:ascii="Consolas" w:eastAsiaTheme="minorHAnsi" w:hAnsi="Consolas"/>
                <w:color w:val="000000"/>
                <w:sz w:val="22"/>
                <w:szCs w:val="22"/>
                <w:bdr w:val="none" w:sz="0" w:space="0" w:color="auto" w:frame="1"/>
              </w:rPr>
              <w:t xml:space="preserve">, </w:t>
            </w:r>
            <w:r>
              <w:rPr>
                <w:rStyle w:val="HTMLCode"/>
                <w:rFonts w:ascii="Consolas" w:eastAsiaTheme="minorHAnsi" w:hAnsi="Consolas"/>
                <w:color w:val="0000FF"/>
                <w:sz w:val="22"/>
                <w:szCs w:val="22"/>
                <w:bdr w:val="none" w:sz="0" w:space="0" w:color="auto" w:frame="1"/>
              </w:rPr>
              <w:t>"Geeks"</w:t>
            </w:r>
            <w:r>
              <w:rPr>
                <w:rStyle w:val="HTMLCode"/>
                <w:rFonts w:ascii="Consolas" w:eastAsiaTheme="minorHAnsi" w:hAnsi="Consolas"/>
                <w:color w:val="000000"/>
                <w:sz w:val="22"/>
                <w:szCs w:val="22"/>
                <w:bdr w:val="none" w:sz="0" w:space="0" w:color="auto" w:frame="1"/>
              </w:rPr>
              <w:t xml:space="preserve">); </w:t>
            </w:r>
          </w:p>
          <w:p w14:paraId="2DD4B65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5463634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Displaying the HashMap </w:t>
            </w:r>
          </w:p>
          <w:p w14:paraId="03E4351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System.out.println</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"Initial Mappings are: "</w:t>
            </w:r>
          </w:p>
          <w:p w14:paraId="64D5AA3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roofErr w:type="spellStart"/>
            <w:r>
              <w:rPr>
                <w:rStyle w:val="HTMLCode"/>
                <w:rFonts w:ascii="Consolas" w:eastAsiaTheme="minorHAnsi" w:hAnsi="Consolas"/>
                <w:color w:val="000000"/>
                <w:sz w:val="22"/>
                <w:szCs w:val="22"/>
                <w:bdr w:val="none" w:sz="0" w:space="0" w:color="auto" w:frame="1"/>
              </w:rPr>
              <w:t>hash_map</w:t>
            </w:r>
            <w:proofErr w:type="spellEnd"/>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73EEF6C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317E66D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Using </w:t>
            </w:r>
            <w:proofErr w:type="gramStart"/>
            <w:r>
              <w:rPr>
                <w:rStyle w:val="HTMLCode"/>
                <w:rFonts w:ascii="Consolas" w:eastAsiaTheme="minorHAnsi" w:hAnsi="Consolas"/>
                <w:color w:val="008200"/>
                <w:sz w:val="22"/>
                <w:szCs w:val="22"/>
                <w:bdr w:val="none" w:sz="0" w:space="0" w:color="auto" w:frame="1"/>
              </w:rPr>
              <w:t>values(</w:t>
            </w:r>
            <w:proofErr w:type="gramEnd"/>
            <w:r>
              <w:rPr>
                <w:rStyle w:val="HTMLCode"/>
                <w:rFonts w:ascii="Consolas" w:eastAsiaTheme="minorHAnsi" w:hAnsi="Consolas"/>
                <w:color w:val="008200"/>
                <w:sz w:val="22"/>
                <w:szCs w:val="22"/>
                <w:bdr w:val="none" w:sz="0" w:space="0" w:color="auto" w:frame="1"/>
              </w:rPr>
              <w:t xml:space="preserve">) to get the set view of values </w:t>
            </w:r>
          </w:p>
          <w:p w14:paraId="593B4C0C"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System.out.println</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"The collection is: "</w:t>
            </w:r>
          </w:p>
          <w:p w14:paraId="52E1465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roofErr w:type="spellStart"/>
            <w:r>
              <w:rPr>
                <w:rStyle w:val="HTMLCode"/>
                <w:rFonts w:ascii="Consolas" w:eastAsiaTheme="minorHAnsi" w:hAnsi="Consolas"/>
                <w:color w:val="000000"/>
                <w:sz w:val="22"/>
                <w:szCs w:val="22"/>
                <w:bdr w:val="none" w:sz="0" w:space="0" w:color="auto" w:frame="1"/>
              </w:rPr>
              <w:t>hash_</w:t>
            </w:r>
            <w:proofErr w:type="gramStart"/>
            <w:r>
              <w:rPr>
                <w:rStyle w:val="HTMLCode"/>
                <w:rFonts w:ascii="Consolas" w:eastAsiaTheme="minorHAnsi" w:hAnsi="Consolas"/>
                <w:color w:val="000000"/>
                <w:sz w:val="22"/>
                <w:szCs w:val="22"/>
                <w:bdr w:val="none" w:sz="0" w:space="0" w:color="auto" w:frame="1"/>
              </w:rPr>
              <w:t>map.values</w:t>
            </w:r>
            <w:proofErr w:type="spellEnd"/>
            <w:proofErr w:type="gramEnd"/>
            <w:r>
              <w:rPr>
                <w:rStyle w:val="HTMLCode"/>
                <w:rFonts w:ascii="Consolas" w:eastAsiaTheme="minorHAnsi" w:hAnsi="Consolas"/>
                <w:color w:val="000000"/>
                <w:sz w:val="22"/>
                <w:szCs w:val="22"/>
                <w:bdr w:val="none" w:sz="0" w:space="0" w:color="auto" w:frame="1"/>
              </w:rPr>
              <w:t xml:space="preserve">()); </w:t>
            </w:r>
          </w:p>
          <w:p w14:paraId="2753891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4ABEEDE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w:t>
            </w:r>
          </w:p>
        </w:tc>
      </w:tr>
    </w:tbl>
    <w:p w14:paraId="004C24A2" w14:textId="77777777" w:rsidR="004871E0" w:rsidRDefault="004871E0" w:rsidP="004871E0">
      <w:pPr>
        <w:shd w:val="clear" w:color="auto" w:fill="FFFFFF"/>
        <w:spacing w:line="240" w:lineRule="auto"/>
        <w:textAlignment w:val="baseline"/>
        <w:rPr>
          <w:rFonts w:ascii="Nunito" w:hAnsi="Nunito"/>
          <w:color w:val="273239"/>
          <w:spacing w:val="2"/>
          <w:sz w:val="26"/>
          <w:szCs w:val="26"/>
        </w:rPr>
      </w:pPr>
      <w:r>
        <w:rPr>
          <w:rFonts w:ascii="Nunito" w:hAnsi="Nunito"/>
          <w:color w:val="273239"/>
          <w:spacing w:val="2"/>
          <w:sz w:val="26"/>
          <w:szCs w:val="26"/>
        </w:rPr>
        <w:lastRenderedPageBreak/>
        <w:br/>
      </w:r>
      <w:r>
        <w:rPr>
          <w:rStyle w:val="Strong"/>
          <w:rFonts w:ascii="Nunito" w:hAnsi="Nunito"/>
          <w:color w:val="273239"/>
          <w:spacing w:val="2"/>
          <w:sz w:val="26"/>
          <w:szCs w:val="26"/>
          <w:bdr w:val="none" w:sz="0" w:space="0" w:color="auto" w:frame="1"/>
        </w:rPr>
        <w:t>Output</w:t>
      </w:r>
    </w:p>
    <w:p w14:paraId="04261214"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Initial Mappings are: {0=Welcome, 1=to, 2=Geeks, 3=4, 4=Geeks}</w:t>
      </w:r>
    </w:p>
    <w:p w14:paraId="439037B9"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The collection is: [</w:t>
      </w:r>
      <w:proofErr w:type="gramStart"/>
      <w:r>
        <w:rPr>
          <w:rFonts w:ascii="Consolas" w:hAnsi="Consolas"/>
          <w:color w:val="273239"/>
          <w:spacing w:val="2"/>
          <w:sz w:val="24"/>
          <w:szCs w:val="24"/>
        </w:rPr>
        <w:t>Welcome,</w:t>
      </w:r>
      <w:proofErr w:type="gramEnd"/>
      <w:r>
        <w:rPr>
          <w:rFonts w:ascii="Consolas" w:hAnsi="Consolas"/>
          <w:color w:val="273239"/>
          <w:spacing w:val="2"/>
          <w:sz w:val="24"/>
          <w:szCs w:val="24"/>
        </w:rPr>
        <w:t xml:space="preserve"> to, Geeks, 4, Geeks]</w:t>
      </w:r>
    </w:p>
    <w:p w14:paraId="0EB68DBC"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0C682A9C"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133756D3"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4D0AA050"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For more information, refer to the article – </w:t>
      </w:r>
      <w:hyperlink r:id="rId92" w:history="1">
        <w:r>
          <w:rPr>
            <w:rStyle w:val="Hyperlink"/>
            <w:rFonts w:ascii="Nunito" w:hAnsi="Nunito"/>
            <w:spacing w:val="2"/>
            <w:sz w:val="26"/>
            <w:szCs w:val="26"/>
            <w:bdr w:val="none" w:sz="0" w:space="0" w:color="auto" w:frame="1"/>
          </w:rPr>
          <w:t xml:space="preserve">HashMap </w:t>
        </w:r>
        <w:proofErr w:type="gramStart"/>
        <w:r>
          <w:rPr>
            <w:rStyle w:val="Hyperlink"/>
            <w:rFonts w:ascii="Nunito" w:hAnsi="Nunito"/>
            <w:spacing w:val="2"/>
            <w:sz w:val="26"/>
            <w:szCs w:val="26"/>
            <w:bdr w:val="none" w:sz="0" w:space="0" w:color="auto" w:frame="1"/>
          </w:rPr>
          <w:t>values(</w:t>
        </w:r>
        <w:proofErr w:type="gramEnd"/>
        <w:r>
          <w:rPr>
            <w:rStyle w:val="Hyperlink"/>
            <w:rFonts w:ascii="Nunito" w:hAnsi="Nunito"/>
            <w:spacing w:val="2"/>
            <w:sz w:val="26"/>
            <w:szCs w:val="26"/>
            <w:bdr w:val="none" w:sz="0" w:space="0" w:color="auto" w:frame="1"/>
          </w:rPr>
          <w:t>) Method in Java</w:t>
        </w:r>
      </w:hyperlink>
    </w:p>
    <w:p w14:paraId="2BB4F7BA"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44" w:name="q35"/>
      <w:bookmarkEnd w:id="44"/>
      <w:r>
        <w:rPr>
          <w:rFonts w:ascii="Nunito" w:hAnsi="Nunito"/>
          <w:color w:val="273239"/>
          <w:spacing w:val="2"/>
          <w:sz w:val="28"/>
          <w:szCs w:val="28"/>
          <w:bdr w:val="none" w:sz="0" w:space="0" w:color="auto" w:frame="1"/>
        </w:rPr>
        <w:t xml:space="preserve">35. Write a program to join two </w:t>
      </w:r>
      <w:proofErr w:type="spellStart"/>
      <w:r>
        <w:rPr>
          <w:rFonts w:ascii="Nunito" w:hAnsi="Nunito"/>
          <w:color w:val="273239"/>
          <w:spacing w:val="2"/>
          <w:sz w:val="28"/>
          <w:szCs w:val="28"/>
          <w:bdr w:val="none" w:sz="0" w:space="0" w:color="auto" w:frame="1"/>
        </w:rPr>
        <w:t>ArrayList</w:t>
      </w:r>
      <w:proofErr w:type="spellEnd"/>
      <w:r>
        <w:rPr>
          <w:rFonts w:ascii="Nunito" w:hAnsi="Nunito"/>
          <w:color w:val="273239"/>
          <w:spacing w:val="2"/>
          <w:sz w:val="28"/>
          <w:szCs w:val="28"/>
          <w:bdr w:val="none" w:sz="0" w:space="0" w:color="auto" w:frame="1"/>
        </w:rPr>
        <w:t xml:space="preserve"> into one single </w:t>
      </w:r>
      <w:proofErr w:type="spellStart"/>
      <w:r>
        <w:rPr>
          <w:rFonts w:ascii="Nunito" w:hAnsi="Nunito"/>
          <w:color w:val="273239"/>
          <w:spacing w:val="2"/>
          <w:sz w:val="28"/>
          <w:szCs w:val="28"/>
          <w:bdr w:val="none" w:sz="0" w:space="0" w:color="auto" w:frame="1"/>
        </w:rPr>
        <w:t>ArrayList</w:t>
      </w:r>
      <w:proofErr w:type="spellEnd"/>
      <w:r>
        <w:rPr>
          <w:rFonts w:ascii="Nunito" w:hAnsi="Nunito"/>
          <w:color w:val="273239"/>
          <w:spacing w:val="2"/>
          <w:sz w:val="28"/>
          <w:szCs w:val="28"/>
          <w:bdr w:val="none" w:sz="0" w:space="0" w:color="auto" w:frame="1"/>
        </w:rPr>
        <w:t>.</w:t>
      </w:r>
    </w:p>
    <w:p w14:paraId="58906C2B"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Given two </w:t>
      </w:r>
      <w:proofErr w:type="spellStart"/>
      <w:r>
        <w:rPr>
          <w:rFonts w:ascii="Nunito" w:hAnsi="Nunito"/>
          <w:color w:val="273239"/>
          <w:spacing w:val="2"/>
          <w:sz w:val="26"/>
          <w:szCs w:val="26"/>
          <w:bdr w:val="none" w:sz="0" w:space="0" w:color="auto" w:frame="1"/>
        </w:rPr>
        <w:t>ArrayLists</w:t>
      </w:r>
      <w:proofErr w:type="spellEnd"/>
      <w:r>
        <w:rPr>
          <w:rFonts w:ascii="Nunito" w:hAnsi="Nunito"/>
          <w:color w:val="273239"/>
          <w:spacing w:val="2"/>
          <w:sz w:val="26"/>
          <w:szCs w:val="26"/>
          <w:bdr w:val="none" w:sz="0" w:space="0" w:color="auto" w:frame="1"/>
        </w:rPr>
        <w:t xml:space="preserve"> in Java, our task is to join these </w:t>
      </w:r>
      <w:proofErr w:type="spellStart"/>
      <w:r>
        <w:rPr>
          <w:rFonts w:ascii="Nunito" w:hAnsi="Nunito"/>
          <w:color w:val="273239"/>
          <w:spacing w:val="2"/>
          <w:sz w:val="26"/>
          <w:szCs w:val="26"/>
          <w:bdr w:val="none" w:sz="0" w:space="0" w:color="auto" w:frame="1"/>
        </w:rPr>
        <w:t>ArrayLists</w:t>
      </w:r>
      <w:proofErr w:type="spellEnd"/>
      <w:r>
        <w:rPr>
          <w:rFonts w:ascii="Nunito" w:hAnsi="Nunito"/>
          <w:color w:val="273239"/>
          <w:spacing w:val="2"/>
          <w:sz w:val="26"/>
          <w:szCs w:val="26"/>
          <w:bdr w:val="none" w:sz="0" w:space="0" w:color="auto" w:frame="1"/>
        </w:rPr>
        <w:t>.</w:t>
      </w:r>
    </w:p>
    <w:p w14:paraId="3792800B" w14:textId="77777777" w:rsidR="004871E0" w:rsidRDefault="004871E0" w:rsidP="004871E0">
      <w:pPr>
        <w:pStyle w:val="responsive-tabslistitem"/>
        <w:numPr>
          <w:ilvl w:val="0"/>
          <w:numId w:val="17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0A46F859" w14:textId="77777777" w:rsidR="004871E0" w:rsidRDefault="004871E0" w:rsidP="004871E0">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4871E0" w14:paraId="4187419F" w14:textId="77777777" w:rsidTr="004871E0">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2135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Java program to demonstrate </w:t>
            </w:r>
          </w:p>
          <w:p w14:paraId="4D9D0CD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How to join </w:t>
            </w:r>
            <w:proofErr w:type="spellStart"/>
            <w:r>
              <w:rPr>
                <w:rStyle w:val="HTMLCode"/>
                <w:rFonts w:ascii="Consolas" w:eastAsiaTheme="minorHAnsi" w:hAnsi="Consolas"/>
                <w:color w:val="008200"/>
                <w:sz w:val="22"/>
                <w:szCs w:val="22"/>
                <w:bdr w:val="none" w:sz="0" w:space="0" w:color="auto" w:frame="1"/>
              </w:rPr>
              <w:t>ArrayList</w:t>
            </w:r>
            <w:proofErr w:type="spellEnd"/>
            <w:r>
              <w:rPr>
                <w:rStyle w:val="HTMLCode"/>
                <w:rFonts w:ascii="Consolas" w:eastAsiaTheme="minorHAnsi" w:hAnsi="Consolas"/>
                <w:color w:val="008200"/>
                <w:sz w:val="22"/>
                <w:szCs w:val="22"/>
                <w:bdr w:val="none" w:sz="0" w:space="0" w:color="auto" w:frame="1"/>
              </w:rPr>
              <w:t xml:space="preserve"> </w:t>
            </w:r>
          </w:p>
          <w:p w14:paraId="1D02168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7426258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java.util</w:t>
            </w:r>
            <w:proofErr w:type="spellEnd"/>
            <w:r>
              <w:rPr>
                <w:rStyle w:val="HTMLCode"/>
                <w:rFonts w:ascii="Consolas" w:eastAsiaTheme="minorHAnsi" w:hAnsi="Consolas"/>
                <w:color w:val="000000"/>
                <w:sz w:val="22"/>
                <w:szCs w:val="22"/>
                <w:bdr w:val="none" w:sz="0" w:space="0" w:color="auto" w:frame="1"/>
              </w:rPr>
              <w:t>.</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7679D37A"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3AB2D4D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GFG { </w:t>
            </w:r>
          </w:p>
          <w:p w14:paraId="799C677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static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main(</w:t>
            </w:r>
            <w:proofErr w:type="gramEnd"/>
            <w:r>
              <w:rPr>
                <w:rStyle w:val="HTMLCode"/>
                <w:rFonts w:ascii="Consolas" w:eastAsiaTheme="minorHAnsi" w:hAnsi="Consolas"/>
                <w:color w:val="000000"/>
                <w:sz w:val="22"/>
                <w:szCs w:val="22"/>
                <w:bdr w:val="none" w:sz="0" w:space="0" w:color="auto" w:frame="1"/>
              </w:rPr>
              <w:t xml:space="preserve">String </w:t>
            </w:r>
            <w:proofErr w:type="spellStart"/>
            <w:r>
              <w:rPr>
                <w:rStyle w:val="HTMLCode"/>
                <w:rFonts w:ascii="Consolas" w:eastAsiaTheme="minorHAnsi" w:hAnsi="Consolas"/>
                <w:color w:val="000000"/>
                <w:sz w:val="22"/>
                <w:szCs w:val="22"/>
                <w:bdr w:val="none" w:sz="0" w:space="0" w:color="auto" w:frame="1"/>
              </w:rPr>
              <w:t>args</w:t>
            </w:r>
            <w:proofErr w:type="spellEnd"/>
            <w:r>
              <w:rPr>
                <w:rStyle w:val="HTMLCode"/>
                <w:rFonts w:ascii="Consolas" w:eastAsiaTheme="minorHAnsi" w:hAnsi="Consolas"/>
                <w:color w:val="000000"/>
                <w:sz w:val="22"/>
                <w:szCs w:val="22"/>
                <w:bdr w:val="none" w:sz="0" w:space="0" w:color="auto" w:frame="1"/>
              </w:rPr>
              <w:t xml:space="preserve">[]) </w:t>
            </w:r>
          </w:p>
          <w:p w14:paraId="003A29E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52657B1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1A2F55A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ArrayList</w:t>
            </w:r>
            <w:proofErr w:type="spellEnd"/>
            <w:r>
              <w:rPr>
                <w:rStyle w:val="HTMLCode"/>
                <w:rFonts w:ascii="Consolas" w:eastAsiaTheme="minorHAnsi" w:hAnsi="Consolas"/>
                <w:color w:val="000000"/>
                <w:sz w:val="22"/>
                <w:szCs w:val="22"/>
                <w:bdr w:val="none" w:sz="0" w:space="0" w:color="auto" w:frame="1"/>
              </w:rPr>
              <w:t xml:space="preserve">&lt;String&gt; list_1 = </w:t>
            </w:r>
            <w:r>
              <w:rPr>
                <w:rStyle w:val="HTMLCode"/>
                <w:rFonts w:ascii="Consolas" w:eastAsiaTheme="minorHAnsi" w:hAnsi="Consolas"/>
                <w:b/>
                <w:bCs/>
                <w:color w:val="006699"/>
                <w:sz w:val="22"/>
                <w:szCs w:val="22"/>
                <w:bdr w:val="none" w:sz="0" w:space="0" w:color="auto" w:frame="1"/>
              </w:rPr>
              <w:t>new</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ArrayList</w:t>
            </w:r>
            <w:proofErr w:type="spellEnd"/>
            <w:r>
              <w:rPr>
                <w:rStyle w:val="HTMLCode"/>
                <w:rFonts w:ascii="Consolas" w:eastAsiaTheme="minorHAnsi" w:hAnsi="Consolas"/>
                <w:color w:val="000000"/>
                <w:sz w:val="22"/>
                <w:szCs w:val="22"/>
                <w:bdr w:val="none" w:sz="0" w:space="0" w:color="auto" w:frame="1"/>
              </w:rPr>
              <w:t>&lt;String</w:t>
            </w:r>
            <w:proofErr w:type="gramStart"/>
            <w:r>
              <w:rPr>
                <w:rStyle w:val="HTMLCode"/>
                <w:rFonts w:ascii="Consolas" w:eastAsiaTheme="minorHAnsi" w:hAnsi="Consolas"/>
                <w:color w:val="000000"/>
                <w:sz w:val="22"/>
                <w:szCs w:val="22"/>
                <w:bdr w:val="none" w:sz="0" w:space="0" w:color="auto" w:frame="1"/>
              </w:rPr>
              <w:t>&gt;(</w:t>
            </w:r>
            <w:proofErr w:type="gramEnd"/>
            <w:r>
              <w:rPr>
                <w:rStyle w:val="HTMLCode"/>
                <w:rFonts w:ascii="Consolas" w:eastAsiaTheme="minorHAnsi" w:hAnsi="Consolas"/>
                <w:color w:val="000000"/>
                <w:sz w:val="22"/>
                <w:szCs w:val="22"/>
                <w:bdr w:val="none" w:sz="0" w:space="0" w:color="auto" w:frame="1"/>
              </w:rPr>
              <w:t xml:space="preserve">); </w:t>
            </w:r>
          </w:p>
          <w:p w14:paraId="24F6CAE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2AD2DFD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list_1.add(</w:t>
            </w:r>
            <w:r>
              <w:rPr>
                <w:rStyle w:val="HTMLCode"/>
                <w:rFonts w:ascii="Consolas" w:eastAsiaTheme="minorHAnsi" w:hAnsi="Consolas"/>
                <w:color w:val="0000FF"/>
                <w:sz w:val="22"/>
                <w:szCs w:val="22"/>
                <w:bdr w:val="none" w:sz="0" w:space="0" w:color="auto" w:frame="1"/>
              </w:rPr>
              <w:t>"Geeks"</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76E18EAC"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list_1.add(</w:t>
            </w:r>
            <w:r>
              <w:rPr>
                <w:rStyle w:val="HTMLCode"/>
                <w:rFonts w:ascii="Consolas" w:eastAsiaTheme="minorHAnsi" w:hAnsi="Consolas"/>
                <w:color w:val="0000FF"/>
                <w:sz w:val="22"/>
                <w:szCs w:val="22"/>
                <w:bdr w:val="none" w:sz="0" w:space="0" w:color="auto" w:frame="1"/>
              </w:rPr>
              <w:t>"For"</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462B415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list_1.add(</w:t>
            </w:r>
            <w:r>
              <w:rPr>
                <w:rStyle w:val="HTMLCode"/>
                <w:rFonts w:ascii="Consolas" w:eastAsiaTheme="minorHAnsi" w:hAnsi="Consolas"/>
                <w:color w:val="0000FF"/>
                <w:sz w:val="22"/>
                <w:szCs w:val="22"/>
                <w:bdr w:val="none" w:sz="0" w:space="0" w:color="auto" w:frame="1"/>
              </w:rPr>
              <w:t>"</w:t>
            </w:r>
            <w:proofErr w:type="spellStart"/>
            <w:r>
              <w:rPr>
                <w:rStyle w:val="HTMLCode"/>
                <w:rFonts w:ascii="Consolas" w:eastAsiaTheme="minorHAnsi" w:hAnsi="Consolas"/>
                <w:color w:val="0000FF"/>
                <w:sz w:val="22"/>
                <w:szCs w:val="22"/>
                <w:bdr w:val="none" w:sz="0" w:space="0" w:color="auto" w:frame="1"/>
              </w:rPr>
              <w:t>ForGeeks</w:t>
            </w:r>
            <w:proofErr w:type="spellEnd"/>
            <w:r>
              <w:rPr>
                <w:rStyle w:val="HTMLCode"/>
                <w:rFonts w:ascii="Consolas" w:eastAsiaTheme="minorHAnsi" w:hAnsi="Consolas"/>
                <w:color w:val="0000FF"/>
                <w:sz w:val="22"/>
                <w:szCs w:val="22"/>
                <w:bdr w:val="none" w:sz="0" w:space="0" w:color="auto" w:frame="1"/>
              </w:rPr>
              <w:t>"</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04766CF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4E3F08B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Print the </w:t>
            </w:r>
            <w:proofErr w:type="spellStart"/>
            <w:r>
              <w:rPr>
                <w:rStyle w:val="HTMLCode"/>
                <w:rFonts w:ascii="Consolas" w:eastAsiaTheme="minorHAnsi" w:hAnsi="Consolas"/>
                <w:color w:val="008200"/>
                <w:sz w:val="22"/>
                <w:szCs w:val="22"/>
                <w:bdr w:val="none" w:sz="0" w:space="0" w:color="auto" w:frame="1"/>
              </w:rPr>
              <w:t>ArrayList</w:t>
            </w:r>
            <w:proofErr w:type="spellEnd"/>
            <w:r>
              <w:rPr>
                <w:rStyle w:val="HTMLCode"/>
                <w:rFonts w:ascii="Consolas" w:eastAsiaTheme="minorHAnsi" w:hAnsi="Consolas"/>
                <w:color w:val="008200"/>
                <w:sz w:val="22"/>
                <w:szCs w:val="22"/>
                <w:bdr w:val="none" w:sz="0" w:space="0" w:color="auto" w:frame="1"/>
              </w:rPr>
              <w:t xml:space="preserve"> 1 </w:t>
            </w:r>
          </w:p>
          <w:p w14:paraId="633E04C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lastRenderedPageBreak/>
              <w:t>        </w:t>
            </w:r>
            <w:proofErr w:type="spellStart"/>
            <w:r>
              <w:rPr>
                <w:rStyle w:val="HTMLCode"/>
                <w:rFonts w:ascii="Consolas" w:eastAsiaTheme="minorHAnsi" w:hAnsi="Consolas"/>
                <w:color w:val="000000"/>
                <w:sz w:val="22"/>
                <w:szCs w:val="22"/>
                <w:bdr w:val="none" w:sz="0" w:space="0" w:color="auto" w:frame="1"/>
              </w:rPr>
              <w:t>System.out.println</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w:t>
            </w:r>
            <w:proofErr w:type="spellStart"/>
            <w:r>
              <w:rPr>
                <w:rStyle w:val="HTMLCode"/>
                <w:rFonts w:ascii="Consolas" w:eastAsiaTheme="minorHAnsi" w:hAnsi="Consolas"/>
                <w:color w:val="0000FF"/>
                <w:sz w:val="22"/>
                <w:szCs w:val="22"/>
                <w:bdr w:val="none" w:sz="0" w:space="0" w:color="auto" w:frame="1"/>
              </w:rPr>
              <w:t>ArrayList</w:t>
            </w:r>
            <w:proofErr w:type="spellEnd"/>
            <w:r>
              <w:rPr>
                <w:rStyle w:val="HTMLCode"/>
                <w:rFonts w:ascii="Consolas" w:eastAsiaTheme="minorHAnsi" w:hAnsi="Consolas"/>
                <w:color w:val="0000FF"/>
                <w:sz w:val="22"/>
                <w:szCs w:val="22"/>
                <w:bdr w:val="none" w:sz="0" w:space="0" w:color="auto" w:frame="1"/>
              </w:rPr>
              <w:t xml:space="preserve"> 1: "</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list_1</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5D4B591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2EA64DD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ArrayList</w:t>
            </w:r>
            <w:proofErr w:type="spellEnd"/>
            <w:r>
              <w:rPr>
                <w:rStyle w:val="HTMLCode"/>
                <w:rFonts w:ascii="Consolas" w:eastAsiaTheme="minorHAnsi" w:hAnsi="Consolas"/>
                <w:color w:val="000000"/>
                <w:sz w:val="22"/>
                <w:szCs w:val="22"/>
                <w:bdr w:val="none" w:sz="0" w:space="0" w:color="auto" w:frame="1"/>
              </w:rPr>
              <w:t xml:space="preserve">&lt;String&gt; list_2 = </w:t>
            </w:r>
            <w:r>
              <w:rPr>
                <w:rStyle w:val="HTMLCode"/>
                <w:rFonts w:ascii="Consolas" w:eastAsiaTheme="minorHAnsi" w:hAnsi="Consolas"/>
                <w:b/>
                <w:bCs/>
                <w:color w:val="006699"/>
                <w:sz w:val="22"/>
                <w:szCs w:val="22"/>
                <w:bdr w:val="none" w:sz="0" w:space="0" w:color="auto" w:frame="1"/>
              </w:rPr>
              <w:t>new</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ArrayList</w:t>
            </w:r>
            <w:proofErr w:type="spellEnd"/>
            <w:r>
              <w:rPr>
                <w:rStyle w:val="HTMLCode"/>
                <w:rFonts w:ascii="Consolas" w:eastAsiaTheme="minorHAnsi" w:hAnsi="Consolas"/>
                <w:color w:val="000000"/>
                <w:sz w:val="22"/>
                <w:szCs w:val="22"/>
                <w:bdr w:val="none" w:sz="0" w:space="0" w:color="auto" w:frame="1"/>
              </w:rPr>
              <w:t>&lt;String</w:t>
            </w:r>
            <w:proofErr w:type="gramStart"/>
            <w:r>
              <w:rPr>
                <w:rStyle w:val="HTMLCode"/>
                <w:rFonts w:ascii="Consolas" w:eastAsiaTheme="minorHAnsi" w:hAnsi="Consolas"/>
                <w:color w:val="000000"/>
                <w:sz w:val="22"/>
                <w:szCs w:val="22"/>
                <w:bdr w:val="none" w:sz="0" w:space="0" w:color="auto" w:frame="1"/>
              </w:rPr>
              <w:t>&gt;(</w:t>
            </w:r>
            <w:proofErr w:type="gramEnd"/>
            <w:r>
              <w:rPr>
                <w:rStyle w:val="HTMLCode"/>
                <w:rFonts w:ascii="Consolas" w:eastAsiaTheme="minorHAnsi" w:hAnsi="Consolas"/>
                <w:color w:val="000000"/>
                <w:sz w:val="22"/>
                <w:szCs w:val="22"/>
                <w:bdr w:val="none" w:sz="0" w:space="0" w:color="auto" w:frame="1"/>
              </w:rPr>
              <w:t xml:space="preserve">); </w:t>
            </w:r>
          </w:p>
          <w:p w14:paraId="3D04A2D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75E90B3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list_2.add(</w:t>
            </w:r>
            <w:r>
              <w:rPr>
                <w:rStyle w:val="HTMLCode"/>
                <w:rFonts w:ascii="Consolas" w:eastAsiaTheme="minorHAnsi" w:hAnsi="Consolas"/>
                <w:color w:val="0000FF"/>
                <w:sz w:val="22"/>
                <w:szCs w:val="22"/>
                <w:bdr w:val="none" w:sz="0" w:space="0" w:color="auto" w:frame="1"/>
              </w:rPr>
              <w:t>"</w:t>
            </w:r>
            <w:proofErr w:type="spellStart"/>
            <w:r>
              <w:rPr>
                <w:rStyle w:val="HTMLCode"/>
                <w:rFonts w:ascii="Consolas" w:eastAsiaTheme="minorHAnsi" w:hAnsi="Consolas"/>
                <w:color w:val="0000FF"/>
                <w:sz w:val="22"/>
                <w:szCs w:val="22"/>
                <w:bdr w:val="none" w:sz="0" w:space="0" w:color="auto" w:frame="1"/>
              </w:rPr>
              <w:t>GeeksForGeeks</w:t>
            </w:r>
            <w:proofErr w:type="spellEnd"/>
            <w:r>
              <w:rPr>
                <w:rStyle w:val="HTMLCode"/>
                <w:rFonts w:ascii="Consolas" w:eastAsiaTheme="minorHAnsi" w:hAnsi="Consolas"/>
                <w:color w:val="0000FF"/>
                <w:sz w:val="22"/>
                <w:szCs w:val="22"/>
                <w:bdr w:val="none" w:sz="0" w:space="0" w:color="auto" w:frame="1"/>
              </w:rPr>
              <w:t>"</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086044C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gramStart"/>
            <w:r>
              <w:rPr>
                <w:rStyle w:val="HTMLCode"/>
                <w:rFonts w:ascii="Consolas" w:eastAsiaTheme="minorHAnsi" w:hAnsi="Consolas"/>
                <w:color w:val="000000"/>
                <w:sz w:val="22"/>
                <w:szCs w:val="22"/>
                <w:bdr w:val="none" w:sz="0" w:space="0" w:color="auto" w:frame="1"/>
              </w:rPr>
              <w:t>list_2.add(</w:t>
            </w:r>
            <w:proofErr w:type="gramEnd"/>
            <w:r>
              <w:rPr>
                <w:rStyle w:val="HTMLCode"/>
                <w:rFonts w:ascii="Consolas" w:eastAsiaTheme="minorHAnsi" w:hAnsi="Consolas"/>
                <w:color w:val="0000FF"/>
                <w:sz w:val="22"/>
                <w:szCs w:val="22"/>
                <w:bdr w:val="none" w:sz="0" w:space="0" w:color="auto" w:frame="1"/>
              </w:rPr>
              <w:t>"A computer portal"</w:t>
            </w:r>
            <w:r>
              <w:rPr>
                <w:rStyle w:val="HTMLCode"/>
                <w:rFonts w:ascii="Consolas" w:eastAsiaTheme="minorHAnsi" w:hAnsi="Consolas"/>
                <w:color w:val="000000"/>
                <w:sz w:val="22"/>
                <w:szCs w:val="22"/>
                <w:bdr w:val="none" w:sz="0" w:space="0" w:color="auto" w:frame="1"/>
              </w:rPr>
              <w:t xml:space="preserve">); </w:t>
            </w:r>
          </w:p>
          <w:p w14:paraId="703A58A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096910B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Displaying the </w:t>
            </w:r>
            <w:proofErr w:type="spellStart"/>
            <w:r>
              <w:rPr>
                <w:rStyle w:val="HTMLCode"/>
                <w:rFonts w:ascii="Consolas" w:eastAsiaTheme="minorHAnsi" w:hAnsi="Consolas"/>
                <w:color w:val="008200"/>
                <w:sz w:val="22"/>
                <w:szCs w:val="22"/>
                <w:bdr w:val="none" w:sz="0" w:space="0" w:color="auto" w:frame="1"/>
              </w:rPr>
              <w:t>ArrayList</w:t>
            </w:r>
            <w:proofErr w:type="spellEnd"/>
            <w:r>
              <w:rPr>
                <w:rStyle w:val="HTMLCode"/>
                <w:rFonts w:ascii="Consolas" w:eastAsiaTheme="minorHAnsi" w:hAnsi="Consolas"/>
                <w:color w:val="008200"/>
                <w:sz w:val="22"/>
                <w:szCs w:val="22"/>
                <w:bdr w:val="none" w:sz="0" w:space="0" w:color="auto" w:frame="1"/>
              </w:rPr>
              <w:t xml:space="preserve"> 2 </w:t>
            </w:r>
          </w:p>
          <w:p w14:paraId="1EB3CA2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System.out.println</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w:t>
            </w:r>
            <w:proofErr w:type="spellStart"/>
            <w:r>
              <w:rPr>
                <w:rStyle w:val="HTMLCode"/>
                <w:rFonts w:ascii="Consolas" w:eastAsiaTheme="minorHAnsi" w:hAnsi="Consolas"/>
                <w:color w:val="0000FF"/>
                <w:sz w:val="22"/>
                <w:szCs w:val="22"/>
                <w:bdr w:val="none" w:sz="0" w:space="0" w:color="auto" w:frame="1"/>
              </w:rPr>
              <w:t>ArrayList</w:t>
            </w:r>
            <w:proofErr w:type="spellEnd"/>
            <w:r>
              <w:rPr>
                <w:rStyle w:val="HTMLCode"/>
                <w:rFonts w:ascii="Consolas" w:eastAsiaTheme="minorHAnsi" w:hAnsi="Consolas"/>
                <w:color w:val="0000FF"/>
                <w:sz w:val="22"/>
                <w:szCs w:val="22"/>
                <w:bdr w:val="none" w:sz="0" w:space="0" w:color="auto" w:frame="1"/>
              </w:rPr>
              <w:t xml:space="preserve"> 2: "</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list_2</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725EE31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3D3A56D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using </w:t>
            </w:r>
            <w:proofErr w:type="spellStart"/>
            <w:r>
              <w:rPr>
                <w:rStyle w:val="HTMLCode"/>
                <w:rFonts w:ascii="Consolas" w:eastAsiaTheme="minorHAnsi" w:hAnsi="Consolas"/>
                <w:color w:val="008200"/>
                <w:sz w:val="22"/>
                <w:szCs w:val="22"/>
                <w:bdr w:val="none" w:sz="0" w:space="0" w:color="auto" w:frame="1"/>
              </w:rPr>
              <w:t>Collection.addAll</w:t>
            </w:r>
            <w:proofErr w:type="spellEnd"/>
            <w:r>
              <w:rPr>
                <w:rStyle w:val="HTMLCode"/>
                <w:rFonts w:ascii="Consolas" w:eastAsiaTheme="minorHAnsi" w:hAnsi="Consolas"/>
                <w:color w:val="008200"/>
                <w:sz w:val="22"/>
                <w:szCs w:val="22"/>
                <w:bdr w:val="none" w:sz="0" w:space="0" w:color="auto" w:frame="1"/>
              </w:rPr>
              <w:t xml:space="preserve">() method to join two </w:t>
            </w:r>
          </w:p>
          <w:p w14:paraId="0222A1EC"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w:t>
            </w:r>
            <w:proofErr w:type="spellStart"/>
            <w:r>
              <w:rPr>
                <w:rStyle w:val="HTMLCode"/>
                <w:rFonts w:ascii="Consolas" w:eastAsiaTheme="minorHAnsi" w:hAnsi="Consolas"/>
                <w:color w:val="008200"/>
                <w:sz w:val="22"/>
                <w:szCs w:val="22"/>
                <w:bdr w:val="none" w:sz="0" w:space="0" w:color="auto" w:frame="1"/>
              </w:rPr>
              <w:t>arraylist</w:t>
            </w:r>
            <w:proofErr w:type="spellEnd"/>
            <w:r>
              <w:rPr>
                <w:rStyle w:val="HTMLCode"/>
                <w:rFonts w:ascii="Consolas" w:eastAsiaTheme="minorHAnsi" w:hAnsi="Consolas"/>
                <w:color w:val="008200"/>
                <w:sz w:val="22"/>
                <w:szCs w:val="22"/>
                <w:bdr w:val="none" w:sz="0" w:space="0" w:color="auto" w:frame="1"/>
              </w:rPr>
              <w:t xml:space="preserve"> </w:t>
            </w:r>
          </w:p>
          <w:p w14:paraId="05AA7B1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list_</w:t>
            </w:r>
            <w:proofErr w:type="gramStart"/>
            <w:r>
              <w:rPr>
                <w:rStyle w:val="HTMLCode"/>
                <w:rFonts w:ascii="Consolas" w:eastAsiaTheme="minorHAnsi" w:hAnsi="Consolas"/>
                <w:color w:val="000000"/>
                <w:sz w:val="22"/>
                <w:szCs w:val="22"/>
                <w:bdr w:val="none" w:sz="0" w:space="0" w:color="auto" w:frame="1"/>
              </w:rPr>
              <w:t>1.addAll</w:t>
            </w:r>
            <w:proofErr w:type="gramEnd"/>
            <w:r>
              <w:rPr>
                <w:rStyle w:val="HTMLCode"/>
                <w:rFonts w:ascii="Consolas" w:eastAsiaTheme="minorHAnsi" w:hAnsi="Consolas"/>
                <w:color w:val="000000"/>
                <w:sz w:val="22"/>
                <w:szCs w:val="22"/>
                <w:bdr w:val="none" w:sz="0" w:space="0" w:color="auto" w:frame="1"/>
              </w:rPr>
              <w:t xml:space="preserve">(list_2); </w:t>
            </w:r>
          </w:p>
          <w:p w14:paraId="7841804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03E2B02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Print the joined </w:t>
            </w:r>
            <w:proofErr w:type="spellStart"/>
            <w:r>
              <w:rPr>
                <w:rStyle w:val="HTMLCode"/>
                <w:rFonts w:ascii="Consolas" w:eastAsiaTheme="minorHAnsi" w:hAnsi="Consolas"/>
                <w:color w:val="008200"/>
                <w:sz w:val="22"/>
                <w:szCs w:val="22"/>
                <w:bdr w:val="none" w:sz="0" w:space="0" w:color="auto" w:frame="1"/>
              </w:rPr>
              <w:t>ArrayList</w:t>
            </w:r>
            <w:proofErr w:type="spellEnd"/>
            <w:r>
              <w:rPr>
                <w:rStyle w:val="HTMLCode"/>
                <w:rFonts w:ascii="Consolas" w:eastAsiaTheme="minorHAnsi" w:hAnsi="Consolas"/>
                <w:color w:val="008200"/>
                <w:sz w:val="22"/>
                <w:szCs w:val="22"/>
                <w:bdr w:val="none" w:sz="0" w:space="0" w:color="auto" w:frame="1"/>
              </w:rPr>
              <w:t xml:space="preserve"> </w:t>
            </w:r>
          </w:p>
          <w:p w14:paraId="2A8C6B5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System.out.println</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 xml:space="preserve">"Joined </w:t>
            </w:r>
            <w:proofErr w:type="spellStart"/>
            <w:r>
              <w:rPr>
                <w:rStyle w:val="HTMLCode"/>
                <w:rFonts w:ascii="Consolas" w:eastAsiaTheme="minorHAnsi" w:hAnsi="Consolas"/>
                <w:color w:val="0000FF"/>
                <w:sz w:val="22"/>
                <w:szCs w:val="22"/>
                <w:bdr w:val="none" w:sz="0" w:space="0" w:color="auto" w:frame="1"/>
              </w:rPr>
              <w:t>ArrayLists</w:t>
            </w:r>
            <w:proofErr w:type="spellEnd"/>
            <w:r>
              <w:rPr>
                <w:rStyle w:val="HTMLCode"/>
                <w:rFonts w:ascii="Consolas" w:eastAsiaTheme="minorHAnsi" w:hAnsi="Consolas"/>
                <w:color w:val="0000FF"/>
                <w:sz w:val="22"/>
                <w:szCs w:val="22"/>
                <w:bdr w:val="none" w:sz="0" w:space="0" w:color="auto" w:frame="1"/>
              </w:rPr>
              <w:t>: "</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list_1</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67FD96C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068F464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w:t>
            </w:r>
          </w:p>
        </w:tc>
      </w:tr>
    </w:tbl>
    <w:p w14:paraId="7CED3CF6" w14:textId="77777777" w:rsidR="004871E0" w:rsidRDefault="004871E0" w:rsidP="004871E0">
      <w:pPr>
        <w:shd w:val="clear" w:color="auto" w:fill="FFFFFF"/>
        <w:spacing w:line="240" w:lineRule="auto"/>
        <w:textAlignment w:val="baseline"/>
        <w:rPr>
          <w:rFonts w:ascii="Nunito" w:hAnsi="Nunito"/>
          <w:color w:val="273239"/>
          <w:spacing w:val="2"/>
          <w:sz w:val="26"/>
          <w:szCs w:val="26"/>
        </w:rPr>
      </w:pPr>
      <w:r>
        <w:rPr>
          <w:rFonts w:ascii="Nunito" w:hAnsi="Nunito"/>
          <w:color w:val="273239"/>
          <w:spacing w:val="2"/>
          <w:sz w:val="26"/>
          <w:szCs w:val="26"/>
        </w:rPr>
        <w:lastRenderedPageBreak/>
        <w:br/>
      </w:r>
      <w:r>
        <w:rPr>
          <w:rStyle w:val="Strong"/>
          <w:rFonts w:ascii="Nunito" w:hAnsi="Nunito"/>
          <w:color w:val="273239"/>
          <w:spacing w:val="2"/>
          <w:sz w:val="26"/>
          <w:szCs w:val="26"/>
          <w:bdr w:val="none" w:sz="0" w:space="0" w:color="auto" w:frame="1"/>
        </w:rPr>
        <w:t>Output</w:t>
      </w:r>
    </w:p>
    <w:p w14:paraId="34489F28"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ArrayList</w:t>
      </w:r>
      <w:proofErr w:type="spellEnd"/>
      <w:r>
        <w:rPr>
          <w:rFonts w:ascii="Consolas" w:hAnsi="Consolas"/>
          <w:color w:val="273239"/>
          <w:spacing w:val="2"/>
          <w:sz w:val="24"/>
          <w:szCs w:val="24"/>
        </w:rPr>
        <w:t xml:space="preserve"> 1: [Geeks, For, </w:t>
      </w:r>
      <w:proofErr w:type="spellStart"/>
      <w:r>
        <w:rPr>
          <w:rFonts w:ascii="Consolas" w:hAnsi="Consolas"/>
          <w:color w:val="273239"/>
          <w:spacing w:val="2"/>
          <w:sz w:val="24"/>
          <w:szCs w:val="24"/>
        </w:rPr>
        <w:t>ForGeeks</w:t>
      </w:r>
      <w:proofErr w:type="spellEnd"/>
      <w:r>
        <w:rPr>
          <w:rFonts w:ascii="Consolas" w:hAnsi="Consolas"/>
          <w:color w:val="273239"/>
          <w:spacing w:val="2"/>
          <w:sz w:val="24"/>
          <w:szCs w:val="24"/>
        </w:rPr>
        <w:t>]</w:t>
      </w:r>
    </w:p>
    <w:p w14:paraId="610E89AF"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ArrayList</w:t>
      </w:r>
      <w:proofErr w:type="spellEnd"/>
      <w:r>
        <w:rPr>
          <w:rFonts w:ascii="Consolas" w:hAnsi="Consolas"/>
          <w:color w:val="273239"/>
          <w:spacing w:val="2"/>
          <w:sz w:val="24"/>
          <w:szCs w:val="24"/>
        </w:rPr>
        <w:t xml:space="preserve"> 2: [</w:t>
      </w:r>
      <w:proofErr w:type="spellStart"/>
      <w:r>
        <w:rPr>
          <w:rFonts w:ascii="Consolas" w:hAnsi="Consolas"/>
          <w:color w:val="273239"/>
          <w:spacing w:val="2"/>
          <w:sz w:val="24"/>
          <w:szCs w:val="24"/>
        </w:rPr>
        <w:t>GeeksForGeeks</w:t>
      </w:r>
      <w:proofErr w:type="spellEnd"/>
      <w:r>
        <w:rPr>
          <w:rFonts w:ascii="Consolas" w:hAnsi="Consolas"/>
          <w:color w:val="273239"/>
          <w:spacing w:val="2"/>
          <w:sz w:val="24"/>
          <w:szCs w:val="24"/>
        </w:rPr>
        <w:t>, A computer portal]</w:t>
      </w:r>
    </w:p>
    <w:p w14:paraId="05C4FBB5"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Joined </w:t>
      </w:r>
      <w:proofErr w:type="spellStart"/>
      <w:r>
        <w:rPr>
          <w:rFonts w:ascii="Consolas" w:hAnsi="Consolas"/>
          <w:color w:val="273239"/>
          <w:spacing w:val="2"/>
          <w:sz w:val="24"/>
          <w:szCs w:val="24"/>
        </w:rPr>
        <w:t>ArrayLists</w:t>
      </w:r>
      <w:proofErr w:type="spellEnd"/>
      <w:r>
        <w:rPr>
          <w:rFonts w:ascii="Consolas" w:hAnsi="Consolas"/>
          <w:color w:val="273239"/>
          <w:spacing w:val="2"/>
          <w:sz w:val="24"/>
          <w:szCs w:val="24"/>
        </w:rPr>
        <w:t xml:space="preserve">: [Geeks, For, </w:t>
      </w:r>
      <w:proofErr w:type="spellStart"/>
      <w:r>
        <w:rPr>
          <w:rFonts w:ascii="Consolas" w:hAnsi="Consolas"/>
          <w:color w:val="273239"/>
          <w:spacing w:val="2"/>
          <w:sz w:val="24"/>
          <w:szCs w:val="24"/>
        </w:rPr>
        <w:t>ForGeeks</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GeeksForGeeks</w:t>
      </w:r>
      <w:proofErr w:type="spellEnd"/>
      <w:r>
        <w:rPr>
          <w:rFonts w:ascii="Consolas" w:hAnsi="Consolas"/>
          <w:color w:val="273239"/>
          <w:spacing w:val="2"/>
          <w:sz w:val="24"/>
          <w:szCs w:val="24"/>
        </w:rPr>
        <w:t>, A computer portal]</w:t>
      </w:r>
    </w:p>
    <w:p w14:paraId="70F90F44"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1DCB8C9B"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24DDD52D"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6D47E208"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For more information, refer to the article – </w:t>
      </w:r>
      <w:hyperlink r:id="rId93" w:anchor=":~:text=Approach%3A%20ArrayLists%20can%20be%20joined,end%20of%20the%20first%20ArrayList." w:history="1">
        <w:r>
          <w:rPr>
            <w:rStyle w:val="Hyperlink"/>
            <w:rFonts w:ascii="Nunito" w:hAnsi="Nunito"/>
            <w:spacing w:val="2"/>
            <w:sz w:val="26"/>
            <w:szCs w:val="26"/>
            <w:bdr w:val="none" w:sz="0" w:space="0" w:color="auto" w:frame="1"/>
          </w:rPr>
          <w:t xml:space="preserve">Join two </w:t>
        </w:r>
        <w:proofErr w:type="spellStart"/>
        <w:r>
          <w:rPr>
            <w:rStyle w:val="Hyperlink"/>
            <w:rFonts w:ascii="Nunito" w:hAnsi="Nunito"/>
            <w:spacing w:val="2"/>
            <w:sz w:val="26"/>
            <w:szCs w:val="26"/>
            <w:bdr w:val="none" w:sz="0" w:space="0" w:color="auto" w:frame="1"/>
          </w:rPr>
          <w:t>ArrayLists</w:t>
        </w:r>
        <w:proofErr w:type="spellEnd"/>
        <w:r>
          <w:rPr>
            <w:rStyle w:val="Hyperlink"/>
            <w:rFonts w:ascii="Nunito" w:hAnsi="Nunito"/>
            <w:spacing w:val="2"/>
            <w:sz w:val="26"/>
            <w:szCs w:val="26"/>
            <w:bdr w:val="none" w:sz="0" w:space="0" w:color="auto" w:frame="1"/>
          </w:rPr>
          <w:t xml:space="preserve"> in Java</w:t>
        </w:r>
      </w:hyperlink>
    </w:p>
    <w:p w14:paraId="79B74011"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45" w:name="q36"/>
      <w:bookmarkEnd w:id="45"/>
      <w:r>
        <w:rPr>
          <w:rFonts w:ascii="Nunito" w:hAnsi="Nunito"/>
          <w:color w:val="273239"/>
          <w:spacing w:val="2"/>
          <w:sz w:val="28"/>
          <w:szCs w:val="28"/>
          <w:bdr w:val="none" w:sz="0" w:space="0" w:color="auto" w:frame="1"/>
        </w:rPr>
        <w:lastRenderedPageBreak/>
        <w:t xml:space="preserve">36. How can you synchronize an </w:t>
      </w:r>
      <w:proofErr w:type="spellStart"/>
      <w:r>
        <w:rPr>
          <w:rFonts w:ascii="Nunito" w:hAnsi="Nunito"/>
          <w:color w:val="273239"/>
          <w:spacing w:val="2"/>
          <w:sz w:val="28"/>
          <w:szCs w:val="28"/>
          <w:bdr w:val="none" w:sz="0" w:space="0" w:color="auto" w:frame="1"/>
        </w:rPr>
        <w:t>ArrayList</w:t>
      </w:r>
      <w:proofErr w:type="spellEnd"/>
      <w:r>
        <w:rPr>
          <w:rFonts w:ascii="Nunito" w:hAnsi="Nunito"/>
          <w:color w:val="273239"/>
          <w:spacing w:val="2"/>
          <w:sz w:val="28"/>
          <w:szCs w:val="28"/>
          <w:bdr w:val="none" w:sz="0" w:space="0" w:color="auto" w:frame="1"/>
        </w:rPr>
        <w:t xml:space="preserve"> in Java?</w:t>
      </w:r>
    </w:p>
    <w:p w14:paraId="0621D36D"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Using the </w:t>
      </w:r>
      <w:proofErr w:type="spellStart"/>
      <w:r>
        <w:rPr>
          <w:rFonts w:ascii="Nunito" w:hAnsi="Nunito"/>
          <w:color w:val="273239"/>
          <w:spacing w:val="2"/>
          <w:sz w:val="26"/>
          <w:szCs w:val="26"/>
          <w:bdr w:val="none" w:sz="0" w:space="0" w:color="auto" w:frame="1"/>
        </w:rPr>
        <w:t>Collections.synchronizedList</w:t>
      </w:r>
      <w:proofErr w:type="spellEnd"/>
      <w:r>
        <w:rPr>
          <w:rFonts w:ascii="Nunito" w:hAnsi="Nunito"/>
          <w:color w:val="273239"/>
          <w:spacing w:val="2"/>
          <w:sz w:val="26"/>
          <w:szCs w:val="26"/>
          <w:bdr w:val="none" w:sz="0" w:space="0" w:color="auto" w:frame="1"/>
        </w:rPr>
        <w:t xml:space="preserve">() method, we can synchronize our collections in Java. </w:t>
      </w:r>
      <w:proofErr w:type="spellStart"/>
      <w:proofErr w:type="gramStart"/>
      <w:r>
        <w:rPr>
          <w:rFonts w:ascii="Nunito" w:hAnsi="Nunito"/>
          <w:color w:val="273239"/>
          <w:spacing w:val="2"/>
          <w:sz w:val="26"/>
          <w:szCs w:val="26"/>
          <w:bdr w:val="none" w:sz="0" w:space="0" w:color="auto" w:frame="1"/>
        </w:rPr>
        <w:t>SynchronizedList</w:t>
      </w:r>
      <w:proofErr w:type="spellEnd"/>
      <w:r>
        <w:rPr>
          <w:rFonts w:ascii="Nunito" w:hAnsi="Nunito"/>
          <w:color w:val="273239"/>
          <w:spacing w:val="2"/>
          <w:sz w:val="26"/>
          <w:szCs w:val="26"/>
          <w:bdr w:val="none" w:sz="0" w:space="0" w:color="auto" w:frame="1"/>
        </w:rPr>
        <w:t>(</w:t>
      </w:r>
      <w:proofErr w:type="gramEnd"/>
      <w:r>
        <w:rPr>
          <w:rFonts w:ascii="Nunito" w:hAnsi="Nunito"/>
          <w:color w:val="273239"/>
          <w:spacing w:val="2"/>
          <w:sz w:val="26"/>
          <w:szCs w:val="26"/>
          <w:bdr w:val="none" w:sz="0" w:space="0" w:color="auto" w:frame="1"/>
        </w:rPr>
        <w:t>) returns a synchronized (thread-safe) list backed by a selection.</w:t>
      </w:r>
    </w:p>
    <w:p w14:paraId="5AB8AAD4" w14:textId="77777777" w:rsidR="004871E0" w:rsidRDefault="004871E0" w:rsidP="004871E0">
      <w:pPr>
        <w:pStyle w:val="responsive-tabslistitem"/>
        <w:numPr>
          <w:ilvl w:val="0"/>
          <w:numId w:val="17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797E63A0" w14:textId="77777777" w:rsidR="004871E0" w:rsidRDefault="004871E0" w:rsidP="004871E0">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4871E0" w14:paraId="54D75146" w14:textId="77777777" w:rsidTr="004871E0">
        <w:tc>
          <w:tcPr>
            <w:tcW w:w="69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C0DE7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Java program to show synchronization of </w:t>
            </w:r>
            <w:proofErr w:type="spellStart"/>
            <w:r>
              <w:rPr>
                <w:rStyle w:val="HTMLCode"/>
                <w:rFonts w:ascii="Consolas" w:eastAsiaTheme="minorHAnsi" w:hAnsi="Consolas"/>
                <w:color w:val="008200"/>
                <w:sz w:val="22"/>
                <w:szCs w:val="22"/>
                <w:bdr w:val="none" w:sz="0" w:space="0" w:color="auto" w:frame="1"/>
              </w:rPr>
              <w:t>ArrayList</w:t>
            </w:r>
            <w:proofErr w:type="spellEnd"/>
            <w:r>
              <w:rPr>
                <w:rStyle w:val="HTMLCode"/>
                <w:rFonts w:ascii="Consolas" w:eastAsiaTheme="minorHAnsi" w:hAnsi="Consolas"/>
                <w:color w:val="008200"/>
                <w:sz w:val="22"/>
                <w:szCs w:val="22"/>
                <w:bdr w:val="none" w:sz="0" w:space="0" w:color="auto" w:frame="1"/>
              </w:rPr>
              <w:t xml:space="preserve"> </w:t>
            </w:r>
          </w:p>
          <w:p w14:paraId="022295D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java.io.*</w:t>
            </w:r>
            <w:proofErr w:type="gramEnd"/>
            <w:r>
              <w:rPr>
                <w:rStyle w:val="HTMLCode"/>
                <w:rFonts w:ascii="Consolas" w:eastAsiaTheme="minorHAnsi" w:hAnsi="Consolas"/>
                <w:color w:val="000000"/>
                <w:sz w:val="22"/>
                <w:szCs w:val="22"/>
                <w:bdr w:val="none" w:sz="0" w:space="0" w:color="auto" w:frame="1"/>
              </w:rPr>
              <w:t xml:space="preserve">; </w:t>
            </w:r>
          </w:p>
          <w:p w14:paraId="03DBAF4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java.util</w:t>
            </w:r>
            <w:proofErr w:type="spellEnd"/>
            <w:r>
              <w:rPr>
                <w:rStyle w:val="HTMLCode"/>
                <w:rFonts w:ascii="Consolas" w:eastAsiaTheme="minorHAnsi" w:hAnsi="Consolas"/>
                <w:color w:val="000000"/>
                <w:sz w:val="22"/>
                <w:szCs w:val="22"/>
                <w:bdr w:val="none" w:sz="0" w:space="0" w:color="auto" w:frame="1"/>
              </w:rPr>
              <w:t>.</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1DDF148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122394A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GFG { </w:t>
            </w:r>
          </w:p>
          <w:p w14:paraId="7A0A6C9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static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main(</w:t>
            </w:r>
            <w:proofErr w:type="gramEnd"/>
            <w:r>
              <w:rPr>
                <w:rStyle w:val="HTMLCode"/>
                <w:rFonts w:ascii="Consolas" w:eastAsiaTheme="minorHAnsi" w:hAnsi="Consolas"/>
                <w:color w:val="000000"/>
                <w:sz w:val="22"/>
                <w:szCs w:val="22"/>
                <w:bdr w:val="none" w:sz="0" w:space="0" w:color="auto" w:frame="1"/>
              </w:rPr>
              <w:t xml:space="preserve">String[] </w:t>
            </w:r>
            <w:proofErr w:type="spellStart"/>
            <w:r>
              <w:rPr>
                <w:rStyle w:val="HTMLCode"/>
                <w:rFonts w:ascii="Consolas" w:eastAsiaTheme="minorHAnsi" w:hAnsi="Consolas"/>
                <w:color w:val="000000"/>
                <w:sz w:val="22"/>
                <w:szCs w:val="22"/>
                <w:bdr w:val="none" w:sz="0" w:space="0" w:color="auto" w:frame="1"/>
              </w:rPr>
              <w:t>args</w:t>
            </w:r>
            <w:proofErr w:type="spellEnd"/>
            <w:r>
              <w:rPr>
                <w:rStyle w:val="HTMLCode"/>
                <w:rFonts w:ascii="Consolas" w:eastAsiaTheme="minorHAnsi" w:hAnsi="Consolas"/>
                <w:color w:val="000000"/>
                <w:sz w:val="22"/>
                <w:szCs w:val="22"/>
                <w:bdr w:val="none" w:sz="0" w:space="0" w:color="auto" w:frame="1"/>
              </w:rPr>
              <w:t xml:space="preserve">) </w:t>
            </w:r>
          </w:p>
          <w:p w14:paraId="7CF5815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71711E8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w:t>
            </w:r>
            <w:proofErr w:type="gramStart"/>
            <w:r>
              <w:rPr>
                <w:rStyle w:val="HTMLCode"/>
                <w:rFonts w:ascii="Consolas" w:eastAsiaTheme="minorHAnsi" w:hAnsi="Consolas"/>
                <w:color w:val="008200"/>
                <w:sz w:val="22"/>
                <w:szCs w:val="22"/>
                <w:bdr w:val="none" w:sz="0" w:space="0" w:color="auto" w:frame="1"/>
              </w:rPr>
              <w:t>Non Synchronized</w:t>
            </w:r>
            <w:proofErr w:type="gramEnd"/>
            <w:r>
              <w:rPr>
                <w:rStyle w:val="HTMLCode"/>
                <w:rFonts w:ascii="Consolas" w:eastAsiaTheme="minorHAnsi" w:hAnsi="Consolas"/>
                <w:color w:val="008200"/>
                <w:sz w:val="22"/>
                <w:szCs w:val="22"/>
                <w:bdr w:val="none" w:sz="0" w:space="0" w:color="auto" w:frame="1"/>
              </w:rPr>
              <w:t xml:space="preserve"> </w:t>
            </w:r>
            <w:proofErr w:type="spellStart"/>
            <w:r>
              <w:rPr>
                <w:rStyle w:val="HTMLCode"/>
                <w:rFonts w:ascii="Consolas" w:eastAsiaTheme="minorHAnsi" w:hAnsi="Consolas"/>
                <w:color w:val="008200"/>
                <w:sz w:val="22"/>
                <w:szCs w:val="22"/>
                <w:bdr w:val="none" w:sz="0" w:space="0" w:color="auto" w:frame="1"/>
              </w:rPr>
              <w:t>ArrayList</w:t>
            </w:r>
            <w:proofErr w:type="spellEnd"/>
            <w:r>
              <w:rPr>
                <w:rStyle w:val="HTMLCode"/>
                <w:rFonts w:ascii="Consolas" w:eastAsiaTheme="minorHAnsi" w:hAnsi="Consolas"/>
                <w:color w:val="008200"/>
                <w:sz w:val="22"/>
                <w:szCs w:val="22"/>
                <w:bdr w:val="none" w:sz="0" w:space="0" w:color="auto" w:frame="1"/>
              </w:rPr>
              <w:t xml:space="preserve"> </w:t>
            </w:r>
          </w:p>
          <w:p w14:paraId="1BAC4AF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List&lt;String&gt; list = </w:t>
            </w:r>
            <w:r>
              <w:rPr>
                <w:rStyle w:val="HTMLCode"/>
                <w:rFonts w:ascii="Consolas" w:eastAsiaTheme="minorHAnsi" w:hAnsi="Consolas"/>
                <w:b/>
                <w:bCs/>
                <w:color w:val="006699"/>
                <w:sz w:val="22"/>
                <w:szCs w:val="22"/>
                <w:bdr w:val="none" w:sz="0" w:space="0" w:color="auto" w:frame="1"/>
              </w:rPr>
              <w:t>new</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ArrayList</w:t>
            </w:r>
            <w:proofErr w:type="spellEnd"/>
            <w:r>
              <w:rPr>
                <w:rStyle w:val="HTMLCode"/>
                <w:rFonts w:ascii="Consolas" w:eastAsiaTheme="minorHAnsi" w:hAnsi="Consolas"/>
                <w:color w:val="000000"/>
                <w:sz w:val="22"/>
                <w:szCs w:val="22"/>
                <w:bdr w:val="none" w:sz="0" w:space="0" w:color="auto" w:frame="1"/>
              </w:rPr>
              <w:t>&lt;String</w:t>
            </w:r>
            <w:proofErr w:type="gramStart"/>
            <w:r>
              <w:rPr>
                <w:rStyle w:val="HTMLCode"/>
                <w:rFonts w:ascii="Consolas" w:eastAsiaTheme="minorHAnsi" w:hAnsi="Consolas"/>
                <w:color w:val="000000"/>
                <w:sz w:val="22"/>
                <w:szCs w:val="22"/>
                <w:bdr w:val="none" w:sz="0" w:space="0" w:color="auto" w:frame="1"/>
              </w:rPr>
              <w:t>&gt;(</w:t>
            </w:r>
            <w:proofErr w:type="gramEnd"/>
            <w:r>
              <w:rPr>
                <w:rStyle w:val="HTMLCode"/>
                <w:rFonts w:ascii="Consolas" w:eastAsiaTheme="minorHAnsi" w:hAnsi="Consolas"/>
                <w:color w:val="000000"/>
                <w:sz w:val="22"/>
                <w:szCs w:val="22"/>
                <w:bdr w:val="none" w:sz="0" w:space="0" w:color="auto" w:frame="1"/>
              </w:rPr>
              <w:t xml:space="preserve">); </w:t>
            </w:r>
          </w:p>
          <w:p w14:paraId="3BC4318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70AC0AE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list.add</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"Eat"</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132B7FD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list.add</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"Coffee"</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06D3091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list.add</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"Code"</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69103F2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list.add</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"Sleep"</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2F536A7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list.add</w:t>
            </w:r>
            <w:proofErr w:type="spell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"Repeat"</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2E2788D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3DBA138C"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Synchronizing </w:t>
            </w:r>
            <w:proofErr w:type="spellStart"/>
            <w:r>
              <w:rPr>
                <w:rStyle w:val="HTMLCode"/>
                <w:rFonts w:ascii="Consolas" w:eastAsiaTheme="minorHAnsi" w:hAnsi="Consolas"/>
                <w:color w:val="008200"/>
                <w:sz w:val="22"/>
                <w:szCs w:val="22"/>
                <w:bdr w:val="none" w:sz="0" w:space="0" w:color="auto" w:frame="1"/>
              </w:rPr>
              <w:t>ArrayList</w:t>
            </w:r>
            <w:proofErr w:type="spellEnd"/>
            <w:r>
              <w:rPr>
                <w:rStyle w:val="HTMLCode"/>
                <w:rFonts w:ascii="Consolas" w:eastAsiaTheme="minorHAnsi" w:hAnsi="Consolas"/>
                <w:color w:val="008200"/>
                <w:sz w:val="22"/>
                <w:szCs w:val="22"/>
                <w:bdr w:val="none" w:sz="0" w:space="0" w:color="auto" w:frame="1"/>
              </w:rPr>
              <w:t xml:space="preserve"> in Java </w:t>
            </w:r>
          </w:p>
          <w:p w14:paraId="268CC17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list = </w:t>
            </w:r>
            <w:proofErr w:type="spellStart"/>
            <w:r>
              <w:rPr>
                <w:rStyle w:val="HTMLCode"/>
                <w:rFonts w:ascii="Consolas" w:eastAsiaTheme="minorHAnsi" w:hAnsi="Consolas"/>
                <w:color w:val="000000"/>
                <w:sz w:val="22"/>
                <w:szCs w:val="22"/>
                <w:bdr w:val="none" w:sz="0" w:space="0" w:color="auto" w:frame="1"/>
              </w:rPr>
              <w:t>Collections.synchronizedList</w:t>
            </w:r>
            <w:proofErr w:type="spellEnd"/>
            <w:r>
              <w:rPr>
                <w:rStyle w:val="HTMLCode"/>
                <w:rFonts w:ascii="Consolas" w:eastAsiaTheme="minorHAnsi" w:hAnsi="Consolas"/>
                <w:color w:val="000000"/>
                <w:sz w:val="22"/>
                <w:szCs w:val="22"/>
                <w:bdr w:val="none" w:sz="0" w:space="0" w:color="auto" w:frame="1"/>
              </w:rPr>
              <w:t>(list</w:t>
            </w:r>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00E6E9B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35A1ED0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we must use synchronize block to avoid </w:t>
            </w:r>
          </w:p>
          <w:p w14:paraId="200DDDB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non-deterministic behavior </w:t>
            </w:r>
          </w:p>
          <w:p w14:paraId="4EFF63B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synchronized</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(list) </w:t>
            </w:r>
          </w:p>
          <w:p w14:paraId="36A119B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lastRenderedPageBreak/>
              <w:t>        </w:t>
            </w:r>
            <w:r>
              <w:rPr>
                <w:rStyle w:val="HTMLCode"/>
                <w:rFonts w:ascii="Consolas" w:eastAsiaTheme="minorHAnsi" w:hAnsi="Consolas"/>
                <w:color w:val="000000"/>
                <w:sz w:val="22"/>
                <w:szCs w:val="22"/>
                <w:bdr w:val="none" w:sz="0" w:space="0" w:color="auto" w:frame="1"/>
              </w:rPr>
              <w:t xml:space="preserve">{ </w:t>
            </w:r>
          </w:p>
          <w:p w14:paraId="5D64E1E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Iterator&lt;String&gt; it = </w:t>
            </w:r>
            <w:proofErr w:type="spellStart"/>
            <w:proofErr w:type="gramStart"/>
            <w:r>
              <w:rPr>
                <w:rStyle w:val="HTMLCode"/>
                <w:rFonts w:ascii="Consolas" w:eastAsiaTheme="minorHAnsi" w:hAnsi="Consolas"/>
                <w:color w:val="000000"/>
                <w:sz w:val="22"/>
                <w:szCs w:val="22"/>
                <w:bdr w:val="none" w:sz="0" w:space="0" w:color="auto" w:frame="1"/>
              </w:rPr>
              <w:t>list.iterator</w:t>
            </w:r>
            <w:proofErr w:type="spellEnd"/>
            <w:proofErr w:type="gramEnd"/>
            <w:r>
              <w:rPr>
                <w:rStyle w:val="HTMLCode"/>
                <w:rFonts w:ascii="Consolas" w:eastAsiaTheme="minorHAnsi" w:hAnsi="Consolas"/>
                <w:color w:val="000000"/>
                <w:sz w:val="22"/>
                <w:szCs w:val="22"/>
                <w:bdr w:val="none" w:sz="0" w:space="0" w:color="auto" w:frame="1"/>
              </w:rPr>
              <w:t xml:space="preserve">(); </w:t>
            </w:r>
          </w:p>
          <w:p w14:paraId="023AC23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while</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t>
            </w:r>
            <w:proofErr w:type="spellStart"/>
            <w:proofErr w:type="gramStart"/>
            <w:r>
              <w:rPr>
                <w:rStyle w:val="HTMLCode"/>
                <w:rFonts w:ascii="Consolas" w:eastAsiaTheme="minorHAnsi" w:hAnsi="Consolas"/>
                <w:color w:val="000000"/>
                <w:sz w:val="22"/>
                <w:szCs w:val="22"/>
                <w:bdr w:val="none" w:sz="0" w:space="0" w:color="auto" w:frame="1"/>
              </w:rPr>
              <w:t>it.hasNext</w:t>
            </w:r>
            <w:proofErr w:type="spellEnd"/>
            <w:proofErr w:type="gramEnd"/>
            <w:r>
              <w:rPr>
                <w:rStyle w:val="HTMLCode"/>
                <w:rFonts w:ascii="Consolas" w:eastAsiaTheme="minorHAnsi" w:hAnsi="Consolas"/>
                <w:color w:val="000000"/>
                <w:sz w:val="22"/>
                <w:szCs w:val="22"/>
                <w:bdr w:val="none" w:sz="0" w:space="0" w:color="auto" w:frame="1"/>
              </w:rPr>
              <w:t xml:space="preserve">()) { </w:t>
            </w:r>
          </w:p>
          <w:p w14:paraId="2338ADE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System.out.println</w:t>
            </w:r>
            <w:proofErr w:type="spellEnd"/>
            <w:r>
              <w:rPr>
                <w:rStyle w:val="HTMLCode"/>
                <w:rFonts w:ascii="Consolas" w:eastAsiaTheme="minorHAnsi" w:hAnsi="Consolas"/>
                <w:color w:val="000000"/>
                <w:sz w:val="22"/>
                <w:szCs w:val="22"/>
                <w:bdr w:val="none" w:sz="0" w:space="0" w:color="auto" w:frame="1"/>
              </w:rPr>
              <w:t>(</w:t>
            </w:r>
            <w:proofErr w:type="spellStart"/>
            <w:proofErr w:type="gramStart"/>
            <w:r>
              <w:rPr>
                <w:rStyle w:val="HTMLCode"/>
                <w:rFonts w:ascii="Consolas" w:eastAsiaTheme="minorHAnsi" w:hAnsi="Consolas"/>
                <w:color w:val="000000"/>
                <w:sz w:val="22"/>
                <w:szCs w:val="22"/>
                <w:bdr w:val="none" w:sz="0" w:space="0" w:color="auto" w:frame="1"/>
              </w:rPr>
              <w:t>it.next</w:t>
            </w:r>
            <w:proofErr w:type="spellEnd"/>
            <w:proofErr w:type="gramEnd"/>
            <w:r>
              <w:rPr>
                <w:rStyle w:val="HTMLCode"/>
                <w:rFonts w:ascii="Consolas" w:eastAsiaTheme="minorHAnsi" w:hAnsi="Consolas"/>
                <w:color w:val="000000"/>
                <w:sz w:val="22"/>
                <w:szCs w:val="22"/>
                <w:bdr w:val="none" w:sz="0" w:space="0" w:color="auto" w:frame="1"/>
              </w:rPr>
              <w:t xml:space="preserve">()); </w:t>
            </w:r>
          </w:p>
          <w:p w14:paraId="5073C05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03A7E45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5AF0942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5A71A51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w:t>
            </w:r>
          </w:p>
        </w:tc>
      </w:tr>
    </w:tbl>
    <w:p w14:paraId="6355D62D" w14:textId="77777777" w:rsidR="004871E0" w:rsidRDefault="004871E0" w:rsidP="004871E0">
      <w:pPr>
        <w:shd w:val="clear" w:color="auto" w:fill="FFFFFF"/>
        <w:spacing w:line="240" w:lineRule="auto"/>
        <w:textAlignment w:val="baseline"/>
        <w:rPr>
          <w:rFonts w:ascii="Nunito" w:hAnsi="Nunito"/>
          <w:color w:val="273239"/>
          <w:spacing w:val="2"/>
          <w:sz w:val="26"/>
          <w:szCs w:val="26"/>
        </w:rPr>
      </w:pPr>
      <w:r>
        <w:rPr>
          <w:rFonts w:ascii="Nunito" w:hAnsi="Nunito"/>
          <w:color w:val="273239"/>
          <w:spacing w:val="2"/>
          <w:sz w:val="26"/>
          <w:szCs w:val="26"/>
        </w:rPr>
        <w:lastRenderedPageBreak/>
        <w:br/>
      </w:r>
      <w:r>
        <w:rPr>
          <w:rStyle w:val="Strong"/>
          <w:rFonts w:ascii="Nunito" w:hAnsi="Nunito"/>
          <w:color w:val="273239"/>
          <w:spacing w:val="2"/>
          <w:sz w:val="26"/>
          <w:szCs w:val="26"/>
          <w:bdr w:val="none" w:sz="0" w:space="0" w:color="auto" w:frame="1"/>
        </w:rPr>
        <w:t>Output</w:t>
      </w:r>
    </w:p>
    <w:p w14:paraId="6F065DD4"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Eat</w:t>
      </w:r>
    </w:p>
    <w:p w14:paraId="624A73EB"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Coffee</w:t>
      </w:r>
    </w:p>
    <w:p w14:paraId="5D4DD968"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Code</w:t>
      </w:r>
    </w:p>
    <w:p w14:paraId="0E9A5F39"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Sleep</w:t>
      </w:r>
    </w:p>
    <w:p w14:paraId="5343CB86"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Repeat</w:t>
      </w:r>
    </w:p>
    <w:p w14:paraId="6AE3A7E6"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3AAD02B0"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1A4CF594" w14:textId="77777777" w:rsidR="004871E0" w:rsidRDefault="004871E0" w:rsidP="004871E0">
      <w:pPr>
        <w:pStyle w:val="HTMLPreformatted"/>
        <w:shd w:val="clear" w:color="auto" w:fill="FFFFFF"/>
        <w:spacing w:after="150"/>
        <w:textAlignment w:val="baseline"/>
        <w:rPr>
          <w:rFonts w:ascii="Consolas" w:hAnsi="Consolas"/>
          <w:color w:val="273239"/>
          <w:spacing w:val="2"/>
          <w:sz w:val="24"/>
          <w:szCs w:val="24"/>
        </w:rPr>
      </w:pPr>
    </w:p>
    <w:p w14:paraId="1575E7DD"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46" w:name="q37"/>
      <w:bookmarkEnd w:id="46"/>
      <w:r>
        <w:rPr>
          <w:rFonts w:ascii="Nunito" w:hAnsi="Nunito"/>
          <w:color w:val="273239"/>
          <w:spacing w:val="2"/>
          <w:sz w:val="28"/>
          <w:szCs w:val="28"/>
          <w:bdr w:val="none" w:sz="0" w:space="0" w:color="auto" w:frame="1"/>
        </w:rPr>
        <w:t>37. What is a Properties Class in Java? </w:t>
      </w:r>
    </w:p>
    <w:p w14:paraId="674CCC7E"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The properties class is a subclass of </w:t>
      </w:r>
      <w:proofErr w:type="spellStart"/>
      <w:r>
        <w:rPr>
          <w:rFonts w:ascii="Nunito" w:hAnsi="Nunito"/>
          <w:color w:val="273239"/>
          <w:spacing w:val="2"/>
          <w:sz w:val="26"/>
          <w:szCs w:val="26"/>
          <w:bdr w:val="none" w:sz="0" w:space="0" w:color="auto" w:frame="1"/>
        </w:rPr>
        <w:t>Hashtable</w:t>
      </w:r>
      <w:proofErr w:type="spellEnd"/>
      <w:r>
        <w:rPr>
          <w:rFonts w:ascii="Nunito" w:hAnsi="Nunito"/>
          <w:color w:val="273239"/>
          <w:spacing w:val="2"/>
          <w:sz w:val="26"/>
          <w:szCs w:val="26"/>
          <w:bdr w:val="none" w:sz="0" w:space="0" w:color="auto" w:frame="1"/>
        </w:rPr>
        <w:t>. The properties class stores a list of values whose key is a string and whose value is also a string. Properties can define other properties class lists, but the default is properties.</w:t>
      </w:r>
    </w:p>
    <w:p w14:paraId="084DFB5B"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Features of Properties class:</w:t>
      </w:r>
    </w:p>
    <w:p w14:paraId="32B09605" w14:textId="77777777" w:rsidR="004871E0" w:rsidRDefault="004871E0" w:rsidP="004871E0">
      <w:pPr>
        <w:numPr>
          <w:ilvl w:val="0"/>
          <w:numId w:val="18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Property is a subclass of </w:t>
      </w:r>
      <w:proofErr w:type="spellStart"/>
      <w:r>
        <w:rPr>
          <w:rFonts w:ascii="Nunito" w:hAnsi="Nunito"/>
          <w:color w:val="273239"/>
          <w:spacing w:val="2"/>
          <w:sz w:val="26"/>
          <w:szCs w:val="26"/>
          <w:bdr w:val="none" w:sz="0" w:space="0" w:color="auto" w:frame="1"/>
        </w:rPr>
        <w:t>Hashtable</w:t>
      </w:r>
      <w:proofErr w:type="spellEnd"/>
      <w:r>
        <w:rPr>
          <w:rFonts w:ascii="Nunito" w:hAnsi="Nunito"/>
          <w:color w:val="273239"/>
          <w:spacing w:val="2"/>
          <w:sz w:val="26"/>
          <w:szCs w:val="26"/>
          <w:bdr w:val="none" w:sz="0" w:space="0" w:color="auto" w:frame="1"/>
        </w:rPr>
        <w:t>.</w:t>
      </w:r>
    </w:p>
    <w:p w14:paraId="3B780DFE" w14:textId="77777777" w:rsidR="004871E0" w:rsidRDefault="004871E0" w:rsidP="004871E0">
      <w:pPr>
        <w:numPr>
          <w:ilvl w:val="0"/>
          <w:numId w:val="18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The Properties file is used to store and retrieve string data type for a list of values where the key is a </w:t>
      </w:r>
      <w:proofErr w:type="gramStart"/>
      <w:r>
        <w:rPr>
          <w:rFonts w:ascii="Nunito" w:hAnsi="Nunito"/>
          <w:color w:val="273239"/>
          <w:spacing w:val="2"/>
          <w:sz w:val="26"/>
          <w:szCs w:val="26"/>
          <w:bdr w:val="none" w:sz="0" w:space="0" w:color="auto" w:frame="1"/>
        </w:rPr>
        <w:t>string</w:t>
      </w:r>
      <w:proofErr w:type="gramEnd"/>
      <w:r>
        <w:rPr>
          <w:rFonts w:ascii="Nunito" w:hAnsi="Nunito"/>
          <w:color w:val="273239"/>
          <w:spacing w:val="2"/>
          <w:sz w:val="26"/>
          <w:szCs w:val="26"/>
          <w:bdr w:val="none" w:sz="0" w:space="0" w:color="auto" w:frame="1"/>
        </w:rPr>
        <w:t xml:space="preserve"> and the value is also a string.</w:t>
      </w:r>
    </w:p>
    <w:p w14:paraId="07BD8A64" w14:textId="77777777" w:rsidR="004871E0" w:rsidRDefault="004871E0" w:rsidP="004871E0">
      <w:pPr>
        <w:numPr>
          <w:ilvl w:val="0"/>
          <w:numId w:val="182"/>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If the original properties list does not contain a certain key property, the default properties list will be searched instead.</w:t>
      </w:r>
    </w:p>
    <w:p w14:paraId="0D72CBE3" w14:textId="77777777" w:rsidR="004871E0" w:rsidRDefault="004871E0" w:rsidP="004871E0">
      <w:pPr>
        <w:numPr>
          <w:ilvl w:val="0"/>
          <w:numId w:val="183"/>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Objects can be shared by multiple threads without external synchronization.</w:t>
      </w:r>
    </w:p>
    <w:p w14:paraId="080487BA" w14:textId="77777777" w:rsidR="004871E0" w:rsidRDefault="004871E0" w:rsidP="004871E0">
      <w:pPr>
        <w:numPr>
          <w:ilvl w:val="0"/>
          <w:numId w:val="184"/>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lastRenderedPageBreak/>
        <w:t>The properties class can be used to retrieve the properties of the system.</w:t>
      </w:r>
    </w:p>
    <w:p w14:paraId="30D7B041"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94" w:history="1">
        <w:r>
          <w:rPr>
            <w:rStyle w:val="Hyperlink"/>
            <w:rFonts w:ascii="Nunito" w:hAnsi="Nunito"/>
            <w:i/>
            <w:iCs/>
            <w:spacing w:val="2"/>
            <w:sz w:val="26"/>
            <w:szCs w:val="26"/>
            <w:bdr w:val="none" w:sz="0" w:space="0" w:color="auto" w:frame="1"/>
          </w:rPr>
          <w:t>Properties Class in Java</w:t>
        </w:r>
      </w:hyperlink>
    </w:p>
    <w:p w14:paraId="5D91849B"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47" w:name="q38"/>
      <w:bookmarkEnd w:id="47"/>
      <w:r>
        <w:rPr>
          <w:rFonts w:ascii="Nunito" w:hAnsi="Nunito"/>
          <w:color w:val="273239"/>
          <w:spacing w:val="2"/>
          <w:sz w:val="28"/>
          <w:szCs w:val="28"/>
          <w:bdr w:val="none" w:sz="0" w:space="0" w:color="auto" w:frame="1"/>
        </w:rPr>
        <w:t>38. </w:t>
      </w:r>
      <w:r>
        <w:rPr>
          <w:rStyle w:val="Strong"/>
          <w:rFonts w:ascii="Nunito" w:hAnsi="Nunito"/>
          <w:b/>
          <w:bCs/>
          <w:color w:val="273239"/>
          <w:spacing w:val="2"/>
          <w:sz w:val="28"/>
          <w:szCs w:val="28"/>
          <w:bdr w:val="none" w:sz="0" w:space="0" w:color="auto" w:frame="1"/>
        </w:rPr>
        <w:t>What will happen if you use HashMap in a multithreaded Java application?</w:t>
      </w:r>
    </w:p>
    <w:p w14:paraId="329903BA"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In a multi-threaded environment, if multiple threads alter the map structurally, such as adding, removing, or modifying mappings, the internal data structure of HashMap may become corrupted and there may be some missing links, incorrect entries, and the map itself may become completely useless. Thus, you should not use HashMap in a concurrent application; instead, use </w:t>
      </w:r>
      <w:proofErr w:type="spellStart"/>
      <w:r>
        <w:rPr>
          <w:rFonts w:ascii="Nunito" w:hAnsi="Nunito"/>
          <w:color w:val="273239"/>
          <w:spacing w:val="2"/>
          <w:sz w:val="26"/>
          <w:szCs w:val="26"/>
          <w:bdr w:val="none" w:sz="0" w:space="0" w:color="auto" w:frame="1"/>
        </w:rPr>
        <w:t>ConcurrentHashMap</w:t>
      </w:r>
      <w:proofErr w:type="spellEnd"/>
      <w:r>
        <w:rPr>
          <w:rFonts w:ascii="Nunito" w:hAnsi="Nunito"/>
          <w:color w:val="273239"/>
          <w:spacing w:val="2"/>
          <w:sz w:val="26"/>
          <w:szCs w:val="26"/>
          <w:bdr w:val="none" w:sz="0" w:space="0" w:color="auto" w:frame="1"/>
        </w:rPr>
        <w:t xml:space="preserve"> or </w:t>
      </w:r>
      <w:proofErr w:type="spellStart"/>
      <w:r>
        <w:rPr>
          <w:rFonts w:ascii="Nunito" w:hAnsi="Nunito"/>
          <w:color w:val="273239"/>
          <w:spacing w:val="2"/>
          <w:sz w:val="26"/>
          <w:szCs w:val="26"/>
          <w:bdr w:val="none" w:sz="0" w:space="0" w:color="auto" w:frame="1"/>
        </w:rPr>
        <w:t>Hashtable</w:t>
      </w:r>
      <w:proofErr w:type="spellEnd"/>
      <w:r>
        <w:rPr>
          <w:rFonts w:ascii="Nunito" w:hAnsi="Nunito"/>
          <w:color w:val="273239"/>
          <w:spacing w:val="2"/>
          <w:sz w:val="26"/>
          <w:szCs w:val="26"/>
          <w:bdr w:val="none" w:sz="0" w:space="0" w:color="auto" w:frame="1"/>
        </w:rPr>
        <w:t xml:space="preserve"> which is </w:t>
      </w:r>
      <w:proofErr w:type="gramStart"/>
      <w:r>
        <w:rPr>
          <w:rFonts w:ascii="Nunito" w:hAnsi="Nunito"/>
          <w:color w:val="273239"/>
          <w:spacing w:val="2"/>
          <w:sz w:val="26"/>
          <w:szCs w:val="26"/>
          <w:bdr w:val="none" w:sz="0" w:space="0" w:color="auto" w:frame="1"/>
        </w:rPr>
        <w:t>thread-safe</w:t>
      </w:r>
      <w:proofErr w:type="gramEnd"/>
      <w:r>
        <w:rPr>
          <w:rFonts w:ascii="Nunito" w:hAnsi="Nunito"/>
          <w:color w:val="273239"/>
          <w:spacing w:val="2"/>
          <w:sz w:val="26"/>
          <w:szCs w:val="26"/>
          <w:bdr w:val="none" w:sz="0" w:space="0" w:color="auto" w:frame="1"/>
        </w:rPr>
        <w:t xml:space="preserve">. The </w:t>
      </w:r>
      <w:proofErr w:type="spellStart"/>
      <w:r>
        <w:rPr>
          <w:rFonts w:ascii="Nunito" w:hAnsi="Nunito"/>
          <w:color w:val="273239"/>
          <w:spacing w:val="2"/>
          <w:sz w:val="26"/>
          <w:szCs w:val="26"/>
          <w:bdr w:val="none" w:sz="0" w:space="0" w:color="auto" w:frame="1"/>
        </w:rPr>
        <w:t>ConcurrentHashMap</w:t>
      </w:r>
      <w:proofErr w:type="spellEnd"/>
      <w:r>
        <w:rPr>
          <w:rFonts w:ascii="Nunito" w:hAnsi="Nunito"/>
          <w:color w:val="273239"/>
          <w:spacing w:val="2"/>
          <w:sz w:val="26"/>
          <w:szCs w:val="26"/>
          <w:bdr w:val="none" w:sz="0" w:space="0" w:color="auto" w:frame="1"/>
        </w:rPr>
        <w:t xml:space="preserve"> includes all the </w:t>
      </w:r>
      <w:proofErr w:type="spellStart"/>
      <w:r>
        <w:rPr>
          <w:rFonts w:ascii="Nunito" w:hAnsi="Nunito"/>
          <w:color w:val="273239"/>
          <w:spacing w:val="2"/>
          <w:sz w:val="26"/>
          <w:szCs w:val="26"/>
          <w:bdr w:val="none" w:sz="0" w:space="0" w:color="auto" w:frame="1"/>
        </w:rPr>
        <w:t>Hashtable’s</w:t>
      </w:r>
      <w:proofErr w:type="spellEnd"/>
      <w:r>
        <w:rPr>
          <w:rFonts w:ascii="Nunito" w:hAnsi="Nunito"/>
          <w:color w:val="273239"/>
          <w:spacing w:val="2"/>
          <w:sz w:val="26"/>
          <w:szCs w:val="26"/>
          <w:bdr w:val="none" w:sz="0" w:space="0" w:color="auto" w:frame="1"/>
        </w:rPr>
        <w:t xml:space="preserve"> methods as well as full concurrency of retrievals and updates.</w:t>
      </w:r>
    </w:p>
    <w:p w14:paraId="3330D31C"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 xml:space="preserve">How did </w:t>
      </w:r>
      <w:proofErr w:type="spellStart"/>
      <w:r>
        <w:rPr>
          <w:rStyle w:val="Strong"/>
          <w:rFonts w:ascii="Nunito" w:hAnsi="Nunito"/>
          <w:color w:val="273239"/>
          <w:spacing w:val="2"/>
          <w:sz w:val="26"/>
          <w:szCs w:val="26"/>
          <w:bdr w:val="none" w:sz="0" w:space="0" w:color="auto" w:frame="1"/>
        </w:rPr>
        <w:t>ThreadSafeConcurrentHashMap</w:t>
      </w:r>
      <w:proofErr w:type="spellEnd"/>
      <w:r>
        <w:rPr>
          <w:rStyle w:val="Strong"/>
          <w:rFonts w:ascii="Nunito" w:hAnsi="Nunito"/>
          <w:color w:val="273239"/>
          <w:spacing w:val="2"/>
          <w:sz w:val="26"/>
          <w:szCs w:val="26"/>
          <w:bdr w:val="none" w:sz="0" w:space="0" w:color="auto" w:frame="1"/>
        </w:rPr>
        <w:t xml:space="preserve"> become thread-safe? </w:t>
      </w:r>
    </w:p>
    <w:p w14:paraId="731F9928" w14:textId="77777777" w:rsidR="004871E0" w:rsidRDefault="004871E0" w:rsidP="004871E0">
      <w:pPr>
        <w:numPr>
          <w:ilvl w:val="0"/>
          <w:numId w:val="185"/>
        </w:numPr>
        <w:shd w:val="clear" w:color="auto" w:fill="FFFFFF"/>
        <w:spacing w:after="0" w:line="240" w:lineRule="auto"/>
        <w:ind w:left="1080"/>
        <w:textAlignment w:val="baseline"/>
        <w:rPr>
          <w:rFonts w:ascii="Nunito" w:hAnsi="Nunito"/>
          <w:color w:val="273239"/>
          <w:spacing w:val="2"/>
          <w:sz w:val="26"/>
          <w:szCs w:val="26"/>
        </w:rPr>
      </w:pPr>
      <w:proofErr w:type="spellStart"/>
      <w:proofErr w:type="gramStart"/>
      <w:r>
        <w:rPr>
          <w:rFonts w:ascii="Nunito" w:hAnsi="Nunito"/>
          <w:color w:val="273239"/>
          <w:spacing w:val="2"/>
          <w:sz w:val="26"/>
          <w:szCs w:val="26"/>
          <w:bdr w:val="none" w:sz="0" w:space="0" w:color="auto" w:frame="1"/>
        </w:rPr>
        <w:t>java.util</w:t>
      </w:r>
      <w:proofErr w:type="gramEnd"/>
      <w:r>
        <w:rPr>
          <w:rFonts w:ascii="Nunito" w:hAnsi="Nunito"/>
          <w:color w:val="273239"/>
          <w:spacing w:val="2"/>
          <w:sz w:val="26"/>
          <w:szCs w:val="26"/>
          <w:bdr w:val="none" w:sz="0" w:space="0" w:color="auto" w:frame="1"/>
        </w:rPr>
        <w:t>.Concurrent.ConcurrentHashMap</w:t>
      </w:r>
      <w:proofErr w:type="spellEnd"/>
      <w:r>
        <w:rPr>
          <w:rFonts w:ascii="Nunito" w:hAnsi="Nunito"/>
          <w:color w:val="273239"/>
          <w:spacing w:val="2"/>
          <w:sz w:val="26"/>
          <w:szCs w:val="26"/>
          <w:bdr w:val="none" w:sz="0" w:space="0" w:color="auto" w:frame="1"/>
        </w:rPr>
        <w:t xml:space="preserve"> class provides thread safety by dividing the map into segments, which allows the lock to be taken only once per segment, </w:t>
      </w:r>
      <w:proofErr w:type="spellStart"/>
      <w:r>
        <w:rPr>
          <w:rFonts w:ascii="Nunito" w:hAnsi="Nunito"/>
          <w:color w:val="273239"/>
          <w:spacing w:val="2"/>
          <w:sz w:val="26"/>
          <w:szCs w:val="26"/>
          <w:bdr w:val="none" w:sz="0" w:space="0" w:color="auto" w:frame="1"/>
        </w:rPr>
        <w:t>i.e</w:t>
      </w:r>
      <w:proofErr w:type="spellEnd"/>
      <w:r>
        <w:rPr>
          <w:rFonts w:ascii="Nunito" w:hAnsi="Nunito"/>
          <w:color w:val="273239"/>
          <w:spacing w:val="2"/>
          <w:sz w:val="26"/>
          <w:szCs w:val="26"/>
          <w:bdr w:val="none" w:sz="0" w:space="0" w:color="auto" w:frame="1"/>
        </w:rPr>
        <w:t>, once for each thread.</w:t>
      </w:r>
    </w:p>
    <w:p w14:paraId="1E439862" w14:textId="77777777" w:rsidR="004871E0" w:rsidRDefault="004871E0" w:rsidP="004871E0">
      <w:pPr>
        <w:numPr>
          <w:ilvl w:val="0"/>
          <w:numId w:val="186"/>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The read operation in </w:t>
      </w:r>
      <w:proofErr w:type="spellStart"/>
      <w:r>
        <w:rPr>
          <w:rFonts w:ascii="Nunito" w:hAnsi="Nunito"/>
          <w:color w:val="273239"/>
          <w:spacing w:val="2"/>
          <w:sz w:val="26"/>
          <w:szCs w:val="26"/>
          <w:bdr w:val="none" w:sz="0" w:space="0" w:color="auto" w:frame="1"/>
        </w:rPr>
        <w:t>ConcurrentHashMap</w:t>
      </w:r>
      <w:proofErr w:type="spellEnd"/>
      <w:r>
        <w:rPr>
          <w:rFonts w:ascii="Nunito" w:hAnsi="Nunito"/>
          <w:color w:val="273239"/>
          <w:spacing w:val="2"/>
          <w:sz w:val="26"/>
          <w:szCs w:val="26"/>
          <w:bdr w:val="none" w:sz="0" w:space="0" w:color="auto" w:frame="1"/>
        </w:rPr>
        <w:t xml:space="preserve"> does not require a lock. </w:t>
      </w:r>
    </w:p>
    <w:p w14:paraId="22399D07"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95" w:history="1">
        <w:r>
          <w:rPr>
            <w:rStyle w:val="Hyperlink"/>
            <w:rFonts w:ascii="Nunito" w:hAnsi="Nunito"/>
            <w:i/>
            <w:iCs/>
            <w:spacing w:val="2"/>
            <w:sz w:val="26"/>
            <w:szCs w:val="26"/>
            <w:bdr w:val="none" w:sz="0" w:space="0" w:color="auto" w:frame="1"/>
          </w:rPr>
          <w:t xml:space="preserve">How Does </w:t>
        </w:r>
        <w:proofErr w:type="spellStart"/>
        <w:r>
          <w:rPr>
            <w:rStyle w:val="Hyperlink"/>
            <w:rFonts w:ascii="Nunito" w:hAnsi="Nunito"/>
            <w:i/>
            <w:iCs/>
            <w:spacing w:val="2"/>
            <w:sz w:val="26"/>
            <w:szCs w:val="26"/>
            <w:bdr w:val="none" w:sz="0" w:space="0" w:color="auto" w:frame="1"/>
          </w:rPr>
          <w:t>ConcurrentHashMap</w:t>
        </w:r>
        <w:proofErr w:type="spellEnd"/>
        <w:r>
          <w:rPr>
            <w:rStyle w:val="Hyperlink"/>
            <w:rFonts w:ascii="Nunito" w:hAnsi="Nunito"/>
            <w:i/>
            <w:iCs/>
            <w:spacing w:val="2"/>
            <w:sz w:val="26"/>
            <w:szCs w:val="26"/>
            <w:bdr w:val="none" w:sz="0" w:space="0" w:color="auto" w:frame="1"/>
          </w:rPr>
          <w:t xml:space="preserve"> Achieve Thread-Safety in Java?</w:t>
        </w:r>
      </w:hyperlink>
    </w:p>
    <w:p w14:paraId="1749DC94"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48" w:name="q39"/>
      <w:bookmarkEnd w:id="48"/>
      <w:r>
        <w:rPr>
          <w:rFonts w:ascii="Nunito" w:hAnsi="Nunito"/>
          <w:color w:val="273239"/>
          <w:spacing w:val="2"/>
          <w:sz w:val="28"/>
          <w:szCs w:val="28"/>
          <w:bdr w:val="none" w:sz="0" w:space="0" w:color="auto" w:frame="1"/>
        </w:rPr>
        <w:t>39. </w:t>
      </w:r>
      <w:r>
        <w:rPr>
          <w:rStyle w:val="Strong"/>
          <w:rFonts w:ascii="Nunito" w:hAnsi="Nunito"/>
          <w:b/>
          <w:bCs/>
          <w:color w:val="273239"/>
          <w:spacing w:val="2"/>
          <w:sz w:val="28"/>
          <w:szCs w:val="28"/>
          <w:bdr w:val="none" w:sz="0" w:space="0" w:color="auto" w:frame="1"/>
        </w:rPr>
        <w:t xml:space="preserve">What will happen if two different keys of HashMap return the same </w:t>
      </w:r>
      <w:proofErr w:type="spellStart"/>
      <w:proofErr w:type="gramStart"/>
      <w:r>
        <w:rPr>
          <w:rStyle w:val="Strong"/>
          <w:rFonts w:ascii="Nunito" w:hAnsi="Nunito"/>
          <w:b/>
          <w:bCs/>
          <w:color w:val="273239"/>
          <w:spacing w:val="2"/>
          <w:sz w:val="28"/>
          <w:szCs w:val="28"/>
          <w:bdr w:val="none" w:sz="0" w:space="0" w:color="auto" w:frame="1"/>
        </w:rPr>
        <w:t>hashcode</w:t>
      </w:r>
      <w:proofErr w:type="spellEnd"/>
      <w:r>
        <w:rPr>
          <w:rStyle w:val="Strong"/>
          <w:rFonts w:ascii="Nunito" w:hAnsi="Nunito"/>
          <w:b/>
          <w:bCs/>
          <w:color w:val="273239"/>
          <w:spacing w:val="2"/>
          <w:sz w:val="28"/>
          <w:szCs w:val="28"/>
          <w:bdr w:val="none" w:sz="0" w:space="0" w:color="auto" w:frame="1"/>
        </w:rPr>
        <w:t>(</w:t>
      </w:r>
      <w:proofErr w:type="gramEnd"/>
      <w:r>
        <w:rPr>
          <w:rStyle w:val="Strong"/>
          <w:rFonts w:ascii="Nunito" w:hAnsi="Nunito"/>
          <w:b/>
          <w:bCs/>
          <w:color w:val="273239"/>
          <w:spacing w:val="2"/>
          <w:sz w:val="28"/>
          <w:szCs w:val="28"/>
          <w:bdr w:val="none" w:sz="0" w:space="0" w:color="auto" w:frame="1"/>
        </w:rPr>
        <w:t>)?</w:t>
      </w:r>
    </w:p>
    <w:p w14:paraId="079FD4BD"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When two different keys of HashMap return the same hash code, they will end up in the same bucket; therefore, collisions will occur. n case of collision, i.e. index of two or more nodes is the same, nodes are joined by a link list i.e. the second node is referenced by the first node and the third by the second, and so on.</w:t>
      </w:r>
    </w:p>
    <w:p w14:paraId="19B10844"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96" w:history="1">
        <w:r>
          <w:rPr>
            <w:rStyle w:val="Hyperlink"/>
            <w:rFonts w:ascii="Nunito" w:hAnsi="Nunito"/>
            <w:i/>
            <w:iCs/>
            <w:spacing w:val="2"/>
            <w:sz w:val="26"/>
            <w:szCs w:val="26"/>
            <w:bdr w:val="none" w:sz="0" w:space="0" w:color="auto" w:frame="1"/>
          </w:rPr>
          <w:t>Internal Working of HashMap in Java</w:t>
        </w:r>
      </w:hyperlink>
    </w:p>
    <w:p w14:paraId="3796D59F"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49" w:name="q40"/>
      <w:bookmarkEnd w:id="49"/>
      <w:r>
        <w:rPr>
          <w:rFonts w:ascii="Nunito" w:hAnsi="Nunito"/>
          <w:color w:val="273239"/>
          <w:spacing w:val="2"/>
          <w:sz w:val="28"/>
          <w:szCs w:val="28"/>
          <w:bdr w:val="none" w:sz="0" w:space="0" w:color="auto" w:frame="1"/>
        </w:rPr>
        <w:t xml:space="preserve">40. What is </w:t>
      </w:r>
      <w:proofErr w:type="spellStart"/>
      <w:r>
        <w:rPr>
          <w:rFonts w:ascii="Nunito" w:hAnsi="Nunito"/>
          <w:color w:val="273239"/>
          <w:spacing w:val="2"/>
          <w:sz w:val="28"/>
          <w:szCs w:val="28"/>
          <w:bdr w:val="none" w:sz="0" w:space="0" w:color="auto" w:frame="1"/>
        </w:rPr>
        <w:t>WeakHashMap</w:t>
      </w:r>
      <w:proofErr w:type="spellEnd"/>
      <w:r>
        <w:rPr>
          <w:rFonts w:ascii="Nunito" w:hAnsi="Nunito"/>
          <w:color w:val="273239"/>
          <w:spacing w:val="2"/>
          <w:sz w:val="28"/>
          <w:szCs w:val="28"/>
          <w:bdr w:val="none" w:sz="0" w:space="0" w:color="auto" w:frame="1"/>
        </w:rPr>
        <w:t>?</w:t>
      </w:r>
    </w:p>
    <w:p w14:paraId="308E0217"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proofErr w:type="spellStart"/>
      <w:r>
        <w:rPr>
          <w:rFonts w:ascii="Nunito" w:hAnsi="Nunito"/>
          <w:color w:val="273239"/>
          <w:spacing w:val="2"/>
          <w:sz w:val="26"/>
          <w:szCs w:val="26"/>
          <w:bdr w:val="none" w:sz="0" w:space="0" w:color="auto" w:frame="1"/>
        </w:rPr>
        <w:t>WeakHashMap</w:t>
      </w:r>
      <w:proofErr w:type="spellEnd"/>
      <w:r>
        <w:rPr>
          <w:rFonts w:ascii="Nunito" w:hAnsi="Nunito"/>
          <w:color w:val="273239"/>
          <w:spacing w:val="2"/>
          <w:sz w:val="26"/>
          <w:szCs w:val="26"/>
          <w:bdr w:val="none" w:sz="0" w:space="0" w:color="auto" w:frame="1"/>
        </w:rPr>
        <w:t xml:space="preserve"> implements the Map interface. Unlike HashMap, </w:t>
      </w:r>
      <w:proofErr w:type="spellStart"/>
      <w:r>
        <w:rPr>
          <w:rFonts w:ascii="Nunito" w:hAnsi="Nunito"/>
          <w:color w:val="273239"/>
          <w:spacing w:val="2"/>
          <w:sz w:val="26"/>
          <w:szCs w:val="26"/>
          <w:bdr w:val="none" w:sz="0" w:space="0" w:color="auto" w:frame="1"/>
        </w:rPr>
        <w:t>WeakHashMap</w:t>
      </w:r>
      <w:proofErr w:type="spellEnd"/>
      <w:r>
        <w:rPr>
          <w:rFonts w:ascii="Nunito" w:hAnsi="Nunito"/>
          <w:color w:val="273239"/>
          <w:spacing w:val="2"/>
          <w:sz w:val="26"/>
          <w:szCs w:val="26"/>
          <w:bdr w:val="none" w:sz="0" w:space="0" w:color="auto" w:frame="1"/>
        </w:rPr>
        <w:t xml:space="preserve"> allows garbage collection even if the object specified as the key doesn’t contain any references despite being associated with </w:t>
      </w:r>
      <w:proofErr w:type="spellStart"/>
      <w:r>
        <w:rPr>
          <w:rFonts w:ascii="Nunito" w:hAnsi="Nunito"/>
          <w:color w:val="273239"/>
          <w:spacing w:val="2"/>
          <w:sz w:val="26"/>
          <w:szCs w:val="26"/>
          <w:bdr w:val="none" w:sz="0" w:space="0" w:color="auto" w:frame="1"/>
        </w:rPr>
        <w:t>WeakHashMap</w:t>
      </w:r>
      <w:proofErr w:type="spellEnd"/>
      <w:r>
        <w:rPr>
          <w:rFonts w:ascii="Nunito" w:hAnsi="Nunito"/>
          <w:color w:val="273239"/>
          <w:spacing w:val="2"/>
          <w:sz w:val="26"/>
          <w:szCs w:val="26"/>
          <w:bdr w:val="none" w:sz="0" w:space="0" w:color="auto" w:frame="1"/>
        </w:rPr>
        <w:t xml:space="preserve">. In other words, Garbage Collector is better than </w:t>
      </w:r>
      <w:proofErr w:type="spellStart"/>
      <w:r>
        <w:rPr>
          <w:rFonts w:ascii="Nunito" w:hAnsi="Nunito"/>
          <w:color w:val="273239"/>
          <w:spacing w:val="2"/>
          <w:sz w:val="26"/>
          <w:szCs w:val="26"/>
          <w:bdr w:val="none" w:sz="0" w:space="0" w:color="auto" w:frame="1"/>
        </w:rPr>
        <w:t>WeakHashMap</w:t>
      </w:r>
      <w:proofErr w:type="spellEnd"/>
      <w:r>
        <w:rPr>
          <w:rFonts w:ascii="Nunito" w:hAnsi="Nunito"/>
          <w:color w:val="273239"/>
          <w:spacing w:val="2"/>
          <w:sz w:val="26"/>
          <w:szCs w:val="26"/>
          <w:bdr w:val="none" w:sz="0" w:space="0" w:color="auto" w:frame="1"/>
        </w:rPr>
        <w:t>.</w:t>
      </w:r>
    </w:p>
    <w:p w14:paraId="52F2F137"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proofErr w:type="spellStart"/>
      <w:r>
        <w:rPr>
          <w:rFonts w:ascii="Nunito" w:hAnsi="Nunito"/>
          <w:i/>
          <w:iCs/>
          <w:color w:val="273239"/>
          <w:spacing w:val="2"/>
          <w:sz w:val="26"/>
          <w:szCs w:val="26"/>
        </w:rPr>
        <w:fldChar w:fldCharType="begin"/>
      </w:r>
      <w:r>
        <w:rPr>
          <w:rFonts w:ascii="Nunito" w:hAnsi="Nunito"/>
          <w:i/>
          <w:iCs/>
          <w:color w:val="273239"/>
          <w:spacing w:val="2"/>
          <w:sz w:val="26"/>
          <w:szCs w:val="26"/>
        </w:rPr>
        <w:instrText>HYPERLINK "https://www.geeksforgeeks.org/hashmap-vs-weakhashmap-java/"</w:instrText>
      </w:r>
      <w:r>
        <w:rPr>
          <w:rFonts w:ascii="Nunito" w:hAnsi="Nunito"/>
          <w:i/>
          <w:iCs/>
          <w:color w:val="273239"/>
          <w:spacing w:val="2"/>
          <w:sz w:val="26"/>
          <w:szCs w:val="26"/>
        </w:rPr>
      </w:r>
      <w:r>
        <w:rPr>
          <w:rFonts w:ascii="Nunito" w:hAnsi="Nunito"/>
          <w:i/>
          <w:iCs/>
          <w:color w:val="273239"/>
          <w:spacing w:val="2"/>
          <w:sz w:val="26"/>
          <w:szCs w:val="26"/>
        </w:rPr>
        <w:fldChar w:fldCharType="separate"/>
      </w:r>
      <w:r>
        <w:rPr>
          <w:rStyle w:val="Hyperlink"/>
          <w:rFonts w:ascii="Nunito" w:hAnsi="Nunito"/>
          <w:i/>
          <w:iCs/>
          <w:spacing w:val="2"/>
          <w:sz w:val="26"/>
          <w:szCs w:val="26"/>
          <w:bdr w:val="none" w:sz="0" w:space="0" w:color="auto" w:frame="1"/>
        </w:rPr>
        <w:t>Hashmap</w:t>
      </w:r>
      <w:proofErr w:type="spellEnd"/>
      <w:r>
        <w:rPr>
          <w:rStyle w:val="Hyperlink"/>
          <w:rFonts w:ascii="Nunito" w:hAnsi="Nunito"/>
          <w:i/>
          <w:iCs/>
          <w:spacing w:val="2"/>
          <w:sz w:val="26"/>
          <w:szCs w:val="26"/>
          <w:bdr w:val="none" w:sz="0" w:space="0" w:color="auto" w:frame="1"/>
        </w:rPr>
        <w:t xml:space="preserve"> vs </w:t>
      </w:r>
      <w:proofErr w:type="spellStart"/>
      <w:r>
        <w:rPr>
          <w:rStyle w:val="Hyperlink"/>
          <w:rFonts w:ascii="Nunito" w:hAnsi="Nunito"/>
          <w:i/>
          <w:iCs/>
          <w:spacing w:val="2"/>
          <w:sz w:val="26"/>
          <w:szCs w:val="26"/>
          <w:bdr w:val="none" w:sz="0" w:space="0" w:color="auto" w:frame="1"/>
        </w:rPr>
        <w:t>WeakHashMap</w:t>
      </w:r>
      <w:proofErr w:type="spellEnd"/>
      <w:r>
        <w:rPr>
          <w:rStyle w:val="Hyperlink"/>
          <w:rFonts w:ascii="Nunito" w:hAnsi="Nunito"/>
          <w:i/>
          <w:iCs/>
          <w:spacing w:val="2"/>
          <w:sz w:val="26"/>
          <w:szCs w:val="26"/>
          <w:bdr w:val="none" w:sz="0" w:space="0" w:color="auto" w:frame="1"/>
        </w:rPr>
        <w:t xml:space="preserve"> in Java</w:t>
      </w:r>
      <w:r>
        <w:rPr>
          <w:rFonts w:ascii="Nunito" w:hAnsi="Nunito"/>
          <w:i/>
          <w:iCs/>
          <w:color w:val="273239"/>
          <w:spacing w:val="2"/>
          <w:sz w:val="26"/>
          <w:szCs w:val="26"/>
        </w:rPr>
        <w:fldChar w:fldCharType="end"/>
      </w:r>
    </w:p>
    <w:p w14:paraId="4D1CA20C"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50" w:name="q41"/>
      <w:bookmarkEnd w:id="50"/>
      <w:r>
        <w:rPr>
          <w:rFonts w:ascii="Nunito" w:hAnsi="Nunito"/>
          <w:color w:val="273239"/>
          <w:spacing w:val="2"/>
          <w:sz w:val="28"/>
          <w:szCs w:val="28"/>
          <w:bdr w:val="none" w:sz="0" w:space="0" w:color="auto" w:frame="1"/>
        </w:rPr>
        <w:lastRenderedPageBreak/>
        <w:t xml:space="preserve">41. What is </w:t>
      </w:r>
      <w:proofErr w:type="spellStart"/>
      <w:r>
        <w:rPr>
          <w:rFonts w:ascii="Nunito" w:hAnsi="Nunito"/>
          <w:color w:val="273239"/>
          <w:spacing w:val="2"/>
          <w:sz w:val="28"/>
          <w:szCs w:val="28"/>
          <w:bdr w:val="none" w:sz="0" w:space="0" w:color="auto" w:frame="1"/>
        </w:rPr>
        <w:t>UnsupportedOperationException</w:t>
      </w:r>
      <w:proofErr w:type="spellEnd"/>
      <w:r>
        <w:rPr>
          <w:rFonts w:ascii="Nunito" w:hAnsi="Nunito"/>
          <w:color w:val="273239"/>
          <w:spacing w:val="2"/>
          <w:sz w:val="28"/>
          <w:szCs w:val="28"/>
          <w:bdr w:val="none" w:sz="0" w:space="0" w:color="auto" w:frame="1"/>
        </w:rPr>
        <w:t>?</w:t>
      </w:r>
    </w:p>
    <w:p w14:paraId="5E8182BF"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In the context of APIs or list implementations, the </w:t>
      </w:r>
      <w:proofErr w:type="spellStart"/>
      <w:r>
        <w:rPr>
          <w:rFonts w:ascii="Nunito" w:hAnsi="Nunito"/>
          <w:color w:val="273239"/>
          <w:spacing w:val="2"/>
          <w:sz w:val="26"/>
          <w:szCs w:val="26"/>
          <w:bdr w:val="none" w:sz="0" w:space="0" w:color="auto" w:frame="1"/>
        </w:rPr>
        <w:t>UnsupportedOperationException</w:t>
      </w:r>
      <w:proofErr w:type="spellEnd"/>
      <w:r>
        <w:rPr>
          <w:rFonts w:ascii="Nunito" w:hAnsi="Nunito"/>
          <w:color w:val="273239"/>
          <w:spacing w:val="2"/>
          <w:sz w:val="26"/>
          <w:szCs w:val="26"/>
          <w:bdr w:val="none" w:sz="0" w:space="0" w:color="auto" w:frame="1"/>
        </w:rPr>
        <w:t xml:space="preserve"> is a common exception. The exception is thrown when the requested operation cannot be performed. This class is a member of the Java Collections Framework.</w:t>
      </w:r>
    </w:p>
    <w:p w14:paraId="2981B1CE" w14:textId="77777777" w:rsidR="004871E0" w:rsidRDefault="004871E0" w:rsidP="004871E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p>
    <w:p w14:paraId="6F8EEC32"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public class </w:t>
      </w:r>
      <w:proofErr w:type="spellStart"/>
      <w:r>
        <w:rPr>
          <w:rFonts w:ascii="Consolas" w:hAnsi="Consolas"/>
          <w:color w:val="273239"/>
          <w:spacing w:val="2"/>
          <w:sz w:val="24"/>
          <w:szCs w:val="24"/>
          <w:bdr w:val="none" w:sz="0" w:space="0" w:color="auto" w:frame="1"/>
        </w:rPr>
        <w:t>UnsupportedOperationException</w:t>
      </w:r>
      <w:proofErr w:type="spellEnd"/>
    </w:p>
    <w:p w14:paraId="59083B7D"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extends </w:t>
      </w:r>
      <w:proofErr w:type="spellStart"/>
      <w:proofErr w:type="gramStart"/>
      <w:r>
        <w:rPr>
          <w:rFonts w:ascii="Consolas" w:hAnsi="Consolas"/>
          <w:color w:val="273239"/>
          <w:spacing w:val="2"/>
          <w:sz w:val="24"/>
          <w:szCs w:val="24"/>
          <w:bdr w:val="none" w:sz="0" w:space="0" w:color="auto" w:frame="1"/>
        </w:rPr>
        <w:t>RuntimeException</w:t>
      </w:r>
      <w:proofErr w:type="spellEnd"/>
      <w:proofErr w:type="gramEnd"/>
    </w:p>
    <w:p w14:paraId="2BDF1808"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p>
    <w:p w14:paraId="28A9BAC8"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proofErr w:type="spellStart"/>
      <w:r>
        <w:rPr>
          <w:rFonts w:ascii="Nunito" w:hAnsi="Nunito"/>
          <w:i/>
          <w:iCs/>
          <w:color w:val="273239"/>
          <w:spacing w:val="2"/>
          <w:sz w:val="26"/>
          <w:szCs w:val="26"/>
        </w:rPr>
        <w:fldChar w:fldCharType="begin"/>
      </w:r>
      <w:r>
        <w:rPr>
          <w:rFonts w:ascii="Nunito" w:hAnsi="Nunito"/>
          <w:i/>
          <w:iCs/>
          <w:color w:val="273239"/>
          <w:spacing w:val="2"/>
          <w:sz w:val="26"/>
          <w:szCs w:val="26"/>
        </w:rPr>
        <w:instrText>HYPERLINK "https://www.geeksforgeeks.org/how-to-solve-java-list-unsupportedoperationexception/"</w:instrText>
      </w:r>
      <w:r>
        <w:rPr>
          <w:rFonts w:ascii="Nunito" w:hAnsi="Nunito"/>
          <w:i/>
          <w:iCs/>
          <w:color w:val="273239"/>
          <w:spacing w:val="2"/>
          <w:sz w:val="26"/>
          <w:szCs w:val="26"/>
        </w:rPr>
      </w:r>
      <w:r>
        <w:rPr>
          <w:rFonts w:ascii="Nunito" w:hAnsi="Nunito"/>
          <w:i/>
          <w:iCs/>
          <w:color w:val="273239"/>
          <w:spacing w:val="2"/>
          <w:sz w:val="26"/>
          <w:szCs w:val="26"/>
        </w:rPr>
        <w:fldChar w:fldCharType="separate"/>
      </w:r>
      <w:r>
        <w:rPr>
          <w:rStyle w:val="Hyperlink"/>
          <w:rFonts w:ascii="Nunito" w:hAnsi="Nunito"/>
          <w:i/>
          <w:iCs/>
          <w:spacing w:val="2"/>
          <w:sz w:val="26"/>
          <w:szCs w:val="26"/>
          <w:bdr w:val="none" w:sz="0" w:space="0" w:color="auto" w:frame="1"/>
        </w:rPr>
        <w:t>UnsupportedOperationException</w:t>
      </w:r>
      <w:proofErr w:type="spellEnd"/>
      <w:r>
        <w:rPr>
          <w:rFonts w:ascii="Nunito" w:hAnsi="Nunito"/>
          <w:i/>
          <w:iCs/>
          <w:color w:val="273239"/>
          <w:spacing w:val="2"/>
          <w:sz w:val="26"/>
          <w:szCs w:val="26"/>
        </w:rPr>
        <w:fldChar w:fldCharType="end"/>
      </w:r>
    </w:p>
    <w:p w14:paraId="126F5643"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51" w:name="q42"/>
      <w:bookmarkEnd w:id="51"/>
      <w:r>
        <w:rPr>
          <w:rFonts w:ascii="Nunito" w:hAnsi="Nunito"/>
          <w:color w:val="273239"/>
          <w:spacing w:val="2"/>
          <w:sz w:val="28"/>
          <w:szCs w:val="28"/>
          <w:bdr w:val="none" w:sz="0" w:space="0" w:color="auto" w:frame="1"/>
        </w:rPr>
        <w:t>42. How to make a Collection Read-Only in Java?</w:t>
      </w:r>
    </w:p>
    <w:p w14:paraId="544D0661"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Creating a Read-Only Collection involves restricting the object to only fetching the data and not adding or removing data. Java has different methods for different Collection types like </w:t>
      </w:r>
      <w:proofErr w:type="spellStart"/>
      <w:proofErr w:type="gramStart"/>
      <w:r>
        <w:rPr>
          <w:rFonts w:ascii="Nunito" w:hAnsi="Nunito"/>
          <w:color w:val="273239"/>
          <w:spacing w:val="2"/>
          <w:sz w:val="26"/>
          <w:szCs w:val="26"/>
          <w:bdr w:val="none" w:sz="0" w:space="0" w:color="auto" w:frame="1"/>
        </w:rPr>
        <w:t>unmodifiableCollection</w:t>
      </w:r>
      <w:proofErr w:type="spellEnd"/>
      <w:r>
        <w:rPr>
          <w:rFonts w:ascii="Nunito" w:hAnsi="Nunito"/>
          <w:color w:val="273239"/>
          <w:spacing w:val="2"/>
          <w:sz w:val="26"/>
          <w:szCs w:val="26"/>
          <w:bdr w:val="none" w:sz="0" w:space="0" w:color="auto" w:frame="1"/>
        </w:rPr>
        <w:t>(</w:t>
      </w:r>
      <w:proofErr w:type="gramEnd"/>
      <w:r>
        <w:rPr>
          <w:rFonts w:ascii="Nunito" w:hAnsi="Nunito"/>
          <w:color w:val="273239"/>
          <w:spacing w:val="2"/>
          <w:sz w:val="26"/>
          <w:szCs w:val="26"/>
          <w:bdr w:val="none" w:sz="0" w:space="0" w:color="auto" w:frame="1"/>
        </w:rPr>
        <w:t xml:space="preserve">), </w:t>
      </w:r>
      <w:proofErr w:type="spellStart"/>
      <w:r>
        <w:rPr>
          <w:rFonts w:ascii="Nunito" w:hAnsi="Nunito"/>
          <w:color w:val="273239"/>
          <w:spacing w:val="2"/>
          <w:sz w:val="26"/>
          <w:szCs w:val="26"/>
          <w:bdr w:val="none" w:sz="0" w:space="0" w:color="auto" w:frame="1"/>
        </w:rPr>
        <w:t>unmodifiableMap</w:t>
      </w:r>
      <w:proofErr w:type="spellEnd"/>
      <w:r>
        <w:rPr>
          <w:rFonts w:ascii="Nunito" w:hAnsi="Nunito"/>
          <w:color w:val="273239"/>
          <w:spacing w:val="2"/>
          <w:sz w:val="26"/>
          <w:szCs w:val="26"/>
          <w:bdr w:val="none" w:sz="0" w:space="0" w:color="auto" w:frame="1"/>
        </w:rPr>
        <w:t xml:space="preserve">(), </w:t>
      </w:r>
      <w:proofErr w:type="spellStart"/>
      <w:r>
        <w:rPr>
          <w:rFonts w:ascii="Nunito" w:hAnsi="Nunito"/>
          <w:color w:val="273239"/>
          <w:spacing w:val="2"/>
          <w:sz w:val="26"/>
          <w:szCs w:val="26"/>
          <w:bdr w:val="none" w:sz="0" w:space="0" w:color="auto" w:frame="1"/>
        </w:rPr>
        <w:t>ununmodifiableSet</w:t>
      </w:r>
      <w:proofErr w:type="spellEnd"/>
      <w:r>
        <w:rPr>
          <w:rFonts w:ascii="Nunito" w:hAnsi="Nunito"/>
          <w:color w:val="273239"/>
          <w:spacing w:val="2"/>
          <w:sz w:val="26"/>
          <w:szCs w:val="26"/>
          <w:bdr w:val="none" w:sz="0" w:space="0" w:color="auto" w:frame="1"/>
        </w:rPr>
        <w:t xml:space="preserve">(), etc. </w:t>
      </w:r>
      <w:proofErr w:type="spellStart"/>
      <w:r>
        <w:rPr>
          <w:rFonts w:ascii="Nunito" w:hAnsi="Nunito"/>
          <w:color w:val="273239"/>
          <w:spacing w:val="2"/>
          <w:sz w:val="26"/>
          <w:szCs w:val="26"/>
          <w:bdr w:val="none" w:sz="0" w:space="0" w:color="auto" w:frame="1"/>
        </w:rPr>
        <w:t>java.util.The</w:t>
      </w:r>
      <w:proofErr w:type="spellEnd"/>
      <w:r>
        <w:rPr>
          <w:rFonts w:ascii="Nunito" w:hAnsi="Nunito"/>
          <w:color w:val="273239"/>
          <w:spacing w:val="2"/>
          <w:sz w:val="26"/>
          <w:szCs w:val="26"/>
          <w:bdr w:val="none" w:sz="0" w:space="0" w:color="auto" w:frame="1"/>
        </w:rPr>
        <w:t xml:space="preserve"> collections class defines all methods. The </w:t>
      </w:r>
      <w:proofErr w:type="spellStart"/>
      <w:proofErr w:type="gramStart"/>
      <w:r>
        <w:rPr>
          <w:rFonts w:ascii="Nunito" w:hAnsi="Nunito"/>
          <w:color w:val="273239"/>
          <w:spacing w:val="2"/>
          <w:sz w:val="26"/>
          <w:szCs w:val="26"/>
          <w:bdr w:val="none" w:sz="0" w:space="0" w:color="auto" w:frame="1"/>
        </w:rPr>
        <w:t>unmodifiableCollection</w:t>
      </w:r>
      <w:proofErr w:type="spellEnd"/>
      <w:r>
        <w:rPr>
          <w:rFonts w:ascii="Nunito" w:hAnsi="Nunito"/>
          <w:color w:val="273239"/>
          <w:spacing w:val="2"/>
          <w:sz w:val="26"/>
          <w:szCs w:val="26"/>
          <w:bdr w:val="none" w:sz="0" w:space="0" w:color="auto" w:frame="1"/>
        </w:rPr>
        <w:t>(</w:t>
      </w:r>
      <w:proofErr w:type="gramEnd"/>
      <w:r>
        <w:rPr>
          <w:rFonts w:ascii="Nunito" w:hAnsi="Nunito"/>
          <w:color w:val="273239"/>
          <w:spacing w:val="2"/>
          <w:sz w:val="26"/>
          <w:szCs w:val="26"/>
          <w:bdr w:val="none" w:sz="0" w:space="0" w:color="auto" w:frame="1"/>
        </w:rPr>
        <w:t>) method creates a Read-Only collection. It requires a reference to the Collection class. If we have an object of Set Interface, we can use </w:t>
      </w:r>
      <w:proofErr w:type="spellStart"/>
      <w:proofErr w:type="gramStart"/>
      <w:r>
        <w:rPr>
          <w:rStyle w:val="Strong"/>
          <w:rFonts w:ascii="Nunito" w:hAnsi="Nunito"/>
          <w:color w:val="273239"/>
          <w:spacing w:val="2"/>
          <w:sz w:val="26"/>
          <w:szCs w:val="26"/>
          <w:bdr w:val="none" w:sz="0" w:space="0" w:color="auto" w:frame="1"/>
        </w:rPr>
        <w:t>ununmodifiableSet</w:t>
      </w:r>
      <w:proofErr w:type="spellEnd"/>
      <w:r>
        <w:rPr>
          <w:rStyle w:val="Strong"/>
          <w:rFonts w:ascii="Nunito" w:hAnsi="Nunito"/>
          <w:color w:val="273239"/>
          <w:spacing w:val="2"/>
          <w:sz w:val="26"/>
          <w:szCs w:val="26"/>
          <w:bdr w:val="none" w:sz="0" w:space="0" w:color="auto" w:frame="1"/>
        </w:rPr>
        <w:t>(</w:t>
      </w:r>
      <w:proofErr w:type="gramEnd"/>
      <w:r>
        <w:rPr>
          <w:rStyle w:val="Strong"/>
          <w:rFonts w:ascii="Nunito" w:hAnsi="Nunito"/>
          <w:color w:val="273239"/>
          <w:spacing w:val="2"/>
          <w:sz w:val="26"/>
          <w:szCs w:val="26"/>
          <w:bdr w:val="none" w:sz="0" w:space="0" w:color="auto" w:frame="1"/>
        </w:rPr>
        <w:t>)</w:t>
      </w:r>
      <w:r>
        <w:rPr>
          <w:rFonts w:ascii="Nunito" w:hAnsi="Nunito"/>
          <w:color w:val="273239"/>
          <w:spacing w:val="2"/>
          <w:sz w:val="26"/>
          <w:szCs w:val="26"/>
          <w:bdr w:val="none" w:sz="0" w:space="0" w:color="auto" w:frame="1"/>
        </w:rPr>
        <w:t> to make Read-Only.</w:t>
      </w:r>
    </w:p>
    <w:p w14:paraId="29FAA05D"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97" w:history="1">
        <w:r>
          <w:rPr>
            <w:rStyle w:val="Hyperlink"/>
            <w:rFonts w:ascii="Nunito" w:hAnsi="Nunito"/>
            <w:i/>
            <w:iCs/>
            <w:spacing w:val="2"/>
            <w:sz w:val="26"/>
            <w:szCs w:val="26"/>
            <w:bdr w:val="none" w:sz="0" w:space="0" w:color="auto" w:frame="1"/>
          </w:rPr>
          <w:t>How to Make a Collection Read-Only in Java?</w:t>
        </w:r>
      </w:hyperlink>
    </w:p>
    <w:p w14:paraId="0EE6E38F"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52" w:name="q43"/>
      <w:bookmarkEnd w:id="52"/>
      <w:r>
        <w:rPr>
          <w:rFonts w:ascii="Nunito" w:hAnsi="Nunito"/>
          <w:color w:val="273239"/>
          <w:spacing w:val="2"/>
          <w:sz w:val="28"/>
          <w:szCs w:val="28"/>
          <w:bdr w:val="none" w:sz="0" w:space="0" w:color="auto" w:frame="1"/>
        </w:rPr>
        <w:t xml:space="preserve">43. Difference between </w:t>
      </w:r>
      <w:proofErr w:type="spellStart"/>
      <w:r>
        <w:rPr>
          <w:rFonts w:ascii="Nunito" w:hAnsi="Nunito"/>
          <w:color w:val="273239"/>
          <w:spacing w:val="2"/>
          <w:sz w:val="28"/>
          <w:szCs w:val="28"/>
          <w:bdr w:val="none" w:sz="0" w:space="0" w:color="auto" w:frame="1"/>
        </w:rPr>
        <w:t>PriorityQueue</w:t>
      </w:r>
      <w:proofErr w:type="spellEnd"/>
      <w:r>
        <w:rPr>
          <w:rFonts w:ascii="Nunito" w:hAnsi="Nunito"/>
          <w:color w:val="273239"/>
          <w:spacing w:val="2"/>
          <w:sz w:val="28"/>
          <w:szCs w:val="28"/>
          <w:bdr w:val="none" w:sz="0" w:space="0" w:color="auto" w:frame="1"/>
        </w:rPr>
        <w:t xml:space="preserve"> and </w:t>
      </w:r>
      <w:proofErr w:type="spellStart"/>
      <w:r>
        <w:rPr>
          <w:rFonts w:ascii="Nunito" w:hAnsi="Nunito"/>
          <w:color w:val="273239"/>
          <w:spacing w:val="2"/>
          <w:sz w:val="28"/>
          <w:szCs w:val="28"/>
          <w:bdr w:val="none" w:sz="0" w:space="0" w:color="auto" w:frame="1"/>
        </w:rPr>
        <w:t>TreeSet</w:t>
      </w:r>
      <w:proofErr w:type="spellEnd"/>
      <w:r>
        <w:rPr>
          <w:rFonts w:ascii="Nunito" w:hAnsi="Nunito"/>
          <w:color w:val="273239"/>
          <w:spacing w:val="2"/>
          <w:sz w:val="28"/>
          <w:szCs w:val="28"/>
          <w:bdr w:val="none" w:sz="0" w:space="0" w:color="auto" w:frame="1"/>
        </w:rPr>
        <w:t xml:space="preserve"> in Java? </w:t>
      </w:r>
    </w:p>
    <w:tbl>
      <w:tblPr>
        <w:tblW w:w="0" w:type="auto"/>
        <w:shd w:val="clear" w:color="auto" w:fill="FFFFFF"/>
        <w:tblCellMar>
          <w:left w:w="0" w:type="dxa"/>
          <w:right w:w="0" w:type="dxa"/>
        </w:tblCellMar>
        <w:tblLook w:val="04A0" w:firstRow="1" w:lastRow="0" w:firstColumn="1" w:lastColumn="0" w:noHBand="0" w:noVBand="1"/>
      </w:tblPr>
      <w:tblGrid>
        <w:gridCol w:w="4199"/>
        <w:gridCol w:w="5155"/>
      </w:tblGrid>
      <w:tr w:rsidR="004871E0" w14:paraId="0AEF6B4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AB49B46"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                   </w:t>
            </w:r>
            <w:proofErr w:type="spellStart"/>
            <w:r>
              <w:rPr>
                <w:rStyle w:val="Strong"/>
                <w:rFonts w:ascii="Nunito" w:hAnsi="Nunito"/>
                <w:color w:val="273239"/>
                <w:spacing w:val="2"/>
                <w:sz w:val="28"/>
                <w:szCs w:val="28"/>
                <w:bdr w:val="none" w:sz="0" w:space="0" w:color="auto" w:frame="1"/>
              </w:rPr>
              <w:t>PriorityQueue</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59A5C" w14:textId="77777777" w:rsidR="004871E0" w:rsidRDefault="004871E0">
            <w:pPr>
              <w:pStyle w:val="NormalWeb"/>
              <w:spacing w:before="0" w:beforeAutospacing="0" w:after="0" w:afterAutospacing="0"/>
              <w:jc w:val="center"/>
              <w:textAlignment w:val="baseline"/>
              <w:rPr>
                <w:rFonts w:ascii="Nunito" w:hAnsi="Nunito"/>
                <w:b/>
                <w:bCs/>
                <w:color w:val="273239"/>
                <w:spacing w:val="2"/>
                <w:sz w:val="28"/>
                <w:szCs w:val="28"/>
              </w:rPr>
            </w:pPr>
            <w:r>
              <w:rPr>
                <w:rStyle w:val="Strong"/>
                <w:rFonts w:ascii="Nunito" w:hAnsi="Nunito"/>
                <w:color w:val="273239"/>
                <w:spacing w:val="2"/>
                <w:sz w:val="28"/>
                <w:szCs w:val="28"/>
                <w:bdr w:val="none" w:sz="0" w:space="0" w:color="auto" w:frame="1"/>
              </w:rPr>
              <w:t xml:space="preserve">                                </w:t>
            </w:r>
            <w:proofErr w:type="spellStart"/>
            <w:r>
              <w:rPr>
                <w:rStyle w:val="Strong"/>
                <w:rFonts w:ascii="Nunito" w:hAnsi="Nunito"/>
                <w:color w:val="273239"/>
                <w:spacing w:val="2"/>
                <w:sz w:val="28"/>
                <w:szCs w:val="28"/>
                <w:bdr w:val="none" w:sz="0" w:space="0" w:color="auto" w:frame="1"/>
              </w:rPr>
              <w:t>TreeSet</w:t>
            </w:r>
            <w:proofErr w:type="spellEnd"/>
          </w:p>
        </w:tc>
      </w:tr>
      <w:tr w:rsidR="004871E0" w14:paraId="2CC10C5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44570" w14:textId="77777777" w:rsidR="004871E0" w:rsidRDefault="004871E0">
            <w:pPr>
              <w:jc w:val="center"/>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PriorityQueue</w:t>
            </w:r>
            <w:proofErr w:type="spellEnd"/>
            <w:r>
              <w:rPr>
                <w:rFonts w:ascii="Nunito" w:hAnsi="Nunito"/>
                <w:color w:val="273239"/>
                <w:spacing w:val="2"/>
                <w:sz w:val="25"/>
                <w:szCs w:val="25"/>
                <w:bdr w:val="none" w:sz="0" w:space="0" w:color="auto" w:frame="1"/>
              </w:rPr>
              <w:t xml:space="preserve"> comes in JDK 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892B5" w14:textId="77777777" w:rsidR="004871E0" w:rsidRDefault="004871E0">
            <w:pPr>
              <w:jc w:val="center"/>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TreeSet</w:t>
            </w:r>
            <w:proofErr w:type="spellEnd"/>
            <w:r>
              <w:rPr>
                <w:rFonts w:ascii="Nunito" w:hAnsi="Nunito"/>
                <w:color w:val="273239"/>
                <w:spacing w:val="2"/>
                <w:sz w:val="25"/>
                <w:szCs w:val="25"/>
                <w:bdr w:val="none" w:sz="0" w:space="0" w:color="auto" w:frame="1"/>
              </w:rPr>
              <w:t xml:space="preserve"> comes in JDK 1.4.</w:t>
            </w:r>
          </w:p>
        </w:tc>
      </w:tr>
      <w:tr w:rsidR="004871E0" w14:paraId="18E9B5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0400C3"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The data structure used by </w:t>
            </w:r>
            <w:proofErr w:type="spellStart"/>
            <w:r>
              <w:rPr>
                <w:rFonts w:ascii="Nunito" w:hAnsi="Nunito"/>
                <w:color w:val="273239"/>
                <w:spacing w:val="2"/>
                <w:sz w:val="25"/>
                <w:szCs w:val="25"/>
                <w:bdr w:val="none" w:sz="0" w:space="0" w:color="auto" w:frame="1"/>
              </w:rPr>
              <w:t>PriorityQueue</w:t>
            </w:r>
            <w:proofErr w:type="spellEnd"/>
            <w:r>
              <w:rPr>
                <w:rFonts w:ascii="Nunito" w:hAnsi="Nunito"/>
                <w:color w:val="273239"/>
                <w:spacing w:val="2"/>
                <w:sz w:val="25"/>
                <w:szCs w:val="25"/>
                <w:bdr w:val="none" w:sz="0" w:space="0" w:color="auto" w:frame="1"/>
              </w:rPr>
              <w:t xml:space="preserve"> is 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DFC6E"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The data structure used by </w:t>
            </w:r>
            <w:proofErr w:type="spellStart"/>
            <w:r>
              <w:rPr>
                <w:rFonts w:ascii="Nunito" w:hAnsi="Nunito"/>
                <w:color w:val="273239"/>
                <w:spacing w:val="2"/>
                <w:sz w:val="25"/>
                <w:szCs w:val="25"/>
                <w:bdr w:val="none" w:sz="0" w:space="0" w:color="auto" w:frame="1"/>
              </w:rPr>
              <w:t>TreeSet</w:t>
            </w:r>
            <w:proofErr w:type="spellEnd"/>
            <w:r>
              <w:rPr>
                <w:rFonts w:ascii="Nunito" w:hAnsi="Nunito"/>
                <w:color w:val="273239"/>
                <w:spacing w:val="2"/>
                <w:sz w:val="25"/>
                <w:szCs w:val="25"/>
                <w:bdr w:val="none" w:sz="0" w:space="0" w:color="auto" w:frame="1"/>
              </w:rPr>
              <w:t xml:space="preserve"> is Set.</w:t>
            </w:r>
          </w:p>
        </w:tc>
      </w:tr>
      <w:tr w:rsidR="004871E0" w14:paraId="1C0BB42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DCD3F6"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Duplicate elements are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BC7CC7"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Duplicate elements are not allowed.</w:t>
            </w:r>
          </w:p>
        </w:tc>
      </w:tr>
      <w:tr w:rsidR="004871E0" w14:paraId="377BC98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B68E2"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Except for the root element, the rest of the elements do not follow </w:t>
            </w:r>
            <w:r>
              <w:rPr>
                <w:rFonts w:ascii="Nunito" w:hAnsi="Nunito"/>
                <w:color w:val="273239"/>
                <w:spacing w:val="2"/>
                <w:sz w:val="25"/>
                <w:szCs w:val="25"/>
                <w:bdr w:val="none" w:sz="0" w:space="0" w:color="auto" w:frame="1"/>
              </w:rPr>
              <w:lastRenderedPageBreak/>
              <w:t xml:space="preserve">any </w:t>
            </w:r>
            <w:proofErr w:type="gramStart"/>
            <w:r>
              <w:rPr>
                <w:rFonts w:ascii="Nunito" w:hAnsi="Nunito"/>
                <w:color w:val="273239"/>
                <w:spacing w:val="2"/>
                <w:sz w:val="25"/>
                <w:szCs w:val="25"/>
                <w:bdr w:val="none" w:sz="0" w:space="0" w:color="auto" w:frame="1"/>
              </w:rPr>
              <w:t>particular order</w:t>
            </w:r>
            <w:proofErr w:type="gramEnd"/>
            <w:r>
              <w:rPr>
                <w:rFonts w:ascii="Nunito" w:hAnsi="Nunito"/>
                <w:color w:val="273239"/>
                <w:spacing w:val="2"/>
                <w:sz w:val="25"/>
                <w:szCs w:val="25"/>
                <w:bdr w:val="none" w:sz="0" w:space="0" w:color="auto" w:frame="1"/>
              </w:rPr>
              <w:t xml:space="preserve"> in </w:t>
            </w:r>
            <w:proofErr w:type="spellStart"/>
            <w:r>
              <w:rPr>
                <w:rFonts w:ascii="Nunito" w:hAnsi="Nunito"/>
                <w:color w:val="273239"/>
                <w:spacing w:val="2"/>
                <w:sz w:val="25"/>
                <w:szCs w:val="25"/>
                <w:bdr w:val="none" w:sz="0" w:space="0" w:color="auto" w:frame="1"/>
              </w:rPr>
              <w:t>PriorityQueue</w:t>
            </w:r>
            <w:proofErr w:type="spellEnd"/>
            <w:r>
              <w:rPr>
                <w:rFonts w:ascii="Nunito" w:hAnsi="Nunito"/>
                <w:color w:val="273239"/>
                <w:spacing w:val="2"/>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34D5D"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lastRenderedPageBreak/>
              <w:t xml:space="preserve">In </w:t>
            </w:r>
            <w:proofErr w:type="spellStart"/>
            <w:r>
              <w:rPr>
                <w:rFonts w:ascii="Nunito" w:hAnsi="Nunito"/>
                <w:color w:val="273239"/>
                <w:spacing w:val="2"/>
                <w:sz w:val="25"/>
                <w:szCs w:val="25"/>
                <w:bdr w:val="none" w:sz="0" w:space="0" w:color="auto" w:frame="1"/>
              </w:rPr>
              <w:t>TreeSet</w:t>
            </w:r>
            <w:proofErr w:type="spellEnd"/>
            <w:r>
              <w:rPr>
                <w:rFonts w:ascii="Nunito" w:hAnsi="Nunito"/>
                <w:color w:val="273239"/>
                <w:spacing w:val="2"/>
                <w:sz w:val="25"/>
                <w:szCs w:val="25"/>
                <w:bdr w:val="none" w:sz="0" w:space="0" w:color="auto" w:frame="1"/>
              </w:rPr>
              <w:t xml:space="preserve"> all the elements remain in the sorted order.</w:t>
            </w:r>
          </w:p>
        </w:tc>
      </w:tr>
      <w:tr w:rsidR="004871E0" w14:paraId="34F1DB6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EEB9E7" w14:textId="77777777" w:rsidR="004871E0" w:rsidRDefault="004871E0">
            <w:pPr>
              <w:jc w:val="center"/>
              <w:rPr>
                <w:rFonts w:ascii="Nunito" w:hAnsi="Nunito"/>
                <w:color w:val="273239"/>
                <w:spacing w:val="2"/>
                <w:sz w:val="25"/>
                <w:szCs w:val="25"/>
              </w:rPr>
            </w:pPr>
            <w:r>
              <w:rPr>
                <w:rFonts w:ascii="Nunito" w:hAnsi="Nunito"/>
                <w:color w:val="273239"/>
                <w:spacing w:val="2"/>
                <w:sz w:val="25"/>
                <w:szCs w:val="25"/>
                <w:bdr w:val="none" w:sz="0" w:space="0" w:color="auto" w:frame="1"/>
              </w:rPr>
              <w:t xml:space="preserve">Using </w:t>
            </w:r>
            <w:proofErr w:type="spellStart"/>
            <w:r>
              <w:rPr>
                <w:rFonts w:ascii="Nunito" w:hAnsi="Nunito"/>
                <w:color w:val="273239"/>
                <w:spacing w:val="2"/>
                <w:sz w:val="25"/>
                <w:szCs w:val="25"/>
                <w:bdr w:val="none" w:sz="0" w:space="0" w:color="auto" w:frame="1"/>
              </w:rPr>
              <w:t>PriorityQueue</w:t>
            </w:r>
            <w:proofErr w:type="spellEnd"/>
            <w:r>
              <w:rPr>
                <w:rFonts w:ascii="Nunito" w:hAnsi="Nunito"/>
                <w:color w:val="273239"/>
                <w:spacing w:val="2"/>
                <w:sz w:val="25"/>
                <w:szCs w:val="25"/>
                <w:bdr w:val="none" w:sz="0" w:space="0" w:color="auto" w:frame="1"/>
              </w:rPr>
              <w:t xml:space="preserve">, we can retrieve the largest or smallest element in </w:t>
            </w:r>
            <w:proofErr w:type="gramStart"/>
            <w:r>
              <w:rPr>
                <w:rFonts w:ascii="Nunito" w:hAnsi="Nunito"/>
                <w:color w:val="273239"/>
                <w:spacing w:val="2"/>
                <w:sz w:val="25"/>
                <w:szCs w:val="25"/>
                <w:bdr w:val="none" w:sz="0" w:space="0" w:color="auto" w:frame="1"/>
              </w:rPr>
              <w:t>O(</w:t>
            </w:r>
            <w:proofErr w:type="gramEnd"/>
            <w:r>
              <w:rPr>
                <w:rFonts w:ascii="Nunito" w:hAnsi="Nunito"/>
                <w:color w:val="273239"/>
                <w:spacing w:val="2"/>
                <w:sz w:val="25"/>
                <w:szCs w:val="25"/>
                <w:bdr w:val="none" w:sz="0" w:space="0" w:color="auto" w:frame="1"/>
              </w:rPr>
              <w:t>1)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5E8A71" w14:textId="77777777" w:rsidR="004871E0" w:rsidRDefault="004871E0">
            <w:pPr>
              <w:jc w:val="center"/>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TreeSet</w:t>
            </w:r>
            <w:proofErr w:type="spellEnd"/>
            <w:r>
              <w:rPr>
                <w:rFonts w:ascii="Nunito" w:hAnsi="Nunito"/>
                <w:color w:val="273239"/>
                <w:spacing w:val="2"/>
                <w:sz w:val="25"/>
                <w:szCs w:val="25"/>
                <w:bdr w:val="none" w:sz="0" w:space="0" w:color="auto" w:frame="1"/>
              </w:rPr>
              <w:t xml:space="preserve"> doesn’t provide a way to retrieve the largest or smallest element in </w:t>
            </w:r>
            <w:proofErr w:type="gramStart"/>
            <w:r>
              <w:rPr>
                <w:rFonts w:ascii="Nunito" w:hAnsi="Nunito"/>
                <w:color w:val="273239"/>
                <w:spacing w:val="2"/>
                <w:sz w:val="25"/>
                <w:szCs w:val="25"/>
                <w:bdr w:val="none" w:sz="0" w:space="0" w:color="auto" w:frame="1"/>
              </w:rPr>
              <w:t>O(</w:t>
            </w:r>
            <w:proofErr w:type="gramEnd"/>
            <w:r>
              <w:rPr>
                <w:rFonts w:ascii="Nunito" w:hAnsi="Nunito"/>
                <w:color w:val="273239"/>
                <w:spacing w:val="2"/>
                <w:sz w:val="25"/>
                <w:szCs w:val="25"/>
                <w:bdr w:val="none" w:sz="0" w:space="0" w:color="auto" w:frame="1"/>
              </w:rPr>
              <w:t>1) time, but since they are in sorted order it gets the first or last element in O(1) time.</w:t>
            </w:r>
          </w:p>
        </w:tc>
      </w:tr>
    </w:tbl>
    <w:p w14:paraId="3D79F945"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98" w:history="1">
        <w:r>
          <w:rPr>
            <w:rStyle w:val="Hyperlink"/>
            <w:rFonts w:ascii="Nunito" w:hAnsi="Nunito"/>
            <w:i/>
            <w:iCs/>
            <w:spacing w:val="2"/>
            <w:sz w:val="26"/>
            <w:szCs w:val="26"/>
            <w:bdr w:val="none" w:sz="0" w:space="0" w:color="auto" w:frame="1"/>
          </w:rPr>
          <w:t xml:space="preserve">Difference Between </w:t>
        </w:r>
        <w:proofErr w:type="spellStart"/>
        <w:r>
          <w:rPr>
            <w:rStyle w:val="Hyperlink"/>
            <w:rFonts w:ascii="Nunito" w:hAnsi="Nunito"/>
            <w:i/>
            <w:iCs/>
            <w:spacing w:val="2"/>
            <w:sz w:val="26"/>
            <w:szCs w:val="26"/>
            <w:bdr w:val="none" w:sz="0" w:space="0" w:color="auto" w:frame="1"/>
          </w:rPr>
          <w:t>PriorityQueue</w:t>
        </w:r>
        <w:proofErr w:type="spellEnd"/>
        <w:r>
          <w:rPr>
            <w:rStyle w:val="Hyperlink"/>
            <w:rFonts w:ascii="Nunito" w:hAnsi="Nunito"/>
            <w:i/>
            <w:iCs/>
            <w:spacing w:val="2"/>
            <w:sz w:val="26"/>
            <w:szCs w:val="26"/>
            <w:bdr w:val="none" w:sz="0" w:space="0" w:color="auto" w:frame="1"/>
          </w:rPr>
          <w:t xml:space="preserve"> and </w:t>
        </w:r>
        <w:proofErr w:type="spellStart"/>
        <w:r>
          <w:rPr>
            <w:rStyle w:val="Hyperlink"/>
            <w:rFonts w:ascii="Nunito" w:hAnsi="Nunito"/>
            <w:i/>
            <w:iCs/>
            <w:spacing w:val="2"/>
            <w:sz w:val="26"/>
            <w:szCs w:val="26"/>
            <w:bdr w:val="none" w:sz="0" w:space="0" w:color="auto" w:frame="1"/>
          </w:rPr>
          <w:t>TreeSet</w:t>
        </w:r>
        <w:proofErr w:type="spellEnd"/>
      </w:hyperlink>
    </w:p>
    <w:p w14:paraId="0B5CAE87"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53" w:name="q44"/>
      <w:bookmarkEnd w:id="53"/>
      <w:r>
        <w:rPr>
          <w:rFonts w:ascii="Nunito" w:hAnsi="Nunito"/>
          <w:color w:val="273239"/>
          <w:spacing w:val="2"/>
          <w:sz w:val="28"/>
          <w:szCs w:val="28"/>
          <w:bdr w:val="none" w:sz="0" w:space="0" w:color="auto" w:frame="1"/>
        </w:rPr>
        <w:t>44. What is the diamond operator in Java?</w:t>
      </w:r>
    </w:p>
    <w:p w14:paraId="7DA01814"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Diamond operators are used for simplifying the use of generics when creating objects while avoiding unchecked warnings in a program. When the Diamond operator was introduced in Java 7, we can create the object without mentioning the generic type on the right side of the expression as shown below.</w:t>
      </w:r>
    </w:p>
    <w:p w14:paraId="01C8A976"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w:t>
      </w:r>
    </w:p>
    <w:p w14:paraId="0A19C074"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List&lt;String&gt; list = new </w:t>
      </w:r>
      <w:proofErr w:type="spellStart"/>
      <w:r>
        <w:rPr>
          <w:rFonts w:ascii="Consolas" w:hAnsi="Consolas"/>
          <w:color w:val="273239"/>
          <w:spacing w:val="2"/>
          <w:sz w:val="24"/>
          <w:szCs w:val="24"/>
          <w:bdr w:val="none" w:sz="0" w:space="0" w:color="auto" w:frame="1"/>
        </w:rPr>
        <w:t>ArrayList</w:t>
      </w:r>
      <w:proofErr w:type="spellEnd"/>
      <w:r>
        <w:rPr>
          <w:rFonts w:ascii="Consolas" w:hAnsi="Consolas"/>
          <w:color w:val="273239"/>
          <w:spacing w:val="2"/>
          <w:sz w:val="24"/>
          <w:szCs w:val="24"/>
          <w:bdr w:val="none" w:sz="0" w:space="0" w:color="auto" w:frame="1"/>
        </w:rPr>
        <w:t>&lt;</w:t>
      </w:r>
      <w:proofErr w:type="gramStart"/>
      <w:r>
        <w:rPr>
          <w:rFonts w:ascii="Consolas" w:hAnsi="Consolas"/>
          <w:color w:val="273239"/>
          <w:spacing w:val="2"/>
          <w:sz w:val="24"/>
          <w:szCs w:val="24"/>
          <w:bdr w:val="none" w:sz="0" w:space="0" w:color="auto" w:frame="1"/>
        </w:rPr>
        <w:t>&gt;(</w:t>
      </w:r>
      <w:proofErr w:type="gramEnd"/>
      <w:r>
        <w:rPr>
          <w:rFonts w:ascii="Consolas" w:hAnsi="Consolas"/>
          <w:color w:val="273239"/>
          <w:spacing w:val="2"/>
          <w:sz w:val="24"/>
          <w:szCs w:val="24"/>
          <w:bdr w:val="none" w:sz="0" w:space="0" w:color="auto" w:frame="1"/>
        </w:rPr>
        <w:t>);</w:t>
      </w:r>
    </w:p>
    <w:p w14:paraId="18F8D88B"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p>
    <w:p w14:paraId="1D981206"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99" w:history="1">
        <w:r>
          <w:rPr>
            <w:rStyle w:val="Hyperlink"/>
            <w:rFonts w:ascii="Nunito" w:hAnsi="Nunito"/>
            <w:i/>
            <w:iCs/>
            <w:spacing w:val="2"/>
            <w:sz w:val="26"/>
            <w:szCs w:val="26"/>
            <w:bdr w:val="none" w:sz="0" w:space="0" w:color="auto" w:frame="1"/>
          </w:rPr>
          <w:t>Diamond operator</w:t>
        </w:r>
      </w:hyperlink>
    </w:p>
    <w:p w14:paraId="6DF829FC"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54" w:name="q45"/>
      <w:bookmarkEnd w:id="54"/>
      <w:r>
        <w:rPr>
          <w:rFonts w:ascii="Nunito" w:hAnsi="Nunito"/>
          <w:color w:val="273239"/>
          <w:spacing w:val="2"/>
          <w:sz w:val="28"/>
          <w:szCs w:val="28"/>
          <w:bdr w:val="none" w:sz="0" w:space="0" w:color="auto" w:frame="1"/>
        </w:rPr>
        <w:t xml:space="preserve">45. How </w:t>
      </w:r>
      <w:proofErr w:type="spellStart"/>
      <w:r>
        <w:rPr>
          <w:rFonts w:ascii="Nunito" w:hAnsi="Nunito"/>
          <w:color w:val="273239"/>
          <w:spacing w:val="2"/>
          <w:sz w:val="28"/>
          <w:szCs w:val="28"/>
          <w:bdr w:val="none" w:sz="0" w:space="0" w:color="auto" w:frame="1"/>
        </w:rPr>
        <w:t>TreeMap</w:t>
      </w:r>
      <w:proofErr w:type="spellEnd"/>
      <w:r>
        <w:rPr>
          <w:rFonts w:ascii="Nunito" w:hAnsi="Nunito"/>
          <w:color w:val="273239"/>
          <w:spacing w:val="2"/>
          <w:sz w:val="28"/>
          <w:szCs w:val="28"/>
          <w:bdr w:val="none" w:sz="0" w:space="0" w:color="auto" w:frame="1"/>
        </w:rPr>
        <w:t xml:space="preserve"> works in Java?</w:t>
      </w:r>
    </w:p>
    <w:p w14:paraId="646F9AC6"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hyperlink r:id="rId100" w:history="1">
        <w:proofErr w:type="spellStart"/>
        <w:r>
          <w:rPr>
            <w:rStyle w:val="Hyperlink"/>
            <w:rFonts w:ascii="Nunito" w:hAnsi="Nunito"/>
            <w:spacing w:val="2"/>
            <w:sz w:val="26"/>
            <w:szCs w:val="26"/>
            <w:bdr w:val="none" w:sz="0" w:space="0" w:color="auto" w:frame="1"/>
          </w:rPr>
          <w:t>TreeMap</w:t>
        </w:r>
        <w:proofErr w:type="spellEnd"/>
        <w:r>
          <w:rPr>
            <w:rStyle w:val="Hyperlink"/>
            <w:rFonts w:ascii="Nunito" w:hAnsi="Nunito"/>
            <w:spacing w:val="2"/>
            <w:sz w:val="26"/>
            <w:szCs w:val="26"/>
            <w:bdr w:val="none" w:sz="0" w:space="0" w:color="auto" w:frame="1"/>
          </w:rPr>
          <w:t> </w:t>
        </w:r>
      </w:hyperlink>
      <w:r>
        <w:rPr>
          <w:rFonts w:ascii="Nunito" w:hAnsi="Nunito"/>
          <w:color w:val="273239"/>
          <w:spacing w:val="2"/>
          <w:sz w:val="26"/>
          <w:szCs w:val="26"/>
          <w:bdr w:val="none" w:sz="0" w:space="0" w:color="auto" w:frame="1"/>
        </w:rPr>
        <w:t xml:space="preserve">stores the key-value pairs, but </w:t>
      </w:r>
      <w:proofErr w:type="spellStart"/>
      <w:r>
        <w:rPr>
          <w:rFonts w:ascii="Nunito" w:hAnsi="Nunito"/>
          <w:color w:val="273239"/>
          <w:spacing w:val="2"/>
          <w:sz w:val="26"/>
          <w:szCs w:val="26"/>
          <w:bdr w:val="none" w:sz="0" w:space="0" w:color="auto" w:frame="1"/>
        </w:rPr>
        <w:t>TreeMap</w:t>
      </w:r>
      <w:proofErr w:type="spellEnd"/>
      <w:r>
        <w:rPr>
          <w:rFonts w:ascii="Nunito" w:hAnsi="Nunito"/>
          <w:color w:val="273239"/>
          <w:spacing w:val="2"/>
          <w:sz w:val="26"/>
          <w:szCs w:val="26"/>
          <w:bdr w:val="none" w:sz="0" w:space="0" w:color="auto" w:frame="1"/>
        </w:rPr>
        <w:t xml:space="preserve"> sorts the keys ascending rather than descending like HashMap. Depending on which constructor is used, </w:t>
      </w:r>
      <w:proofErr w:type="spellStart"/>
      <w:r>
        <w:rPr>
          <w:rFonts w:ascii="Nunito" w:hAnsi="Nunito"/>
          <w:color w:val="273239"/>
          <w:spacing w:val="2"/>
          <w:sz w:val="26"/>
          <w:szCs w:val="26"/>
          <w:bdr w:val="none" w:sz="0" w:space="0" w:color="auto" w:frame="1"/>
        </w:rPr>
        <w:t>TreeMap</w:t>
      </w:r>
      <w:proofErr w:type="spellEnd"/>
      <w:r>
        <w:rPr>
          <w:rFonts w:ascii="Nunito" w:hAnsi="Nunito"/>
          <w:color w:val="273239"/>
          <w:spacing w:val="2"/>
          <w:sz w:val="26"/>
          <w:szCs w:val="26"/>
          <w:bdr w:val="none" w:sz="0" w:space="0" w:color="auto" w:frame="1"/>
        </w:rPr>
        <w:t xml:space="preserve"> will be sorted either based on its keys, or by a Comparator. In </w:t>
      </w:r>
      <w:proofErr w:type="spellStart"/>
      <w:r>
        <w:rPr>
          <w:rFonts w:ascii="Nunito" w:hAnsi="Nunito"/>
          <w:color w:val="273239"/>
          <w:spacing w:val="2"/>
          <w:sz w:val="26"/>
          <w:szCs w:val="26"/>
          <w:bdr w:val="none" w:sz="0" w:space="0" w:color="auto" w:frame="1"/>
        </w:rPr>
        <w:t>TreeMap</w:t>
      </w:r>
      <w:proofErr w:type="spellEnd"/>
      <w:r>
        <w:rPr>
          <w:rFonts w:ascii="Nunito" w:hAnsi="Nunito"/>
          <w:color w:val="273239"/>
          <w:spacing w:val="2"/>
          <w:sz w:val="26"/>
          <w:szCs w:val="26"/>
          <w:bdr w:val="none" w:sz="0" w:space="0" w:color="auto" w:frame="1"/>
        </w:rPr>
        <w:t>, the elements are sorted based on a Red-Black tree. A red-black tree is a self-balancing binary search tree where each node has an extra bit, and that bit is often interpreted as the color (red or black). These colors are used to ensure that the tree remains balanced during insertions and deletions. </w:t>
      </w:r>
    </w:p>
    <w:p w14:paraId="289187A8" w14:textId="3251585B"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5352EE8D" wp14:editId="040E43F2">
            <wp:extent cx="5943600" cy="2971800"/>
            <wp:effectExtent l="0" t="0" r="0" b="0"/>
            <wp:docPr id="1370892258" name="Picture 15" descr="Structure of a N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tructure of a Node in Jav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20DF6D2"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Structure of a Node in Java</w:t>
      </w:r>
    </w:p>
    <w:p w14:paraId="1CC2B85F"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w:t>
      </w:r>
      <w:hyperlink r:id="rId102" w:history="1">
        <w:r>
          <w:rPr>
            <w:rStyle w:val="Hyperlink"/>
            <w:rFonts w:ascii="Nunito" w:hAnsi="Nunito"/>
            <w:i/>
            <w:iCs/>
            <w:spacing w:val="2"/>
            <w:sz w:val="26"/>
            <w:szCs w:val="26"/>
            <w:bdr w:val="none" w:sz="0" w:space="0" w:color="auto" w:frame="1"/>
          </w:rPr>
          <w:t xml:space="preserve"> Internal Working of </w:t>
        </w:r>
        <w:proofErr w:type="spellStart"/>
        <w:r>
          <w:rPr>
            <w:rStyle w:val="Hyperlink"/>
            <w:rFonts w:ascii="Nunito" w:hAnsi="Nunito"/>
            <w:i/>
            <w:iCs/>
            <w:spacing w:val="2"/>
            <w:sz w:val="26"/>
            <w:szCs w:val="26"/>
            <w:bdr w:val="none" w:sz="0" w:space="0" w:color="auto" w:frame="1"/>
          </w:rPr>
          <w:t>TreeMap</w:t>
        </w:r>
        <w:proofErr w:type="spellEnd"/>
        <w:r>
          <w:rPr>
            <w:rStyle w:val="Hyperlink"/>
            <w:rFonts w:ascii="Nunito" w:hAnsi="Nunito"/>
            <w:i/>
            <w:iCs/>
            <w:spacing w:val="2"/>
            <w:sz w:val="26"/>
            <w:szCs w:val="26"/>
            <w:bdr w:val="none" w:sz="0" w:space="0" w:color="auto" w:frame="1"/>
          </w:rPr>
          <w:t xml:space="preserve"> in Java</w:t>
        </w:r>
      </w:hyperlink>
    </w:p>
    <w:p w14:paraId="7527E582"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55" w:name="q46"/>
      <w:bookmarkEnd w:id="55"/>
      <w:r>
        <w:rPr>
          <w:rFonts w:ascii="Nunito" w:hAnsi="Nunito"/>
          <w:color w:val="273239"/>
          <w:spacing w:val="2"/>
          <w:sz w:val="28"/>
          <w:szCs w:val="28"/>
          <w:bdr w:val="none" w:sz="0" w:space="0" w:color="auto" w:frame="1"/>
        </w:rPr>
        <w:t>46. List down ways to iterate over Map in java?</w:t>
      </w:r>
    </w:p>
    <w:p w14:paraId="169C93A1"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HashMap class provides Java’s Map interface by storing data in (Key, Value) pairs and accessing them by an index of another type. To use this class it is necessary to import </w:t>
      </w:r>
      <w:proofErr w:type="spellStart"/>
      <w:proofErr w:type="gramStart"/>
      <w:r>
        <w:rPr>
          <w:rStyle w:val="Emphasis"/>
          <w:rFonts w:ascii="Nunito" w:hAnsi="Nunito"/>
          <w:color w:val="273239"/>
          <w:spacing w:val="2"/>
          <w:sz w:val="26"/>
          <w:szCs w:val="26"/>
          <w:bdr w:val="none" w:sz="0" w:space="0" w:color="auto" w:frame="1"/>
        </w:rPr>
        <w:t>java.util</w:t>
      </w:r>
      <w:proofErr w:type="gramEnd"/>
      <w:r>
        <w:rPr>
          <w:rStyle w:val="Emphasis"/>
          <w:rFonts w:ascii="Nunito" w:hAnsi="Nunito"/>
          <w:color w:val="273239"/>
          <w:spacing w:val="2"/>
          <w:sz w:val="26"/>
          <w:szCs w:val="26"/>
          <w:bdr w:val="none" w:sz="0" w:space="0" w:color="auto" w:frame="1"/>
        </w:rPr>
        <w:t>.HashMap</w:t>
      </w:r>
      <w:proofErr w:type="spellEnd"/>
      <w:r>
        <w:rPr>
          <w:rFonts w:ascii="Nunito" w:hAnsi="Nunito"/>
          <w:color w:val="273239"/>
          <w:spacing w:val="2"/>
          <w:sz w:val="26"/>
          <w:szCs w:val="26"/>
          <w:bdr w:val="none" w:sz="0" w:space="0" w:color="auto" w:frame="1"/>
        </w:rPr>
        <w:t> package or its superclass.</w:t>
      </w:r>
    </w:p>
    <w:p w14:paraId="0FD85471"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There are numerous ways to iterate over HashMap of which 5 are listed below:</w:t>
      </w:r>
    </w:p>
    <w:p w14:paraId="792C3B6E" w14:textId="77777777" w:rsidR="004871E0" w:rsidRDefault="004871E0" w:rsidP="004871E0">
      <w:pPr>
        <w:numPr>
          <w:ilvl w:val="0"/>
          <w:numId w:val="18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Iterate through a HashMap </w:t>
      </w:r>
      <w:proofErr w:type="spellStart"/>
      <w:r>
        <w:rPr>
          <w:rFonts w:ascii="Nunito" w:hAnsi="Nunito"/>
          <w:color w:val="273239"/>
          <w:spacing w:val="2"/>
          <w:sz w:val="26"/>
          <w:szCs w:val="26"/>
          <w:bdr w:val="none" w:sz="0" w:space="0" w:color="auto" w:frame="1"/>
        </w:rPr>
        <w:t>EntrySet</w:t>
      </w:r>
      <w:proofErr w:type="spellEnd"/>
      <w:r>
        <w:rPr>
          <w:rFonts w:ascii="Nunito" w:hAnsi="Nunito"/>
          <w:color w:val="273239"/>
          <w:spacing w:val="2"/>
          <w:sz w:val="26"/>
          <w:szCs w:val="26"/>
          <w:bdr w:val="none" w:sz="0" w:space="0" w:color="auto" w:frame="1"/>
        </w:rPr>
        <w:t xml:space="preserve"> using Iterators.</w:t>
      </w:r>
    </w:p>
    <w:p w14:paraId="30F0D6A2" w14:textId="77777777" w:rsidR="004871E0" w:rsidRDefault="004871E0" w:rsidP="004871E0">
      <w:pPr>
        <w:numPr>
          <w:ilvl w:val="0"/>
          <w:numId w:val="18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Iterate through HashMap </w:t>
      </w:r>
      <w:proofErr w:type="spellStart"/>
      <w:r>
        <w:rPr>
          <w:rFonts w:ascii="Nunito" w:hAnsi="Nunito"/>
          <w:color w:val="273239"/>
          <w:spacing w:val="2"/>
          <w:sz w:val="26"/>
          <w:szCs w:val="26"/>
          <w:bdr w:val="none" w:sz="0" w:space="0" w:color="auto" w:frame="1"/>
        </w:rPr>
        <w:t>KeySet</w:t>
      </w:r>
      <w:proofErr w:type="spellEnd"/>
      <w:r>
        <w:rPr>
          <w:rFonts w:ascii="Nunito" w:hAnsi="Nunito"/>
          <w:color w:val="273239"/>
          <w:spacing w:val="2"/>
          <w:sz w:val="26"/>
          <w:szCs w:val="26"/>
          <w:bdr w:val="none" w:sz="0" w:space="0" w:color="auto" w:frame="1"/>
        </w:rPr>
        <w:t xml:space="preserve"> using Iterator.</w:t>
      </w:r>
    </w:p>
    <w:p w14:paraId="2266DF71" w14:textId="77777777" w:rsidR="004871E0" w:rsidRDefault="004871E0" w:rsidP="004871E0">
      <w:pPr>
        <w:numPr>
          <w:ilvl w:val="0"/>
          <w:numId w:val="189"/>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Iterate HashMap using for-each loop.</w:t>
      </w:r>
    </w:p>
    <w:p w14:paraId="5F96BCAE" w14:textId="77777777" w:rsidR="004871E0" w:rsidRDefault="004871E0" w:rsidP="004871E0">
      <w:pPr>
        <w:numPr>
          <w:ilvl w:val="0"/>
          <w:numId w:val="19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Iterating through a HashMap using Lambda Expressions.</w:t>
      </w:r>
    </w:p>
    <w:p w14:paraId="34D135C1" w14:textId="77777777" w:rsidR="004871E0" w:rsidRDefault="004871E0" w:rsidP="004871E0">
      <w:pPr>
        <w:numPr>
          <w:ilvl w:val="0"/>
          <w:numId w:val="19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Loop through a HashMap using Stream API.</w:t>
      </w:r>
    </w:p>
    <w:p w14:paraId="5907FF15"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103" w:history="1">
        <w:r>
          <w:rPr>
            <w:rStyle w:val="Hyperlink"/>
            <w:rFonts w:ascii="Nunito" w:hAnsi="Nunito"/>
            <w:i/>
            <w:iCs/>
            <w:spacing w:val="2"/>
            <w:sz w:val="26"/>
            <w:szCs w:val="26"/>
            <w:bdr w:val="none" w:sz="0" w:space="0" w:color="auto" w:frame="1"/>
          </w:rPr>
          <w:t>How to Iterate HashMap in Java</w:t>
        </w:r>
      </w:hyperlink>
    </w:p>
    <w:p w14:paraId="22D1BDE5"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56" w:name="q47"/>
      <w:bookmarkEnd w:id="56"/>
      <w:r>
        <w:rPr>
          <w:rFonts w:ascii="Nunito" w:hAnsi="Nunito"/>
          <w:color w:val="273239"/>
          <w:spacing w:val="2"/>
          <w:sz w:val="28"/>
          <w:szCs w:val="28"/>
          <w:bdr w:val="none" w:sz="0" w:space="0" w:color="auto" w:frame="1"/>
        </w:rPr>
        <w:t xml:space="preserve">47. What is </w:t>
      </w:r>
      <w:proofErr w:type="spellStart"/>
      <w:r>
        <w:rPr>
          <w:rFonts w:ascii="Nunito" w:hAnsi="Nunito"/>
          <w:color w:val="273239"/>
          <w:spacing w:val="2"/>
          <w:sz w:val="28"/>
          <w:szCs w:val="28"/>
          <w:bdr w:val="none" w:sz="0" w:space="0" w:color="auto" w:frame="1"/>
        </w:rPr>
        <w:t>CopyOnWriteArrayList</w:t>
      </w:r>
      <w:proofErr w:type="spellEnd"/>
      <w:r>
        <w:rPr>
          <w:rFonts w:ascii="Nunito" w:hAnsi="Nunito"/>
          <w:color w:val="273239"/>
          <w:spacing w:val="2"/>
          <w:sz w:val="28"/>
          <w:szCs w:val="28"/>
          <w:bdr w:val="none" w:sz="0" w:space="0" w:color="auto" w:frame="1"/>
        </w:rPr>
        <w:t xml:space="preserve"> in Java?</w:t>
      </w:r>
    </w:p>
    <w:p w14:paraId="636EB7EE" w14:textId="528B9E4B"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2F967A21" wp14:editId="503D1641">
            <wp:extent cx="5943600" cy="2971800"/>
            <wp:effectExtent l="0" t="0" r="0" b="0"/>
            <wp:docPr id="1902197468" name="Picture 14" descr="CopyOnWrite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pyOnWriteArrayList in Jav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9931914"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proofErr w:type="spellStart"/>
      <w:r>
        <w:rPr>
          <w:rFonts w:ascii="Nunito" w:hAnsi="Nunito"/>
          <w:i/>
          <w:iCs/>
          <w:color w:val="273239"/>
          <w:spacing w:val="2"/>
          <w:sz w:val="18"/>
          <w:szCs w:val="18"/>
        </w:rPr>
        <w:t>CopyOnWriteArrayList</w:t>
      </w:r>
      <w:proofErr w:type="spellEnd"/>
      <w:r>
        <w:rPr>
          <w:rFonts w:ascii="Nunito" w:hAnsi="Nunito"/>
          <w:i/>
          <w:iCs/>
          <w:color w:val="273239"/>
          <w:spacing w:val="2"/>
          <w:sz w:val="18"/>
          <w:szCs w:val="18"/>
        </w:rPr>
        <w:t xml:space="preserve"> in Java</w:t>
      </w:r>
    </w:p>
    <w:p w14:paraId="0B35D229"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JDK 1.5 introduced an enhanced version of </w:t>
      </w:r>
      <w:proofErr w:type="spellStart"/>
      <w:r>
        <w:rPr>
          <w:rFonts w:ascii="Nunito" w:hAnsi="Nunito"/>
          <w:color w:val="273239"/>
          <w:spacing w:val="2"/>
          <w:sz w:val="26"/>
          <w:szCs w:val="26"/>
          <w:bdr w:val="none" w:sz="0" w:space="0" w:color="auto" w:frame="1"/>
        </w:rPr>
        <w:t>ArrayList</w:t>
      </w:r>
      <w:proofErr w:type="spellEnd"/>
      <w:r>
        <w:rPr>
          <w:rFonts w:ascii="Nunito" w:hAnsi="Nunito"/>
          <w:color w:val="273239"/>
          <w:spacing w:val="2"/>
          <w:sz w:val="26"/>
          <w:szCs w:val="26"/>
          <w:bdr w:val="none" w:sz="0" w:space="0" w:color="auto" w:frame="1"/>
        </w:rPr>
        <w:t xml:space="preserve"> called </w:t>
      </w:r>
      <w:proofErr w:type="spellStart"/>
      <w:r>
        <w:rPr>
          <w:rFonts w:ascii="Nunito" w:hAnsi="Nunito"/>
          <w:color w:val="273239"/>
          <w:spacing w:val="2"/>
          <w:sz w:val="26"/>
          <w:szCs w:val="26"/>
          <w:bdr w:val="none" w:sz="0" w:space="0" w:color="auto" w:frame="1"/>
        </w:rPr>
        <w:t>CopyOnWriteArrayList</w:t>
      </w:r>
      <w:proofErr w:type="spellEnd"/>
      <w:r>
        <w:rPr>
          <w:rFonts w:ascii="Nunito" w:hAnsi="Nunito"/>
          <w:color w:val="273239"/>
          <w:spacing w:val="2"/>
          <w:sz w:val="26"/>
          <w:szCs w:val="26"/>
          <w:bdr w:val="none" w:sz="0" w:space="0" w:color="auto" w:frame="1"/>
        </w:rPr>
        <w:t xml:space="preserve">, where all modifications (add, set, remove, </w:t>
      </w:r>
      <w:proofErr w:type="spellStart"/>
      <w:r>
        <w:rPr>
          <w:rFonts w:ascii="Nunito" w:hAnsi="Nunito"/>
          <w:color w:val="273239"/>
          <w:spacing w:val="2"/>
          <w:sz w:val="26"/>
          <w:szCs w:val="26"/>
          <w:bdr w:val="none" w:sz="0" w:space="0" w:color="auto" w:frame="1"/>
        </w:rPr>
        <w:t>etc</w:t>
      </w:r>
      <w:proofErr w:type="spellEnd"/>
      <w:r>
        <w:rPr>
          <w:rFonts w:ascii="Nunito" w:hAnsi="Nunito"/>
          <w:color w:val="273239"/>
          <w:spacing w:val="2"/>
          <w:sz w:val="26"/>
          <w:szCs w:val="26"/>
          <w:bdr w:val="none" w:sz="0" w:space="0" w:color="auto" w:frame="1"/>
        </w:rPr>
        <w:t xml:space="preserve">) are implemented by a new copy. It can be found in </w:t>
      </w:r>
      <w:proofErr w:type="spellStart"/>
      <w:proofErr w:type="gramStart"/>
      <w:r>
        <w:rPr>
          <w:rFonts w:ascii="Nunito" w:hAnsi="Nunito"/>
          <w:color w:val="273239"/>
          <w:spacing w:val="2"/>
          <w:sz w:val="26"/>
          <w:szCs w:val="26"/>
          <w:bdr w:val="none" w:sz="0" w:space="0" w:color="auto" w:frame="1"/>
        </w:rPr>
        <w:t>java.util</w:t>
      </w:r>
      <w:proofErr w:type="gramEnd"/>
      <w:r>
        <w:rPr>
          <w:rFonts w:ascii="Nunito" w:hAnsi="Nunito"/>
          <w:color w:val="273239"/>
          <w:spacing w:val="2"/>
          <w:sz w:val="26"/>
          <w:szCs w:val="26"/>
          <w:bdr w:val="none" w:sz="0" w:space="0" w:color="auto" w:frame="1"/>
        </w:rPr>
        <w:t>.concurrent</w:t>
      </w:r>
      <w:proofErr w:type="spellEnd"/>
      <w:r>
        <w:rPr>
          <w:rFonts w:ascii="Nunito" w:hAnsi="Nunito"/>
          <w:color w:val="273239"/>
          <w:spacing w:val="2"/>
          <w:sz w:val="26"/>
          <w:szCs w:val="26"/>
          <w:bdr w:val="none" w:sz="0" w:space="0" w:color="auto" w:frame="1"/>
        </w:rPr>
        <w:t xml:space="preserve">. It is a data structure created to be used in a concurrent environment. In a Thread-based environment, the </w:t>
      </w:r>
      <w:proofErr w:type="spellStart"/>
      <w:r>
        <w:rPr>
          <w:rFonts w:ascii="Nunito" w:hAnsi="Nunito"/>
          <w:color w:val="273239"/>
          <w:spacing w:val="2"/>
          <w:sz w:val="26"/>
          <w:szCs w:val="26"/>
          <w:bdr w:val="none" w:sz="0" w:space="0" w:color="auto" w:frame="1"/>
        </w:rPr>
        <w:t>CopyOnWriteArrayList</w:t>
      </w:r>
      <w:proofErr w:type="spellEnd"/>
      <w:r>
        <w:rPr>
          <w:rFonts w:ascii="Nunito" w:hAnsi="Nunito"/>
          <w:color w:val="273239"/>
          <w:spacing w:val="2"/>
          <w:sz w:val="26"/>
          <w:szCs w:val="26"/>
          <w:bdr w:val="none" w:sz="0" w:space="0" w:color="auto" w:frame="1"/>
        </w:rPr>
        <w:t xml:space="preserve"> is intended for frequent reading and infrequent updating. </w:t>
      </w:r>
      <w:proofErr w:type="spellStart"/>
      <w:r>
        <w:rPr>
          <w:rFonts w:ascii="Nunito" w:hAnsi="Nunito"/>
          <w:color w:val="273239"/>
          <w:spacing w:val="2"/>
          <w:sz w:val="26"/>
          <w:szCs w:val="26"/>
          <w:bdr w:val="none" w:sz="0" w:space="0" w:color="auto" w:frame="1"/>
        </w:rPr>
        <w:t>CopyOnWriteArrayList</w:t>
      </w:r>
      <w:proofErr w:type="spellEnd"/>
      <w:r>
        <w:rPr>
          <w:rFonts w:ascii="Nunito" w:hAnsi="Nunito"/>
          <w:color w:val="273239"/>
          <w:spacing w:val="2"/>
          <w:sz w:val="26"/>
          <w:szCs w:val="26"/>
          <w:bdr w:val="none" w:sz="0" w:space="0" w:color="auto" w:frame="1"/>
        </w:rPr>
        <w:t xml:space="preserve"> is a thread-safe version </w:t>
      </w:r>
      <w:proofErr w:type="gramStart"/>
      <w:r>
        <w:rPr>
          <w:rFonts w:ascii="Nunito" w:hAnsi="Nunito"/>
          <w:color w:val="273239"/>
          <w:spacing w:val="2"/>
          <w:sz w:val="26"/>
          <w:szCs w:val="26"/>
          <w:bdr w:val="none" w:sz="0" w:space="0" w:color="auto" w:frame="1"/>
        </w:rPr>
        <w:t>of  </w:t>
      </w:r>
      <w:proofErr w:type="spellStart"/>
      <w:r>
        <w:rPr>
          <w:rFonts w:ascii="Nunito" w:hAnsi="Nunito"/>
          <w:color w:val="273239"/>
          <w:spacing w:val="2"/>
          <w:sz w:val="26"/>
          <w:szCs w:val="26"/>
          <w:bdr w:val="none" w:sz="0" w:space="0" w:color="auto" w:frame="1"/>
        </w:rPr>
        <w:t>ArrayList</w:t>
      </w:r>
      <w:proofErr w:type="spellEnd"/>
      <w:proofErr w:type="gramEnd"/>
      <w:r>
        <w:rPr>
          <w:rFonts w:ascii="Nunito" w:hAnsi="Nunito"/>
          <w:color w:val="273239"/>
          <w:spacing w:val="2"/>
          <w:sz w:val="26"/>
          <w:szCs w:val="26"/>
          <w:bdr w:val="none" w:sz="0" w:space="0" w:color="auto" w:frame="1"/>
        </w:rPr>
        <w:t>.</w:t>
      </w:r>
    </w:p>
    <w:p w14:paraId="2ACC23B8"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proofErr w:type="spellStart"/>
      <w:r>
        <w:rPr>
          <w:rFonts w:ascii="Nunito" w:hAnsi="Nunito"/>
          <w:i/>
          <w:iCs/>
          <w:color w:val="273239"/>
          <w:spacing w:val="2"/>
          <w:sz w:val="26"/>
          <w:szCs w:val="26"/>
        </w:rPr>
        <w:fldChar w:fldCharType="begin"/>
      </w:r>
      <w:r>
        <w:rPr>
          <w:rFonts w:ascii="Nunito" w:hAnsi="Nunito"/>
          <w:i/>
          <w:iCs/>
          <w:color w:val="273239"/>
          <w:spacing w:val="2"/>
          <w:sz w:val="26"/>
          <w:szCs w:val="26"/>
        </w:rPr>
        <w:instrText>HYPERLINK "https://www.geeksforgeeks.org/copyonwritearraylist-in-java/"</w:instrText>
      </w:r>
      <w:r>
        <w:rPr>
          <w:rFonts w:ascii="Nunito" w:hAnsi="Nunito"/>
          <w:i/>
          <w:iCs/>
          <w:color w:val="273239"/>
          <w:spacing w:val="2"/>
          <w:sz w:val="26"/>
          <w:szCs w:val="26"/>
        </w:rPr>
      </w:r>
      <w:r>
        <w:rPr>
          <w:rFonts w:ascii="Nunito" w:hAnsi="Nunito"/>
          <w:i/>
          <w:iCs/>
          <w:color w:val="273239"/>
          <w:spacing w:val="2"/>
          <w:sz w:val="26"/>
          <w:szCs w:val="26"/>
        </w:rPr>
        <w:fldChar w:fldCharType="separate"/>
      </w:r>
      <w:r>
        <w:rPr>
          <w:rStyle w:val="Hyperlink"/>
          <w:rFonts w:ascii="Nunito" w:hAnsi="Nunito"/>
          <w:i/>
          <w:iCs/>
          <w:spacing w:val="2"/>
          <w:sz w:val="26"/>
          <w:szCs w:val="26"/>
          <w:bdr w:val="none" w:sz="0" w:space="0" w:color="auto" w:frame="1"/>
        </w:rPr>
        <w:t>CopyOnWriteArrayList</w:t>
      </w:r>
      <w:proofErr w:type="spellEnd"/>
      <w:r>
        <w:rPr>
          <w:rStyle w:val="Hyperlink"/>
          <w:rFonts w:ascii="Nunito" w:hAnsi="Nunito"/>
          <w:i/>
          <w:iCs/>
          <w:spacing w:val="2"/>
          <w:sz w:val="26"/>
          <w:szCs w:val="26"/>
          <w:bdr w:val="none" w:sz="0" w:space="0" w:color="auto" w:frame="1"/>
        </w:rPr>
        <w:t xml:space="preserve"> in Java</w:t>
      </w:r>
      <w:r>
        <w:rPr>
          <w:rFonts w:ascii="Nunito" w:hAnsi="Nunito"/>
          <w:i/>
          <w:iCs/>
          <w:color w:val="273239"/>
          <w:spacing w:val="2"/>
          <w:sz w:val="26"/>
          <w:szCs w:val="26"/>
        </w:rPr>
        <w:fldChar w:fldCharType="end"/>
      </w:r>
    </w:p>
    <w:p w14:paraId="748325DA"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57" w:name="q48"/>
      <w:bookmarkEnd w:id="57"/>
      <w:r>
        <w:rPr>
          <w:rFonts w:ascii="Nunito" w:hAnsi="Nunito"/>
          <w:color w:val="273239"/>
          <w:spacing w:val="2"/>
          <w:sz w:val="28"/>
          <w:szCs w:val="28"/>
          <w:bdr w:val="none" w:sz="0" w:space="0" w:color="auto" w:frame="1"/>
        </w:rPr>
        <w:t xml:space="preserve">48.  What is </w:t>
      </w:r>
      <w:proofErr w:type="spellStart"/>
      <w:r>
        <w:rPr>
          <w:rFonts w:ascii="Nunito" w:hAnsi="Nunito"/>
          <w:color w:val="273239"/>
          <w:spacing w:val="2"/>
          <w:sz w:val="28"/>
          <w:szCs w:val="28"/>
          <w:bdr w:val="none" w:sz="0" w:space="0" w:color="auto" w:frame="1"/>
        </w:rPr>
        <w:t>EnumMap</w:t>
      </w:r>
      <w:proofErr w:type="spellEnd"/>
      <w:r>
        <w:rPr>
          <w:rFonts w:ascii="Nunito" w:hAnsi="Nunito"/>
          <w:color w:val="273239"/>
          <w:spacing w:val="2"/>
          <w:sz w:val="28"/>
          <w:szCs w:val="28"/>
          <w:bdr w:val="none" w:sz="0" w:space="0" w:color="auto" w:frame="1"/>
        </w:rPr>
        <w:t xml:space="preserve"> in Java?</w:t>
      </w:r>
    </w:p>
    <w:p w14:paraId="66501E7E"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proofErr w:type="spellStart"/>
      <w:r>
        <w:rPr>
          <w:rFonts w:ascii="Nunito" w:hAnsi="Nunito"/>
          <w:color w:val="273239"/>
          <w:spacing w:val="2"/>
          <w:sz w:val="26"/>
          <w:szCs w:val="26"/>
          <w:bdr w:val="none" w:sz="0" w:space="0" w:color="auto" w:frame="1"/>
        </w:rPr>
        <w:t>EnumMap</w:t>
      </w:r>
      <w:proofErr w:type="spellEnd"/>
      <w:r>
        <w:rPr>
          <w:rFonts w:ascii="Nunito" w:hAnsi="Nunito"/>
          <w:color w:val="273239"/>
          <w:spacing w:val="2"/>
          <w:sz w:val="26"/>
          <w:szCs w:val="26"/>
          <w:bdr w:val="none" w:sz="0" w:space="0" w:color="auto" w:frame="1"/>
        </w:rPr>
        <w:t xml:space="preserve"> is an implementation of the Map interface specific to enumeration types. </w:t>
      </w:r>
      <w:proofErr w:type="spellStart"/>
      <w:r>
        <w:rPr>
          <w:rFonts w:ascii="Nunito" w:hAnsi="Nunito"/>
          <w:color w:val="273239"/>
          <w:spacing w:val="2"/>
          <w:sz w:val="26"/>
          <w:szCs w:val="26"/>
          <w:bdr w:val="none" w:sz="0" w:space="0" w:color="auto" w:frame="1"/>
        </w:rPr>
        <w:t>EnumMap</w:t>
      </w:r>
      <w:proofErr w:type="spellEnd"/>
      <w:r>
        <w:rPr>
          <w:rFonts w:ascii="Nunito" w:hAnsi="Nunito"/>
          <w:color w:val="273239"/>
          <w:spacing w:val="2"/>
          <w:sz w:val="26"/>
          <w:szCs w:val="26"/>
          <w:bdr w:val="none" w:sz="0" w:space="0" w:color="auto" w:frame="1"/>
        </w:rPr>
        <w:t xml:space="preserve"> class is a member of the Java Collections Framework &amp; is not synchronized. It extends </w:t>
      </w:r>
      <w:proofErr w:type="spellStart"/>
      <w:r>
        <w:rPr>
          <w:rFonts w:ascii="Nunito" w:hAnsi="Nunito"/>
          <w:color w:val="273239"/>
          <w:spacing w:val="2"/>
          <w:sz w:val="26"/>
          <w:szCs w:val="26"/>
          <w:bdr w:val="none" w:sz="0" w:space="0" w:color="auto" w:frame="1"/>
        </w:rPr>
        <w:t>AbstractMap</w:t>
      </w:r>
      <w:proofErr w:type="spellEnd"/>
      <w:r>
        <w:rPr>
          <w:rFonts w:ascii="Nunito" w:hAnsi="Nunito"/>
          <w:color w:val="273239"/>
          <w:spacing w:val="2"/>
          <w:sz w:val="26"/>
          <w:szCs w:val="26"/>
          <w:bdr w:val="none" w:sz="0" w:space="0" w:color="auto" w:frame="1"/>
        </w:rPr>
        <w:t xml:space="preserve"> and implements the Map interface in java. </w:t>
      </w:r>
      <w:proofErr w:type="spellStart"/>
      <w:r>
        <w:rPr>
          <w:rFonts w:ascii="Nunito" w:hAnsi="Nunito"/>
          <w:color w:val="273239"/>
          <w:spacing w:val="2"/>
          <w:sz w:val="26"/>
          <w:szCs w:val="26"/>
          <w:bdr w:val="none" w:sz="0" w:space="0" w:color="auto" w:frame="1"/>
        </w:rPr>
        <w:t>EnumMap</w:t>
      </w:r>
      <w:proofErr w:type="spellEnd"/>
      <w:r>
        <w:rPr>
          <w:rFonts w:ascii="Nunito" w:hAnsi="Nunito"/>
          <w:color w:val="273239"/>
          <w:spacing w:val="2"/>
          <w:sz w:val="26"/>
          <w:szCs w:val="26"/>
          <w:bdr w:val="none" w:sz="0" w:space="0" w:color="auto" w:frame="1"/>
        </w:rPr>
        <w:t xml:space="preserve"> belongs to </w:t>
      </w:r>
      <w:proofErr w:type="spellStart"/>
      <w:proofErr w:type="gramStart"/>
      <w:r>
        <w:rPr>
          <w:rFonts w:ascii="Nunito" w:hAnsi="Nunito"/>
          <w:color w:val="273239"/>
          <w:spacing w:val="2"/>
          <w:sz w:val="26"/>
          <w:szCs w:val="26"/>
          <w:bdr w:val="none" w:sz="0" w:space="0" w:color="auto" w:frame="1"/>
        </w:rPr>
        <w:t>java.util</w:t>
      </w:r>
      <w:proofErr w:type="spellEnd"/>
      <w:proofErr w:type="gramEnd"/>
      <w:r>
        <w:rPr>
          <w:rFonts w:ascii="Nunito" w:hAnsi="Nunito"/>
          <w:color w:val="273239"/>
          <w:spacing w:val="2"/>
          <w:sz w:val="26"/>
          <w:szCs w:val="26"/>
          <w:bdr w:val="none" w:sz="0" w:space="0" w:color="auto" w:frame="1"/>
        </w:rPr>
        <w:t xml:space="preserve"> package.</w:t>
      </w:r>
    </w:p>
    <w:p w14:paraId="2AAEC32F"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Syntax: </w:t>
      </w:r>
    </w:p>
    <w:p w14:paraId="0D829BC6"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 xml:space="preserve">public class </w:t>
      </w:r>
      <w:proofErr w:type="spellStart"/>
      <w:r>
        <w:rPr>
          <w:rFonts w:ascii="Nunito" w:hAnsi="Nunito"/>
          <w:i/>
          <w:iCs/>
          <w:color w:val="273239"/>
          <w:spacing w:val="2"/>
          <w:sz w:val="26"/>
          <w:szCs w:val="26"/>
          <w:bdr w:val="none" w:sz="0" w:space="0" w:color="auto" w:frame="1"/>
        </w:rPr>
        <w:t>EnumMap</w:t>
      </w:r>
      <w:proofErr w:type="spellEnd"/>
      <w:r>
        <w:rPr>
          <w:rFonts w:ascii="Nunito" w:hAnsi="Nunito"/>
          <w:i/>
          <w:iCs/>
          <w:color w:val="273239"/>
          <w:spacing w:val="2"/>
          <w:sz w:val="26"/>
          <w:szCs w:val="26"/>
          <w:bdr w:val="none" w:sz="0" w:space="0" w:color="auto" w:frame="1"/>
        </w:rPr>
        <w:t>&lt;K extends Enum&lt;K&gt;,</w:t>
      </w:r>
      <w:r>
        <w:rPr>
          <w:i/>
          <w:iCs/>
          <w:color w:val="273239"/>
          <w:spacing w:val="2"/>
          <w:sz w:val="26"/>
          <w:szCs w:val="26"/>
          <w:bdr w:val="none" w:sz="0" w:space="0" w:color="auto" w:frame="1"/>
        </w:rPr>
        <w:t>​</w:t>
      </w:r>
      <w:r>
        <w:rPr>
          <w:rFonts w:ascii="Nunito" w:hAnsi="Nunito"/>
          <w:i/>
          <w:iCs/>
          <w:color w:val="273239"/>
          <w:spacing w:val="2"/>
          <w:sz w:val="26"/>
          <w:szCs w:val="26"/>
          <w:bdr w:val="none" w:sz="0" w:space="0" w:color="auto" w:frame="1"/>
        </w:rPr>
        <w:t xml:space="preserve">V&gt; extends </w:t>
      </w:r>
      <w:proofErr w:type="spellStart"/>
      <w:r>
        <w:rPr>
          <w:rFonts w:ascii="Nunito" w:hAnsi="Nunito"/>
          <w:i/>
          <w:iCs/>
          <w:color w:val="273239"/>
          <w:spacing w:val="2"/>
          <w:sz w:val="26"/>
          <w:szCs w:val="26"/>
          <w:bdr w:val="none" w:sz="0" w:space="0" w:color="auto" w:frame="1"/>
        </w:rPr>
        <w:t>AbstractMap</w:t>
      </w:r>
      <w:proofErr w:type="spellEnd"/>
      <w:r>
        <w:rPr>
          <w:rFonts w:ascii="Nunito" w:hAnsi="Nunito"/>
          <w:i/>
          <w:iCs/>
          <w:color w:val="273239"/>
          <w:spacing w:val="2"/>
          <w:sz w:val="26"/>
          <w:szCs w:val="26"/>
          <w:bdr w:val="none" w:sz="0" w:space="0" w:color="auto" w:frame="1"/>
        </w:rPr>
        <w:t>&lt;K,</w:t>
      </w:r>
      <w:r>
        <w:rPr>
          <w:i/>
          <w:iCs/>
          <w:color w:val="273239"/>
          <w:spacing w:val="2"/>
          <w:sz w:val="26"/>
          <w:szCs w:val="26"/>
          <w:bdr w:val="none" w:sz="0" w:space="0" w:color="auto" w:frame="1"/>
        </w:rPr>
        <w:t>​</w:t>
      </w:r>
      <w:r>
        <w:rPr>
          <w:rFonts w:ascii="Nunito" w:hAnsi="Nunito"/>
          <w:i/>
          <w:iCs/>
          <w:color w:val="273239"/>
          <w:spacing w:val="2"/>
          <w:sz w:val="26"/>
          <w:szCs w:val="26"/>
          <w:bdr w:val="none" w:sz="0" w:space="0" w:color="auto" w:frame="1"/>
        </w:rPr>
        <w:t>V&gt; implements Serializable, Cloneable</w:t>
      </w:r>
    </w:p>
    <w:p w14:paraId="669EA929"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 xml:space="preserve">// K must extend Enum, which enforces the requirement that the keys must be of the specified </w:t>
      </w:r>
      <w:proofErr w:type="spellStart"/>
      <w:r>
        <w:rPr>
          <w:rFonts w:ascii="Nunito" w:hAnsi="Nunito"/>
          <w:i/>
          <w:iCs/>
          <w:color w:val="273239"/>
          <w:spacing w:val="2"/>
          <w:sz w:val="26"/>
          <w:szCs w:val="26"/>
          <w:bdr w:val="none" w:sz="0" w:space="0" w:color="auto" w:frame="1"/>
        </w:rPr>
        <w:t>enum</w:t>
      </w:r>
      <w:proofErr w:type="spellEnd"/>
      <w:r>
        <w:rPr>
          <w:rFonts w:ascii="Nunito" w:hAnsi="Nunito"/>
          <w:i/>
          <w:iCs/>
          <w:color w:val="273239"/>
          <w:spacing w:val="2"/>
          <w:sz w:val="26"/>
          <w:szCs w:val="26"/>
          <w:bdr w:val="none" w:sz="0" w:space="0" w:color="auto" w:frame="1"/>
        </w:rPr>
        <w:t xml:space="preserve"> type. </w:t>
      </w:r>
    </w:p>
    <w:p w14:paraId="6FCC6681"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Parameters:</w:t>
      </w:r>
    </w:p>
    <w:p w14:paraId="0F855030" w14:textId="77777777" w:rsidR="004871E0" w:rsidRDefault="004871E0" w:rsidP="004871E0">
      <w:pPr>
        <w:numPr>
          <w:ilvl w:val="0"/>
          <w:numId w:val="192"/>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Key object type</w:t>
      </w:r>
    </w:p>
    <w:p w14:paraId="0861F584" w14:textId="77777777" w:rsidR="004871E0" w:rsidRDefault="004871E0" w:rsidP="004871E0">
      <w:pPr>
        <w:numPr>
          <w:ilvl w:val="0"/>
          <w:numId w:val="193"/>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lastRenderedPageBreak/>
        <w:t>Value object type</w:t>
      </w:r>
    </w:p>
    <w:p w14:paraId="311485A5" w14:textId="237596BB" w:rsidR="004871E0" w:rsidRDefault="004871E0" w:rsidP="004871E0">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3AD814D6" wp14:editId="1A96BA4B">
            <wp:extent cx="5943600" cy="2971800"/>
            <wp:effectExtent l="0" t="0" r="0" b="0"/>
            <wp:docPr id="1780101403" name="Picture 13" descr="Enum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EnumMap in Jav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B57E9B9" w14:textId="77777777" w:rsidR="004871E0" w:rsidRDefault="004871E0" w:rsidP="004871E0">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proofErr w:type="spellStart"/>
      <w:r>
        <w:rPr>
          <w:rFonts w:ascii="Nunito" w:hAnsi="Nunito"/>
          <w:i/>
          <w:iCs/>
          <w:color w:val="273239"/>
          <w:spacing w:val="2"/>
          <w:sz w:val="18"/>
          <w:szCs w:val="18"/>
        </w:rPr>
        <w:t>EnumMap</w:t>
      </w:r>
      <w:proofErr w:type="spellEnd"/>
      <w:r>
        <w:rPr>
          <w:rFonts w:ascii="Nunito" w:hAnsi="Nunito"/>
          <w:i/>
          <w:iCs/>
          <w:color w:val="273239"/>
          <w:spacing w:val="2"/>
          <w:sz w:val="18"/>
          <w:szCs w:val="18"/>
        </w:rPr>
        <w:t xml:space="preserve"> in Java</w:t>
      </w:r>
    </w:p>
    <w:p w14:paraId="76AE55CA"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proofErr w:type="spellStart"/>
      <w:r>
        <w:rPr>
          <w:rFonts w:ascii="Nunito" w:hAnsi="Nunito"/>
          <w:i/>
          <w:iCs/>
          <w:color w:val="273239"/>
          <w:spacing w:val="2"/>
          <w:sz w:val="26"/>
          <w:szCs w:val="26"/>
        </w:rPr>
        <w:fldChar w:fldCharType="begin"/>
      </w:r>
      <w:r>
        <w:rPr>
          <w:rFonts w:ascii="Nunito" w:hAnsi="Nunito"/>
          <w:i/>
          <w:iCs/>
          <w:color w:val="273239"/>
          <w:spacing w:val="2"/>
          <w:sz w:val="26"/>
          <w:szCs w:val="26"/>
        </w:rPr>
        <w:instrText>HYPERLINK "https://www.geeksforgeeks.org/enummap-class-java-example/"</w:instrText>
      </w:r>
      <w:r>
        <w:rPr>
          <w:rFonts w:ascii="Nunito" w:hAnsi="Nunito"/>
          <w:i/>
          <w:iCs/>
          <w:color w:val="273239"/>
          <w:spacing w:val="2"/>
          <w:sz w:val="26"/>
          <w:szCs w:val="26"/>
        </w:rPr>
      </w:r>
      <w:r>
        <w:rPr>
          <w:rFonts w:ascii="Nunito" w:hAnsi="Nunito"/>
          <w:i/>
          <w:iCs/>
          <w:color w:val="273239"/>
          <w:spacing w:val="2"/>
          <w:sz w:val="26"/>
          <w:szCs w:val="26"/>
        </w:rPr>
        <w:fldChar w:fldCharType="separate"/>
      </w:r>
      <w:r>
        <w:rPr>
          <w:rStyle w:val="Hyperlink"/>
          <w:rFonts w:ascii="Nunito" w:hAnsi="Nunito"/>
          <w:i/>
          <w:iCs/>
          <w:spacing w:val="2"/>
          <w:sz w:val="26"/>
          <w:szCs w:val="26"/>
          <w:bdr w:val="none" w:sz="0" w:space="0" w:color="auto" w:frame="1"/>
        </w:rPr>
        <w:t>EnumMap</w:t>
      </w:r>
      <w:proofErr w:type="spellEnd"/>
      <w:r>
        <w:rPr>
          <w:rStyle w:val="Hyperlink"/>
          <w:rFonts w:ascii="Nunito" w:hAnsi="Nunito"/>
          <w:i/>
          <w:iCs/>
          <w:spacing w:val="2"/>
          <w:sz w:val="26"/>
          <w:szCs w:val="26"/>
          <w:bdr w:val="none" w:sz="0" w:space="0" w:color="auto" w:frame="1"/>
        </w:rPr>
        <w:t xml:space="preserve"> class in Java</w:t>
      </w:r>
      <w:r>
        <w:rPr>
          <w:rFonts w:ascii="Nunito" w:hAnsi="Nunito"/>
          <w:i/>
          <w:iCs/>
          <w:color w:val="273239"/>
          <w:spacing w:val="2"/>
          <w:sz w:val="26"/>
          <w:szCs w:val="26"/>
        </w:rPr>
        <w:fldChar w:fldCharType="end"/>
      </w:r>
    </w:p>
    <w:p w14:paraId="191E22B1"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58" w:name="q49"/>
      <w:bookmarkEnd w:id="58"/>
      <w:r>
        <w:rPr>
          <w:rFonts w:ascii="Nunito" w:hAnsi="Nunito"/>
          <w:color w:val="273239"/>
          <w:spacing w:val="2"/>
          <w:sz w:val="28"/>
          <w:szCs w:val="28"/>
          <w:bdr w:val="none" w:sz="0" w:space="0" w:color="auto" w:frame="1"/>
        </w:rPr>
        <w:t xml:space="preserve">49. How does </w:t>
      </w:r>
      <w:proofErr w:type="spellStart"/>
      <w:r>
        <w:rPr>
          <w:rFonts w:ascii="Nunito" w:hAnsi="Nunito"/>
          <w:color w:val="273239"/>
          <w:spacing w:val="2"/>
          <w:sz w:val="28"/>
          <w:szCs w:val="28"/>
          <w:bdr w:val="none" w:sz="0" w:space="0" w:color="auto" w:frame="1"/>
        </w:rPr>
        <w:t>Hashmap</w:t>
      </w:r>
      <w:proofErr w:type="spellEnd"/>
      <w:r>
        <w:rPr>
          <w:rFonts w:ascii="Nunito" w:hAnsi="Nunito"/>
          <w:color w:val="273239"/>
          <w:spacing w:val="2"/>
          <w:sz w:val="28"/>
          <w:szCs w:val="28"/>
          <w:bdr w:val="none" w:sz="0" w:space="0" w:color="auto" w:frame="1"/>
        </w:rPr>
        <w:t xml:space="preserve"> internally Works?</w:t>
      </w:r>
    </w:p>
    <w:p w14:paraId="3425A0F7"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HashMap works on the principle of Hashing. HashMap contains an array of Node and Node can represent a class having the following objects:</w:t>
      </w:r>
    </w:p>
    <w:p w14:paraId="229CF435" w14:textId="77777777" w:rsidR="004871E0" w:rsidRDefault="004871E0" w:rsidP="004871E0">
      <w:pPr>
        <w:numPr>
          <w:ilvl w:val="0"/>
          <w:numId w:val="194"/>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int hash</w:t>
      </w:r>
    </w:p>
    <w:p w14:paraId="7A514BE0" w14:textId="77777777" w:rsidR="004871E0" w:rsidRDefault="004871E0" w:rsidP="004871E0">
      <w:pPr>
        <w:numPr>
          <w:ilvl w:val="0"/>
          <w:numId w:val="195"/>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K key</w:t>
      </w:r>
    </w:p>
    <w:p w14:paraId="1BD8BA2D" w14:textId="77777777" w:rsidR="004871E0" w:rsidRDefault="004871E0" w:rsidP="004871E0">
      <w:pPr>
        <w:numPr>
          <w:ilvl w:val="0"/>
          <w:numId w:val="196"/>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V value</w:t>
      </w:r>
    </w:p>
    <w:p w14:paraId="646B161B" w14:textId="77777777" w:rsidR="004871E0" w:rsidRDefault="004871E0" w:rsidP="004871E0">
      <w:pPr>
        <w:numPr>
          <w:ilvl w:val="0"/>
          <w:numId w:val="19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Node next</w:t>
      </w:r>
    </w:p>
    <w:p w14:paraId="7B3BE7C4"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The internal workings of HashMap:</w:t>
      </w:r>
    </w:p>
    <w:p w14:paraId="443741DD" w14:textId="77777777" w:rsidR="004871E0" w:rsidRDefault="004871E0" w:rsidP="004871E0">
      <w:pPr>
        <w:numPr>
          <w:ilvl w:val="0"/>
          <w:numId w:val="19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Hashing</w:t>
      </w:r>
    </w:p>
    <w:p w14:paraId="16E69846" w14:textId="77777777" w:rsidR="004871E0" w:rsidRDefault="004871E0" w:rsidP="004871E0">
      <w:pPr>
        <w:numPr>
          <w:ilvl w:val="0"/>
          <w:numId w:val="199"/>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Buckets</w:t>
      </w:r>
    </w:p>
    <w:p w14:paraId="276C78DE" w14:textId="77777777" w:rsidR="004871E0" w:rsidRDefault="004871E0" w:rsidP="004871E0">
      <w:pPr>
        <w:numPr>
          <w:ilvl w:val="0"/>
          <w:numId w:val="20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Index Calculation in </w:t>
      </w:r>
      <w:proofErr w:type="spellStart"/>
      <w:r>
        <w:rPr>
          <w:rFonts w:ascii="Nunito" w:hAnsi="Nunito"/>
          <w:color w:val="273239"/>
          <w:spacing w:val="2"/>
          <w:sz w:val="26"/>
          <w:szCs w:val="26"/>
          <w:bdr w:val="none" w:sz="0" w:space="0" w:color="auto" w:frame="1"/>
        </w:rPr>
        <w:t>Hashmap</w:t>
      </w:r>
      <w:proofErr w:type="spellEnd"/>
    </w:p>
    <w:p w14:paraId="0765A269"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For more information, refer to the article – </w:t>
      </w:r>
      <w:hyperlink r:id="rId106" w:history="1">
        <w:r>
          <w:rPr>
            <w:rStyle w:val="Hyperlink"/>
            <w:rFonts w:ascii="Nunito" w:hAnsi="Nunito"/>
            <w:i/>
            <w:iCs/>
            <w:spacing w:val="2"/>
            <w:sz w:val="26"/>
            <w:szCs w:val="26"/>
            <w:bdr w:val="none" w:sz="0" w:space="0" w:color="auto" w:frame="1"/>
          </w:rPr>
          <w:t>Internal Working of HashMap in Java</w:t>
        </w:r>
      </w:hyperlink>
    </w:p>
    <w:p w14:paraId="61144DBD" w14:textId="77777777" w:rsidR="004871E0" w:rsidRDefault="004871E0" w:rsidP="004871E0">
      <w:pPr>
        <w:pStyle w:val="Heading3"/>
        <w:shd w:val="clear" w:color="auto" w:fill="FFFFFF"/>
        <w:spacing w:before="0" w:beforeAutospacing="0" w:after="0" w:afterAutospacing="0"/>
        <w:textAlignment w:val="baseline"/>
        <w:rPr>
          <w:rFonts w:ascii="Nunito" w:hAnsi="Nunito"/>
          <w:color w:val="273239"/>
          <w:spacing w:val="2"/>
          <w:sz w:val="28"/>
          <w:szCs w:val="28"/>
        </w:rPr>
      </w:pPr>
      <w:bookmarkStart w:id="59" w:name="q50"/>
      <w:bookmarkEnd w:id="59"/>
      <w:r>
        <w:rPr>
          <w:rFonts w:ascii="Nunito" w:hAnsi="Nunito"/>
          <w:color w:val="273239"/>
          <w:spacing w:val="2"/>
          <w:sz w:val="28"/>
          <w:szCs w:val="28"/>
          <w:bdr w:val="none" w:sz="0" w:space="0" w:color="auto" w:frame="1"/>
        </w:rPr>
        <w:t>50. </w:t>
      </w:r>
      <w:r>
        <w:rPr>
          <w:rStyle w:val="Strong"/>
          <w:rFonts w:ascii="Nunito" w:hAnsi="Nunito"/>
          <w:b/>
          <w:bCs/>
          <w:color w:val="273239"/>
          <w:spacing w:val="2"/>
          <w:sz w:val="28"/>
          <w:szCs w:val="28"/>
          <w:bdr w:val="none" w:sz="0" w:space="0" w:color="auto" w:frame="1"/>
        </w:rPr>
        <w:t xml:space="preserve">Why iterator in </w:t>
      </w:r>
      <w:proofErr w:type="spellStart"/>
      <w:r>
        <w:rPr>
          <w:rStyle w:val="Strong"/>
          <w:rFonts w:ascii="Nunito" w:hAnsi="Nunito"/>
          <w:b/>
          <w:bCs/>
          <w:color w:val="273239"/>
          <w:spacing w:val="2"/>
          <w:sz w:val="28"/>
          <w:szCs w:val="28"/>
          <w:bdr w:val="none" w:sz="0" w:space="0" w:color="auto" w:frame="1"/>
        </w:rPr>
        <w:t>hashmap</w:t>
      </w:r>
      <w:proofErr w:type="spellEnd"/>
      <w:r>
        <w:rPr>
          <w:rStyle w:val="Strong"/>
          <w:rFonts w:ascii="Nunito" w:hAnsi="Nunito"/>
          <w:b/>
          <w:bCs/>
          <w:color w:val="273239"/>
          <w:spacing w:val="2"/>
          <w:sz w:val="28"/>
          <w:szCs w:val="28"/>
          <w:bdr w:val="none" w:sz="0" w:space="0" w:color="auto" w:frame="1"/>
        </w:rPr>
        <w:t xml:space="preserve"> is considered fail-fast?</w:t>
      </w:r>
    </w:p>
    <w:p w14:paraId="62F74352"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xml:space="preserve">fail-fast iterators immediately throw concurrent modification exceptions if any thread from outside attempts to modify the collection on which they are iterating. The fail-fast feature ensures that the iterator fails immediately if it </w:t>
      </w:r>
      <w:r>
        <w:rPr>
          <w:rFonts w:ascii="Nunito" w:hAnsi="Nunito"/>
          <w:color w:val="273239"/>
          <w:spacing w:val="2"/>
          <w:sz w:val="26"/>
          <w:szCs w:val="26"/>
          <w:bdr w:val="none" w:sz="0" w:space="0" w:color="auto" w:frame="1"/>
        </w:rPr>
        <w:lastRenderedPageBreak/>
        <w:t>detects that any modification of the collection will lead to anomalous behavior in the future.</w:t>
      </w:r>
    </w:p>
    <w:p w14:paraId="42DE7DB3" w14:textId="77777777" w:rsidR="004871E0" w:rsidRDefault="004871E0" w:rsidP="004871E0">
      <w:pPr>
        <w:pStyle w:val="NormalWeb"/>
        <w:spacing w:before="0" w:beforeAutospacing="0" w:after="0" w:afterAutospacing="0"/>
        <w:textAlignment w:val="baseline"/>
        <w:rPr>
          <w:rFonts w:ascii="Nunito" w:hAnsi="Nunito"/>
          <w:i/>
          <w:iCs/>
          <w:color w:val="273239"/>
          <w:spacing w:val="2"/>
          <w:sz w:val="26"/>
          <w:szCs w:val="26"/>
        </w:rPr>
      </w:pPr>
      <w:hyperlink r:id="rId107" w:history="1">
        <w:r>
          <w:rPr>
            <w:rStyle w:val="Strong"/>
            <w:rFonts w:ascii="Nunito" w:hAnsi="Nunito"/>
            <w:i/>
            <w:iCs/>
            <w:color w:val="0000FF"/>
            <w:spacing w:val="2"/>
            <w:sz w:val="26"/>
            <w:szCs w:val="26"/>
            <w:u w:val="single"/>
            <w:bdr w:val="none" w:sz="0" w:space="0" w:color="auto" w:frame="1"/>
          </w:rPr>
          <w:t>Fail fast</w:t>
        </w:r>
      </w:hyperlink>
      <w:r>
        <w:rPr>
          <w:rStyle w:val="Strong"/>
          <w:rFonts w:ascii="Nunito" w:hAnsi="Nunito"/>
          <w:i/>
          <w:iCs/>
          <w:color w:val="273239"/>
          <w:spacing w:val="2"/>
          <w:sz w:val="26"/>
          <w:szCs w:val="26"/>
          <w:bdr w:val="none" w:sz="0" w:space="0" w:color="auto" w:frame="1"/>
        </w:rPr>
        <w:t> </w:t>
      </w:r>
      <w:r>
        <w:rPr>
          <w:rFonts w:ascii="Nunito" w:hAnsi="Nunito"/>
          <w:i/>
          <w:iCs/>
          <w:color w:val="273239"/>
          <w:spacing w:val="2"/>
          <w:sz w:val="26"/>
          <w:szCs w:val="26"/>
          <w:bdr w:val="none" w:sz="0" w:space="0" w:color="auto" w:frame="1"/>
        </w:rPr>
        <w:t xml:space="preserve">feature ensures that if iterator feels that modification of collection would result in anomalous </w:t>
      </w:r>
      <w:proofErr w:type="spellStart"/>
      <w:r>
        <w:rPr>
          <w:rFonts w:ascii="Nunito" w:hAnsi="Nunito"/>
          <w:i/>
          <w:iCs/>
          <w:color w:val="273239"/>
          <w:spacing w:val="2"/>
          <w:sz w:val="26"/>
          <w:szCs w:val="26"/>
          <w:bdr w:val="none" w:sz="0" w:space="0" w:color="auto" w:frame="1"/>
        </w:rPr>
        <w:t>behaviour</w:t>
      </w:r>
      <w:proofErr w:type="spellEnd"/>
      <w:r>
        <w:rPr>
          <w:rFonts w:ascii="Nunito" w:hAnsi="Nunito"/>
          <w:i/>
          <w:iCs/>
          <w:color w:val="273239"/>
          <w:spacing w:val="2"/>
          <w:sz w:val="26"/>
          <w:szCs w:val="26"/>
          <w:bdr w:val="none" w:sz="0" w:space="0" w:color="auto" w:frame="1"/>
        </w:rPr>
        <w:t xml:space="preserve"> at any point of time in future, it fails immediately.</w:t>
      </w:r>
    </w:p>
    <w:p w14:paraId="6C891EDB"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w:t>
      </w:r>
    </w:p>
    <w:p w14:paraId="6371A7CD" w14:textId="77777777" w:rsidR="004871E0" w:rsidRDefault="004871E0" w:rsidP="004871E0">
      <w:pPr>
        <w:pStyle w:val="responsive-tabslistitem"/>
        <w:numPr>
          <w:ilvl w:val="0"/>
          <w:numId w:val="20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Java</w:t>
      </w:r>
    </w:p>
    <w:p w14:paraId="1A3F4136" w14:textId="77777777" w:rsidR="004871E0" w:rsidRDefault="004871E0" w:rsidP="004871E0">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   </w:t>
      </w:r>
    </w:p>
    <w:tbl>
      <w:tblPr>
        <w:tblW w:w="9085" w:type="dxa"/>
        <w:tblCellMar>
          <w:left w:w="0" w:type="dxa"/>
          <w:right w:w="0" w:type="dxa"/>
        </w:tblCellMar>
        <w:tblLook w:val="04A0" w:firstRow="1" w:lastRow="0" w:firstColumn="1" w:lastColumn="0" w:noHBand="0" w:noVBand="1"/>
      </w:tblPr>
      <w:tblGrid>
        <w:gridCol w:w="9085"/>
      </w:tblGrid>
      <w:tr w:rsidR="004871E0" w14:paraId="0F853851" w14:textId="77777777" w:rsidTr="004871E0">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5710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Java code to demonstrate remove </w:t>
            </w:r>
          </w:p>
          <w:p w14:paraId="56BD430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xml:space="preserve">// case in Fail-fast iterators </w:t>
            </w:r>
          </w:p>
          <w:p w14:paraId="35C038B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2A4C4C3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java.io.*</w:t>
            </w:r>
            <w:proofErr w:type="gramEnd"/>
            <w:r>
              <w:rPr>
                <w:rStyle w:val="HTMLCode"/>
                <w:rFonts w:ascii="Consolas" w:eastAsiaTheme="minorHAnsi" w:hAnsi="Consolas"/>
                <w:color w:val="000000"/>
                <w:sz w:val="22"/>
                <w:szCs w:val="22"/>
                <w:bdr w:val="none" w:sz="0" w:space="0" w:color="auto" w:frame="1"/>
              </w:rPr>
              <w:t xml:space="preserve">; </w:t>
            </w:r>
          </w:p>
          <w:p w14:paraId="4C140F3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spellStart"/>
            <w:proofErr w:type="gramStart"/>
            <w:r>
              <w:rPr>
                <w:rStyle w:val="HTMLCode"/>
                <w:rFonts w:ascii="Consolas" w:eastAsiaTheme="minorHAnsi" w:hAnsi="Consolas"/>
                <w:color w:val="000000"/>
                <w:sz w:val="22"/>
                <w:szCs w:val="22"/>
                <w:bdr w:val="none" w:sz="0" w:space="0" w:color="auto" w:frame="1"/>
              </w:rPr>
              <w:t>java.util</w:t>
            </w:r>
            <w:proofErr w:type="gramEnd"/>
            <w:r>
              <w:rPr>
                <w:rStyle w:val="HTMLCode"/>
                <w:rFonts w:ascii="Consolas" w:eastAsiaTheme="minorHAnsi" w:hAnsi="Consolas"/>
                <w:color w:val="000000"/>
                <w:sz w:val="22"/>
                <w:szCs w:val="22"/>
                <w:bdr w:val="none" w:sz="0" w:space="0" w:color="auto" w:frame="1"/>
              </w:rPr>
              <w:t>.ArrayList</w:t>
            </w:r>
            <w:proofErr w:type="spellEnd"/>
            <w:r>
              <w:rPr>
                <w:rStyle w:val="HTMLCode"/>
                <w:rFonts w:ascii="Consolas" w:eastAsiaTheme="minorHAnsi" w:hAnsi="Consolas"/>
                <w:color w:val="000000"/>
                <w:sz w:val="22"/>
                <w:szCs w:val="22"/>
                <w:bdr w:val="none" w:sz="0" w:space="0" w:color="auto" w:frame="1"/>
              </w:rPr>
              <w:t xml:space="preserve">; </w:t>
            </w:r>
          </w:p>
          <w:p w14:paraId="38980D1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proofErr w:type="spellStart"/>
            <w:proofErr w:type="gramStart"/>
            <w:r>
              <w:rPr>
                <w:rStyle w:val="HTMLCode"/>
                <w:rFonts w:ascii="Consolas" w:eastAsiaTheme="minorHAnsi" w:hAnsi="Consolas"/>
                <w:color w:val="000000"/>
                <w:sz w:val="22"/>
                <w:szCs w:val="22"/>
                <w:bdr w:val="none" w:sz="0" w:space="0" w:color="auto" w:frame="1"/>
              </w:rPr>
              <w:t>java.util</w:t>
            </w:r>
            <w:proofErr w:type="gramEnd"/>
            <w:r>
              <w:rPr>
                <w:rStyle w:val="HTMLCode"/>
                <w:rFonts w:ascii="Consolas" w:eastAsiaTheme="minorHAnsi" w:hAnsi="Consolas"/>
                <w:color w:val="000000"/>
                <w:sz w:val="22"/>
                <w:szCs w:val="22"/>
                <w:bdr w:val="none" w:sz="0" w:space="0" w:color="auto" w:frame="1"/>
              </w:rPr>
              <w:t>.Iterator</w:t>
            </w:r>
            <w:proofErr w:type="spellEnd"/>
            <w:r>
              <w:rPr>
                <w:rStyle w:val="HTMLCode"/>
                <w:rFonts w:ascii="Consolas" w:eastAsiaTheme="minorHAnsi" w:hAnsi="Consolas"/>
                <w:color w:val="000000"/>
                <w:sz w:val="22"/>
                <w:szCs w:val="22"/>
                <w:bdr w:val="none" w:sz="0" w:space="0" w:color="auto" w:frame="1"/>
              </w:rPr>
              <w:t xml:space="preserve">; </w:t>
            </w:r>
          </w:p>
          <w:p w14:paraId="3C3B04F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3F3A813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class</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GFG { </w:t>
            </w:r>
          </w:p>
          <w:p w14:paraId="427C4D7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static</w:t>
            </w:r>
            <w:r>
              <w:rPr>
                <w:rFonts w:ascii="Consolas" w:hAnsi="Consolas"/>
                <w:sz w:val="25"/>
                <w:szCs w:val="25"/>
              </w:rPr>
              <w:t xml:space="preserve"> </w:t>
            </w:r>
            <w:r>
              <w:rPr>
                <w:rStyle w:val="HTMLCode"/>
                <w:rFonts w:ascii="Consolas" w:eastAsiaTheme="minorHAnsi" w:hAnsi="Consolas"/>
                <w:b/>
                <w:bCs/>
                <w:color w:val="006699"/>
                <w:sz w:val="22"/>
                <w:szCs w:val="22"/>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sz w:val="22"/>
                <w:szCs w:val="22"/>
                <w:bdr w:val="none" w:sz="0" w:space="0" w:color="auto" w:frame="1"/>
              </w:rPr>
              <w:t>main(</w:t>
            </w:r>
            <w:proofErr w:type="gramEnd"/>
            <w:r>
              <w:rPr>
                <w:rStyle w:val="HTMLCode"/>
                <w:rFonts w:ascii="Consolas" w:eastAsiaTheme="minorHAnsi" w:hAnsi="Consolas"/>
                <w:color w:val="000000"/>
                <w:sz w:val="22"/>
                <w:szCs w:val="22"/>
                <w:bdr w:val="none" w:sz="0" w:space="0" w:color="auto" w:frame="1"/>
              </w:rPr>
              <w:t xml:space="preserve">String[] </w:t>
            </w:r>
            <w:proofErr w:type="spellStart"/>
            <w:r>
              <w:rPr>
                <w:rStyle w:val="HTMLCode"/>
                <w:rFonts w:ascii="Consolas" w:eastAsiaTheme="minorHAnsi" w:hAnsi="Consolas"/>
                <w:color w:val="000000"/>
                <w:sz w:val="22"/>
                <w:szCs w:val="22"/>
                <w:bdr w:val="none" w:sz="0" w:space="0" w:color="auto" w:frame="1"/>
              </w:rPr>
              <w:t>args</w:t>
            </w:r>
            <w:proofErr w:type="spellEnd"/>
            <w:r>
              <w:rPr>
                <w:rStyle w:val="HTMLCode"/>
                <w:rFonts w:ascii="Consolas" w:eastAsiaTheme="minorHAnsi" w:hAnsi="Consolas"/>
                <w:color w:val="000000"/>
                <w:sz w:val="22"/>
                <w:szCs w:val="22"/>
                <w:bdr w:val="none" w:sz="0" w:space="0" w:color="auto" w:frame="1"/>
              </w:rPr>
              <w:t xml:space="preserve">) </w:t>
            </w:r>
          </w:p>
          <w:p w14:paraId="35B474F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66F8246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ArrayList</w:t>
            </w:r>
            <w:proofErr w:type="spellEnd"/>
            <w:r>
              <w:rPr>
                <w:rStyle w:val="HTMLCode"/>
                <w:rFonts w:ascii="Consolas" w:eastAsiaTheme="minorHAnsi" w:hAnsi="Consolas"/>
                <w:color w:val="000000"/>
                <w:sz w:val="22"/>
                <w:szCs w:val="22"/>
                <w:bdr w:val="none" w:sz="0" w:space="0" w:color="auto" w:frame="1"/>
              </w:rPr>
              <w:t xml:space="preserve">&lt;Integer&gt; </w:t>
            </w:r>
            <w:proofErr w:type="spellStart"/>
            <w:r>
              <w:rPr>
                <w:rStyle w:val="HTMLCode"/>
                <w:rFonts w:ascii="Consolas" w:eastAsiaTheme="minorHAnsi" w:hAnsi="Consolas"/>
                <w:color w:val="000000"/>
                <w:sz w:val="22"/>
                <w:szCs w:val="22"/>
                <w:bdr w:val="none" w:sz="0" w:space="0" w:color="auto" w:frame="1"/>
              </w:rPr>
              <w:t>arr</w:t>
            </w:r>
            <w:proofErr w:type="spellEnd"/>
            <w:r>
              <w:rPr>
                <w:rStyle w:val="HTMLCode"/>
                <w:rFonts w:ascii="Consolas" w:eastAsiaTheme="minorHAnsi" w:hAnsi="Consolas"/>
                <w:color w:val="000000"/>
                <w:sz w:val="22"/>
                <w:szCs w:val="22"/>
                <w:bdr w:val="none" w:sz="0" w:space="0" w:color="auto" w:frame="1"/>
              </w:rPr>
              <w:t xml:space="preserve"> = </w:t>
            </w:r>
            <w:r>
              <w:rPr>
                <w:rStyle w:val="HTMLCode"/>
                <w:rFonts w:ascii="Consolas" w:eastAsiaTheme="minorHAnsi" w:hAnsi="Consolas"/>
                <w:b/>
                <w:bCs/>
                <w:color w:val="006699"/>
                <w:sz w:val="22"/>
                <w:szCs w:val="22"/>
                <w:bdr w:val="none" w:sz="0" w:space="0" w:color="auto" w:frame="1"/>
              </w:rPr>
              <w:t>new</w:t>
            </w:r>
            <w:r>
              <w:rPr>
                <w:rFonts w:ascii="Consolas" w:hAnsi="Consolas"/>
                <w:sz w:val="25"/>
                <w:szCs w:val="25"/>
              </w:rPr>
              <w:t xml:space="preserve"> </w:t>
            </w:r>
            <w:proofErr w:type="spellStart"/>
            <w:r>
              <w:rPr>
                <w:rStyle w:val="HTMLCode"/>
                <w:rFonts w:ascii="Consolas" w:eastAsiaTheme="minorHAnsi" w:hAnsi="Consolas"/>
                <w:color w:val="000000"/>
                <w:sz w:val="22"/>
                <w:szCs w:val="22"/>
                <w:bdr w:val="none" w:sz="0" w:space="0" w:color="auto" w:frame="1"/>
              </w:rPr>
              <w:t>ArrayList</w:t>
            </w:r>
            <w:proofErr w:type="spellEnd"/>
            <w:r>
              <w:rPr>
                <w:rStyle w:val="HTMLCode"/>
                <w:rFonts w:ascii="Consolas" w:eastAsiaTheme="minorHAnsi" w:hAnsi="Consolas"/>
                <w:color w:val="000000"/>
                <w:sz w:val="22"/>
                <w:szCs w:val="22"/>
                <w:bdr w:val="none" w:sz="0" w:space="0" w:color="auto" w:frame="1"/>
              </w:rPr>
              <w:t>&lt;</w:t>
            </w:r>
            <w:proofErr w:type="gramStart"/>
            <w:r>
              <w:rPr>
                <w:rStyle w:val="HTMLCode"/>
                <w:rFonts w:ascii="Consolas" w:eastAsiaTheme="minorHAnsi" w:hAnsi="Consolas"/>
                <w:color w:val="000000"/>
                <w:sz w:val="22"/>
                <w:szCs w:val="22"/>
                <w:bdr w:val="none" w:sz="0" w:space="0" w:color="auto" w:frame="1"/>
              </w:rPr>
              <w:t>&gt;(</w:t>
            </w:r>
            <w:proofErr w:type="gramEnd"/>
            <w:r>
              <w:rPr>
                <w:rStyle w:val="HTMLCode"/>
                <w:rFonts w:ascii="Consolas" w:eastAsiaTheme="minorHAnsi" w:hAnsi="Consolas"/>
                <w:color w:val="000000"/>
                <w:sz w:val="22"/>
                <w:szCs w:val="22"/>
                <w:bdr w:val="none" w:sz="0" w:space="0" w:color="auto" w:frame="1"/>
              </w:rPr>
              <w:t xml:space="preserve">); </w:t>
            </w:r>
          </w:p>
          <w:p w14:paraId="5899B39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arr.add</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1</w:t>
            </w:r>
            <w:r>
              <w:rPr>
                <w:rStyle w:val="HTMLCode"/>
                <w:rFonts w:ascii="Consolas" w:eastAsiaTheme="minorHAnsi" w:hAnsi="Consolas"/>
                <w:color w:val="000000"/>
                <w:sz w:val="22"/>
                <w:szCs w:val="22"/>
                <w:bdr w:val="none" w:sz="0" w:space="0" w:color="auto" w:frame="1"/>
              </w:rPr>
              <w:t xml:space="preserve">); </w:t>
            </w:r>
          </w:p>
          <w:p w14:paraId="1B8AE9A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arr.add</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2</w:t>
            </w:r>
            <w:r>
              <w:rPr>
                <w:rStyle w:val="HTMLCode"/>
                <w:rFonts w:ascii="Consolas" w:eastAsiaTheme="minorHAnsi" w:hAnsi="Consolas"/>
                <w:color w:val="000000"/>
                <w:sz w:val="22"/>
                <w:szCs w:val="22"/>
                <w:bdr w:val="none" w:sz="0" w:space="0" w:color="auto" w:frame="1"/>
              </w:rPr>
              <w:t xml:space="preserve">); </w:t>
            </w:r>
          </w:p>
          <w:p w14:paraId="3B3301B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arr.add</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3</w:t>
            </w:r>
            <w:r>
              <w:rPr>
                <w:rStyle w:val="HTMLCode"/>
                <w:rFonts w:ascii="Consolas" w:eastAsiaTheme="minorHAnsi" w:hAnsi="Consolas"/>
                <w:color w:val="000000"/>
                <w:sz w:val="22"/>
                <w:szCs w:val="22"/>
                <w:bdr w:val="none" w:sz="0" w:space="0" w:color="auto" w:frame="1"/>
              </w:rPr>
              <w:t xml:space="preserve">); </w:t>
            </w:r>
          </w:p>
          <w:p w14:paraId="2ED6877A"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arr.add</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4</w:t>
            </w:r>
            <w:r>
              <w:rPr>
                <w:rStyle w:val="HTMLCode"/>
                <w:rFonts w:ascii="Consolas" w:eastAsiaTheme="minorHAnsi" w:hAnsi="Consolas"/>
                <w:color w:val="000000"/>
                <w:sz w:val="22"/>
                <w:szCs w:val="22"/>
                <w:bdr w:val="none" w:sz="0" w:space="0" w:color="auto" w:frame="1"/>
              </w:rPr>
              <w:t xml:space="preserve">); </w:t>
            </w:r>
          </w:p>
          <w:p w14:paraId="771828A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arr.add</w:t>
            </w:r>
            <w:proofErr w:type="spellEnd"/>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9900"/>
                <w:sz w:val="22"/>
                <w:szCs w:val="22"/>
                <w:bdr w:val="none" w:sz="0" w:space="0" w:color="auto" w:frame="1"/>
              </w:rPr>
              <w:t>5</w:t>
            </w:r>
            <w:r>
              <w:rPr>
                <w:rStyle w:val="HTMLCode"/>
                <w:rFonts w:ascii="Consolas" w:eastAsiaTheme="minorHAnsi" w:hAnsi="Consolas"/>
                <w:color w:val="000000"/>
                <w:sz w:val="22"/>
                <w:szCs w:val="22"/>
                <w:bdr w:val="none" w:sz="0" w:space="0" w:color="auto" w:frame="1"/>
              </w:rPr>
              <w:t xml:space="preserve">); </w:t>
            </w:r>
          </w:p>
          <w:p w14:paraId="74DCD75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573D75C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Iterator&lt;Integer&gt; it = </w:t>
            </w:r>
            <w:proofErr w:type="spellStart"/>
            <w:proofErr w:type="gramStart"/>
            <w:r>
              <w:rPr>
                <w:rStyle w:val="HTMLCode"/>
                <w:rFonts w:ascii="Consolas" w:eastAsiaTheme="minorHAnsi" w:hAnsi="Consolas"/>
                <w:color w:val="000000"/>
                <w:sz w:val="22"/>
                <w:szCs w:val="22"/>
                <w:bdr w:val="none" w:sz="0" w:space="0" w:color="auto" w:frame="1"/>
              </w:rPr>
              <w:t>arr.iterator</w:t>
            </w:r>
            <w:proofErr w:type="spellEnd"/>
            <w:proofErr w:type="gramEnd"/>
            <w:r>
              <w:rPr>
                <w:rStyle w:val="HTMLCode"/>
                <w:rFonts w:ascii="Consolas" w:eastAsiaTheme="minorHAnsi" w:hAnsi="Consolas"/>
                <w:color w:val="000000"/>
                <w:sz w:val="22"/>
                <w:szCs w:val="22"/>
                <w:bdr w:val="none" w:sz="0" w:space="0" w:color="auto" w:frame="1"/>
              </w:rPr>
              <w:t xml:space="preserve">(); </w:t>
            </w:r>
          </w:p>
          <w:p w14:paraId="6BDC190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while</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t>
            </w:r>
            <w:proofErr w:type="spellStart"/>
            <w:proofErr w:type="gramStart"/>
            <w:r>
              <w:rPr>
                <w:rStyle w:val="HTMLCode"/>
                <w:rFonts w:ascii="Consolas" w:eastAsiaTheme="minorHAnsi" w:hAnsi="Consolas"/>
                <w:color w:val="000000"/>
                <w:sz w:val="22"/>
                <w:szCs w:val="22"/>
                <w:bdr w:val="none" w:sz="0" w:space="0" w:color="auto" w:frame="1"/>
              </w:rPr>
              <w:t>it.hasNext</w:t>
            </w:r>
            <w:proofErr w:type="spellEnd"/>
            <w:proofErr w:type="gramEnd"/>
            <w:r>
              <w:rPr>
                <w:rStyle w:val="HTMLCode"/>
                <w:rFonts w:ascii="Consolas" w:eastAsiaTheme="minorHAnsi" w:hAnsi="Consolas"/>
                <w:color w:val="000000"/>
                <w:sz w:val="22"/>
                <w:szCs w:val="22"/>
                <w:bdr w:val="none" w:sz="0" w:space="0" w:color="auto" w:frame="1"/>
              </w:rPr>
              <w:t xml:space="preserve">()) { </w:t>
            </w:r>
          </w:p>
          <w:p w14:paraId="75B9E5A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if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t>
            </w:r>
            <w:proofErr w:type="spellStart"/>
            <w:proofErr w:type="gramStart"/>
            <w:r>
              <w:rPr>
                <w:rStyle w:val="HTMLCode"/>
                <w:rFonts w:ascii="Consolas" w:eastAsiaTheme="minorHAnsi" w:hAnsi="Consolas"/>
                <w:color w:val="000000"/>
                <w:sz w:val="22"/>
                <w:szCs w:val="22"/>
                <w:bdr w:val="none" w:sz="0" w:space="0" w:color="auto" w:frame="1"/>
              </w:rPr>
              <w:t>it.next</w:t>
            </w:r>
            <w:proofErr w:type="spellEnd"/>
            <w:proofErr w:type="gramEnd"/>
            <w:r>
              <w:rPr>
                <w:rStyle w:val="HTMLCode"/>
                <w:rFonts w:ascii="Consolas" w:eastAsiaTheme="minorHAnsi" w:hAnsi="Consolas"/>
                <w:color w:val="000000"/>
                <w:sz w:val="22"/>
                <w:szCs w:val="22"/>
                <w:bdr w:val="none" w:sz="0" w:space="0" w:color="auto" w:frame="1"/>
              </w:rPr>
              <w:t xml:space="preserve">() == </w:t>
            </w:r>
            <w:r>
              <w:rPr>
                <w:rStyle w:val="HTMLCode"/>
                <w:rFonts w:ascii="Consolas" w:eastAsiaTheme="minorHAnsi" w:hAnsi="Consolas"/>
                <w:color w:val="009900"/>
                <w:sz w:val="22"/>
                <w:szCs w:val="22"/>
                <w:bdr w:val="none" w:sz="0" w:space="0" w:color="auto" w:frame="1"/>
              </w:rPr>
              <w:t>2</w:t>
            </w:r>
            <w:r>
              <w:rPr>
                <w:rStyle w:val="HTMLCode"/>
                <w:rFonts w:ascii="Consolas" w:eastAsiaTheme="minorHAnsi" w:hAnsi="Consolas"/>
                <w:color w:val="000000"/>
                <w:sz w:val="22"/>
                <w:szCs w:val="22"/>
                <w:bdr w:val="none" w:sz="0" w:space="0" w:color="auto" w:frame="1"/>
              </w:rPr>
              <w:t xml:space="preserve">) { </w:t>
            </w:r>
          </w:p>
          <w:p w14:paraId="77AD3C0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lastRenderedPageBreak/>
              <w:t>                </w:t>
            </w:r>
            <w:r>
              <w:rPr>
                <w:rStyle w:val="HTMLCode"/>
                <w:rFonts w:ascii="Consolas" w:eastAsiaTheme="minorHAnsi" w:hAnsi="Consolas"/>
                <w:color w:val="008200"/>
                <w:sz w:val="22"/>
                <w:szCs w:val="22"/>
                <w:bdr w:val="none" w:sz="0" w:space="0" w:color="auto" w:frame="1"/>
              </w:rPr>
              <w:t xml:space="preserve">// will not throw Exception </w:t>
            </w:r>
          </w:p>
          <w:p w14:paraId="4BE476B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it.remove</w:t>
            </w:r>
            <w:proofErr w:type="spellEnd"/>
            <w:proofErr w:type="gramEnd"/>
            <w:r>
              <w:rPr>
                <w:rStyle w:val="HTMLCode"/>
                <w:rFonts w:ascii="Consolas" w:eastAsiaTheme="minorHAnsi" w:hAnsi="Consolas"/>
                <w:color w:val="000000"/>
                <w:sz w:val="22"/>
                <w:szCs w:val="22"/>
                <w:bdr w:val="none" w:sz="0" w:space="0" w:color="auto" w:frame="1"/>
              </w:rPr>
              <w:t xml:space="preserve">(); </w:t>
            </w:r>
          </w:p>
          <w:p w14:paraId="16AC124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624694B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48C4500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2E3E053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r>
              <w:rPr>
                <w:rStyle w:val="HTMLCode"/>
                <w:rFonts w:ascii="Consolas" w:eastAsiaTheme="minorHAnsi" w:hAnsi="Consolas"/>
                <w:color w:val="000000"/>
                <w:sz w:val="22"/>
                <w:szCs w:val="22"/>
                <w:bdr w:val="none" w:sz="0" w:space="0" w:color="auto" w:frame="1"/>
              </w:rPr>
              <w:t>System.out.println</w:t>
            </w:r>
            <w:proofErr w:type="spellEnd"/>
            <w:r>
              <w:rPr>
                <w:rStyle w:val="HTMLCode"/>
                <w:rFonts w:ascii="Consolas" w:eastAsiaTheme="minorHAnsi" w:hAnsi="Consolas"/>
                <w:color w:val="000000"/>
                <w:sz w:val="22"/>
                <w:szCs w:val="22"/>
                <w:bdr w:val="none" w:sz="0" w:space="0" w:color="auto" w:frame="1"/>
              </w:rPr>
              <w:t>(</w:t>
            </w:r>
            <w:proofErr w:type="spellStart"/>
            <w:r>
              <w:rPr>
                <w:rStyle w:val="HTMLCode"/>
                <w:rFonts w:ascii="Consolas" w:eastAsiaTheme="minorHAnsi" w:hAnsi="Consolas"/>
                <w:color w:val="000000"/>
                <w:sz w:val="22"/>
                <w:szCs w:val="22"/>
                <w:bdr w:val="none" w:sz="0" w:space="0" w:color="auto" w:frame="1"/>
              </w:rPr>
              <w:t>arr</w:t>
            </w:r>
            <w:proofErr w:type="spellEnd"/>
            <w:proofErr w:type="gramStart"/>
            <w:r>
              <w:rPr>
                <w:rStyle w:val="HTMLCode"/>
                <w:rFonts w:ascii="Consolas" w:eastAsiaTheme="minorHAnsi" w:hAnsi="Consolas"/>
                <w:color w:val="000000"/>
                <w:sz w:val="22"/>
                <w:szCs w:val="22"/>
                <w:bdr w:val="none" w:sz="0" w:space="0" w:color="auto" w:frame="1"/>
              </w:rPr>
              <w:t>);</w:t>
            </w:r>
            <w:proofErr w:type="gramEnd"/>
            <w:r>
              <w:rPr>
                <w:rStyle w:val="HTMLCode"/>
                <w:rFonts w:ascii="Consolas" w:eastAsiaTheme="minorHAnsi" w:hAnsi="Consolas"/>
                <w:color w:val="000000"/>
                <w:sz w:val="22"/>
                <w:szCs w:val="22"/>
                <w:bdr w:val="none" w:sz="0" w:space="0" w:color="auto" w:frame="1"/>
              </w:rPr>
              <w:t xml:space="preserve"> </w:t>
            </w:r>
          </w:p>
          <w:p w14:paraId="1C59DF9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Fonts w:ascii="Consolas" w:hAnsi="Consolas"/>
                <w:sz w:val="25"/>
                <w:szCs w:val="25"/>
              </w:rPr>
              <w:t> </w:t>
            </w:r>
          </w:p>
          <w:p w14:paraId="3EE2DBC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it = </w:t>
            </w:r>
            <w:proofErr w:type="spellStart"/>
            <w:proofErr w:type="gramStart"/>
            <w:r>
              <w:rPr>
                <w:rStyle w:val="HTMLCode"/>
                <w:rFonts w:ascii="Consolas" w:eastAsiaTheme="minorHAnsi" w:hAnsi="Consolas"/>
                <w:color w:val="000000"/>
                <w:sz w:val="22"/>
                <w:szCs w:val="22"/>
                <w:bdr w:val="none" w:sz="0" w:space="0" w:color="auto" w:frame="1"/>
              </w:rPr>
              <w:t>arr.iterator</w:t>
            </w:r>
            <w:proofErr w:type="spellEnd"/>
            <w:proofErr w:type="gramEnd"/>
            <w:r>
              <w:rPr>
                <w:rStyle w:val="HTMLCode"/>
                <w:rFonts w:ascii="Consolas" w:eastAsiaTheme="minorHAnsi" w:hAnsi="Consolas"/>
                <w:color w:val="000000"/>
                <w:sz w:val="22"/>
                <w:szCs w:val="22"/>
                <w:bdr w:val="none" w:sz="0" w:space="0" w:color="auto" w:frame="1"/>
              </w:rPr>
              <w:t xml:space="preserve">(); </w:t>
            </w:r>
          </w:p>
          <w:p w14:paraId="20161ED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while</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t>
            </w:r>
            <w:proofErr w:type="spellStart"/>
            <w:proofErr w:type="gramStart"/>
            <w:r>
              <w:rPr>
                <w:rStyle w:val="HTMLCode"/>
                <w:rFonts w:ascii="Consolas" w:eastAsiaTheme="minorHAnsi" w:hAnsi="Consolas"/>
                <w:color w:val="000000"/>
                <w:sz w:val="22"/>
                <w:szCs w:val="22"/>
                <w:bdr w:val="none" w:sz="0" w:space="0" w:color="auto" w:frame="1"/>
              </w:rPr>
              <w:t>it.hasNext</w:t>
            </w:r>
            <w:proofErr w:type="spellEnd"/>
            <w:proofErr w:type="gramEnd"/>
            <w:r>
              <w:rPr>
                <w:rStyle w:val="HTMLCode"/>
                <w:rFonts w:ascii="Consolas" w:eastAsiaTheme="minorHAnsi" w:hAnsi="Consolas"/>
                <w:color w:val="000000"/>
                <w:sz w:val="22"/>
                <w:szCs w:val="22"/>
                <w:bdr w:val="none" w:sz="0" w:space="0" w:color="auto" w:frame="1"/>
              </w:rPr>
              <w:t xml:space="preserve">()) { </w:t>
            </w:r>
          </w:p>
          <w:p w14:paraId="0BA8C9E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b/>
                <w:bCs/>
                <w:color w:val="006699"/>
                <w:sz w:val="22"/>
                <w:szCs w:val="22"/>
                <w:bdr w:val="none" w:sz="0" w:space="0" w:color="auto" w:frame="1"/>
              </w:rPr>
              <w:t>if</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w:t>
            </w:r>
            <w:proofErr w:type="spellStart"/>
            <w:proofErr w:type="gramStart"/>
            <w:r>
              <w:rPr>
                <w:rStyle w:val="HTMLCode"/>
                <w:rFonts w:ascii="Consolas" w:eastAsiaTheme="minorHAnsi" w:hAnsi="Consolas"/>
                <w:color w:val="000000"/>
                <w:sz w:val="22"/>
                <w:szCs w:val="22"/>
                <w:bdr w:val="none" w:sz="0" w:space="0" w:color="auto" w:frame="1"/>
              </w:rPr>
              <w:t>it.next</w:t>
            </w:r>
            <w:proofErr w:type="spellEnd"/>
            <w:proofErr w:type="gramEnd"/>
            <w:r>
              <w:rPr>
                <w:rStyle w:val="HTMLCode"/>
                <w:rFonts w:ascii="Consolas" w:eastAsiaTheme="minorHAnsi" w:hAnsi="Consolas"/>
                <w:color w:val="000000"/>
                <w:sz w:val="22"/>
                <w:szCs w:val="22"/>
                <w:bdr w:val="none" w:sz="0" w:space="0" w:color="auto" w:frame="1"/>
              </w:rPr>
              <w:t xml:space="preserve">() == </w:t>
            </w:r>
            <w:r>
              <w:rPr>
                <w:rStyle w:val="HTMLCode"/>
                <w:rFonts w:ascii="Consolas" w:eastAsiaTheme="minorHAnsi" w:hAnsi="Consolas"/>
                <w:color w:val="009900"/>
                <w:sz w:val="22"/>
                <w:szCs w:val="22"/>
                <w:bdr w:val="none" w:sz="0" w:space="0" w:color="auto" w:frame="1"/>
              </w:rPr>
              <w:t>3</w:t>
            </w:r>
            <w:r>
              <w:rPr>
                <w:rStyle w:val="HTMLCode"/>
                <w:rFonts w:ascii="Consolas" w:eastAsiaTheme="minorHAnsi" w:hAnsi="Consolas"/>
                <w:color w:val="000000"/>
                <w:sz w:val="22"/>
                <w:szCs w:val="22"/>
                <w:bdr w:val="none" w:sz="0" w:space="0" w:color="auto" w:frame="1"/>
              </w:rPr>
              <w:t xml:space="preserve">) { </w:t>
            </w:r>
          </w:p>
          <w:p w14:paraId="6556B9E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will throw Exception on </w:t>
            </w:r>
          </w:p>
          <w:p w14:paraId="4B26869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8200"/>
                <w:sz w:val="22"/>
                <w:szCs w:val="22"/>
                <w:bdr w:val="none" w:sz="0" w:space="0" w:color="auto" w:frame="1"/>
              </w:rPr>
              <w:t xml:space="preserve">// next call of </w:t>
            </w:r>
            <w:proofErr w:type="gramStart"/>
            <w:r>
              <w:rPr>
                <w:rStyle w:val="HTMLCode"/>
                <w:rFonts w:ascii="Consolas" w:eastAsiaTheme="minorHAnsi" w:hAnsi="Consolas"/>
                <w:color w:val="008200"/>
                <w:sz w:val="22"/>
                <w:szCs w:val="22"/>
                <w:bdr w:val="none" w:sz="0" w:space="0" w:color="auto" w:frame="1"/>
              </w:rPr>
              <w:t>next(</w:t>
            </w:r>
            <w:proofErr w:type="gramEnd"/>
            <w:r>
              <w:rPr>
                <w:rStyle w:val="HTMLCode"/>
                <w:rFonts w:ascii="Consolas" w:eastAsiaTheme="minorHAnsi" w:hAnsi="Consolas"/>
                <w:color w:val="008200"/>
                <w:sz w:val="22"/>
                <w:szCs w:val="22"/>
                <w:bdr w:val="none" w:sz="0" w:space="0" w:color="auto" w:frame="1"/>
              </w:rPr>
              <w:t xml:space="preserve">) method </w:t>
            </w:r>
          </w:p>
          <w:p w14:paraId="200741FA"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proofErr w:type="spellStart"/>
            <w:proofErr w:type="gramStart"/>
            <w:r>
              <w:rPr>
                <w:rStyle w:val="HTMLCode"/>
                <w:rFonts w:ascii="Consolas" w:eastAsiaTheme="minorHAnsi" w:hAnsi="Consolas"/>
                <w:color w:val="000000"/>
                <w:sz w:val="22"/>
                <w:szCs w:val="22"/>
                <w:bdr w:val="none" w:sz="0" w:space="0" w:color="auto" w:frame="1"/>
              </w:rPr>
              <w:t>arr.remove</w:t>
            </w:r>
            <w:proofErr w:type="spellEnd"/>
            <w:proofErr w:type="gramEnd"/>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9900"/>
                <w:sz w:val="22"/>
                <w:szCs w:val="22"/>
                <w:bdr w:val="none" w:sz="0" w:space="0" w:color="auto" w:frame="1"/>
              </w:rPr>
              <w:t>3</w:t>
            </w:r>
            <w:r>
              <w:rPr>
                <w:rStyle w:val="HTMLCode"/>
                <w:rFonts w:ascii="Consolas" w:eastAsiaTheme="minorHAnsi" w:hAnsi="Consolas"/>
                <w:color w:val="000000"/>
                <w:sz w:val="22"/>
                <w:szCs w:val="22"/>
                <w:bdr w:val="none" w:sz="0" w:space="0" w:color="auto" w:frame="1"/>
              </w:rPr>
              <w:t xml:space="preserve">); </w:t>
            </w:r>
          </w:p>
          <w:p w14:paraId="517AE0D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7210B42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05DD304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 </w:t>
            </w:r>
          </w:p>
          <w:p w14:paraId="1191556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w:t>
            </w:r>
          </w:p>
        </w:tc>
      </w:tr>
    </w:tbl>
    <w:p w14:paraId="04CE393F" w14:textId="77777777" w:rsidR="004871E0" w:rsidRDefault="004871E0" w:rsidP="004871E0">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Output:</w:t>
      </w:r>
    </w:p>
    <w:p w14:paraId="7676D3BD"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[1, 3, 4, 5]</w:t>
      </w:r>
    </w:p>
    <w:p w14:paraId="47A60028"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Exception in thread "main" </w:t>
      </w:r>
      <w:proofErr w:type="spellStart"/>
      <w:proofErr w:type="gramStart"/>
      <w:r>
        <w:rPr>
          <w:rFonts w:ascii="Consolas" w:hAnsi="Consolas"/>
          <w:color w:val="273239"/>
          <w:spacing w:val="2"/>
          <w:sz w:val="24"/>
          <w:szCs w:val="24"/>
          <w:bdr w:val="none" w:sz="0" w:space="0" w:color="auto" w:frame="1"/>
        </w:rPr>
        <w:t>java.util</w:t>
      </w:r>
      <w:proofErr w:type="gramEnd"/>
      <w:r>
        <w:rPr>
          <w:rFonts w:ascii="Consolas" w:hAnsi="Consolas"/>
          <w:color w:val="273239"/>
          <w:spacing w:val="2"/>
          <w:sz w:val="24"/>
          <w:szCs w:val="24"/>
          <w:bdr w:val="none" w:sz="0" w:space="0" w:color="auto" w:frame="1"/>
        </w:rPr>
        <w:t>.ConcurrentModificationException</w:t>
      </w:r>
      <w:proofErr w:type="spellEnd"/>
    </w:p>
    <w:p w14:paraId="4660DA2B"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    at </w:t>
      </w:r>
      <w:proofErr w:type="gramStart"/>
      <w:r>
        <w:rPr>
          <w:rFonts w:ascii="Consolas" w:hAnsi="Consolas"/>
          <w:color w:val="273239"/>
          <w:spacing w:val="2"/>
          <w:sz w:val="24"/>
          <w:szCs w:val="24"/>
          <w:bdr w:val="none" w:sz="0" w:space="0" w:color="auto" w:frame="1"/>
        </w:rPr>
        <w:t>java.util</w:t>
      </w:r>
      <w:proofErr w:type="gramEnd"/>
      <w:r>
        <w:rPr>
          <w:rFonts w:ascii="Consolas" w:hAnsi="Consolas"/>
          <w:color w:val="273239"/>
          <w:spacing w:val="2"/>
          <w:sz w:val="24"/>
          <w:szCs w:val="24"/>
          <w:bdr w:val="none" w:sz="0" w:space="0" w:color="auto" w:frame="1"/>
        </w:rPr>
        <w:t>.ArrayList$Itr.checkForComodification(ArrayList.java:901)</w:t>
      </w:r>
    </w:p>
    <w:p w14:paraId="0C9E8315" w14:textId="77777777" w:rsidR="004871E0" w:rsidRDefault="004871E0" w:rsidP="004871E0">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 xml:space="preserve">    at </w:t>
      </w:r>
      <w:proofErr w:type="spellStart"/>
      <w:proofErr w:type="gramStart"/>
      <w:r>
        <w:rPr>
          <w:rFonts w:ascii="Consolas" w:hAnsi="Consolas"/>
          <w:color w:val="273239"/>
          <w:spacing w:val="2"/>
          <w:sz w:val="24"/>
          <w:szCs w:val="24"/>
          <w:bdr w:val="none" w:sz="0" w:space="0" w:color="auto" w:frame="1"/>
        </w:rPr>
        <w:t>java.util</w:t>
      </w:r>
      <w:proofErr w:type="gramEnd"/>
      <w:r>
        <w:rPr>
          <w:rFonts w:ascii="Consolas" w:hAnsi="Consolas"/>
          <w:color w:val="273239"/>
          <w:spacing w:val="2"/>
          <w:sz w:val="24"/>
          <w:szCs w:val="24"/>
          <w:bdr w:val="none" w:sz="0" w:space="0" w:color="auto" w:frame="1"/>
        </w:rPr>
        <w:t>.ArrayList$Itr.next</w:t>
      </w:r>
      <w:proofErr w:type="spellEnd"/>
      <w:r>
        <w:rPr>
          <w:rFonts w:ascii="Consolas" w:hAnsi="Consolas"/>
          <w:color w:val="273239"/>
          <w:spacing w:val="2"/>
          <w:sz w:val="24"/>
          <w:szCs w:val="24"/>
          <w:bdr w:val="none" w:sz="0" w:space="0" w:color="auto" w:frame="1"/>
        </w:rPr>
        <w:t>(ArrayList.java:851)</w:t>
      </w:r>
    </w:p>
    <w:p w14:paraId="38177FD7" w14:textId="77777777" w:rsidR="004871E0" w:rsidRDefault="004871E0" w:rsidP="004871E0">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 xml:space="preserve">    at </w:t>
      </w:r>
      <w:proofErr w:type="spellStart"/>
      <w:r>
        <w:rPr>
          <w:rFonts w:ascii="Consolas" w:hAnsi="Consolas"/>
          <w:color w:val="273239"/>
          <w:spacing w:val="2"/>
          <w:sz w:val="24"/>
          <w:szCs w:val="24"/>
          <w:bdr w:val="none" w:sz="0" w:space="0" w:color="auto" w:frame="1"/>
        </w:rPr>
        <w:t>FailFastExample.main</w:t>
      </w:r>
      <w:proofErr w:type="spellEnd"/>
      <w:r>
        <w:rPr>
          <w:rFonts w:ascii="Consolas" w:hAnsi="Consolas"/>
          <w:color w:val="273239"/>
          <w:spacing w:val="2"/>
          <w:sz w:val="24"/>
          <w:szCs w:val="24"/>
          <w:bdr w:val="none" w:sz="0" w:space="0" w:color="auto" w:frame="1"/>
        </w:rPr>
        <w:t>(FailFastExample.java:28)</w:t>
      </w:r>
    </w:p>
    <w:p w14:paraId="1D28A8C6" w14:textId="77777777" w:rsidR="004871E0" w:rsidRDefault="004871E0" w:rsidP="004871E0">
      <w:pPr>
        <w:rPr>
          <w:rFonts w:ascii="Times New Roman" w:eastAsia="Times New Roman" w:hAnsi="Times New Roman" w:cs="Times New Roman"/>
          <w:b/>
          <w:bCs/>
          <w:color w:val="212121"/>
          <w:kern w:val="0"/>
          <w:sz w:val="36"/>
          <w:szCs w:val="36"/>
          <w14:ligatures w14:val="none"/>
        </w:rPr>
      </w:pPr>
    </w:p>
    <w:p w14:paraId="5F74C3D7" w14:textId="1C764100" w:rsidR="004871E0" w:rsidRDefault="004871E0" w:rsidP="004871E0">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Constructor</w:t>
      </w:r>
    </w:p>
    <w:p w14:paraId="227D7950" w14:textId="77777777" w:rsidR="004871E0" w:rsidRDefault="004871E0" w:rsidP="004871E0">
      <w:pPr>
        <w:numPr>
          <w:ilvl w:val="0"/>
          <w:numId w:val="64"/>
        </w:num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What is a </w:t>
      </w:r>
      <w:hyperlink r:id="rId108" w:history="1">
        <w:r>
          <w:rPr>
            <w:rStyle w:val="Hyperlink"/>
            <w:rFonts w:ascii="Nunito" w:hAnsi="Nunito"/>
            <w:spacing w:val="2"/>
            <w:sz w:val="26"/>
            <w:szCs w:val="26"/>
            <w:bdr w:val="none" w:sz="0" w:space="0" w:color="auto" w:frame="1"/>
          </w:rPr>
          <w:t>Constructor?</w:t>
        </w:r>
      </w:hyperlink>
      <w:r>
        <w:rPr>
          <w:rFonts w:ascii="Nunito" w:hAnsi="Nunito"/>
          <w:color w:val="273239"/>
          <w:spacing w:val="2"/>
          <w:sz w:val="26"/>
          <w:szCs w:val="26"/>
        </w:rPr>
        <w:t xml:space="preserve"> Constructors are used to initialize the object’s state. Like methods, a constructor also contains collection of </w:t>
      </w:r>
      <w:proofErr w:type="gramStart"/>
      <w:r>
        <w:rPr>
          <w:rFonts w:ascii="Nunito" w:hAnsi="Nunito"/>
          <w:color w:val="273239"/>
          <w:spacing w:val="2"/>
          <w:sz w:val="26"/>
          <w:szCs w:val="26"/>
        </w:rPr>
        <w:t>statements(</w:t>
      </w:r>
      <w:proofErr w:type="gramEnd"/>
      <w:r>
        <w:rPr>
          <w:rFonts w:ascii="Nunito" w:hAnsi="Nunito"/>
          <w:color w:val="273239"/>
          <w:spacing w:val="2"/>
          <w:sz w:val="26"/>
          <w:szCs w:val="26"/>
        </w:rPr>
        <w:t>i.e. instructions) that are executed at time of Object creation.</w:t>
      </w:r>
    </w:p>
    <w:p w14:paraId="42A3A790" w14:textId="77777777" w:rsidR="004871E0" w:rsidRDefault="004871E0" w:rsidP="004871E0">
      <w:pPr>
        <w:numPr>
          <w:ilvl w:val="0"/>
          <w:numId w:val="64"/>
        </w:num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Do we have </w:t>
      </w:r>
      <w:hyperlink r:id="rId109" w:history="1">
        <w:r>
          <w:rPr>
            <w:rStyle w:val="Hyperlink"/>
            <w:rFonts w:ascii="Nunito" w:hAnsi="Nunito"/>
            <w:spacing w:val="2"/>
            <w:sz w:val="26"/>
            <w:szCs w:val="26"/>
            <w:bdr w:val="none" w:sz="0" w:space="0" w:color="auto" w:frame="1"/>
          </w:rPr>
          <w:t>Copy Constructor in Java</w:t>
        </w:r>
      </w:hyperlink>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Like C++, Java also supports copy constructor. But, unlike C++, Java </w:t>
      </w:r>
      <w:r>
        <w:rPr>
          <w:rStyle w:val="Strong"/>
          <w:rFonts w:ascii="Nunito" w:hAnsi="Nunito"/>
          <w:color w:val="273239"/>
          <w:spacing w:val="2"/>
          <w:sz w:val="26"/>
          <w:szCs w:val="26"/>
          <w:bdr w:val="none" w:sz="0" w:space="0" w:color="auto" w:frame="1"/>
        </w:rPr>
        <w:t>doesn’t create a default copy constructor</w:t>
      </w:r>
      <w:r>
        <w:rPr>
          <w:rFonts w:ascii="Nunito" w:hAnsi="Nunito"/>
          <w:color w:val="273239"/>
          <w:spacing w:val="2"/>
          <w:sz w:val="26"/>
          <w:szCs w:val="26"/>
        </w:rPr>
        <w:t> if you don’t write your own. To copy the values of one object into another in java, you can use:</w:t>
      </w:r>
    </w:p>
    <w:p w14:paraId="1B600D51" w14:textId="77777777" w:rsidR="004871E0" w:rsidRDefault="004871E0" w:rsidP="004871E0">
      <w:pPr>
        <w:numPr>
          <w:ilvl w:val="1"/>
          <w:numId w:val="64"/>
        </w:num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rPr>
        <w:t>Constructor</w:t>
      </w:r>
    </w:p>
    <w:p w14:paraId="4EEB9346" w14:textId="77777777" w:rsidR="004871E0" w:rsidRDefault="004871E0" w:rsidP="004871E0">
      <w:pPr>
        <w:numPr>
          <w:ilvl w:val="1"/>
          <w:numId w:val="64"/>
        </w:num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rPr>
        <w:t>Assigning the values of one object into another</w:t>
      </w:r>
    </w:p>
    <w:p w14:paraId="3E7DBCC5" w14:textId="77777777" w:rsidR="004871E0" w:rsidRDefault="004871E0" w:rsidP="004871E0">
      <w:pPr>
        <w:numPr>
          <w:ilvl w:val="1"/>
          <w:numId w:val="64"/>
        </w:numPr>
        <w:shd w:val="clear" w:color="auto" w:fill="FFFFFF"/>
        <w:spacing w:after="0" w:line="240" w:lineRule="auto"/>
        <w:textAlignment w:val="baseline"/>
        <w:rPr>
          <w:rFonts w:ascii="Nunito" w:hAnsi="Nunito"/>
          <w:color w:val="273239"/>
          <w:spacing w:val="2"/>
          <w:sz w:val="26"/>
          <w:szCs w:val="26"/>
        </w:rPr>
      </w:pPr>
      <w:hyperlink r:id="rId110" w:history="1">
        <w:proofErr w:type="gramStart"/>
        <w:r>
          <w:rPr>
            <w:rStyle w:val="Hyperlink"/>
            <w:rFonts w:ascii="Nunito" w:hAnsi="Nunito"/>
            <w:spacing w:val="2"/>
            <w:sz w:val="26"/>
            <w:szCs w:val="26"/>
            <w:bdr w:val="none" w:sz="0" w:space="0" w:color="auto" w:frame="1"/>
          </w:rPr>
          <w:t>clone(</w:t>
        </w:r>
        <w:proofErr w:type="gramEnd"/>
        <w:r>
          <w:rPr>
            <w:rStyle w:val="Hyperlink"/>
            <w:rFonts w:ascii="Nunito" w:hAnsi="Nunito"/>
            <w:spacing w:val="2"/>
            <w:sz w:val="26"/>
            <w:szCs w:val="26"/>
            <w:bdr w:val="none" w:sz="0" w:space="0" w:color="auto" w:frame="1"/>
          </w:rPr>
          <w:t>) method</w:t>
        </w:r>
      </w:hyperlink>
      <w:r>
        <w:rPr>
          <w:rFonts w:ascii="Nunito" w:hAnsi="Nunito"/>
          <w:color w:val="273239"/>
          <w:spacing w:val="2"/>
          <w:sz w:val="26"/>
          <w:szCs w:val="26"/>
        </w:rPr>
        <w:t> of Object class</w:t>
      </w:r>
    </w:p>
    <w:p w14:paraId="78BFB152" w14:textId="77777777" w:rsidR="004871E0" w:rsidRDefault="004871E0" w:rsidP="004871E0">
      <w:pPr>
        <w:numPr>
          <w:ilvl w:val="0"/>
          <w:numId w:val="64"/>
        </w:num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What is </w:t>
      </w:r>
      <w:hyperlink r:id="rId111" w:history="1">
        <w:r>
          <w:rPr>
            <w:rStyle w:val="Hyperlink"/>
            <w:rFonts w:ascii="Nunito" w:hAnsi="Nunito"/>
            <w:spacing w:val="2"/>
            <w:sz w:val="26"/>
            <w:szCs w:val="26"/>
            <w:bdr w:val="none" w:sz="0" w:space="0" w:color="auto" w:frame="1"/>
          </w:rPr>
          <w:t>Constructor Chaining</w:t>
        </w:r>
      </w:hyperlink>
      <w:r>
        <w:rPr>
          <w:rStyle w:val="Strong"/>
          <w:rFonts w:ascii="Nunito" w:hAnsi="Nunito"/>
          <w:color w:val="273239"/>
          <w:spacing w:val="2"/>
          <w:sz w:val="26"/>
          <w:szCs w:val="26"/>
          <w:bdr w:val="none" w:sz="0" w:space="0" w:color="auto" w:frame="1"/>
        </w:rPr>
        <w:t> ?</w:t>
      </w:r>
      <w:r>
        <w:rPr>
          <w:rFonts w:ascii="Nunito" w:hAnsi="Nunito"/>
          <w:color w:val="273239"/>
          <w:spacing w:val="2"/>
          <w:sz w:val="26"/>
          <w:szCs w:val="26"/>
        </w:rPr>
        <w:t xml:space="preserve"> Constructor Chaining is a technique of calling another constructor from one constructor. </w:t>
      </w:r>
      <w:proofErr w:type="gramStart"/>
      <w:r>
        <w:rPr>
          <w:rFonts w:ascii="Nunito" w:hAnsi="Nunito"/>
          <w:color w:val="273239"/>
          <w:spacing w:val="2"/>
          <w:sz w:val="26"/>
          <w:szCs w:val="26"/>
        </w:rPr>
        <w:t>this(</w:t>
      </w:r>
      <w:proofErr w:type="gramEnd"/>
      <w:r>
        <w:rPr>
          <w:rFonts w:ascii="Nunito" w:hAnsi="Nunito"/>
          <w:color w:val="273239"/>
          <w:spacing w:val="2"/>
          <w:sz w:val="26"/>
          <w:szCs w:val="26"/>
        </w:rPr>
        <w:t xml:space="preserve">) is used to call same class constructor </w:t>
      </w:r>
      <w:proofErr w:type="spellStart"/>
      <w:r>
        <w:rPr>
          <w:rFonts w:ascii="Nunito" w:hAnsi="Nunito"/>
          <w:color w:val="273239"/>
          <w:spacing w:val="2"/>
          <w:sz w:val="26"/>
          <w:szCs w:val="26"/>
        </w:rPr>
        <w:t>where as</w:t>
      </w:r>
      <w:proofErr w:type="spellEnd"/>
      <w:r>
        <w:rPr>
          <w:rFonts w:ascii="Nunito" w:hAnsi="Nunito"/>
          <w:color w:val="273239"/>
          <w:spacing w:val="2"/>
          <w:sz w:val="26"/>
          <w:szCs w:val="26"/>
        </w:rPr>
        <w:t xml:space="preserve"> super() is used to call super class constructor.</w:t>
      </w:r>
    </w:p>
    <w:p w14:paraId="6D029C3C" w14:textId="77777777" w:rsidR="004871E0" w:rsidRDefault="004871E0" w:rsidP="004871E0">
      <w:pPr>
        <w:shd w:val="clear" w:color="auto" w:fill="FFFFFF"/>
        <w:ind w:left="1080"/>
        <w:textAlignment w:val="baseline"/>
        <w:rPr>
          <w:rFonts w:ascii="Nunito" w:hAnsi="Nunito"/>
          <w:color w:val="273239"/>
          <w:spacing w:val="2"/>
          <w:sz w:val="26"/>
          <w:szCs w:val="26"/>
        </w:rPr>
      </w:pPr>
      <w:r>
        <w:rPr>
          <w:rFonts w:ascii="Nunito" w:hAnsi="Nunito"/>
          <w:color w:val="273239"/>
          <w:spacing w:val="2"/>
          <w:sz w:val="26"/>
          <w:szCs w:val="26"/>
        </w:rPr>
        <w:t>   </w:t>
      </w:r>
    </w:p>
    <w:tbl>
      <w:tblPr>
        <w:tblW w:w="8895" w:type="dxa"/>
        <w:tblInd w:w="1080" w:type="dxa"/>
        <w:tblCellMar>
          <w:left w:w="0" w:type="dxa"/>
          <w:right w:w="0" w:type="dxa"/>
        </w:tblCellMar>
        <w:tblLook w:val="04A0" w:firstRow="1" w:lastRow="0" w:firstColumn="1" w:lastColumn="0" w:noHBand="0" w:noVBand="1"/>
      </w:tblPr>
      <w:tblGrid>
        <w:gridCol w:w="8895"/>
      </w:tblGrid>
      <w:tr w:rsidR="004871E0" w14:paraId="1ECE8626"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3096F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Java program to illustrate Constructor Chaining </w:t>
            </w:r>
          </w:p>
          <w:p w14:paraId="1B1C749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bdr w:val="none" w:sz="0" w:space="0" w:color="auto" w:frame="1"/>
              </w:rPr>
              <w:t xml:space="preserve">// within same class Using </w:t>
            </w:r>
            <w:proofErr w:type="gramStart"/>
            <w:r>
              <w:rPr>
                <w:rStyle w:val="HTMLCode"/>
                <w:rFonts w:ascii="Consolas" w:eastAsiaTheme="minorHAnsi" w:hAnsi="Consolas"/>
                <w:color w:val="008200"/>
                <w:bdr w:val="none" w:sz="0" w:space="0" w:color="auto" w:frame="1"/>
              </w:rPr>
              <w:t>this(</w:t>
            </w:r>
            <w:proofErr w:type="gramEnd"/>
            <w:r>
              <w:rPr>
                <w:rStyle w:val="HTMLCode"/>
                <w:rFonts w:ascii="Consolas" w:eastAsiaTheme="minorHAnsi" w:hAnsi="Consolas"/>
                <w:color w:val="008200"/>
                <w:bdr w:val="none" w:sz="0" w:space="0" w:color="auto" w:frame="1"/>
              </w:rPr>
              <w:t xml:space="preserve">) keyword </w:t>
            </w:r>
          </w:p>
          <w:p w14:paraId="2DB1D68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Temp </w:t>
            </w:r>
          </w:p>
          <w:p w14:paraId="1A7F63F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p w14:paraId="242BB92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default constructor 1 </w:t>
            </w:r>
          </w:p>
          <w:p w14:paraId="3C6BCC23"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default constructor will call another constructor </w:t>
            </w:r>
          </w:p>
          <w:p w14:paraId="0E833DEC"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using this keyword from same class </w:t>
            </w:r>
          </w:p>
          <w:p w14:paraId="5BEB4D1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Temp(</w:t>
            </w:r>
            <w:proofErr w:type="gramEnd"/>
            <w:r>
              <w:rPr>
                <w:rStyle w:val="HTMLCode"/>
                <w:rFonts w:ascii="Consolas" w:eastAsiaTheme="minorHAnsi" w:hAnsi="Consolas"/>
                <w:color w:val="000000"/>
                <w:bdr w:val="none" w:sz="0" w:space="0" w:color="auto" w:frame="1"/>
              </w:rPr>
              <w:t xml:space="preserve">) </w:t>
            </w:r>
          </w:p>
          <w:p w14:paraId="6CF95AB2"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35195BB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calls constructor 2 </w:t>
            </w:r>
          </w:p>
          <w:p w14:paraId="28E081D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b/>
                <w:bCs/>
                <w:color w:val="006699"/>
                <w:bdr w:val="none" w:sz="0" w:space="0" w:color="auto" w:frame="1"/>
              </w:rPr>
              <w:t>this</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p>
          <w:p w14:paraId="47E16FA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"The Default constructor"</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2E84C750"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36DF0EA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641ADD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parameterized constructor 2 </w:t>
            </w:r>
          </w:p>
          <w:p w14:paraId="40B6685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Temp(</w:t>
            </w:r>
            <w:proofErr w:type="gramEnd"/>
            <w:r>
              <w:rPr>
                <w:rStyle w:val="HTMLCode"/>
                <w:rFonts w:ascii="Consolas" w:eastAsiaTheme="minorHAnsi" w:hAnsi="Consolas"/>
                <w:b/>
                <w:bCs/>
                <w:color w:val="006699"/>
                <w:bdr w:val="none" w:sz="0" w:space="0" w:color="auto" w:frame="1"/>
              </w:rPr>
              <w:t>int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x) </w:t>
            </w:r>
          </w:p>
          <w:p w14:paraId="30CDD901"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640AB77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calls constructor 3 </w:t>
            </w:r>
          </w:p>
          <w:p w14:paraId="0A2CD0E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proofErr w:type="gramStart"/>
            <w:r>
              <w:rPr>
                <w:rStyle w:val="HTMLCode"/>
                <w:rFonts w:ascii="Consolas" w:eastAsiaTheme="minorHAnsi" w:hAnsi="Consolas"/>
                <w:b/>
                <w:bCs/>
                <w:color w:val="006699"/>
                <w:bdr w:val="none" w:sz="0" w:space="0" w:color="auto" w:frame="1"/>
              </w:rPr>
              <w:t>this</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15</w:t>
            </w:r>
            <w:r>
              <w:rPr>
                <w:rStyle w:val="HTMLCode"/>
                <w:rFonts w:ascii="Consolas" w:eastAsiaTheme="minorHAnsi" w:hAnsi="Consolas"/>
                <w:color w:val="000000"/>
                <w:bdr w:val="none" w:sz="0" w:space="0" w:color="auto" w:frame="1"/>
              </w:rPr>
              <w:t xml:space="preserve">); </w:t>
            </w:r>
          </w:p>
          <w:p w14:paraId="7457201B"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(x</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4D77A51E"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02064CBD"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6BAA42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parameterized constructor 3 </w:t>
            </w:r>
          </w:p>
          <w:p w14:paraId="013886E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Temp(</w:t>
            </w:r>
            <w:proofErr w:type="gramEnd"/>
            <w:r>
              <w:rPr>
                <w:rStyle w:val="HTMLCode"/>
                <w:rFonts w:ascii="Consolas" w:eastAsiaTheme="minorHAnsi" w:hAnsi="Consolas"/>
                <w:b/>
                <w:bCs/>
                <w:color w:val="006699"/>
                <w:bdr w:val="none" w:sz="0" w:space="0" w:color="auto" w:frame="1"/>
              </w:rPr>
              <w:t>int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x, </w:t>
            </w:r>
            <w:r>
              <w:rPr>
                <w:rStyle w:val="HTMLCode"/>
                <w:rFonts w:ascii="Consolas" w:eastAsiaTheme="minorHAnsi" w:hAnsi="Consolas"/>
                <w:b/>
                <w:bCs/>
                <w:color w:val="006699"/>
                <w:bdr w:val="none" w:sz="0" w:space="0" w:color="auto" w:frame="1"/>
              </w:rPr>
              <w:t>int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y) </w:t>
            </w:r>
          </w:p>
          <w:p w14:paraId="709BF36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9D5AC0F"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(x * y</w:t>
            </w:r>
            <w:proofErr w:type="gramStart"/>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
          <w:p w14:paraId="0536813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1707AC3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C668B48"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static</w:t>
            </w:r>
            <w:r>
              <w:rPr>
                <w:rFonts w:ascii="Consolas" w:hAnsi="Consolas"/>
                <w:sz w:val="25"/>
                <w:szCs w:val="25"/>
              </w:rPr>
              <w:t xml:space="preserve"> </w:t>
            </w:r>
            <w:r>
              <w:rPr>
                <w:rStyle w:val="HTMLCode"/>
                <w:rFonts w:ascii="Consolas" w:eastAsiaTheme="minorHAnsi" w:hAnsi="Consolas"/>
                <w:b/>
                <w:bCs/>
                <w:color w:val="006699"/>
                <w:bdr w:val="none" w:sz="0" w:space="0" w:color="auto" w:frame="1"/>
              </w:rPr>
              <w:t>void</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14:paraId="24F9FFB5"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25D37F39"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invokes default constructor first </w:t>
            </w:r>
          </w:p>
          <w:p w14:paraId="3DC47796"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new</w:t>
            </w:r>
            <w:r>
              <w:rPr>
                <w:rFonts w:ascii="Consolas" w:hAnsi="Consolas"/>
                <w:sz w:val="25"/>
                <w:szCs w:val="25"/>
              </w:rPr>
              <w:t xml:space="preserve"> </w:t>
            </w:r>
            <w:proofErr w:type="gramStart"/>
            <w:r>
              <w:rPr>
                <w:rStyle w:val="HTMLCode"/>
                <w:rFonts w:ascii="Consolas" w:eastAsiaTheme="minorHAnsi" w:hAnsi="Consolas"/>
                <w:color w:val="000000"/>
                <w:bdr w:val="none" w:sz="0" w:space="0" w:color="auto" w:frame="1"/>
              </w:rPr>
              <w:t>Temp(</w:t>
            </w:r>
            <w:proofErr w:type="gramEnd"/>
            <w:r>
              <w:rPr>
                <w:rStyle w:val="HTMLCode"/>
                <w:rFonts w:ascii="Consolas" w:eastAsiaTheme="minorHAnsi" w:hAnsi="Consolas"/>
                <w:color w:val="000000"/>
                <w:bdr w:val="none" w:sz="0" w:space="0" w:color="auto" w:frame="1"/>
              </w:rPr>
              <w:t xml:space="preserve">); </w:t>
            </w:r>
          </w:p>
          <w:p w14:paraId="352C9314"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14:paraId="0A133B17" w14:textId="77777777" w:rsidR="004871E0" w:rsidRDefault="004871E0">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 </w:t>
            </w:r>
          </w:p>
        </w:tc>
      </w:tr>
    </w:tbl>
    <w:p w14:paraId="73FD1A65" w14:textId="77777777" w:rsidR="004871E0" w:rsidRDefault="004871E0" w:rsidP="004871E0">
      <w:pPr>
        <w:numPr>
          <w:ilvl w:val="0"/>
          <w:numId w:val="64"/>
        </w:num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Can we call sub class constructor from super class constructor?</w:t>
      </w:r>
      <w:r>
        <w:rPr>
          <w:rFonts w:ascii="Nunito" w:hAnsi="Nunito"/>
          <w:color w:val="273239"/>
          <w:spacing w:val="2"/>
          <w:sz w:val="26"/>
          <w:szCs w:val="26"/>
        </w:rPr>
        <w:t> No. There is no way in java to call sub class constructor from a super class constructor.</w:t>
      </w:r>
    </w:p>
    <w:p w14:paraId="4FEA968B" w14:textId="77777777" w:rsidR="004871E0" w:rsidRDefault="004871E0" w:rsidP="004871E0">
      <w:pPr>
        <w:numPr>
          <w:ilvl w:val="0"/>
          <w:numId w:val="64"/>
        </w:num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What happens if you keep a return type for a constructor?</w:t>
      </w:r>
      <w:r>
        <w:rPr>
          <w:rFonts w:ascii="Nunito" w:hAnsi="Nunito"/>
          <w:color w:val="273239"/>
          <w:spacing w:val="2"/>
          <w:sz w:val="26"/>
          <w:szCs w:val="26"/>
        </w:rPr>
        <w:t> Ideally, Constructor must not have a return type. By definition, if a method has a return type, it’s not a constructor.(</w:t>
      </w:r>
      <w:hyperlink r:id="rId112" w:anchor="8.8" w:history="1">
        <w:r>
          <w:rPr>
            <w:rStyle w:val="Hyperlink"/>
            <w:rFonts w:ascii="Nunito" w:hAnsi="Nunito"/>
            <w:spacing w:val="2"/>
            <w:sz w:val="26"/>
            <w:szCs w:val="26"/>
            <w:bdr w:val="none" w:sz="0" w:space="0" w:color="auto" w:frame="1"/>
          </w:rPr>
          <w:t>JLS8.8 Declaration</w:t>
        </w:r>
      </w:hyperlink>
      <w:r>
        <w:rPr>
          <w:rFonts w:ascii="Nunito" w:hAnsi="Nunito"/>
          <w:color w:val="273239"/>
          <w:spacing w:val="2"/>
          <w:sz w:val="26"/>
          <w:szCs w:val="26"/>
        </w:rPr>
        <w:t xml:space="preserve">) It will be treated as a normal method. But compiler gives a warning saying that method has a constructor </w:t>
      </w:r>
      <w:proofErr w:type="spellStart"/>
      <w:proofErr w:type="gramStart"/>
      <w:r>
        <w:rPr>
          <w:rFonts w:ascii="Nunito" w:hAnsi="Nunito"/>
          <w:color w:val="273239"/>
          <w:spacing w:val="2"/>
          <w:sz w:val="26"/>
          <w:szCs w:val="26"/>
        </w:rPr>
        <w:t>name.Example</w:t>
      </w:r>
      <w:proofErr w:type="spellEnd"/>
      <w:proofErr w:type="gramEnd"/>
      <w:r>
        <w:rPr>
          <w:rFonts w:ascii="Nunito" w:hAnsi="Nunito"/>
          <w:color w:val="273239"/>
          <w:spacing w:val="2"/>
          <w:sz w:val="26"/>
          <w:szCs w:val="26"/>
        </w:rPr>
        <w:t>:</w:t>
      </w:r>
    </w:p>
    <w:p w14:paraId="759E2417"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class </w:t>
      </w:r>
      <w:proofErr w:type="spellStart"/>
      <w:r>
        <w:rPr>
          <w:rFonts w:ascii="Consolas" w:hAnsi="Consolas"/>
          <w:color w:val="273239"/>
          <w:spacing w:val="2"/>
          <w:sz w:val="24"/>
          <w:szCs w:val="24"/>
        </w:rPr>
        <w:t>GfG</w:t>
      </w:r>
      <w:proofErr w:type="spellEnd"/>
    </w:p>
    <w:p w14:paraId="4EDB7F24"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55A95A6C"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int </w:t>
      </w:r>
      <w:proofErr w:type="spellStart"/>
      <w:proofErr w:type="gramStart"/>
      <w:r>
        <w:rPr>
          <w:rFonts w:ascii="Consolas" w:hAnsi="Consolas"/>
          <w:color w:val="273239"/>
          <w:spacing w:val="2"/>
          <w:sz w:val="24"/>
          <w:szCs w:val="24"/>
        </w:rPr>
        <w:t>GfG</w:t>
      </w:r>
      <w:proofErr w:type="spellEnd"/>
      <w:r>
        <w:rPr>
          <w:rFonts w:ascii="Consolas" w:hAnsi="Consolas"/>
          <w:color w:val="273239"/>
          <w:spacing w:val="2"/>
          <w:sz w:val="24"/>
          <w:szCs w:val="24"/>
        </w:rPr>
        <w:t>(</w:t>
      </w:r>
      <w:proofErr w:type="gramEnd"/>
      <w:r>
        <w:rPr>
          <w:rFonts w:ascii="Consolas" w:hAnsi="Consolas"/>
          <w:color w:val="273239"/>
          <w:spacing w:val="2"/>
          <w:sz w:val="24"/>
          <w:szCs w:val="24"/>
        </w:rPr>
        <w:t>)</w:t>
      </w:r>
    </w:p>
    <w:p w14:paraId="5CFED2F9"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36F09052"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return </w:t>
      </w:r>
      <w:proofErr w:type="gramStart"/>
      <w:r>
        <w:rPr>
          <w:rFonts w:ascii="Consolas" w:hAnsi="Consolas"/>
          <w:color w:val="273239"/>
          <w:spacing w:val="2"/>
          <w:sz w:val="24"/>
          <w:szCs w:val="24"/>
        </w:rPr>
        <w:t xml:space="preserve">0;   </w:t>
      </w:r>
      <w:proofErr w:type="gramEnd"/>
      <w:r>
        <w:rPr>
          <w:rFonts w:ascii="Consolas" w:hAnsi="Consolas"/>
          <w:color w:val="273239"/>
          <w:spacing w:val="2"/>
          <w:sz w:val="24"/>
          <w:szCs w:val="24"/>
        </w:rPr>
        <w:t xml:space="preserve"> // Warning for the return type</w:t>
      </w:r>
    </w:p>
    <w:p w14:paraId="45DD68EA"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5A0EABA7" w14:textId="77777777" w:rsidR="004871E0" w:rsidRDefault="004871E0" w:rsidP="004871E0">
      <w:pPr>
        <w:pStyle w:val="HTMLPreformatted"/>
        <w:shd w:val="clear" w:color="auto" w:fill="FFFFFF"/>
        <w:spacing w:after="150"/>
        <w:ind w:left="1080"/>
        <w:textAlignment w:val="baseline"/>
        <w:rPr>
          <w:rFonts w:ascii="Consolas" w:hAnsi="Consolas"/>
          <w:color w:val="273239"/>
          <w:spacing w:val="2"/>
          <w:sz w:val="24"/>
          <w:szCs w:val="24"/>
        </w:rPr>
      </w:pPr>
      <w:r>
        <w:rPr>
          <w:rFonts w:ascii="Consolas" w:hAnsi="Consolas"/>
          <w:color w:val="273239"/>
          <w:spacing w:val="2"/>
          <w:sz w:val="24"/>
          <w:szCs w:val="24"/>
        </w:rPr>
        <w:lastRenderedPageBreak/>
        <w:t>}</w:t>
      </w:r>
    </w:p>
    <w:p w14:paraId="7FDC0CEA" w14:textId="77777777" w:rsidR="004871E0" w:rsidRDefault="004871E0" w:rsidP="004871E0">
      <w:pPr>
        <w:numPr>
          <w:ilvl w:val="0"/>
          <w:numId w:val="64"/>
        </w:num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What is No-</w:t>
      </w:r>
      <w:proofErr w:type="spellStart"/>
      <w:r>
        <w:rPr>
          <w:rStyle w:val="Strong"/>
          <w:rFonts w:ascii="Nunito" w:hAnsi="Nunito"/>
          <w:color w:val="273239"/>
          <w:spacing w:val="2"/>
          <w:sz w:val="26"/>
          <w:szCs w:val="26"/>
          <w:bdr w:val="none" w:sz="0" w:space="0" w:color="auto" w:frame="1"/>
        </w:rPr>
        <w:t>arg</w:t>
      </w:r>
      <w:proofErr w:type="spellEnd"/>
      <w:r>
        <w:rPr>
          <w:rStyle w:val="Strong"/>
          <w:rFonts w:ascii="Nunito" w:hAnsi="Nunito"/>
          <w:color w:val="273239"/>
          <w:spacing w:val="2"/>
          <w:sz w:val="26"/>
          <w:szCs w:val="26"/>
          <w:bdr w:val="none" w:sz="0" w:space="0" w:color="auto" w:frame="1"/>
        </w:rPr>
        <w:t xml:space="preserve"> constructor?</w:t>
      </w:r>
      <w:r>
        <w:rPr>
          <w:rFonts w:ascii="Nunito" w:hAnsi="Nunito"/>
          <w:color w:val="273239"/>
          <w:spacing w:val="2"/>
          <w:sz w:val="26"/>
          <w:szCs w:val="26"/>
        </w:rPr>
        <w:t> Constructor without arguments is called no-</w:t>
      </w:r>
      <w:proofErr w:type="spellStart"/>
      <w:r>
        <w:rPr>
          <w:rFonts w:ascii="Nunito" w:hAnsi="Nunito"/>
          <w:color w:val="273239"/>
          <w:spacing w:val="2"/>
          <w:sz w:val="26"/>
          <w:szCs w:val="26"/>
        </w:rPr>
        <w:t>arg</w:t>
      </w:r>
      <w:proofErr w:type="spellEnd"/>
      <w:r>
        <w:rPr>
          <w:rFonts w:ascii="Nunito" w:hAnsi="Nunito"/>
          <w:color w:val="273239"/>
          <w:spacing w:val="2"/>
          <w:sz w:val="26"/>
          <w:szCs w:val="26"/>
        </w:rPr>
        <w:t xml:space="preserve"> constructor. Default constructor in java is always a no-</w:t>
      </w:r>
      <w:proofErr w:type="spellStart"/>
      <w:r>
        <w:rPr>
          <w:rFonts w:ascii="Nunito" w:hAnsi="Nunito"/>
          <w:color w:val="273239"/>
          <w:spacing w:val="2"/>
          <w:sz w:val="26"/>
          <w:szCs w:val="26"/>
        </w:rPr>
        <w:t>arg</w:t>
      </w:r>
      <w:proofErr w:type="spellEnd"/>
      <w:r>
        <w:rPr>
          <w:rFonts w:ascii="Nunito" w:hAnsi="Nunito"/>
          <w:color w:val="273239"/>
          <w:spacing w:val="2"/>
          <w:sz w:val="26"/>
          <w:szCs w:val="26"/>
        </w:rPr>
        <w:t xml:space="preserve"> constructor.</w:t>
      </w:r>
    </w:p>
    <w:p w14:paraId="37E878C0"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p>
    <w:p w14:paraId="6C6D2E72"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class </w:t>
      </w:r>
      <w:proofErr w:type="spellStart"/>
      <w:r>
        <w:rPr>
          <w:rFonts w:ascii="Consolas" w:hAnsi="Consolas"/>
          <w:color w:val="273239"/>
          <w:spacing w:val="2"/>
          <w:sz w:val="24"/>
          <w:szCs w:val="24"/>
        </w:rPr>
        <w:t>GfG</w:t>
      </w:r>
      <w:proofErr w:type="spellEnd"/>
    </w:p>
    <w:p w14:paraId="339BBD4E"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78BA36C5"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public </w:t>
      </w:r>
      <w:proofErr w:type="spellStart"/>
      <w:proofErr w:type="gramStart"/>
      <w:r>
        <w:rPr>
          <w:rFonts w:ascii="Consolas" w:hAnsi="Consolas"/>
          <w:color w:val="273239"/>
          <w:spacing w:val="2"/>
          <w:sz w:val="24"/>
          <w:szCs w:val="24"/>
        </w:rPr>
        <w:t>GfG</w:t>
      </w:r>
      <w:proofErr w:type="spellEnd"/>
      <w:r>
        <w:rPr>
          <w:rFonts w:ascii="Consolas" w:hAnsi="Consolas"/>
          <w:color w:val="273239"/>
          <w:spacing w:val="2"/>
          <w:sz w:val="24"/>
          <w:szCs w:val="24"/>
        </w:rPr>
        <w:t>(</w:t>
      </w:r>
      <w:proofErr w:type="gramEnd"/>
      <w:r>
        <w:rPr>
          <w:rFonts w:ascii="Consolas" w:hAnsi="Consolas"/>
          <w:color w:val="273239"/>
          <w:spacing w:val="2"/>
          <w:sz w:val="24"/>
          <w:szCs w:val="24"/>
        </w:rPr>
        <w:t>)</w:t>
      </w:r>
    </w:p>
    <w:p w14:paraId="1AD410D1"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5495CF1B"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//No-</w:t>
      </w:r>
      <w:proofErr w:type="spellStart"/>
      <w:r>
        <w:rPr>
          <w:rFonts w:ascii="Consolas" w:hAnsi="Consolas"/>
          <w:color w:val="273239"/>
          <w:spacing w:val="2"/>
          <w:sz w:val="24"/>
          <w:szCs w:val="24"/>
        </w:rPr>
        <w:t>arg</w:t>
      </w:r>
      <w:proofErr w:type="spellEnd"/>
      <w:r>
        <w:rPr>
          <w:rFonts w:ascii="Consolas" w:hAnsi="Consolas"/>
          <w:color w:val="273239"/>
          <w:spacing w:val="2"/>
          <w:sz w:val="24"/>
          <w:szCs w:val="24"/>
        </w:rPr>
        <w:t xml:space="preserve"> constructor</w:t>
      </w:r>
    </w:p>
    <w:p w14:paraId="12372CF5" w14:textId="77777777" w:rsidR="004871E0" w:rsidRDefault="004871E0" w:rsidP="004871E0">
      <w:pPr>
        <w:pStyle w:val="HTMLPreformatted"/>
        <w:numPr>
          <w:ilvl w:val="0"/>
          <w:numId w:val="64"/>
        </w:numPr>
        <w:shd w:val="clear" w:color="auto" w:fill="FFFFFF"/>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14:paraId="69C466ED" w14:textId="77777777" w:rsidR="004871E0" w:rsidRDefault="004871E0" w:rsidP="004871E0">
      <w:pPr>
        <w:pStyle w:val="HTMLPreformatted"/>
        <w:shd w:val="clear" w:color="auto" w:fill="FFFFFF"/>
        <w:spacing w:after="150"/>
        <w:ind w:left="1080"/>
        <w:textAlignment w:val="baseline"/>
        <w:rPr>
          <w:rFonts w:ascii="Consolas" w:hAnsi="Consolas"/>
          <w:color w:val="273239"/>
          <w:spacing w:val="2"/>
          <w:sz w:val="24"/>
          <w:szCs w:val="24"/>
        </w:rPr>
      </w:pPr>
      <w:r>
        <w:rPr>
          <w:rFonts w:ascii="Consolas" w:hAnsi="Consolas"/>
          <w:color w:val="273239"/>
          <w:spacing w:val="2"/>
          <w:sz w:val="24"/>
          <w:szCs w:val="24"/>
        </w:rPr>
        <w:t>}</w:t>
      </w:r>
    </w:p>
    <w:p w14:paraId="2EAD8D95" w14:textId="77777777" w:rsidR="004871E0" w:rsidRDefault="004871E0" w:rsidP="004871E0">
      <w:pPr>
        <w:numPr>
          <w:ilvl w:val="0"/>
          <w:numId w:val="64"/>
        </w:num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How a no – argument constructor is different from </w:t>
      </w:r>
      <w:hyperlink r:id="rId113" w:history="1">
        <w:r>
          <w:rPr>
            <w:rStyle w:val="Hyperlink"/>
            <w:rFonts w:ascii="Nunito" w:hAnsi="Nunito"/>
            <w:spacing w:val="2"/>
            <w:sz w:val="26"/>
            <w:szCs w:val="26"/>
            <w:bdr w:val="none" w:sz="0" w:space="0" w:color="auto" w:frame="1"/>
          </w:rPr>
          <w:t>default Constructor</w:t>
        </w:r>
      </w:hyperlink>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If a class contains no constructor declarations, then a default constructor with no formal parameters and no throws clause is implicitly declared. If the class being declared is the primordial class Object, then the default constructor has an empty body. Otherwise, the default constructor simply invokes the superclass constructor with no arguments.</w:t>
      </w:r>
    </w:p>
    <w:p w14:paraId="531D4DCB" w14:textId="77777777" w:rsidR="004871E0" w:rsidRDefault="004871E0" w:rsidP="004871E0">
      <w:pPr>
        <w:numPr>
          <w:ilvl w:val="0"/>
          <w:numId w:val="64"/>
        </w:num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What are </w:t>
      </w:r>
      <w:hyperlink r:id="rId114" w:history="1">
        <w:r>
          <w:rPr>
            <w:rStyle w:val="Hyperlink"/>
            <w:rFonts w:ascii="Nunito" w:hAnsi="Nunito"/>
            <w:spacing w:val="2"/>
            <w:sz w:val="26"/>
            <w:szCs w:val="26"/>
            <w:bdr w:val="none" w:sz="0" w:space="0" w:color="auto" w:frame="1"/>
          </w:rPr>
          <w:t>private constructors</w:t>
        </w:r>
      </w:hyperlink>
      <w:r>
        <w:rPr>
          <w:rStyle w:val="Strong"/>
          <w:rFonts w:ascii="Nunito" w:hAnsi="Nunito"/>
          <w:color w:val="273239"/>
          <w:spacing w:val="2"/>
          <w:sz w:val="26"/>
          <w:szCs w:val="26"/>
          <w:bdr w:val="none" w:sz="0" w:space="0" w:color="auto" w:frame="1"/>
        </w:rPr>
        <w:t> and where are they used?</w:t>
      </w:r>
      <w:r>
        <w:rPr>
          <w:rFonts w:ascii="Nunito" w:hAnsi="Nunito"/>
          <w:color w:val="273239"/>
          <w:spacing w:val="2"/>
          <w:sz w:val="26"/>
          <w:szCs w:val="26"/>
        </w:rPr>
        <w:t> Like any method we can provide access specifier to the constructor. If it’s made private, then it can only be accessed inside the class. The major scenarios where we use private constructor:</w:t>
      </w:r>
    </w:p>
    <w:p w14:paraId="263E3539" w14:textId="77777777" w:rsidR="004871E0" w:rsidRDefault="004871E0" w:rsidP="004871E0">
      <w:pPr>
        <w:numPr>
          <w:ilvl w:val="1"/>
          <w:numId w:val="64"/>
        </w:num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rPr>
        <w:t>Internal Constructor chaining</w:t>
      </w:r>
    </w:p>
    <w:p w14:paraId="3B8C8255" w14:textId="77777777" w:rsidR="004871E0" w:rsidRDefault="004871E0" w:rsidP="004871E0">
      <w:pPr>
        <w:numPr>
          <w:ilvl w:val="1"/>
          <w:numId w:val="64"/>
        </w:numPr>
        <w:shd w:val="clear" w:color="auto" w:fill="FFFFFF"/>
        <w:spacing w:after="0" w:line="240" w:lineRule="auto"/>
        <w:textAlignment w:val="baseline"/>
        <w:rPr>
          <w:rFonts w:ascii="Nunito" w:hAnsi="Nunito"/>
          <w:color w:val="273239"/>
          <w:spacing w:val="2"/>
          <w:sz w:val="26"/>
          <w:szCs w:val="26"/>
        </w:rPr>
      </w:pPr>
      <w:r>
        <w:rPr>
          <w:rFonts w:ascii="Nunito" w:hAnsi="Nunito"/>
          <w:color w:val="273239"/>
          <w:spacing w:val="2"/>
          <w:sz w:val="26"/>
          <w:szCs w:val="26"/>
        </w:rPr>
        <w:t>Singleton class design pattern</w:t>
      </w:r>
    </w:p>
    <w:p w14:paraId="1870BA51" w14:textId="77777777" w:rsidR="004871E0" w:rsidRDefault="004871E0" w:rsidP="004871E0">
      <w:pPr>
        <w:numPr>
          <w:ilvl w:val="0"/>
          <w:numId w:val="64"/>
        </w:num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When do we need </w:t>
      </w:r>
      <w:hyperlink r:id="rId115" w:history="1">
        <w:r>
          <w:rPr>
            <w:rStyle w:val="Hyperlink"/>
            <w:rFonts w:ascii="Nunito" w:hAnsi="Nunito"/>
            <w:spacing w:val="2"/>
            <w:sz w:val="26"/>
            <w:szCs w:val="26"/>
            <w:bdr w:val="none" w:sz="0" w:space="0" w:color="auto" w:frame="1"/>
          </w:rPr>
          <w:t>Constructor Overloading</w:t>
        </w:r>
      </w:hyperlink>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xml:space="preserve"> Sometimes there is a need of initializing an object in different ways. This can be done using constructor overloading. Different constructors can do different work by implementing different line of codes and are called based on the type and no of parameters passed. According to the </w:t>
      </w:r>
      <w:proofErr w:type="gramStart"/>
      <w:r>
        <w:rPr>
          <w:rFonts w:ascii="Nunito" w:hAnsi="Nunito"/>
          <w:color w:val="273239"/>
          <w:spacing w:val="2"/>
          <w:sz w:val="26"/>
          <w:szCs w:val="26"/>
        </w:rPr>
        <w:t>situation ,</w:t>
      </w:r>
      <w:proofErr w:type="gramEnd"/>
      <w:r>
        <w:rPr>
          <w:rFonts w:ascii="Nunito" w:hAnsi="Nunito"/>
          <w:color w:val="273239"/>
          <w:spacing w:val="2"/>
          <w:sz w:val="26"/>
          <w:szCs w:val="26"/>
        </w:rPr>
        <w:t xml:space="preserve"> a constructor is called with specific number of parameters among overloaded constructors.</w:t>
      </w:r>
    </w:p>
    <w:p w14:paraId="37A87B2F" w14:textId="77777777" w:rsidR="004871E0" w:rsidRDefault="004871E0" w:rsidP="004871E0">
      <w:pPr>
        <w:numPr>
          <w:ilvl w:val="0"/>
          <w:numId w:val="64"/>
        </w:numPr>
        <w:shd w:val="clear" w:color="auto" w:fill="FFFFFF"/>
        <w:spacing w:after="0" w:line="240" w:lineRule="auto"/>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Do we have destructors in Java?</w:t>
      </w:r>
      <w:r>
        <w:rPr>
          <w:rFonts w:ascii="Nunito" w:hAnsi="Nunito"/>
          <w:color w:val="273239"/>
          <w:spacing w:val="2"/>
          <w:sz w:val="26"/>
          <w:szCs w:val="26"/>
        </w:rPr>
        <w:t> No, Because Java is a garbage collected language you cannot predict when (or even if) an object will be destroyed. Hence there is no direct equivalent of a destructor.</w:t>
      </w:r>
    </w:p>
    <w:p w14:paraId="6E9B9147" w14:textId="1F0CA195" w:rsidR="004871E0" w:rsidRDefault="004871E0" w:rsidP="004871E0">
      <w:pPr>
        <w:ind w:left="360"/>
        <w:rPr>
          <w:rFonts w:ascii="Times New Roman" w:eastAsia="Times New Roman" w:hAnsi="Times New Roman" w:cs="Times New Roman"/>
          <w:b/>
          <w:bCs/>
          <w:color w:val="212121"/>
          <w:kern w:val="0"/>
          <w:sz w:val="36"/>
          <w:szCs w:val="36"/>
          <w14:ligatures w14:val="none"/>
        </w:rPr>
      </w:pPr>
    </w:p>
    <w:p w14:paraId="73ED2D8D" w14:textId="1F2085E7" w:rsidR="004871E0" w:rsidRDefault="004871E0" w:rsidP="004871E0">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Inheritance</w:t>
      </w:r>
    </w:p>
    <w:p w14:paraId="03D8698A" w14:textId="77777777" w:rsidR="004871E0" w:rsidRPr="004871E0" w:rsidRDefault="004871E0" w:rsidP="004871E0">
      <w:pPr>
        <w:pStyle w:val="ListParagraph"/>
        <w:rPr>
          <w:rFonts w:ascii="Times New Roman" w:eastAsia="Times New Roman" w:hAnsi="Times New Roman" w:cs="Times New Roman"/>
          <w:b/>
          <w:bCs/>
          <w:color w:val="212121"/>
          <w:kern w:val="0"/>
          <w:sz w:val="36"/>
          <w:szCs w:val="36"/>
          <w14:ligatures w14:val="none"/>
        </w:rPr>
      </w:pPr>
    </w:p>
    <w:p w14:paraId="511B40B9"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1. What does Java's inheritance mean?</w:t>
      </w:r>
    </w:p>
    <w:p w14:paraId="1D8ECE07"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Inheritance is the term used in Java to describe the process of building a new class utilizing the features of an existing class. In other words, inheritance is how a child class acquires each parent class's traits.</w:t>
      </w:r>
    </w:p>
    <w:p w14:paraId="0A82ADB3"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2. What are superclass and subclass, respectively?</w:t>
      </w:r>
    </w:p>
    <w:p w14:paraId="524E669F" w14:textId="77777777" w:rsidR="004871E0" w:rsidRDefault="004871E0" w:rsidP="004871E0">
      <w:pPr>
        <w:pStyle w:val="NormalWeb"/>
        <w:shd w:val="clear" w:color="auto" w:fill="FFFFFF"/>
        <w:spacing w:before="0" w:beforeAutospacing="0" w:after="0" w:afterAutospacing="0"/>
        <w:rPr>
          <w:rFonts w:ascii="Arial" w:hAnsi="Arial" w:cs="Arial"/>
          <w:color w:val="7F7F7F"/>
        </w:rPr>
      </w:pPr>
      <w:proofErr w:type="spellStart"/>
      <w:r>
        <w:rPr>
          <w:rStyle w:val="Strong"/>
          <w:rFonts w:ascii="Arial" w:hAnsi="Arial" w:cs="Arial"/>
          <w:color w:val="000000"/>
        </w:rPr>
        <w:t>Superclasses</w:t>
      </w:r>
      <w:proofErr w:type="spellEnd"/>
      <w:r>
        <w:rPr>
          <w:rFonts w:ascii="Arial" w:hAnsi="Arial" w:cs="Arial"/>
          <w:color w:val="000000"/>
        </w:rPr>
        <w:t> are classes from which features are inherited by subclasses. It is also known as the parent class or foundation class.</w:t>
      </w:r>
    </w:p>
    <w:p w14:paraId="24C3BD40"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Style w:val="Strong"/>
          <w:rFonts w:ascii="Arial" w:hAnsi="Arial" w:cs="Arial"/>
          <w:color w:val="000000"/>
        </w:rPr>
        <w:t>Subclasses</w:t>
      </w:r>
      <w:r>
        <w:rPr>
          <w:rFonts w:ascii="Arial" w:hAnsi="Arial" w:cs="Arial"/>
          <w:color w:val="000000"/>
        </w:rPr>
        <w:t> are classes that contain all the properties, methods, and nested classes of another class. A derived class, kid class, or extended class are other names.</w:t>
      </w:r>
    </w:p>
    <w:p w14:paraId="044011C7"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3. How does Java implement or achieve inheritance?</w:t>
      </w:r>
    </w:p>
    <w:p w14:paraId="28F6A462"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Two keywords can be used to implement or accomplish inheritance:</w:t>
      </w:r>
    </w:p>
    <w:p w14:paraId="190D1A12" w14:textId="77777777" w:rsidR="004871E0" w:rsidRDefault="004871E0" w:rsidP="004871E0">
      <w:pPr>
        <w:numPr>
          <w:ilvl w:val="0"/>
          <w:numId w:val="203"/>
        </w:numPr>
        <w:shd w:val="clear" w:color="auto" w:fill="FFFFFF"/>
        <w:spacing w:after="0" w:line="240" w:lineRule="auto"/>
        <w:ind w:left="1200"/>
        <w:rPr>
          <w:rFonts w:ascii="Arial" w:hAnsi="Arial" w:cs="Arial"/>
          <w:color w:val="7F7F7F"/>
        </w:rPr>
      </w:pPr>
      <w:r>
        <w:rPr>
          <w:rStyle w:val="Strong"/>
          <w:rFonts w:ascii="Arial" w:hAnsi="Arial" w:cs="Arial"/>
          <w:color w:val="000000"/>
        </w:rPr>
        <w:t>extends: </w:t>
      </w:r>
      <w:r>
        <w:rPr>
          <w:rFonts w:ascii="Arial" w:hAnsi="Arial" w:cs="Arial"/>
          <w:color w:val="000000"/>
        </w:rPr>
        <w:t>The keyword extends is used to create an inheritance relationship between two classes and two interfaces.</w:t>
      </w:r>
    </w:p>
    <w:p w14:paraId="26ADEF8B" w14:textId="77777777" w:rsidR="004871E0" w:rsidRDefault="004871E0" w:rsidP="004871E0">
      <w:pPr>
        <w:numPr>
          <w:ilvl w:val="0"/>
          <w:numId w:val="203"/>
        </w:numPr>
        <w:shd w:val="clear" w:color="auto" w:fill="FFFFFF"/>
        <w:spacing w:after="0" w:line="240" w:lineRule="auto"/>
        <w:ind w:left="1200"/>
        <w:rPr>
          <w:rFonts w:ascii="Arial" w:hAnsi="Arial" w:cs="Arial"/>
          <w:color w:val="7F7F7F"/>
        </w:rPr>
      </w:pPr>
      <w:r>
        <w:rPr>
          <w:rStyle w:val="Strong"/>
          <w:rFonts w:ascii="Arial" w:hAnsi="Arial" w:cs="Arial"/>
          <w:color w:val="000000"/>
        </w:rPr>
        <w:t>implements:</w:t>
      </w:r>
      <w:r>
        <w:rPr>
          <w:rFonts w:ascii="Arial" w:hAnsi="Arial" w:cs="Arial"/>
          <w:color w:val="000000"/>
        </w:rPr>
        <w:t> The term "implements" establishes the line of descent between a class and an interface.</w:t>
      </w:r>
    </w:p>
    <w:p w14:paraId="79CB7A83"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4. Write the syntax for a class's subclass creation.</w:t>
      </w:r>
    </w:p>
    <w:p w14:paraId="0E27FDB0"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The "extends" keyword can be used to build a subclass. The following syntax is used to declare a class subclass:</w:t>
      </w:r>
    </w:p>
    <w:p w14:paraId="2F3BF36C"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class </w:t>
      </w:r>
      <w:proofErr w:type="spellStart"/>
      <w:r>
        <w:rPr>
          <w:rStyle w:val="HTMLCode"/>
          <w:rFonts w:ascii="var(--app-font)" w:hAnsi="var(--app-font)"/>
          <w:color w:val="343434"/>
          <w:sz w:val="24"/>
          <w:szCs w:val="24"/>
        </w:rPr>
        <w:t>subName</w:t>
      </w:r>
      <w:proofErr w:type="spellEnd"/>
      <w:r>
        <w:rPr>
          <w:rStyle w:val="HTMLCode"/>
          <w:rFonts w:ascii="var(--app-font)" w:hAnsi="var(--app-font)"/>
          <w:color w:val="343434"/>
          <w:sz w:val="24"/>
          <w:szCs w:val="24"/>
        </w:rPr>
        <w:t xml:space="preserve"> extends </w:t>
      </w:r>
      <w:proofErr w:type="spellStart"/>
      <w:proofErr w:type="gramStart"/>
      <w:r>
        <w:rPr>
          <w:rStyle w:val="HTMLCode"/>
          <w:rFonts w:ascii="var(--app-font)" w:hAnsi="var(--app-font)"/>
          <w:color w:val="343434"/>
          <w:sz w:val="24"/>
          <w:szCs w:val="24"/>
        </w:rPr>
        <w:t>superName</w:t>
      </w:r>
      <w:proofErr w:type="spellEnd"/>
      <w:proofErr w:type="gramEnd"/>
    </w:p>
    <w:p w14:paraId="29F64FB3"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695C5B38"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 </w:t>
      </w:r>
      <w:proofErr w:type="spellStart"/>
      <w:r>
        <w:rPr>
          <w:rStyle w:val="HTMLCode"/>
          <w:rFonts w:ascii="var(--app-font)" w:hAnsi="var(--app-font)"/>
          <w:color w:val="343434"/>
          <w:sz w:val="24"/>
          <w:szCs w:val="24"/>
        </w:rPr>
        <w:t>SubclassVariables</w:t>
      </w:r>
      <w:proofErr w:type="spellEnd"/>
    </w:p>
    <w:p w14:paraId="17246157"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 </w:t>
      </w:r>
      <w:proofErr w:type="spellStart"/>
      <w:r>
        <w:rPr>
          <w:rStyle w:val="HTMLCode"/>
          <w:rFonts w:ascii="var(--app-font)" w:hAnsi="var(--app-font)"/>
          <w:color w:val="343434"/>
          <w:sz w:val="24"/>
          <w:szCs w:val="24"/>
        </w:rPr>
        <w:t>SubclassMethods</w:t>
      </w:r>
      <w:proofErr w:type="spellEnd"/>
    </w:p>
    <w:p w14:paraId="69B712F5" w14:textId="77777777" w:rsidR="004871E0" w:rsidRDefault="004871E0" w:rsidP="004871E0">
      <w:pPr>
        <w:pStyle w:val="HTMLPreformatted"/>
        <w:shd w:val="clear" w:color="auto" w:fill="ECEFFA"/>
        <w:rPr>
          <w:color w:val="343434"/>
          <w:sz w:val="24"/>
          <w:szCs w:val="24"/>
        </w:rPr>
      </w:pPr>
      <w:r>
        <w:rPr>
          <w:rStyle w:val="HTMLCode"/>
          <w:rFonts w:ascii="var(--app-font)" w:hAnsi="var(--app-font)"/>
          <w:color w:val="343434"/>
          <w:sz w:val="24"/>
          <w:szCs w:val="24"/>
        </w:rPr>
        <w:t>}</w:t>
      </w:r>
    </w:p>
    <w:p w14:paraId="2F5F1E5E" w14:textId="64FD327F" w:rsidR="004871E0" w:rsidRDefault="004871E0" w:rsidP="004871E0">
      <w:pPr>
        <w:spacing w:line="240" w:lineRule="atLeast"/>
        <w:rPr>
          <w:rFonts w:ascii="Arial" w:hAnsi="Arial" w:cs="Arial"/>
          <w:b/>
          <w:bCs/>
          <w:color w:val="7F7F7F"/>
          <w:sz w:val="18"/>
          <w:szCs w:val="18"/>
        </w:rPr>
      </w:pPr>
      <w:r>
        <w:rPr>
          <w:rFonts w:ascii="Arial" w:hAnsi="Arial" w:cs="Arial"/>
          <w:b/>
          <w:bCs/>
          <w:noProof/>
          <w:color w:val="7F7F7F"/>
          <w:sz w:val="18"/>
          <w:szCs w:val="18"/>
        </w:rPr>
        <mc:AlternateContent>
          <mc:Choice Requires="wps">
            <w:drawing>
              <wp:inline distT="0" distB="0" distL="0" distR="0" wp14:anchorId="27F5FCDD" wp14:editId="07E7DC5B">
                <wp:extent cx="304800" cy="304800"/>
                <wp:effectExtent l="0" t="0" r="0" b="0"/>
                <wp:docPr id="2708159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93C9E"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CBC0F" w14:textId="77777777" w:rsidR="004871E0" w:rsidRDefault="004871E0" w:rsidP="004871E0">
      <w:pPr>
        <w:spacing w:line="240" w:lineRule="atLeast"/>
        <w:rPr>
          <w:rFonts w:ascii="Arial" w:hAnsi="Arial" w:cs="Arial"/>
          <w:b/>
          <w:bCs/>
          <w:color w:val="7F7F7F"/>
          <w:sz w:val="18"/>
          <w:szCs w:val="18"/>
        </w:rPr>
      </w:pPr>
      <w:r>
        <w:rPr>
          <w:rStyle w:val="compiler-label-text"/>
          <w:rFonts w:ascii="Arial" w:hAnsi="Arial" w:cs="Arial"/>
          <w:color w:val="7F7F7F"/>
          <w:sz w:val="18"/>
          <w:szCs w:val="18"/>
        </w:rPr>
        <w:t>You can also try this code with </w:t>
      </w:r>
      <w:r>
        <w:rPr>
          <w:rFonts w:ascii="Arial" w:hAnsi="Arial" w:cs="Arial"/>
          <w:b/>
          <w:bCs/>
          <w:color w:val="7F7F7F"/>
          <w:sz w:val="18"/>
          <w:szCs w:val="18"/>
        </w:rPr>
        <w:t>Online Java Compiler</w:t>
      </w:r>
    </w:p>
    <w:p w14:paraId="3C678954" w14:textId="77777777" w:rsidR="004871E0" w:rsidRDefault="004871E0" w:rsidP="004871E0">
      <w:pPr>
        <w:spacing w:line="240" w:lineRule="atLeast"/>
        <w:rPr>
          <w:rFonts w:ascii="Arial" w:hAnsi="Arial" w:cs="Arial"/>
          <w:b/>
          <w:bCs/>
          <w:color w:val="7F7F7F"/>
          <w:sz w:val="18"/>
          <w:szCs w:val="18"/>
        </w:rPr>
      </w:pPr>
      <w:hyperlink r:id="rId116" w:tgtFrame="_blank" w:history="1">
        <w:r>
          <w:rPr>
            <w:rStyle w:val="Hyperlink"/>
            <w:rFonts w:ascii="Arial" w:hAnsi="Arial" w:cs="Arial"/>
            <w:b/>
            <w:bCs/>
            <w:sz w:val="18"/>
            <w:szCs w:val="18"/>
          </w:rPr>
          <w:t>Run Code</w:t>
        </w:r>
      </w:hyperlink>
    </w:p>
    <w:p w14:paraId="6B0C3B59"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7F7F7F"/>
        </w:rPr>
        <w:t> </w:t>
      </w:r>
    </w:p>
    <w:p w14:paraId="4F4DAB62"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5. Can a class extends on its own?</w:t>
      </w:r>
    </w:p>
    <w:p w14:paraId="71B4B7B9"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Unable to extend itself.</w:t>
      </w:r>
    </w:p>
    <w:p w14:paraId="3CF92E57"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 xml:space="preserve">6. Are the instance initialization block and function </w:t>
      </w:r>
      <w:proofErr w:type="gramStart"/>
      <w:r>
        <w:rPr>
          <w:rStyle w:val="Strong"/>
          <w:rFonts w:ascii="Arial" w:hAnsi="Arial" w:cs="Arial"/>
          <w:b/>
          <w:bCs/>
          <w:color w:val="000000"/>
          <w:sz w:val="30"/>
          <w:szCs w:val="30"/>
        </w:rPr>
        <w:t>Object(</w:t>
      </w:r>
      <w:proofErr w:type="gramEnd"/>
      <w:r>
        <w:rPr>
          <w:rStyle w:val="Strong"/>
          <w:rFonts w:ascii="Arial" w:hAnsi="Arial" w:cs="Arial"/>
          <w:b/>
          <w:bCs/>
          <w:color w:val="000000"/>
          <w:sz w:val="30"/>
          <w:szCs w:val="30"/>
        </w:rPr>
        <w:t>) { [native code] } inherited by subclasses?</w:t>
      </w:r>
    </w:p>
    <w:p w14:paraId="3E739C71"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lastRenderedPageBreak/>
        <w:t>No, the superclass's constructor and instance initialization block cannot be passed down to its subclass; nonetheless, they are used when creating an object of the subclass.</w:t>
      </w:r>
    </w:p>
    <w:p w14:paraId="744576E9"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7. In Java, are static members passed down to subclasses?</w:t>
      </w:r>
    </w:p>
    <w:p w14:paraId="27EFBD03"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Static blocks can't be passed down to their subclasses.</w:t>
      </w:r>
    </w:p>
    <w:p w14:paraId="3332D303"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A static method from the superclass is inherited as a static member by the subclass, while non-static methods are only inherited as non-static members.</w:t>
      </w:r>
    </w:p>
    <w:p w14:paraId="3FD5F966"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Must Read </w:t>
      </w:r>
      <w:hyperlink r:id="rId117" w:tgtFrame="_blank" w:history="1">
        <w:r>
          <w:rPr>
            <w:rStyle w:val="Hyperlink"/>
            <w:rFonts w:ascii="Arial" w:hAnsi="Arial" w:cs="Arial"/>
            <w:color w:val="1155CC"/>
          </w:rPr>
          <w:t xml:space="preserve">Static Blocks </w:t>
        </w:r>
        <w:proofErr w:type="gramStart"/>
        <w:r>
          <w:rPr>
            <w:rStyle w:val="Hyperlink"/>
            <w:rFonts w:ascii="Arial" w:hAnsi="Arial" w:cs="Arial"/>
            <w:color w:val="1155CC"/>
          </w:rPr>
          <w:t>In</w:t>
        </w:r>
        <w:proofErr w:type="gramEnd"/>
        <w:r>
          <w:rPr>
            <w:rStyle w:val="Hyperlink"/>
            <w:rFonts w:ascii="Arial" w:hAnsi="Arial" w:cs="Arial"/>
            <w:color w:val="1155CC"/>
          </w:rPr>
          <w:t xml:space="preserve"> Java</w:t>
        </w:r>
      </w:hyperlink>
      <w:r>
        <w:rPr>
          <w:rFonts w:ascii="Arial" w:hAnsi="Arial" w:cs="Arial"/>
          <w:color w:val="000000"/>
        </w:rPr>
        <w:t>.</w:t>
      </w:r>
    </w:p>
    <w:p w14:paraId="0ECD99B2"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8. Can you override a final method?</w:t>
      </w:r>
    </w:p>
    <w:p w14:paraId="008DFAC3"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A final method cannot be overridden, unfortunately.</w:t>
      </w:r>
    </w:p>
    <w:p w14:paraId="61D9CE0C"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9. How are constructors called in the case of inheritance?</w:t>
      </w:r>
    </w:p>
    <w:p w14:paraId="7BC29FF0"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When there is inheritance, constructors are called in a hierarchical order.</w:t>
      </w:r>
    </w:p>
    <w:p w14:paraId="747EAFF9"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10. Why do Java programmers use inheritance??</w:t>
      </w:r>
    </w:p>
    <w:p w14:paraId="3B31D1FA"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 xml:space="preserve">An inheritance is utilized to leverage polymorphism and reuse code by establishing a </w:t>
      </w:r>
      <w:proofErr w:type="gramStart"/>
      <w:r>
        <w:rPr>
          <w:rFonts w:ascii="Arial" w:hAnsi="Arial" w:cs="Arial"/>
          <w:color w:val="000000"/>
        </w:rPr>
        <w:t>type</w:t>
      </w:r>
      <w:proofErr w:type="gramEnd"/>
      <w:r>
        <w:rPr>
          <w:rFonts w:ascii="Arial" w:hAnsi="Arial" w:cs="Arial"/>
          <w:color w:val="000000"/>
        </w:rPr>
        <w:t xml:space="preserve"> hierarchy. For type declaration, inheritance is preferable, but because the composition is more versatile, it's a better choice for code reuse.</w:t>
      </w:r>
    </w:p>
    <w:p w14:paraId="01513AAB"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11. What benefits does inheritance offer in Java?</w:t>
      </w:r>
    </w:p>
    <w:p w14:paraId="2444533E"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The following are some benefits of inheritance in Java:</w:t>
      </w:r>
    </w:p>
    <w:p w14:paraId="6C3A2FF0" w14:textId="77777777" w:rsidR="004871E0" w:rsidRDefault="004871E0" w:rsidP="004871E0">
      <w:pPr>
        <w:numPr>
          <w:ilvl w:val="0"/>
          <w:numId w:val="204"/>
        </w:numPr>
        <w:shd w:val="clear" w:color="auto" w:fill="FFFFFF"/>
        <w:spacing w:after="0" w:line="240" w:lineRule="auto"/>
        <w:ind w:left="1200"/>
        <w:rPr>
          <w:rFonts w:ascii="Arial" w:hAnsi="Arial" w:cs="Arial"/>
          <w:color w:val="7F7F7F"/>
        </w:rPr>
      </w:pPr>
      <w:r>
        <w:rPr>
          <w:rFonts w:ascii="Arial" w:hAnsi="Arial" w:cs="Arial"/>
          <w:color w:val="000000"/>
        </w:rPr>
        <w:t>By placing the common code in the superclass and distributing it among various subclasses, we can reduce the amount of duplicate code in an application.</w:t>
      </w:r>
    </w:p>
    <w:p w14:paraId="0F4DFB4C" w14:textId="77777777" w:rsidR="004871E0" w:rsidRDefault="004871E0" w:rsidP="004871E0">
      <w:pPr>
        <w:numPr>
          <w:ilvl w:val="0"/>
          <w:numId w:val="204"/>
        </w:numPr>
        <w:shd w:val="clear" w:color="auto" w:fill="FFFFFF"/>
        <w:spacing w:after="0" w:line="240" w:lineRule="auto"/>
        <w:ind w:left="1200"/>
        <w:rPr>
          <w:rFonts w:ascii="Arial" w:hAnsi="Arial" w:cs="Arial"/>
          <w:color w:val="7F7F7F"/>
        </w:rPr>
      </w:pPr>
      <w:r>
        <w:rPr>
          <w:rFonts w:ascii="Arial" w:hAnsi="Arial" w:cs="Arial"/>
          <w:color w:val="000000"/>
        </w:rPr>
        <w:t xml:space="preserve">The application's redundancy is decreased </w:t>
      </w:r>
      <w:proofErr w:type="gramStart"/>
      <w:r>
        <w:rPr>
          <w:rFonts w:ascii="Arial" w:hAnsi="Arial" w:cs="Arial"/>
          <w:color w:val="000000"/>
        </w:rPr>
        <w:t>as a result of</w:t>
      </w:r>
      <w:proofErr w:type="gramEnd"/>
      <w:r>
        <w:rPr>
          <w:rFonts w:ascii="Arial" w:hAnsi="Arial" w:cs="Arial"/>
          <w:color w:val="000000"/>
        </w:rPr>
        <w:t xml:space="preserve"> shorter code.</w:t>
      </w:r>
    </w:p>
    <w:p w14:paraId="3DAE3A19" w14:textId="77777777" w:rsidR="004871E0" w:rsidRDefault="004871E0" w:rsidP="004871E0">
      <w:pPr>
        <w:numPr>
          <w:ilvl w:val="0"/>
          <w:numId w:val="204"/>
        </w:numPr>
        <w:shd w:val="clear" w:color="auto" w:fill="FFFFFF"/>
        <w:spacing w:after="0" w:line="240" w:lineRule="auto"/>
        <w:ind w:left="1200"/>
        <w:rPr>
          <w:rFonts w:ascii="Arial" w:hAnsi="Arial" w:cs="Arial"/>
          <w:color w:val="7F7F7F"/>
        </w:rPr>
      </w:pPr>
      <w:r>
        <w:rPr>
          <w:rFonts w:ascii="Arial" w:hAnsi="Arial" w:cs="Arial"/>
          <w:color w:val="000000"/>
        </w:rPr>
        <w:t>Application code may become more adaptable through inheritance.</w:t>
      </w:r>
    </w:p>
    <w:p w14:paraId="5FF7A05B"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12. What kinds of inheritance are there in Java?</w:t>
      </w:r>
    </w:p>
    <w:p w14:paraId="39CFA3A4"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The different inheritance kinds are as follows:</w:t>
      </w:r>
    </w:p>
    <w:p w14:paraId="6DC5A996"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a. Multi-level Inheritance</w:t>
      </w:r>
    </w:p>
    <w:p w14:paraId="5307C59E"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b. Single Inheritance</w:t>
      </w:r>
    </w:p>
    <w:p w14:paraId="6C352E6A"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c. Multiple Inheritance </w:t>
      </w:r>
    </w:p>
    <w:p w14:paraId="4F42878D"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d. Hybrid Inheritance and,</w:t>
      </w:r>
    </w:p>
    <w:p w14:paraId="46570D8E"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e. Hierarchical Inheritance</w:t>
      </w:r>
    </w:p>
    <w:p w14:paraId="14AFD88E"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7F7F7F"/>
        </w:rPr>
        <w:t> </w:t>
      </w:r>
    </w:p>
    <w:p w14:paraId="39137C81"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Know about </w:t>
      </w:r>
      <w:hyperlink r:id="rId118" w:tgtFrame="_blank" w:history="1">
        <w:r>
          <w:rPr>
            <w:rStyle w:val="Hyperlink"/>
            <w:rFonts w:ascii="Arial" w:hAnsi="Arial" w:cs="Arial"/>
            <w:color w:val="1155CC"/>
          </w:rPr>
          <w:t>Single Inheritance in Java</w:t>
        </w:r>
      </w:hyperlink>
      <w:r>
        <w:rPr>
          <w:rFonts w:ascii="Arial" w:hAnsi="Arial" w:cs="Arial"/>
          <w:color w:val="000000"/>
        </w:rPr>
        <w:t> in detail.</w:t>
      </w:r>
    </w:p>
    <w:p w14:paraId="3B9C2E31"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13. Why is inheritance necessary?</w:t>
      </w:r>
    </w:p>
    <w:p w14:paraId="71A4D2A8"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 xml:space="preserve">One of the fundamental elements of the OOPs paradigm is inheritance. Some objects have similar traits and characteristics. A child class can inherit </w:t>
      </w:r>
      <w:proofErr w:type="gramStart"/>
      <w:r>
        <w:rPr>
          <w:rFonts w:ascii="Arial" w:hAnsi="Arial" w:cs="Arial"/>
          <w:color w:val="000000"/>
        </w:rPr>
        <w:t>all of</w:t>
      </w:r>
      <w:proofErr w:type="gramEnd"/>
      <w:r>
        <w:rPr>
          <w:rFonts w:ascii="Arial" w:hAnsi="Arial" w:cs="Arial"/>
          <w:color w:val="000000"/>
        </w:rPr>
        <w:t xml:space="preserve"> the traits and actions of the parent class.</w:t>
      </w:r>
    </w:p>
    <w:p w14:paraId="5B327476"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The usage of inheritance in Java is justified for the reasons listed below.</w:t>
      </w:r>
    </w:p>
    <w:p w14:paraId="39AAAF68" w14:textId="77777777" w:rsidR="004871E0" w:rsidRDefault="004871E0" w:rsidP="004871E0">
      <w:pPr>
        <w:numPr>
          <w:ilvl w:val="0"/>
          <w:numId w:val="205"/>
        </w:numPr>
        <w:shd w:val="clear" w:color="auto" w:fill="FFFFFF"/>
        <w:spacing w:after="0" w:line="240" w:lineRule="auto"/>
        <w:ind w:left="1200"/>
        <w:rPr>
          <w:rFonts w:ascii="Arial" w:hAnsi="Arial" w:cs="Arial"/>
          <w:color w:val="7F7F7F"/>
        </w:rPr>
      </w:pPr>
      <w:r>
        <w:rPr>
          <w:rFonts w:ascii="Arial" w:hAnsi="Arial" w:cs="Arial"/>
          <w:color w:val="000000"/>
        </w:rPr>
        <w:t>The basic class's code is reusable.</w:t>
      </w:r>
    </w:p>
    <w:p w14:paraId="6417E8C5" w14:textId="77777777" w:rsidR="004871E0" w:rsidRDefault="004871E0" w:rsidP="004871E0">
      <w:pPr>
        <w:numPr>
          <w:ilvl w:val="0"/>
          <w:numId w:val="205"/>
        </w:numPr>
        <w:shd w:val="clear" w:color="auto" w:fill="FFFFFF"/>
        <w:spacing w:after="0" w:line="240" w:lineRule="auto"/>
        <w:ind w:left="1200"/>
        <w:rPr>
          <w:rFonts w:ascii="Arial" w:hAnsi="Arial" w:cs="Arial"/>
          <w:color w:val="7F7F7F"/>
        </w:rPr>
      </w:pPr>
      <w:r>
        <w:rPr>
          <w:rFonts w:ascii="Arial" w:hAnsi="Arial" w:cs="Arial"/>
          <w:color w:val="000000"/>
        </w:rPr>
        <w:t>By overriding, we can extend the functionality of a class or method via inheritance.</w:t>
      </w:r>
    </w:p>
    <w:p w14:paraId="0449AC0E" w14:textId="77777777" w:rsidR="004871E0" w:rsidRDefault="004871E0" w:rsidP="004871E0">
      <w:pPr>
        <w:numPr>
          <w:ilvl w:val="0"/>
          <w:numId w:val="205"/>
        </w:numPr>
        <w:shd w:val="clear" w:color="auto" w:fill="FFFFFF"/>
        <w:spacing w:after="0" w:line="240" w:lineRule="auto"/>
        <w:ind w:left="1200"/>
        <w:rPr>
          <w:rFonts w:ascii="Arial" w:hAnsi="Arial" w:cs="Arial"/>
          <w:color w:val="7F7F7F"/>
        </w:rPr>
      </w:pPr>
      <w:r>
        <w:rPr>
          <w:rFonts w:ascii="Arial" w:hAnsi="Arial" w:cs="Arial"/>
          <w:color w:val="000000"/>
        </w:rPr>
        <w:t>The features of a class that already exist are utilized through inheritance.</w:t>
      </w:r>
    </w:p>
    <w:p w14:paraId="195A4A70" w14:textId="77777777" w:rsidR="004871E0" w:rsidRDefault="004871E0" w:rsidP="004871E0">
      <w:pPr>
        <w:numPr>
          <w:ilvl w:val="0"/>
          <w:numId w:val="205"/>
        </w:numPr>
        <w:shd w:val="clear" w:color="auto" w:fill="FFFFFF"/>
        <w:spacing w:after="0" w:line="240" w:lineRule="auto"/>
        <w:ind w:left="1200"/>
        <w:rPr>
          <w:rFonts w:ascii="Arial" w:hAnsi="Arial" w:cs="Arial"/>
          <w:color w:val="7F7F7F"/>
        </w:rPr>
      </w:pPr>
      <w:r>
        <w:rPr>
          <w:rFonts w:ascii="Arial" w:hAnsi="Arial" w:cs="Arial"/>
          <w:color w:val="000000"/>
        </w:rPr>
        <w:t>It is used to implement method overriding, often known as runtime polymorphism.</w:t>
      </w:r>
    </w:p>
    <w:p w14:paraId="37E66AC1"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14. Is the code going to compile successfully? In that case, what is the result?</w:t>
      </w:r>
    </w:p>
    <w:p w14:paraId="1D9A2D35"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public class C1 { </w:t>
      </w:r>
    </w:p>
    <w:p w14:paraId="3EC4FB7B"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int x = </w:t>
      </w:r>
      <w:proofErr w:type="gramStart"/>
      <w:r>
        <w:rPr>
          <w:rStyle w:val="HTMLCode"/>
          <w:rFonts w:ascii="var(--app-font)" w:hAnsi="var(--app-font)"/>
          <w:color w:val="343434"/>
          <w:sz w:val="24"/>
          <w:szCs w:val="24"/>
        </w:rPr>
        <w:t>50;</w:t>
      </w:r>
      <w:proofErr w:type="gramEnd"/>
    </w:p>
    <w:p w14:paraId="25F0847D"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17176AFB"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lastRenderedPageBreak/>
        <w:t>public class C2 extends C1 {</w:t>
      </w:r>
    </w:p>
    <w:p w14:paraId="786FE22B"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int x = </w:t>
      </w:r>
      <w:proofErr w:type="gramStart"/>
      <w:r>
        <w:rPr>
          <w:rStyle w:val="HTMLCode"/>
          <w:rFonts w:ascii="var(--app-font)" w:hAnsi="var(--app-font)"/>
          <w:color w:val="343434"/>
          <w:sz w:val="24"/>
          <w:szCs w:val="24"/>
        </w:rPr>
        <w:t>40;</w:t>
      </w:r>
      <w:proofErr w:type="gramEnd"/>
    </w:p>
    <w:p w14:paraId="7744744B"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182E5803"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public class Check {</w:t>
      </w:r>
    </w:p>
    <w:p w14:paraId="44F31AD2"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public static void </w:t>
      </w:r>
      <w:proofErr w:type="gramStart"/>
      <w:r>
        <w:rPr>
          <w:rStyle w:val="HTMLCode"/>
          <w:rFonts w:ascii="var(--app-font)" w:hAnsi="var(--app-font)"/>
          <w:color w:val="343434"/>
          <w:sz w:val="24"/>
          <w:szCs w:val="24"/>
        </w:rPr>
        <w:t>main(</w:t>
      </w:r>
      <w:proofErr w:type="gramEnd"/>
      <w:r>
        <w:rPr>
          <w:rStyle w:val="HTMLCode"/>
          <w:rFonts w:ascii="var(--app-font)" w:hAnsi="var(--app-font)"/>
          <w:color w:val="343434"/>
          <w:sz w:val="24"/>
          <w:szCs w:val="24"/>
        </w:rPr>
        <w:t xml:space="preserve">String[] </w:t>
      </w:r>
      <w:proofErr w:type="spellStart"/>
      <w:r>
        <w:rPr>
          <w:rStyle w:val="HTMLCode"/>
          <w:rFonts w:ascii="var(--app-font)" w:hAnsi="var(--app-font)"/>
          <w:color w:val="343434"/>
          <w:sz w:val="24"/>
          <w:szCs w:val="24"/>
        </w:rPr>
        <w:t>args</w:t>
      </w:r>
      <w:proofErr w:type="spellEnd"/>
      <w:r>
        <w:rPr>
          <w:rStyle w:val="HTMLCode"/>
          <w:rFonts w:ascii="var(--app-font)" w:hAnsi="var(--app-font)"/>
          <w:color w:val="343434"/>
          <w:sz w:val="24"/>
          <w:szCs w:val="24"/>
        </w:rPr>
        <w:t xml:space="preserve">) </w:t>
      </w:r>
    </w:p>
    <w:p w14:paraId="3D58B8D0"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0FB6EB31"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C2 </w:t>
      </w:r>
      <w:proofErr w:type="spellStart"/>
      <w:r>
        <w:rPr>
          <w:rStyle w:val="HTMLCode"/>
          <w:rFonts w:ascii="var(--app-font)" w:hAnsi="var(--app-font)"/>
          <w:color w:val="343434"/>
          <w:sz w:val="24"/>
          <w:szCs w:val="24"/>
        </w:rPr>
        <w:t>c2</w:t>
      </w:r>
      <w:proofErr w:type="spellEnd"/>
      <w:r>
        <w:rPr>
          <w:rStyle w:val="HTMLCode"/>
          <w:rFonts w:ascii="var(--app-font)" w:hAnsi="var(--app-font)"/>
          <w:color w:val="343434"/>
          <w:sz w:val="24"/>
          <w:szCs w:val="24"/>
        </w:rPr>
        <w:t xml:space="preserve"> = new C2(</w:t>
      </w:r>
      <w:proofErr w:type="gramStart"/>
      <w:r>
        <w:rPr>
          <w:rStyle w:val="HTMLCode"/>
          <w:rFonts w:ascii="var(--app-font)" w:hAnsi="var(--app-font)"/>
          <w:color w:val="343434"/>
          <w:sz w:val="24"/>
          <w:szCs w:val="24"/>
        </w:rPr>
        <w:t>);</w:t>
      </w:r>
      <w:proofErr w:type="gramEnd"/>
    </w:p>
    <w:p w14:paraId="7769724A"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roofErr w:type="spellStart"/>
      <w:r>
        <w:rPr>
          <w:rStyle w:val="HTMLCode"/>
          <w:rFonts w:ascii="var(--app-font)" w:hAnsi="var(--app-font)"/>
          <w:color w:val="343434"/>
          <w:sz w:val="24"/>
          <w:szCs w:val="24"/>
        </w:rPr>
        <w:t>System.out.println</w:t>
      </w:r>
      <w:proofErr w:type="spellEnd"/>
      <w:r>
        <w:rPr>
          <w:rStyle w:val="HTMLCode"/>
          <w:rFonts w:ascii="var(--app-font)" w:hAnsi="var(--app-font)"/>
          <w:color w:val="343434"/>
          <w:sz w:val="24"/>
          <w:szCs w:val="24"/>
        </w:rPr>
        <w:t>(c2.x</w:t>
      </w:r>
      <w:proofErr w:type="gramStart"/>
      <w:r>
        <w:rPr>
          <w:rStyle w:val="HTMLCode"/>
          <w:rFonts w:ascii="var(--app-font)" w:hAnsi="var(--app-font)"/>
          <w:color w:val="343434"/>
          <w:sz w:val="24"/>
          <w:szCs w:val="24"/>
        </w:rPr>
        <w:t>);</w:t>
      </w:r>
      <w:proofErr w:type="gramEnd"/>
      <w:r>
        <w:rPr>
          <w:rStyle w:val="HTMLCode"/>
          <w:rFonts w:ascii="var(--app-font)" w:hAnsi="var(--app-font)"/>
          <w:color w:val="343434"/>
          <w:sz w:val="24"/>
          <w:szCs w:val="24"/>
        </w:rPr>
        <w:t xml:space="preserve"> </w:t>
      </w:r>
    </w:p>
    <w:p w14:paraId="235289A1"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3076ABFF"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C1 </w:t>
      </w:r>
      <w:proofErr w:type="spellStart"/>
      <w:r>
        <w:rPr>
          <w:rStyle w:val="HTMLCode"/>
          <w:rFonts w:ascii="var(--app-font)" w:hAnsi="var(--app-font)"/>
          <w:color w:val="343434"/>
          <w:sz w:val="24"/>
          <w:szCs w:val="24"/>
        </w:rPr>
        <w:t>c1</w:t>
      </w:r>
      <w:proofErr w:type="spellEnd"/>
      <w:r>
        <w:rPr>
          <w:rStyle w:val="HTMLCode"/>
          <w:rFonts w:ascii="var(--app-font)" w:hAnsi="var(--app-font)"/>
          <w:color w:val="343434"/>
          <w:sz w:val="24"/>
          <w:szCs w:val="24"/>
        </w:rPr>
        <w:t xml:space="preserve"> = new C1(</w:t>
      </w:r>
      <w:proofErr w:type="gramStart"/>
      <w:r>
        <w:rPr>
          <w:rStyle w:val="HTMLCode"/>
          <w:rFonts w:ascii="var(--app-font)" w:hAnsi="var(--app-font)"/>
          <w:color w:val="343434"/>
          <w:sz w:val="24"/>
          <w:szCs w:val="24"/>
        </w:rPr>
        <w:t>);</w:t>
      </w:r>
      <w:proofErr w:type="gramEnd"/>
    </w:p>
    <w:p w14:paraId="53B12C8D"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roofErr w:type="spellStart"/>
      <w:r>
        <w:rPr>
          <w:rStyle w:val="HTMLCode"/>
          <w:rFonts w:ascii="var(--app-font)" w:hAnsi="var(--app-font)"/>
          <w:color w:val="343434"/>
          <w:sz w:val="24"/>
          <w:szCs w:val="24"/>
        </w:rPr>
        <w:t>System.out.println</w:t>
      </w:r>
      <w:proofErr w:type="spellEnd"/>
      <w:r>
        <w:rPr>
          <w:rStyle w:val="HTMLCode"/>
          <w:rFonts w:ascii="var(--app-font)" w:hAnsi="var(--app-font)"/>
          <w:color w:val="343434"/>
          <w:sz w:val="24"/>
          <w:szCs w:val="24"/>
        </w:rPr>
        <w:t>(c1.x</w:t>
      </w:r>
      <w:proofErr w:type="gramStart"/>
      <w:r>
        <w:rPr>
          <w:rStyle w:val="HTMLCode"/>
          <w:rFonts w:ascii="var(--app-font)" w:hAnsi="var(--app-font)"/>
          <w:color w:val="343434"/>
          <w:sz w:val="24"/>
          <w:szCs w:val="24"/>
        </w:rPr>
        <w:t>);</w:t>
      </w:r>
      <w:proofErr w:type="gramEnd"/>
    </w:p>
    <w:p w14:paraId="4F071209"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5D4BC3ED"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C1 c3 = new C2(</w:t>
      </w:r>
      <w:proofErr w:type="gramStart"/>
      <w:r>
        <w:rPr>
          <w:rStyle w:val="HTMLCode"/>
          <w:rFonts w:ascii="var(--app-font)" w:hAnsi="var(--app-font)"/>
          <w:color w:val="343434"/>
          <w:sz w:val="24"/>
          <w:szCs w:val="24"/>
        </w:rPr>
        <w:t>);</w:t>
      </w:r>
      <w:proofErr w:type="gramEnd"/>
    </w:p>
    <w:p w14:paraId="3EA84113"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roofErr w:type="spellStart"/>
      <w:r>
        <w:rPr>
          <w:rStyle w:val="HTMLCode"/>
          <w:rFonts w:ascii="var(--app-font)" w:hAnsi="var(--app-font)"/>
          <w:color w:val="343434"/>
          <w:sz w:val="24"/>
          <w:szCs w:val="24"/>
        </w:rPr>
        <w:t>System.out.println</w:t>
      </w:r>
      <w:proofErr w:type="spellEnd"/>
      <w:r>
        <w:rPr>
          <w:rStyle w:val="HTMLCode"/>
          <w:rFonts w:ascii="var(--app-font)" w:hAnsi="var(--app-font)"/>
          <w:color w:val="343434"/>
          <w:sz w:val="24"/>
          <w:szCs w:val="24"/>
        </w:rPr>
        <w:t>(c3.x</w:t>
      </w:r>
      <w:proofErr w:type="gramStart"/>
      <w:r>
        <w:rPr>
          <w:rStyle w:val="HTMLCode"/>
          <w:rFonts w:ascii="var(--app-font)" w:hAnsi="var(--app-font)"/>
          <w:color w:val="343434"/>
          <w:sz w:val="24"/>
          <w:szCs w:val="24"/>
        </w:rPr>
        <w:t>);</w:t>
      </w:r>
      <w:proofErr w:type="gramEnd"/>
    </w:p>
    <w:p w14:paraId="57D557E8"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2E9A4F9A" w14:textId="77777777" w:rsidR="004871E0" w:rsidRDefault="004871E0" w:rsidP="004871E0">
      <w:pPr>
        <w:pStyle w:val="HTMLPreformatted"/>
        <w:shd w:val="clear" w:color="auto" w:fill="ECEFFA"/>
        <w:rPr>
          <w:color w:val="343434"/>
          <w:sz w:val="24"/>
          <w:szCs w:val="24"/>
        </w:rPr>
      </w:pPr>
      <w:r>
        <w:rPr>
          <w:rStyle w:val="HTMLCode"/>
          <w:rFonts w:ascii="var(--app-font)" w:hAnsi="var(--app-font)"/>
          <w:color w:val="343434"/>
          <w:sz w:val="24"/>
          <w:szCs w:val="24"/>
        </w:rPr>
        <w:t>}</w:t>
      </w:r>
    </w:p>
    <w:p w14:paraId="70EC8522" w14:textId="6A5AC6AE" w:rsidR="004871E0" w:rsidRDefault="004871E0" w:rsidP="004871E0">
      <w:pPr>
        <w:spacing w:line="240" w:lineRule="atLeast"/>
        <w:rPr>
          <w:rFonts w:ascii="Arial" w:hAnsi="Arial" w:cs="Arial"/>
          <w:b/>
          <w:bCs/>
          <w:color w:val="7F7F7F"/>
          <w:sz w:val="18"/>
          <w:szCs w:val="18"/>
        </w:rPr>
      </w:pPr>
      <w:r>
        <w:rPr>
          <w:rFonts w:ascii="Arial" w:hAnsi="Arial" w:cs="Arial"/>
          <w:b/>
          <w:bCs/>
          <w:noProof/>
          <w:color w:val="7F7F7F"/>
          <w:sz w:val="18"/>
          <w:szCs w:val="18"/>
        </w:rPr>
        <mc:AlternateContent>
          <mc:Choice Requires="wps">
            <w:drawing>
              <wp:inline distT="0" distB="0" distL="0" distR="0" wp14:anchorId="22F260D6" wp14:editId="5FC6D809">
                <wp:extent cx="304800" cy="304800"/>
                <wp:effectExtent l="0" t="0" r="0" b="0"/>
                <wp:docPr id="16715878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A041"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C606A" w14:textId="77777777" w:rsidR="004871E0" w:rsidRDefault="004871E0" w:rsidP="004871E0">
      <w:pPr>
        <w:spacing w:line="240" w:lineRule="atLeast"/>
        <w:rPr>
          <w:rFonts w:ascii="Arial" w:hAnsi="Arial" w:cs="Arial"/>
          <w:b/>
          <w:bCs/>
          <w:color w:val="7F7F7F"/>
          <w:sz w:val="18"/>
          <w:szCs w:val="18"/>
        </w:rPr>
      </w:pPr>
      <w:r>
        <w:rPr>
          <w:rStyle w:val="compiler-label-text"/>
          <w:rFonts w:ascii="Arial" w:hAnsi="Arial" w:cs="Arial"/>
          <w:color w:val="7F7F7F"/>
          <w:sz w:val="18"/>
          <w:szCs w:val="18"/>
        </w:rPr>
        <w:t>You can also try this code with </w:t>
      </w:r>
      <w:r>
        <w:rPr>
          <w:rFonts w:ascii="Arial" w:hAnsi="Arial" w:cs="Arial"/>
          <w:b/>
          <w:bCs/>
          <w:color w:val="7F7F7F"/>
          <w:sz w:val="18"/>
          <w:szCs w:val="18"/>
        </w:rPr>
        <w:t>Online Java Compiler</w:t>
      </w:r>
    </w:p>
    <w:p w14:paraId="21CB8E1D" w14:textId="77777777" w:rsidR="004871E0" w:rsidRDefault="004871E0" w:rsidP="004871E0">
      <w:pPr>
        <w:spacing w:line="240" w:lineRule="atLeast"/>
        <w:rPr>
          <w:rFonts w:ascii="Arial" w:hAnsi="Arial" w:cs="Arial"/>
          <w:b/>
          <w:bCs/>
          <w:color w:val="7F7F7F"/>
          <w:sz w:val="18"/>
          <w:szCs w:val="18"/>
        </w:rPr>
      </w:pPr>
      <w:hyperlink r:id="rId119" w:tgtFrame="_blank" w:history="1">
        <w:r>
          <w:rPr>
            <w:rStyle w:val="Hyperlink"/>
            <w:rFonts w:ascii="Arial" w:hAnsi="Arial" w:cs="Arial"/>
            <w:b/>
            <w:bCs/>
            <w:sz w:val="18"/>
            <w:szCs w:val="18"/>
          </w:rPr>
          <w:t>Run Code</w:t>
        </w:r>
      </w:hyperlink>
    </w:p>
    <w:p w14:paraId="1917AC94"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Yes, the compilation of the code will succeed, and 40, 50, 50 is the output.</w:t>
      </w:r>
    </w:p>
    <w:p w14:paraId="3C446C87"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15. Why isn't Java's class-based multiple inheritance support available?</w:t>
      </w:r>
    </w:p>
    <w:p w14:paraId="28044AD1" w14:textId="77777777" w:rsidR="004871E0" w:rsidRDefault="004871E0" w:rsidP="004871E0">
      <w:pPr>
        <w:pStyle w:val="NormalWeb"/>
        <w:shd w:val="clear" w:color="auto" w:fill="FFFFFF"/>
        <w:spacing w:before="0" w:beforeAutospacing="0" w:after="0" w:afterAutospacing="0"/>
        <w:rPr>
          <w:rFonts w:ascii="Arial" w:hAnsi="Arial" w:cs="Arial"/>
          <w:color w:val="7F7F7F"/>
        </w:rPr>
      </w:pPr>
      <w:hyperlink r:id="rId120" w:tgtFrame="_blank" w:history="1">
        <w:r>
          <w:rPr>
            <w:rStyle w:val="Hyperlink"/>
            <w:rFonts w:ascii="Arial" w:hAnsi="Arial" w:cs="Arial"/>
            <w:color w:val="1155CC"/>
          </w:rPr>
          <w:t>Multiple Inheritance in Java</w:t>
        </w:r>
      </w:hyperlink>
      <w:r>
        <w:rPr>
          <w:rFonts w:ascii="Arial" w:hAnsi="Arial" w:cs="Arial"/>
          <w:color w:val="000000"/>
        </w:rPr>
        <w:t xml:space="preserve"> refers to when a class extends two base classes or </w:t>
      </w:r>
      <w:proofErr w:type="spellStart"/>
      <w:r>
        <w:rPr>
          <w:rFonts w:ascii="Arial" w:hAnsi="Arial" w:cs="Arial"/>
          <w:color w:val="000000"/>
        </w:rPr>
        <w:t>superclasses</w:t>
      </w:r>
      <w:proofErr w:type="spellEnd"/>
      <w:r>
        <w:rPr>
          <w:rFonts w:ascii="Arial" w:hAnsi="Arial" w:cs="Arial"/>
          <w:color w:val="000000"/>
        </w:rPr>
        <w:t>, although a class cannot simultaneously extend more than one class in Java. One class may extend no more than one other class.</w:t>
      </w:r>
    </w:p>
    <w:p w14:paraId="47B6EA40"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Because of this, Java does not permit multiple inheritance through classes, which reduces ambiguity, complexity, and confusion.</w:t>
      </w:r>
    </w:p>
    <w:p w14:paraId="4F45672D"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16. What does Java's Super Keyword mean?</w:t>
      </w:r>
    </w:p>
    <w:p w14:paraId="3493FF97"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A reference variable used to refer to the immediate parent class object in Java is the super keyword.</w:t>
      </w:r>
    </w:p>
    <w:p w14:paraId="2CC12052"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When you create an instance of a subclass, an implicit instance of the parent class is also produced and referred to by the super reference variable.</w:t>
      </w:r>
    </w:p>
    <w:p w14:paraId="0801A2D0"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Three objectives serve the super keyword:</w:t>
      </w:r>
    </w:p>
    <w:p w14:paraId="41CFC1CE" w14:textId="77777777" w:rsidR="004871E0" w:rsidRDefault="004871E0" w:rsidP="004871E0">
      <w:pPr>
        <w:numPr>
          <w:ilvl w:val="0"/>
          <w:numId w:val="206"/>
        </w:numPr>
        <w:shd w:val="clear" w:color="auto" w:fill="FFFFFF"/>
        <w:spacing w:after="0" w:line="240" w:lineRule="auto"/>
        <w:ind w:left="1200"/>
        <w:rPr>
          <w:rFonts w:ascii="Arial" w:hAnsi="Arial" w:cs="Arial"/>
          <w:color w:val="7F7F7F"/>
        </w:rPr>
      </w:pPr>
      <w:r>
        <w:rPr>
          <w:rFonts w:ascii="Arial" w:hAnsi="Arial" w:cs="Arial"/>
          <w:color w:val="000000"/>
        </w:rPr>
        <w:t>The term "super" refers to an instant parent class variable.</w:t>
      </w:r>
    </w:p>
    <w:p w14:paraId="5A4AD72C" w14:textId="77777777" w:rsidR="004871E0" w:rsidRDefault="004871E0" w:rsidP="004871E0">
      <w:pPr>
        <w:numPr>
          <w:ilvl w:val="0"/>
          <w:numId w:val="206"/>
        </w:numPr>
        <w:shd w:val="clear" w:color="auto" w:fill="FFFFFF"/>
        <w:spacing w:after="0" w:line="240" w:lineRule="auto"/>
        <w:ind w:left="1200"/>
        <w:rPr>
          <w:rFonts w:ascii="Arial" w:hAnsi="Arial" w:cs="Arial"/>
          <w:color w:val="7F7F7F"/>
        </w:rPr>
      </w:pPr>
      <w:r>
        <w:rPr>
          <w:rFonts w:ascii="Arial" w:hAnsi="Arial" w:cs="Arial"/>
          <w:color w:val="000000"/>
        </w:rPr>
        <w:t xml:space="preserve">The instant parent class constructor is called using the </w:t>
      </w:r>
      <w:proofErr w:type="gramStart"/>
      <w:r>
        <w:rPr>
          <w:rFonts w:ascii="Arial" w:hAnsi="Arial" w:cs="Arial"/>
          <w:color w:val="000000"/>
        </w:rPr>
        <w:t>super(</w:t>
      </w:r>
      <w:proofErr w:type="gramEnd"/>
      <w:r>
        <w:rPr>
          <w:rFonts w:ascii="Arial" w:hAnsi="Arial" w:cs="Arial"/>
          <w:color w:val="000000"/>
        </w:rPr>
        <w:t>) function.</w:t>
      </w:r>
    </w:p>
    <w:p w14:paraId="042D9CF0" w14:textId="77777777" w:rsidR="004871E0" w:rsidRDefault="004871E0" w:rsidP="004871E0">
      <w:pPr>
        <w:numPr>
          <w:ilvl w:val="0"/>
          <w:numId w:val="206"/>
        </w:numPr>
        <w:shd w:val="clear" w:color="auto" w:fill="FFFFFF"/>
        <w:spacing w:after="0" w:line="240" w:lineRule="auto"/>
        <w:ind w:left="1200"/>
        <w:rPr>
          <w:rFonts w:ascii="Arial" w:hAnsi="Arial" w:cs="Arial"/>
          <w:color w:val="7F7F7F"/>
        </w:rPr>
      </w:pPr>
      <w:r>
        <w:rPr>
          <w:rFonts w:ascii="Arial" w:hAnsi="Arial" w:cs="Arial"/>
          <w:color w:val="000000"/>
        </w:rPr>
        <w:t>The immediate parent class function is called using super.</w:t>
      </w:r>
    </w:p>
    <w:p w14:paraId="64EA5084"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17. What does Java method overloading mean?</w:t>
      </w:r>
    </w:p>
    <w:p w14:paraId="0C1FD40A"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The act of declaring two methods with the same name but different method signatures is known as overloading.</w:t>
      </w:r>
    </w:p>
    <w:p w14:paraId="3C162F51"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 xml:space="preserve">For example, </w:t>
      </w:r>
      <w:proofErr w:type="spellStart"/>
      <w:r>
        <w:rPr>
          <w:rFonts w:ascii="Arial" w:hAnsi="Arial" w:cs="Arial"/>
          <w:color w:val="000000"/>
        </w:rPr>
        <w:t>System.out</w:t>
      </w:r>
      <w:proofErr w:type="spellEnd"/>
      <w:r>
        <w:rPr>
          <w:rFonts w:ascii="Arial" w:hAnsi="Arial" w:cs="Arial"/>
          <w:color w:val="000000"/>
        </w:rPr>
        <w:t xml:space="preserve">, an object of the </w:t>
      </w:r>
      <w:proofErr w:type="spellStart"/>
      <w:r>
        <w:rPr>
          <w:rFonts w:ascii="Arial" w:hAnsi="Arial" w:cs="Arial"/>
          <w:color w:val="000000"/>
        </w:rPr>
        <w:t>PrintStream</w:t>
      </w:r>
      <w:proofErr w:type="spellEnd"/>
      <w:r>
        <w:rPr>
          <w:rFonts w:ascii="Arial" w:hAnsi="Arial" w:cs="Arial"/>
          <w:color w:val="000000"/>
        </w:rPr>
        <w:t xml:space="preserve"> class, contains several </w:t>
      </w:r>
      <w:proofErr w:type="spellStart"/>
      <w:proofErr w:type="gramStart"/>
      <w:r>
        <w:rPr>
          <w:rFonts w:ascii="Arial" w:hAnsi="Arial" w:cs="Arial"/>
          <w:color w:val="000000"/>
        </w:rPr>
        <w:t>println</w:t>
      </w:r>
      <w:proofErr w:type="spellEnd"/>
      <w:r>
        <w:rPr>
          <w:rFonts w:ascii="Arial" w:hAnsi="Arial" w:cs="Arial"/>
          <w:color w:val="000000"/>
        </w:rPr>
        <w:t>(</w:t>
      </w:r>
      <w:proofErr w:type="gramEnd"/>
      <w:r>
        <w:rPr>
          <w:rFonts w:ascii="Arial" w:hAnsi="Arial" w:cs="Arial"/>
          <w:color w:val="000000"/>
        </w:rPr>
        <w:t>) methods that can be used to print various data types, including byte, short, int, char, float, and double.</w:t>
      </w:r>
    </w:p>
    <w:p w14:paraId="3A220C4B"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lastRenderedPageBreak/>
        <w:t>They are all referred to as overloaded methods. In Java, overloaded method calls are resolved at compile time and require distinct method signatures.</w:t>
      </w:r>
    </w:p>
    <w:p w14:paraId="473E793B"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18. What are the Java guidelines for overloading a method?</w:t>
      </w:r>
    </w:p>
    <w:p w14:paraId="42BD9A0F"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The only requirement for method overloading is that each overloaded method's method signature is unique.</w:t>
      </w:r>
    </w:p>
    <w:p w14:paraId="7ECC122E"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 xml:space="preserve">For example, the method signature can be altered by altering the amount or type of method arguments. </w:t>
      </w:r>
      <w:proofErr w:type="spellStart"/>
      <w:r>
        <w:rPr>
          <w:rFonts w:ascii="Arial" w:hAnsi="Arial" w:cs="Arial"/>
          <w:color w:val="000000"/>
        </w:rPr>
        <w:t>System.out.println</w:t>
      </w:r>
      <w:proofErr w:type="spellEnd"/>
      <w:r>
        <w:rPr>
          <w:rFonts w:ascii="Arial" w:hAnsi="Arial" w:cs="Arial"/>
          <w:color w:val="000000"/>
        </w:rPr>
        <w:t>() is overloaded to accept various primitive types, including int, short, byte, float, and others.</w:t>
      </w:r>
    </w:p>
    <w:p w14:paraId="75E25BA7"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All of them accept the same reasoning, but they all have different types.</w:t>
      </w:r>
    </w:p>
    <w:p w14:paraId="07E31A12"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Changing the order of the method arguments is another way to change the method signature; however, doing so frequently results in unclear code and should be avoided.</w:t>
      </w:r>
    </w:p>
    <w:p w14:paraId="2E6BD685"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19. What does Java's method overriding mean?</w:t>
      </w:r>
    </w:p>
    <w:p w14:paraId="7A1165B5"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Another option to define a method with the same name but a different code is to override it; this method must be in a subclass.</w:t>
      </w:r>
    </w:p>
    <w:p w14:paraId="0877D634"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The basis for overriding is run-time. Method calls with polymorphism are resolved at runtime based on the actual object.</w:t>
      </w:r>
    </w:p>
    <w:p w14:paraId="78614FB2"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For example, if a variable of type Parent contains an object of the Child class, the method called will, unless it is overridden, be from the Child class and not the Parent class.</w:t>
      </w:r>
    </w:p>
    <w:p w14:paraId="483B5274"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You must go by the rules of method overriding, which include declaring a method with the same signature in a subclass to override a method.</w:t>
      </w:r>
    </w:p>
    <w:p w14:paraId="26D71079"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20. What does Java's method hiding mean?</w:t>
      </w:r>
    </w:p>
    <w:p w14:paraId="239FADC0"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Because Java's static methods' method calls are resolved at compile time, they cannot be modified. However, this did not stop you from declaring a method with the same name in a subclass.</w:t>
      </w:r>
    </w:p>
    <w:p w14:paraId="3FD976A4"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In this instance, we say that a static method in the parent class was hidden by a method in the subclass.</w:t>
      </w:r>
    </w:p>
    <w:p w14:paraId="14A94DE5"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Because overloading is handled at compile time, if a variable in the parent class points to an object in the child class, the parent class's static method will also be called.</w:t>
      </w:r>
    </w:p>
    <w:p w14:paraId="3E1DF547"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Let us now discuss the hard type of java inheritance interview questions.</w:t>
      </w:r>
    </w:p>
    <w:p w14:paraId="1E576948"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21. Is it possible to block method overriding without the final modifier?</w:t>
      </w:r>
    </w:p>
    <w:p w14:paraId="1A6EA362"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In Java, there are indeed some odd ways to prevent method overriding. Although the final modifier is only for that purpose, method overriding can be avoided using the private keyword.</w:t>
      </w:r>
    </w:p>
    <w:p w14:paraId="217EB13B"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How? If you recall, an extensible class is required to override a method. Because the parent class's constructor won't be available to subclasses if you make it private, that class cannot be extended.</w:t>
      </w:r>
    </w:p>
    <w:p w14:paraId="1461FAFB"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This cannot be overridden because it is automatically called by the subclass's constructor.</w:t>
      </w:r>
    </w:p>
    <w:p w14:paraId="0DE61ACC"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 xml:space="preserve">This method is applied in the Singleton design pattern, where the constructor is purposely made secret, and an accessible singleton instance is made available via a static </w:t>
      </w:r>
      <w:proofErr w:type="spellStart"/>
      <w:proofErr w:type="gramStart"/>
      <w:r>
        <w:rPr>
          <w:rFonts w:ascii="Arial" w:hAnsi="Arial" w:cs="Arial"/>
          <w:color w:val="000000"/>
        </w:rPr>
        <w:t>getInstance</w:t>
      </w:r>
      <w:proofErr w:type="spellEnd"/>
      <w:r>
        <w:rPr>
          <w:rFonts w:ascii="Arial" w:hAnsi="Arial" w:cs="Arial"/>
          <w:color w:val="000000"/>
        </w:rPr>
        <w:t>(</w:t>
      </w:r>
      <w:proofErr w:type="gramEnd"/>
      <w:r>
        <w:rPr>
          <w:rFonts w:ascii="Arial" w:hAnsi="Arial" w:cs="Arial"/>
          <w:color w:val="000000"/>
        </w:rPr>
        <w:t>) method.</w:t>
      </w:r>
    </w:p>
    <w:p w14:paraId="4F9EACA5"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 xml:space="preserve">22. Does Java permit multiple </w:t>
      </w:r>
      <w:proofErr w:type="gramStart"/>
      <w:r>
        <w:rPr>
          <w:rStyle w:val="Strong"/>
          <w:rFonts w:ascii="Arial" w:hAnsi="Arial" w:cs="Arial"/>
          <w:b/>
          <w:bCs/>
          <w:color w:val="000000"/>
          <w:sz w:val="30"/>
          <w:szCs w:val="30"/>
        </w:rPr>
        <w:t>inheritance</w:t>
      </w:r>
      <w:proofErr w:type="gramEnd"/>
      <w:r>
        <w:rPr>
          <w:rStyle w:val="Strong"/>
          <w:rFonts w:ascii="Arial" w:hAnsi="Arial" w:cs="Arial"/>
          <w:b/>
          <w:bCs/>
          <w:color w:val="000000"/>
          <w:sz w:val="30"/>
          <w:szCs w:val="30"/>
        </w:rPr>
        <w:t xml:space="preserve"> or can a class extend multiple classes? Why not, then?</w:t>
      </w:r>
    </w:p>
    <w:p w14:paraId="15521A0C"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lastRenderedPageBreak/>
        <w:t xml:space="preserve">Java does not enable multiple inheritance, nor can a class extend more than one class. Java does not enable multiple inheritance since it can lead to ambiguity, complexity, and confusion. For example, Class C will have two methods with the same name if it extends Classes A and B, each of which has a method with the same name. This makes it unclear and difficult to decide which approach to take. Java does not permit multiple inheritance </w:t>
      </w:r>
      <w:proofErr w:type="gramStart"/>
      <w:r>
        <w:rPr>
          <w:rFonts w:ascii="Arial" w:hAnsi="Arial" w:cs="Arial"/>
          <w:color w:val="000000"/>
        </w:rPr>
        <w:t>in order to</w:t>
      </w:r>
      <w:proofErr w:type="gramEnd"/>
      <w:r>
        <w:rPr>
          <w:rFonts w:ascii="Arial" w:hAnsi="Arial" w:cs="Arial"/>
          <w:color w:val="000000"/>
        </w:rPr>
        <w:t xml:space="preserve"> prevent this.</w:t>
      </w:r>
    </w:p>
    <w:p w14:paraId="09BE0B9D"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class C1</w:t>
      </w:r>
    </w:p>
    <w:p w14:paraId="5AD043ED"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02CAB64A"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void </w:t>
      </w:r>
      <w:proofErr w:type="spellStart"/>
      <w:proofErr w:type="gramStart"/>
      <w:r>
        <w:rPr>
          <w:rStyle w:val="HTMLCode"/>
          <w:rFonts w:ascii="var(--app-font)" w:hAnsi="var(--app-font)"/>
          <w:color w:val="343434"/>
          <w:sz w:val="24"/>
          <w:szCs w:val="24"/>
        </w:rPr>
        <w:t>funOne</w:t>
      </w:r>
      <w:proofErr w:type="spellEnd"/>
      <w:r>
        <w:rPr>
          <w:rStyle w:val="HTMLCode"/>
          <w:rFonts w:ascii="var(--app-font)" w:hAnsi="var(--app-font)"/>
          <w:color w:val="343434"/>
          <w:sz w:val="24"/>
          <w:szCs w:val="24"/>
        </w:rPr>
        <w:t>(</w:t>
      </w:r>
      <w:proofErr w:type="gramEnd"/>
      <w:r>
        <w:rPr>
          <w:rStyle w:val="HTMLCode"/>
          <w:rFonts w:ascii="var(--app-font)" w:hAnsi="var(--app-font)"/>
          <w:color w:val="343434"/>
          <w:sz w:val="24"/>
          <w:szCs w:val="24"/>
        </w:rPr>
        <w:t>)</w:t>
      </w:r>
    </w:p>
    <w:p w14:paraId="35BFEA88"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1E953F59"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roofErr w:type="spellStart"/>
      <w:r>
        <w:rPr>
          <w:rStyle w:val="HTMLCode"/>
          <w:rFonts w:ascii="var(--app-font)" w:hAnsi="var(--app-font)"/>
          <w:color w:val="343434"/>
          <w:sz w:val="24"/>
          <w:szCs w:val="24"/>
        </w:rPr>
        <w:t>System.out.println</w:t>
      </w:r>
      <w:proofErr w:type="spellEnd"/>
      <w:r>
        <w:rPr>
          <w:rStyle w:val="HTMLCode"/>
          <w:rFonts w:ascii="var(--app-font)" w:hAnsi="var(--app-font)"/>
          <w:color w:val="343434"/>
          <w:sz w:val="24"/>
          <w:szCs w:val="24"/>
        </w:rPr>
        <w:t>("From methodOfClassC1"</w:t>
      </w:r>
      <w:proofErr w:type="gramStart"/>
      <w:r>
        <w:rPr>
          <w:rStyle w:val="HTMLCode"/>
          <w:rFonts w:ascii="var(--app-font)" w:hAnsi="var(--app-font)"/>
          <w:color w:val="343434"/>
          <w:sz w:val="24"/>
          <w:szCs w:val="24"/>
        </w:rPr>
        <w:t>);</w:t>
      </w:r>
      <w:proofErr w:type="gramEnd"/>
    </w:p>
    <w:p w14:paraId="5EABFEF0"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07603394"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10A767F2"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014B64B7"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class C2</w:t>
      </w:r>
    </w:p>
    <w:p w14:paraId="446383FE"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38CB7400"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void </w:t>
      </w:r>
      <w:proofErr w:type="spellStart"/>
      <w:proofErr w:type="gramStart"/>
      <w:r>
        <w:rPr>
          <w:rStyle w:val="HTMLCode"/>
          <w:rFonts w:ascii="var(--app-font)" w:hAnsi="var(--app-font)"/>
          <w:color w:val="343434"/>
          <w:sz w:val="24"/>
          <w:szCs w:val="24"/>
        </w:rPr>
        <w:t>funOne</w:t>
      </w:r>
      <w:proofErr w:type="spellEnd"/>
      <w:r>
        <w:rPr>
          <w:rStyle w:val="HTMLCode"/>
          <w:rFonts w:ascii="var(--app-font)" w:hAnsi="var(--app-font)"/>
          <w:color w:val="343434"/>
          <w:sz w:val="24"/>
          <w:szCs w:val="24"/>
        </w:rPr>
        <w:t>(</w:t>
      </w:r>
      <w:proofErr w:type="gramEnd"/>
      <w:r>
        <w:rPr>
          <w:rStyle w:val="HTMLCode"/>
          <w:rFonts w:ascii="var(--app-font)" w:hAnsi="var(--app-font)"/>
          <w:color w:val="343434"/>
          <w:sz w:val="24"/>
          <w:szCs w:val="24"/>
        </w:rPr>
        <w:t>)</w:t>
      </w:r>
    </w:p>
    <w:p w14:paraId="702E094D"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3127BEFE"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roofErr w:type="spellStart"/>
      <w:r>
        <w:rPr>
          <w:rStyle w:val="HTMLCode"/>
          <w:rFonts w:ascii="var(--app-font)" w:hAnsi="var(--app-font)"/>
          <w:color w:val="343434"/>
          <w:sz w:val="24"/>
          <w:szCs w:val="24"/>
        </w:rPr>
        <w:t>System.out.println</w:t>
      </w:r>
      <w:proofErr w:type="spellEnd"/>
      <w:r>
        <w:rPr>
          <w:rStyle w:val="HTMLCode"/>
          <w:rFonts w:ascii="var(--app-font)" w:hAnsi="var(--app-font)"/>
          <w:color w:val="343434"/>
          <w:sz w:val="24"/>
          <w:szCs w:val="24"/>
        </w:rPr>
        <w:t>("From methodOfClassC2"</w:t>
      </w:r>
      <w:proofErr w:type="gramStart"/>
      <w:r>
        <w:rPr>
          <w:rStyle w:val="HTMLCode"/>
          <w:rFonts w:ascii="var(--app-font)" w:hAnsi="var(--app-font)"/>
          <w:color w:val="343434"/>
          <w:sz w:val="24"/>
          <w:szCs w:val="24"/>
        </w:rPr>
        <w:t>);</w:t>
      </w:r>
      <w:proofErr w:type="gramEnd"/>
    </w:p>
    <w:p w14:paraId="5CD6DF07"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3A36F7B2"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69C92D92"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65E625EF"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class C3 extends C1, C2 ()</w:t>
      </w:r>
    </w:p>
    <w:p w14:paraId="494A313E"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3E4FF52F"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//Class C3 will inherit two identical methods.</w:t>
      </w:r>
    </w:p>
    <w:p w14:paraId="1C7DE7DD"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2534D052"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//This leads to uncertainty and misunderstanding.</w:t>
      </w:r>
    </w:p>
    <w:p w14:paraId="762894C1" w14:textId="77777777" w:rsidR="004871E0" w:rsidRDefault="004871E0" w:rsidP="004871E0">
      <w:pPr>
        <w:pStyle w:val="HTMLPreformatted"/>
        <w:shd w:val="clear" w:color="auto" w:fill="ECEFFA"/>
        <w:rPr>
          <w:color w:val="343434"/>
          <w:sz w:val="24"/>
          <w:szCs w:val="24"/>
        </w:rPr>
      </w:pPr>
      <w:r>
        <w:rPr>
          <w:rStyle w:val="HTMLCode"/>
          <w:rFonts w:ascii="var(--app-font)" w:hAnsi="var(--app-font)"/>
          <w:color w:val="343434"/>
          <w:sz w:val="24"/>
          <w:szCs w:val="24"/>
        </w:rPr>
        <w:t>}</w:t>
      </w:r>
    </w:p>
    <w:p w14:paraId="0DDFAE72" w14:textId="35FA94A7" w:rsidR="004871E0" w:rsidRDefault="004871E0" w:rsidP="004871E0">
      <w:pPr>
        <w:spacing w:line="240" w:lineRule="atLeast"/>
        <w:rPr>
          <w:rFonts w:ascii="Arial" w:hAnsi="Arial" w:cs="Arial"/>
          <w:b/>
          <w:bCs/>
          <w:color w:val="7F7F7F"/>
          <w:sz w:val="18"/>
          <w:szCs w:val="18"/>
        </w:rPr>
      </w:pPr>
      <w:r>
        <w:rPr>
          <w:rFonts w:ascii="Arial" w:hAnsi="Arial" w:cs="Arial"/>
          <w:b/>
          <w:bCs/>
          <w:noProof/>
          <w:color w:val="7F7F7F"/>
          <w:sz w:val="18"/>
          <w:szCs w:val="18"/>
        </w:rPr>
        <mc:AlternateContent>
          <mc:Choice Requires="wps">
            <w:drawing>
              <wp:inline distT="0" distB="0" distL="0" distR="0" wp14:anchorId="4779AE36" wp14:editId="6F2693A2">
                <wp:extent cx="304800" cy="304800"/>
                <wp:effectExtent l="0" t="0" r="0" b="0"/>
                <wp:docPr id="227489941"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105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34087B" w14:textId="77777777" w:rsidR="004871E0" w:rsidRDefault="004871E0" w:rsidP="004871E0">
      <w:pPr>
        <w:spacing w:line="240" w:lineRule="atLeast"/>
        <w:rPr>
          <w:rFonts w:ascii="Arial" w:hAnsi="Arial" w:cs="Arial"/>
          <w:b/>
          <w:bCs/>
          <w:color w:val="7F7F7F"/>
          <w:sz w:val="18"/>
          <w:szCs w:val="18"/>
        </w:rPr>
      </w:pPr>
      <w:r>
        <w:rPr>
          <w:rStyle w:val="compiler-label-text"/>
          <w:rFonts w:ascii="Arial" w:hAnsi="Arial" w:cs="Arial"/>
          <w:color w:val="7F7F7F"/>
          <w:sz w:val="18"/>
          <w:szCs w:val="18"/>
        </w:rPr>
        <w:t>You can also try this code with </w:t>
      </w:r>
      <w:r>
        <w:rPr>
          <w:rFonts w:ascii="Arial" w:hAnsi="Arial" w:cs="Arial"/>
          <w:b/>
          <w:bCs/>
          <w:color w:val="7F7F7F"/>
          <w:sz w:val="18"/>
          <w:szCs w:val="18"/>
        </w:rPr>
        <w:t>Online Java Compiler</w:t>
      </w:r>
    </w:p>
    <w:p w14:paraId="3C3631F2" w14:textId="77777777" w:rsidR="004871E0" w:rsidRDefault="004871E0" w:rsidP="004871E0">
      <w:pPr>
        <w:spacing w:line="240" w:lineRule="atLeast"/>
        <w:rPr>
          <w:rFonts w:ascii="Arial" w:hAnsi="Arial" w:cs="Arial"/>
          <w:b/>
          <w:bCs/>
          <w:color w:val="7F7F7F"/>
          <w:sz w:val="18"/>
          <w:szCs w:val="18"/>
        </w:rPr>
      </w:pPr>
      <w:hyperlink r:id="rId121" w:tgtFrame="_blank" w:history="1">
        <w:r>
          <w:rPr>
            <w:rStyle w:val="Hyperlink"/>
            <w:rFonts w:ascii="Arial" w:hAnsi="Arial" w:cs="Arial"/>
            <w:b/>
            <w:bCs/>
            <w:sz w:val="18"/>
            <w:szCs w:val="18"/>
          </w:rPr>
          <w:t>Run Code</w:t>
        </w:r>
      </w:hyperlink>
    </w:p>
    <w:p w14:paraId="0626F3E6"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23. List the Java access specifiers that are available?</w:t>
      </w:r>
    </w:p>
    <w:p w14:paraId="1F677002"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Here is a list of the access specifiers that Java supports:</w:t>
      </w:r>
    </w:p>
    <w:p w14:paraId="5E40D212" w14:textId="77777777" w:rsidR="004871E0" w:rsidRDefault="004871E0" w:rsidP="004871E0">
      <w:pPr>
        <w:numPr>
          <w:ilvl w:val="0"/>
          <w:numId w:val="207"/>
        </w:numPr>
        <w:shd w:val="clear" w:color="auto" w:fill="FFFFFF"/>
        <w:spacing w:after="0" w:line="240" w:lineRule="auto"/>
        <w:ind w:left="1200"/>
        <w:rPr>
          <w:rFonts w:ascii="Arial" w:hAnsi="Arial" w:cs="Arial"/>
          <w:color w:val="7F7F7F"/>
        </w:rPr>
      </w:pPr>
      <w:r>
        <w:rPr>
          <w:rStyle w:val="Strong"/>
          <w:rFonts w:ascii="Arial" w:hAnsi="Arial" w:cs="Arial"/>
          <w:color w:val="000000"/>
        </w:rPr>
        <w:t>private:</w:t>
      </w:r>
      <w:r>
        <w:rPr>
          <w:rFonts w:ascii="Arial" w:hAnsi="Arial" w:cs="Arial"/>
          <w:color w:val="000000"/>
        </w:rPr>
        <w:t> A private modifier is only accessible to members of the class. Outside of class, it can't be accessed.</w:t>
      </w:r>
    </w:p>
    <w:p w14:paraId="77C7D21B" w14:textId="77777777" w:rsidR="004871E0" w:rsidRDefault="004871E0" w:rsidP="004871E0">
      <w:pPr>
        <w:numPr>
          <w:ilvl w:val="0"/>
          <w:numId w:val="207"/>
        </w:numPr>
        <w:shd w:val="clear" w:color="auto" w:fill="FFFFFF"/>
        <w:spacing w:after="0" w:line="240" w:lineRule="auto"/>
        <w:ind w:left="1200"/>
        <w:rPr>
          <w:rFonts w:ascii="Arial" w:hAnsi="Arial" w:cs="Arial"/>
          <w:color w:val="7F7F7F"/>
        </w:rPr>
      </w:pPr>
      <w:r>
        <w:rPr>
          <w:rStyle w:val="Strong"/>
          <w:rFonts w:ascii="Arial" w:hAnsi="Arial" w:cs="Arial"/>
          <w:color w:val="000000"/>
        </w:rPr>
        <w:t>default: </w:t>
      </w:r>
      <w:r>
        <w:rPr>
          <w:rFonts w:ascii="Arial" w:hAnsi="Arial" w:cs="Arial"/>
          <w:color w:val="000000"/>
        </w:rPr>
        <w:t>A default modifier is only available within the package. Outside of the package, it cannot be accessed. If no access level is specified, the default will apply.</w:t>
      </w:r>
    </w:p>
    <w:p w14:paraId="47D44048" w14:textId="77777777" w:rsidR="004871E0" w:rsidRDefault="004871E0" w:rsidP="004871E0">
      <w:pPr>
        <w:numPr>
          <w:ilvl w:val="0"/>
          <w:numId w:val="207"/>
        </w:numPr>
        <w:shd w:val="clear" w:color="auto" w:fill="FFFFFF"/>
        <w:spacing w:after="0" w:line="240" w:lineRule="auto"/>
        <w:ind w:left="1200"/>
        <w:rPr>
          <w:rFonts w:ascii="Arial" w:hAnsi="Arial" w:cs="Arial"/>
          <w:color w:val="7F7F7F"/>
        </w:rPr>
      </w:pPr>
      <w:r>
        <w:rPr>
          <w:rStyle w:val="Strong"/>
          <w:rFonts w:ascii="Arial" w:hAnsi="Arial" w:cs="Arial"/>
          <w:color w:val="000000"/>
        </w:rPr>
        <w:t>protected:</w:t>
      </w:r>
      <w:r>
        <w:rPr>
          <w:rFonts w:ascii="Arial" w:hAnsi="Arial" w:cs="Arial"/>
          <w:color w:val="000000"/>
        </w:rPr>
        <w:t> A protected modifier can be accessed inside and outside the package via a child class. Only a child class can access it; nevertheless, it cannot be accessed outside the package.</w:t>
      </w:r>
    </w:p>
    <w:p w14:paraId="34B2E858" w14:textId="77777777" w:rsidR="004871E0" w:rsidRDefault="004871E0" w:rsidP="004871E0">
      <w:pPr>
        <w:numPr>
          <w:ilvl w:val="0"/>
          <w:numId w:val="207"/>
        </w:numPr>
        <w:shd w:val="clear" w:color="auto" w:fill="FFFFFF"/>
        <w:spacing w:after="0" w:line="240" w:lineRule="auto"/>
        <w:ind w:left="1200"/>
        <w:rPr>
          <w:rFonts w:ascii="Arial" w:hAnsi="Arial" w:cs="Arial"/>
          <w:color w:val="7F7F7F"/>
        </w:rPr>
      </w:pPr>
      <w:r>
        <w:rPr>
          <w:rStyle w:val="Strong"/>
          <w:rFonts w:ascii="Arial" w:hAnsi="Arial" w:cs="Arial"/>
          <w:color w:val="000000"/>
        </w:rPr>
        <w:t>public:</w:t>
      </w:r>
      <w:r>
        <w:rPr>
          <w:rFonts w:ascii="Arial" w:hAnsi="Arial" w:cs="Arial"/>
          <w:color w:val="000000"/>
        </w:rPr>
        <w:t> A public modifier is available everywhere. It may be accessible both inside and outside of the class and inside and outside the package.</w:t>
      </w:r>
    </w:p>
    <w:p w14:paraId="4E8837CF"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24. What does "co-variant Method Overriding" means?</w:t>
      </w:r>
    </w:p>
    <w:p w14:paraId="5AD1D0BF"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lastRenderedPageBreak/>
        <w:t>One of the rules of method overriding is that the return type of the overriding method must be the same as the overridden method; however, starting with Java 1.5, this requirement has been slightly eased and the overridden method can now return a subclass of the return type of the original method.</w:t>
      </w:r>
    </w:p>
    <w:p w14:paraId="3E421357"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Casting at the client end can be eliminated thanks to a relaxation technique called co-variant method overriding.</w:t>
      </w:r>
    </w:p>
    <w:p w14:paraId="07ECD649"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 xml:space="preserve">The </w:t>
      </w:r>
      <w:proofErr w:type="gramStart"/>
      <w:r>
        <w:rPr>
          <w:rFonts w:ascii="Arial" w:hAnsi="Arial" w:cs="Arial"/>
          <w:color w:val="000000"/>
        </w:rPr>
        <w:t>clone(</w:t>
      </w:r>
      <w:proofErr w:type="gramEnd"/>
      <w:r>
        <w:rPr>
          <w:rFonts w:ascii="Arial" w:hAnsi="Arial" w:cs="Arial"/>
          <w:color w:val="000000"/>
        </w:rPr>
        <w:t xml:space="preserve">) method overriding is one of the best examples. The </w:t>
      </w:r>
      <w:proofErr w:type="spellStart"/>
      <w:r>
        <w:rPr>
          <w:rFonts w:ascii="Arial" w:hAnsi="Arial" w:cs="Arial"/>
          <w:color w:val="000000"/>
        </w:rPr>
        <w:t>Object.clone</w:t>
      </w:r>
      <w:proofErr w:type="spellEnd"/>
      <w:r>
        <w:rPr>
          <w:rFonts w:ascii="Arial" w:hAnsi="Arial" w:cs="Arial"/>
          <w:color w:val="000000"/>
        </w:rPr>
        <w:t>() method returns an Object that needs to be cast, but by overriding the co-variant method, you can return the appropriate type immediately.</w:t>
      </w:r>
    </w:p>
    <w:p w14:paraId="23E574A8"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Style w:val="Strong"/>
          <w:rFonts w:ascii="Arial" w:hAnsi="Arial" w:cs="Arial"/>
          <w:color w:val="000000"/>
        </w:rPr>
        <w:t>Example:</w:t>
      </w:r>
      <w:r>
        <w:rPr>
          <w:rFonts w:ascii="Arial" w:hAnsi="Arial" w:cs="Arial"/>
          <w:color w:val="000000"/>
        </w:rPr>
        <w:t xml:space="preserve"> The Date class returns an object of type </w:t>
      </w:r>
      <w:proofErr w:type="spellStart"/>
      <w:proofErr w:type="gramStart"/>
      <w:r>
        <w:rPr>
          <w:rFonts w:ascii="Arial" w:hAnsi="Arial" w:cs="Arial"/>
          <w:color w:val="000000"/>
        </w:rPr>
        <w:t>java.util</w:t>
      </w:r>
      <w:proofErr w:type="gramEnd"/>
      <w:r>
        <w:rPr>
          <w:rFonts w:ascii="Arial" w:hAnsi="Arial" w:cs="Arial"/>
          <w:color w:val="000000"/>
        </w:rPr>
        <w:t>.Date</w:t>
      </w:r>
      <w:proofErr w:type="spellEnd"/>
      <w:r>
        <w:rPr>
          <w:rFonts w:ascii="Arial" w:hAnsi="Arial" w:cs="Arial"/>
          <w:color w:val="000000"/>
        </w:rPr>
        <w:t xml:space="preserve"> rather than </w:t>
      </w:r>
      <w:proofErr w:type="spellStart"/>
      <w:r>
        <w:rPr>
          <w:rFonts w:ascii="Arial" w:hAnsi="Arial" w:cs="Arial"/>
          <w:color w:val="000000"/>
        </w:rPr>
        <w:t>java.lang.Object</w:t>
      </w:r>
      <w:proofErr w:type="spellEnd"/>
      <w:r>
        <w:rPr>
          <w:rFonts w:ascii="Arial" w:hAnsi="Arial" w:cs="Arial"/>
          <w:color w:val="000000"/>
        </w:rPr>
        <w:t>.</w:t>
      </w:r>
    </w:p>
    <w:p w14:paraId="34B9051C"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25. What distinguishes composition from inheritance?</w:t>
      </w:r>
    </w:p>
    <w:p w14:paraId="3905BFDD"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 xml:space="preserve">In Java, composition and inheritance differ in </w:t>
      </w:r>
      <w:proofErr w:type="gramStart"/>
      <w:r>
        <w:rPr>
          <w:rFonts w:ascii="Arial" w:hAnsi="Arial" w:cs="Arial"/>
          <w:color w:val="000000"/>
        </w:rPr>
        <w:t>a number of</w:t>
      </w:r>
      <w:proofErr w:type="gramEnd"/>
      <w:r>
        <w:rPr>
          <w:rFonts w:ascii="Arial" w:hAnsi="Arial" w:cs="Arial"/>
          <w:color w:val="000000"/>
        </w:rPr>
        <w:t xml:space="preserve"> ways, including the following:</w:t>
      </w:r>
    </w:p>
    <w:p w14:paraId="2C9E6012" w14:textId="77777777" w:rsidR="004871E0" w:rsidRDefault="004871E0" w:rsidP="004871E0">
      <w:pPr>
        <w:numPr>
          <w:ilvl w:val="0"/>
          <w:numId w:val="208"/>
        </w:numPr>
        <w:shd w:val="clear" w:color="auto" w:fill="FFFFFF"/>
        <w:spacing w:after="0" w:line="240" w:lineRule="auto"/>
        <w:ind w:left="1200"/>
        <w:rPr>
          <w:rFonts w:ascii="Arial" w:hAnsi="Arial" w:cs="Arial"/>
          <w:color w:val="7F7F7F"/>
        </w:rPr>
      </w:pPr>
      <w:r>
        <w:rPr>
          <w:rFonts w:ascii="Arial" w:hAnsi="Arial" w:cs="Arial"/>
          <w:color w:val="000000"/>
        </w:rPr>
        <w:t xml:space="preserve">While inheritance cannot be modified, i.e. you cannot ask a class to implement another class at runtime, the composition is more flexible since you may change the implementation at runtime by executing the </w:t>
      </w:r>
      <w:proofErr w:type="spellStart"/>
      <w:proofErr w:type="gramStart"/>
      <w:r>
        <w:rPr>
          <w:rFonts w:ascii="Arial" w:hAnsi="Arial" w:cs="Arial"/>
          <w:color w:val="000000"/>
        </w:rPr>
        <w:t>setXXX</w:t>
      </w:r>
      <w:proofErr w:type="spellEnd"/>
      <w:r>
        <w:rPr>
          <w:rFonts w:ascii="Arial" w:hAnsi="Arial" w:cs="Arial"/>
          <w:color w:val="000000"/>
        </w:rPr>
        <w:t>(</w:t>
      </w:r>
      <w:proofErr w:type="gramEnd"/>
      <w:r>
        <w:rPr>
          <w:rFonts w:ascii="Arial" w:hAnsi="Arial" w:cs="Arial"/>
          <w:color w:val="000000"/>
        </w:rPr>
        <w:t>) function.</w:t>
      </w:r>
    </w:p>
    <w:p w14:paraId="52D863C3" w14:textId="77777777" w:rsidR="004871E0" w:rsidRDefault="004871E0" w:rsidP="004871E0">
      <w:pPr>
        <w:numPr>
          <w:ilvl w:val="0"/>
          <w:numId w:val="208"/>
        </w:numPr>
        <w:shd w:val="clear" w:color="auto" w:fill="FFFFFF"/>
        <w:spacing w:after="0" w:line="240" w:lineRule="auto"/>
        <w:ind w:left="1200"/>
        <w:rPr>
          <w:rFonts w:ascii="Arial" w:hAnsi="Arial" w:cs="Arial"/>
          <w:color w:val="7F7F7F"/>
        </w:rPr>
      </w:pPr>
      <w:r>
        <w:rPr>
          <w:rFonts w:ascii="Arial" w:hAnsi="Arial" w:cs="Arial"/>
          <w:color w:val="000000"/>
        </w:rPr>
        <w:t>A Room HAS A Fan, yet a Mango IS-A Fruit is an example of how composition builds HAS-A relationship while inheritance builds IS-A relationship.</w:t>
      </w:r>
    </w:p>
    <w:p w14:paraId="527805C8" w14:textId="77777777" w:rsidR="004871E0" w:rsidRDefault="004871E0" w:rsidP="004871E0">
      <w:pPr>
        <w:numPr>
          <w:ilvl w:val="0"/>
          <w:numId w:val="208"/>
        </w:numPr>
        <w:shd w:val="clear" w:color="auto" w:fill="FFFFFF"/>
        <w:spacing w:after="0" w:line="240" w:lineRule="auto"/>
        <w:ind w:left="1200"/>
        <w:rPr>
          <w:rFonts w:ascii="Arial" w:hAnsi="Arial" w:cs="Arial"/>
          <w:color w:val="7F7F7F"/>
        </w:rPr>
      </w:pPr>
      <w:r>
        <w:rPr>
          <w:rFonts w:ascii="Arial" w:hAnsi="Arial" w:cs="Arial"/>
          <w:color w:val="000000"/>
        </w:rPr>
        <w:t>Inheritance represents the parent-child relationship the best. However, the composition can also be used if you just need one class. </w:t>
      </w:r>
    </w:p>
    <w:p w14:paraId="6182B09B"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You can also read about </w:t>
      </w:r>
      <w:hyperlink r:id="rId122" w:tgtFrame="_blank" w:history="1">
        <w:r>
          <w:rPr>
            <w:rStyle w:val="Hyperlink"/>
            <w:rFonts w:ascii="Arial" w:hAnsi="Arial" w:cs="Arial"/>
            <w:color w:val="1155CC"/>
          </w:rPr>
          <w:t>Has-A Relationship in Java</w:t>
        </w:r>
      </w:hyperlink>
      <w:r>
        <w:rPr>
          <w:rFonts w:ascii="Arial" w:hAnsi="Arial" w:cs="Arial"/>
          <w:color w:val="000000"/>
        </w:rPr>
        <w:t> here.</w:t>
      </w:r>
    </w:p>
    <w:p w14:paraId="6DBE1A2D"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26. What distinguishes inheritance from encapsulation?</w:t>
      </w:r>
    </w:p>
    <w:p w14:paraId="30FF1175"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A parent-child relationship is created via the object-oriented idea of inheritance. Although it serves as the foundation for polymorphism, it is one approach to reuse code created for parent classes.</w:t>
      </w:r>
    </w:p>
    <w:p w14:paraId="444D7891"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On the other hand, encapsulation is an object-oriented notion used to conceal a class's internal details, such as How to store elements and generate hash values are both covered by HashMap.</w:t>
      </w:r>
    </w:p>
    <w:p w14:paraId="6B171BF4"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27. What distinguishes overriding from overloading methods?</w:t>
      </w:r>
    </w:p>
    <w:p w14:paraId="70985234"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The primary distinction between overloading and overriding is that the former occurred during compile time while the latter occurred during run time. This is the cause.</w:t>
      </w:r>
    </w:p>
    <w:p w14:paraId="1E968AC1"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Only virtual methods in Java can be overloaded. Methods resolved at compile time, such as private, static, and final methods in Java, cannot be overridden.</w:t>
      </w:r>
    </w:p>
    <w:p w14:paraId="1055DD51"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Additionally, the conditions for overloading and overriding methods differ. For instance, a method must have a different method signature to be considered overloading, whereas it must have the same method signature to be considered overriding.</w:t>
      </w:r>
    </w:p>
    <w:p w14:paraId="49181FAD"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To learn about </w:t>
      </w:r>
      <w:hyperlink r:id="rId123" w:tgtFrame="_blank" w:history="1">
        <w:r>
          <w:rPr>
            <w:rStyle w:val="Hyperlink"/>
            <w:rFonts w:ascii="Arial" w:hAnsi="Arial" w:cs="Arial"/>
            <w:color w:val="1155CC"/>
          </w:rPr>
          <w:t>Embedded Interview Questions</w:t>
        </w:r>
      </w:hyperlink>
      <w:r>
        <w:rPr>
          <w:rFonts w:ascii="Arial" w:hAnsi="Arial" w:cs="Arial"/>
          <w:color w:val="1155CC"/>
          <w:u w:val="single"/>
        </w:rPr>
        <w:t> </w:t>
      </w:r>
      <w:r>
        <w:rPr>
          <w:rFonts w:ascii="Arial" w:hAnsi="Arial" w:cs="Arial"/>
          <w:color w:val="000000"/>
        </w:rPr>
        <w:t>click here.</w:t>
      </w:r>
    </w:p>
    <w:p w14:paraId="3D8412FA"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 xml:space="preserve">28. What are the </w:t>
      </w:r>
      <w:proofErr w:type="gramStart"/>
      <w:r>
        <w:rPr>
          <w:rStyle w:val="Strong"/>
          <w:rFonts w:ascii="Arial" w:hAnsi="Arial" w:cs="Arial"/>
          <w:b/>
          <w:bCs/>
          <w:color w:val="000000"/>
          <w:sz w:val="30"/>
          <w:szCs w:val="30"/>
        </w:rPr>
        <w:t>super(</w:t>
      </w:r>
      <w:proofErr w:type="gramEnd"/>
      <w:r>
        <w:rPr>
          <w:rStyle w:val="Strong"/>
          <w:rFonts w:ascii="Arial" w:hAnsi="Arial" w:cs="Arial"/>
          <w:b/>
          <w:bCs/>
          <w:color w:val="000000"/>
          <w:sz w:val="30"/>
          <w:szCs w:val="30"/>
        </w:rPr>
        <w:t>) and this() methods in Java?</w:t>
      </w:r>
    </w:p>
    <w:p w14:paraId="0ED8E694" w14:textId="77777777" w:rsidR="004871E0" w:rsidRDefault="004871E0" w:rsidP="004871E0">
      <w:pPr>
        <w:pStyle w:val="NormalWeb"/>
        <w:shd w:val="clear" w:color="auto" w:fill="FFFFFF"/>
        <w:spacing w:before="0" w:beforeAutospacing="0" w:after="0" w:afterAutospacing="0"/>
        <w:rPr>
          <w:rFonts w:ascii="Arial" w:hAnsi="Arial" w:cs="Arial"/>
          <w:color w:val="7F7F7F"/>
        </w:rPr>
      </w:pPr>
      <w:proofErr w:type="gramStart"/>
      <w:r>
        <w:rPr>
          <w:rStyle w:val="Strong"/>
          <w:rFonts w:ascii="Arial" w:hAnsi="Arial" w:cs="Arial"/>
          <w:color w:val="000000"/>
        </w:rPr>
        <w:t>super(</w:t>
      </w:r>
      <w:proofErr w:type="gramEnd"/>
      <w:r>
        <w:rPr>
          <w:rStyle w:val="Strong"/>
          <w:rFonts w:ascii="Arial" w:hAnsi="Arial" w:cs="Arial"/>
          <w:color w:val="000000"/>
        </w:rPr>
        <w:t>)</w:t>
      </w:r>
    </w:p>
    <w:p w14:paraId="32126281" w14:textId="77777777" w:rsidR="004871E0" w:rsidRDefault="004871E0" w:rsidP="004871E0">
      <w:pPr>
        <w:numPr>
          <w:ilvl w:val="0"/>
          <w:numId w:val="209"/>
        </w:numPr>
        <w:shd w:val="clear" w:color="auto" w:fill="FFFFFF"/>
        <w:spacing w:after="0" w:line="240" w:lineRule="auto"/>
        <w:ind w:left="1200"/>
        <w:rPr>
          <w:rFonts w:ascii="Arial" w:hAnsi="Arial" w:cs="Arial"/>
          <w:color w:val="7F7F7F"/>
        </w:rPr>
      </w:pPr>
      <w:r>
        <w:rPr>
          <w:rFonts w:ascii="Arial" w:hAnsi="Arial" w:cs="Arial"/>
          <w:color w:val="000000"/>
        </w:rPr>
        <w:t>To call the constructor in the superclass, use the super keyword.</w:t>
      </w:r>
    </w:p>
    <w:p w14:paraId="0659C52F" w14:textId="77777777" w:rsidR="004871E0" w:rsidRDefault="004871E0" w:rsidP="004871E0">
      <w:pPr>
        <w:numPr>
          <w:ilvl w:val="0"/>
          <w:numId w:val="209"/>
        </w:numPr>
        <w:shd w:val="clear" w:color="auto" w:fill="FFFFFF"/>
        <w:spacing w:after="0" w:line="240" w:lineRule="auto"/>
        <w:ind w:left="1200"/>
        <w:rPr>
          <w:rFonts w:ascii="Arial" w:hAnsi="Arial" w:cs="Arial"/>
          <w:color w:val="7F7F7F"/>
        </w:rPr>
      </w:pPr>
      <w:r>
        <w:rPr>
          <w:rFonts w:ascii="Arial" w:hAnsi="Arial" w:cs="Arial"/>
          <w:color w:val="000000"/>
        </w:rPr>
        <w:t>Super always refers to the current class's parent.</w:t>
      </w:r>
    </w:p>
    <w:p w14:paraId="3CEE5924" w14:textId="77777777" w:rsidR="004871E0" w:rsidRDefault="004871E0" w:rsidP="004871E0">
      <w:pPr>
        <w:numPr>
          <w:ilvl w:val="0"/>
          <w:numId w:val="209"/>
        </w:numPr>
        <w:shd w:val="clear" w:color="auto" w:fill="FFFFFF"/>
        <w:spacing w:after="0" w:line="240" w:lineRule="auto"/>
        <w:ind w:left="1200"/>
        <w:rPr>
          <w:rFonts w:ascii="Arial" w:hAnsi="Arial" w:cs="Arial"/>
          <w:color w:val="7F7F7F"/>
        </w:rPr>
      </w:pPr>
      <w:r>
        <w:rPr>
          <w:rFonts w:ascii="Arial" w:hAnsi="Arial" w:cs="Arial"/>
          <w:color w:val="000000"/>
        </w:rPr>
        <w:t>You can use Super to access the parent class's public and protected methods and properties. The parent's private methods and properties are hidden from you.</w:t>
      </w:r>
    </w:p>
    <w:p w14:paraId="1EDE9558" w14:textId="77777777" w:rsidR="004871E0" w:rsidRDefault="004871E0" w:rsidP="004871E0">
      <w:pPr>
        <w:numPr>
          <w:ilvl w:val="0"/>
          <w:numId w:val="209"/>
        </w:numPr>
        <w:shd w:val="clear" w:color="auto" w:fill="FFFFFF"/>
        <w:spacing w:after="0" w:line="240" w:lineRule="auto"/>
        <w:ind w:left="1200"/>
        <w:rPr>
          <w:rFonts w:ascii="Arial" w:hAnsi="Arial" w:cs="Arial"/>
          <w:color w:val="7F7F7F"/>
        </w:rPr>
      </w:pPr>
      <w:r>
        <w:rPr>
          <w:rFonts w:ascii="Arial" w:hAnsi="Arial" w:cs="Arial"/>
          <w:color w:val="000000"/>
        </w:rPr>
        <w:t>Only the constructors of the class can access constructors using super.</w:t>
      </w:r>
    </w:p>
    <w:p w14:paraId="5C140D96" w14:textId="77777777" w:rsidR="004871E0" w:rsidRDefault="004871E0" w:rsidP="004871E0">
      <w:pPr>
        <w:pStyle w:val="NormalWeb"/>
        <w:shd w:val="clear" w:color="auto" w:fill="FFFFFF"/>
        <w:spacing w:before="0" w:beforeAutospacing="0" w:after="0" w:afterAutospacing="0"/>
        <w:rPr>
          <w:rFonts w:ascii="Arial" w:hAnsi="Arial" w:cs="Arial"/>
          <w:color w:val="7F7F7F"/>
        </w:rPr>
      </w:pPr>
      <w:proofErr w:type="gramStart"/>
      <w:r>
        <w:rPr>
          <w:rStyle w:val="Strong"/>
          <w:rFonts w:ascii="Arial" w:hAnsi="Arial" w:cs="Arial"/>
          <w:color w:val="000000"/>
        </w:rPr>
        <w:t>this(</w:t>
      </w:r>
      <w:proofErr w:type="gramEnd"/>
      <w:r>
        <w:rPr>
          <w:rStyle w:val="Strong"/>
          <w:rFonts w:ascii="Arial" w:hAnsi="Arial" w:cs="Arial"/>
          <w:color w:val="000000"/>
        </w:rPr>
        <w:t>)</w:t>
      </w:r>
    </w:p>
    <w:p w14:paraId="085A0B50" w14:textId="77777777" w:rsidR="004871E0" w:rsidRDefault="004871E0" w:rsidP="004871E0">
      <w:pPr>
        <w:numPr>
          <w:ilvl w:val="0"/>
          <w:numId w:val="210"/>
        </w:numPr>
        <w:shd w:val="clear" w:color="auto" w:fill="FFFFFF"/>
        <w:spacing w:after="0" w:line="240" w:lineRule="auto"/>
        <w:ind w:left="1200"/>
        <w:rPr>
          <w:rFonts w:ascii="Arial" w:hAnsi="Arial" w:cs="Arial"/>
          <w:color w:val="7F7F7F"/>
        </w:rPr>
      </w:pPr>
      <w:r>
        <w:rPr>
          <w:rFonts w:ascii="Arial" w:hAnsi="Arial" w:cs="Arial"/>
          <w:color w:val="000000"/>
        </w:rPr>
        <w:t>A reference to the current class is made by this.</w:t>
      </w:r>
    </w:p>
    <w:p w14:paraId="0170AB0C" w14:textId="77777777" w:rsidR="004871E0" w:rsidRDefault="004871E0" w:rsidP="004871E0">
      <w:pPr>
        <w:numPr>
          <w:ilvl w:val="0"/>
          <w:numId w:val="210"/>
        </w:numPr>
        <w:shd w:val="clear" w:color="auto" w:fill="FFFFFF"/>
        <w:spacing w:after="0" w:line="240" w:lineRule="auto"/>
        <w:ind w:left="1200"/>
        <w:rPr>
          <w:rFonts w:ascii="Arial" w:hAnsi="Arial" w:cs="Arial"/>
          <w:color w:val="7F7F7F"/>
        </w:rPr>
      </w:pPr>
      <w:r>
        <w:rPr>
          <w:rFonts w:ascii="Arial" w:hAnsi="Arial" w:cs="Arial"/>
          <w:color w:val="000000"/>
        </w:rPr>
        <w:lastRenderedPageBreak/>
        <w:t>It enables access to the current class's methods and attributes, including private ones.</w:t>
      </w:r>
    </w:p>
    <w:p w14:paraId="5A5E9A90" w14:textId="77777777" w:rsidR="004871E0" w:rsidRDefault="004871E0" w:rsidP="004871E0">
      <w:pPr>
        <w:numPr>
          <w:ilvl w:val="0"/>
          <w:numId w:val="210"/>
        </w:numPr>
        <w:shd w:val="clear" w:color="auto" w:fill="FFFFFF"/>
        <w:spacing w:after="0" w:line="240" w:lineRule="auto"/>
        <w:ind w:left="1200"/>
        <w:rPr>
          <w:rFonts w:ascii="Arial" w:hAnsi="Arial" w:cs="Arial"/>
          <w:color w:val="7F7F7F"/>
        </w:rPr>
      </w:pPr>
      <w:r>
        <w:rPr>
          <w:rFonts w:ascii="Arial" w:hAnsi="Arial" w:cs="Arial"/>
          <w:color w:val="000000"/>
        </w:rPr>
        <w:t>It is used to access the current object's methods and fields. Because of this, it, for instance, has no significance in static methods. this keyword was previously used to call the class's constructor (</w:t>
      </w:r>
      <w:proofErr w:type="gramStart"/>
      <w:r>
        <w:rPr>
          <w:rFonts w:ascii="Arial" w:hAnsi="Arial" w:cs="Arial"/>
          <w:color w:val="000000"/>
        </w:rPr>
        <w:t>other</w:t>
      </w:r>
      <w:proofErr w:type="gramEnd"/>
      <w:r>
        <w:rPr>
          <w:rFonts w:ascii="Arial" w:hAnsi="Arial" w:cs="Arial"/>
          <w:color w:val="000000"/>
        </w:rPr>
        <w:t xml:space="preserve"> overloaded constructor)</w:t>
      </w:r>
    </w:p>
    <w:p w14:paraId="7A5C70C9"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29. Three classes, C1, C2, and C3, have been established in the code below. Both Class C2 and Class C1 are extended by Class C3.</w:t>
      </w:r>
    </w:p>
    <w:p w14:paraId="475FB898"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Style w:val="Strong"/>
          <w:rFonts w:ascii="Arial" w:hAnsi="Arial" w:cs="Arial"/>
          <w:color w:val="000000"/>
        </w:rPr>
        <w:t>Is there a way for Class C3 to invoke the method f1() of Class C1, which exists in each class?</w:t>
      </w:r>
    </w:p>
    <w:p w14:paraId="3E397683"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public class C1 </w:t>
      </w:r>
    </w:p>
    <w:p w14:paraId="3D844A85"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172B9C5F"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void f1</w:t>
      </w:r>
      <w:proofErr w:type="gramStart"/>
      <w:r>
        <w:rPr>
          <w:rStyle w:val="HTMLCode"/>
          <w:rFonts w:ascii="var(--app-font)" w:hAnsi="var(--app-font)"/>
          <w:color w:val="343434"/>
          <w:sz w:val="24"/>
          <w:szCs w:val="24"/>
        </w:rPr>
        <w:t>(){</w:t>
      </w:r>
      <w:proofErr w:type="gramEnd"/>
    </w:p>
    <w:p w14:paraId="7F1AA9FF"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roofErr w:type="spellStart"/>
      <w:r>
        <w:rPr>
          <w:rStyle w:val="HTMLCode"/>
          <w:rFonts w:ascii="var(--app-font)" w:hAnsi="var(--app-font)"/>
          <w:color w:val="343434"/>
          <w:sz w:val="24"/>
          <w:szCs w:val="24"/>
        </w:rPr>
        <w:t>System.out.println</w:t>
      </w:r>
      <w:proofErr w:type="spellEnd"/>
      <w:r>
        <w:rPr>
          <w:rStyle w:val="HTMLCode"/>
          <w:rFonts w:ascii="var(--app-font)" w:hAnsi="var(--app-font)"/>
          <w:color w:val="343434"/>
          <w:sz w:val="24"/>
          <w:szCs w:val="24"/>
        </w:rPr>
        <w:t>("f1 in class C1"</w:t>
      </w:r>
      <w:proofErr w:type="gramStart"/>
      <w:r>
        <w:rPr>
          <w:rStyle w:val="HTMLCode"/>
          <w:rFonts w:ascii="var(--app-font)" w:hAnsi="var(--app-font)"/>
          <w:color w:val="343434"/>
          <w:sz w:val="24"/>
          <w:szCs w:val="24"/>
        </w:rPr>
        <w:t>);</w:t>
      </w:r>
      <w:proofErr w:type="gramEnd"/>
      <w:r>
        <w:rPr>
          <w:rStyle w:val="HTMLCode"/>
          <w:rFonts w:ascii="var(--app-font)" w:hAnsi="var(--app-font)"/>
          <w:color w:val="343434"/>
          <w:sz w:val="24"/>
          <w:szCs w:val="24"/>
        </w:rPr>
        <w:t xml:space="preserve">  </w:t>
      </w:r>
    </w:p>
    <w:p w14:paraId="3CF89266"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27152926"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71D86554"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public class C2 extends </w:t>
      </w:r>
      <w:proofErr w:type="gramStart"/>
      <w:r>
        <w:rPr>
          <w:rStyle w:val="HTMLCode"/>
          <w:rFonts w:ascii="var(--app-font)" w:hAnsi="var(--app-font)"/>
          <w:color w:val="343434"/>
          <w:sz w:val="24"/>
          <w:szCs w:val="24"/>
        </w:rPr>
        <w:t>C1</w:t>
      </w:r>
      <w:proofErr w:type="gramEnd"/>
      <w:r>
        <w:rPr>
          <w:rStyle w:val="HTMLCode"/>
          <w:rFonts w:ascii="var(--app-font)" w:hAnsi="var(--app-font)"/>
          <w:color w:val="343434"/>
          <w:sz w:val="24"/>
          <w:szCs w:val="24"/>
        </w:rPr>
        <w:t xml:space="preserve"> </w:t>
      </w:r>
    </w:p>
    <w:p w14:paraId="15B42F25"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3C815A03"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void f1() {</w:t>
      </w:r>
    </w:p>
    <w:p w14:paraId="4966E813"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roofErr w:type="spellStart"/>
      <w:r>
        <w:rPr>
          <w:rStyle w:val="HTMLCode"/>
          <w:rFonts w:ascii="var(--app-font)" w:hAnsi="var(--app-font)"/>
          <w:color w:val="343434"/>
          <w:sz w:val="24"/>
          <w:szCs w:val="24"/>
        </w:rPr>
        <w:t>System.out.println</w:t>
      </w:r>
      <w:proofErr w:type="spellEnd"/>
      <w:r>
        <w:rPr>
          <w:rStyle w:val="HTMLCode"/>
          <w:rFonts w:ascii="var(--app-font)" w:hAnsi="var(--app-font)"/>
          <w:color w:val="343434"/>
          <w:sz w:val="24"/>
          <w:szCs w:val="24"/>
        </w:rPr>
        <w:t>("f1 in class C2"</w:t>
      </w:r>
      <w:proofErr w:type="gramStart"/>
      <w:r>
        <w:rPr>
          <w:rStyle w:val="HTMLCode"/>
          <w:rFonts w:ascii="var(--app-font)" w:hAnsi="var(--app-font)"/>
          <w:color w:val="343434"/>
          <w:sz w:val="24"/>
          <w:szCs w:val="24"/>
        </w:rPr>
        <w:t>);</w:t>
      </w:r>
      <w:proofErr w:type="gramEnd"/>
    </w:p>
    <w:p w14:paraId="0BE20995"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79964316"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14989868"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public class C3 extends </w:t>
      </w:r>
      <w:proofErr w:type="gramStart"/>
      <w:r>
        <w:rPr>
          <w:rStyle w:val="HTMLCode"/>
          <w:rFonts w:ascii="var(--app-font)" w:hAnsi="var(--app-font)"/>
          <w:color w:val="343434"/>
          <w:sz w:val="24"/>
          <w:szCs w:val="24"/>
        </w:rPr>
        <w:t>C2</w:t>
      </w:r>
      <w:proofErr w:type="gramEnd"/>
      <w:r>
        <w:rPr>
          <w:rStyle w:val="HTMLCode"/>
          <w:rFonts w:ascii="var(--app-font)" w:hAnsi="var(--app-font)"/>
          <w:color w:val="343434"/>
          <w:sz w:val="24"/>
          <w:szCs w:val="24"/>
        </w:rPr>
        <w:t xml:space="preserve"> </w:t>
      </w:r>
    </w:p>
    <w:p w14:paraId="3D1B9989"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66DDE8BF"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void f1() {</w:t>
      </w:r>
    </w:p>
    <w:p w14:paraId="6A36C844"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proofErr w:type="spellStart"/>
      <w:r>
        <w:rPr>
          <w:rStyle w:val="HTMLCode"/>
          <w:rFonts w:ascii="var(--app-font)" w:hAnsi="var(--app-font)"/>
          <w:color w:val="343434"/>
          <w:sz w:val="24"/>
          <w:szCs w:val="24"/>
        </w:rPr>
        <w:t>System.out.println</w:t>
      </w:r>
      <w:proofErr w:type="spellEnd"/>
      <w:r>
        <w:rPr>
          <w:rStyle w:val="HTMLCode"/>
          <w:rFonts w:ascii="var(--app-font)" w:hAnsi="var(--app-font)"/>
          <w:color w:val="343434"/>
          <w:sz w:val="24"/>
          <w:szCs w:val="24"/>
        </w:rPr>
        <w:t>("f1 in class C3"</w:t>
      </w:r>
      <w:proofErr w:type="gramStart"/>
      <w:r>
        <w:rPr>
          <w:rStyle w:val="HTMLCode"/>
          <w:rFonts w:ascii="var(--app-font)" w:hAnsi="var(--app-font)"/>
          <w:color w:val="343434"/>
          <w:sz w:val="24"/>
          <w:szCs w:val="24"/>
        </w:rPr>
        <w:t>);</w:t>
      </w:r>
      <w:proofErr w:type="gramEnd"/>
      <w:r>
        <w:rPr>
          <w:rStyle w:val="HTMLCode"/>
          <w:rFonts w:ascii="var(--app-font)" w:hAnsi="var(--app-font)"/>
          <w:color w:val="343434"/>
          <w:sz w:val="24"/>
          <w:szCs w:val="24"/>
        </w:rPr>
        <w:t xml:space="preserve"> </w:t>
      </w:r>
    </w:p>
    <w:p w14:paraId="52ADD396"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719AF722"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6107C4CB"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public class Test {</w:t>
      </w:r>
    </w:p>
    <w:p w14:paraId="021579E4"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public static void </w:t>
      </w:r>
      <w:proofErr w:type="gramStart"/>
      <w:r>
        <w:rPr>
          <w:rStyle w:val="HTMLCode"/>
          <w:rFonts w:ascii="var(--app-font)" w:hAnsi="var(--app-font)"/>
          <w:color w:val="343434"/>
          <w:sz w:val="24"/>
          <w:szCs w:val="24"/>
        </w:rPr>
        <w:t>main(</w:t>
      </w:r>
      <w:proofErr w:type="gramEnd"/>
      <w:r>
        <w:rPr>
          <w:rStyle w:val="HTMLCode"/>
          <w:rFonts w:ascii="var(--app-font)" w:hAnsi="var(--app-font)"/>
          <w:color w:val="343434"/>
          <w:sz w:val="24"/>
          <w:szCs w:val="24"/>
        </w:rPr>
        <w:t xml:space="preserve">String[] </w:t>
      </w:r>
      <w:proofErr w:type="spellStart"/>
      <w:r>
        <w:rPr>
          <w:rStyle w:val="HTMLCode"/>
          <w:rFonts w:ascii="var(--app-font)" w:hAnsi="var(--app-font)"/>
          <w:color w:val="343434"/>
          <w:sz w:val="24"/>
          <w:szCs w:val="24"/>
        </w:rPr>
        <w:t>args</w:t>
      </w:r>
      <w:proofErr w:type="spellEnd"/>
      <w:r>
        <w:rPr>
          <w:rStyle w:val="HTMLCode"/>
          <w:rFonts w:ascii="var(--app-font)" w:hAnsi="var(--app-font)"/>
          <w:color w:val="343434"/>
          <w:sz w:val="24"/>
          <w:szCs w:val="24"/>
        </w:rPr>
        <w:t xml:space="preserve">) </w:t>
      </w:r>
    </w:p>
    <w:p w14:paraId="0CF1C0A6"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w:t>
      </w:r>
    </w:p>
    <w:p w14:paraId="31786937"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C3 </w:t>
      </w:r>
      <w:proofErr w:type="spellStart"/>
      <w:r>
        <w:rPr>
          <w:rStyle w:val="HTMLCode"/>
          <w:rFonts w:ascii="var(--app-font)" w:hAnsi="var(--app-font)"/>
          <w:color w:val="343434"/>
          <w:sz w:val="24"/>
          <w:szCs w:val="24"/>
        </w:rPr>
        <w:t>c3</w:t>
      </w:r>
      <w:proofErr w:type="spellEnd"/>
      <w:r>
        <w:rPr>
          <w:rStyle w:val="HTMLCode"/>
          <w:rFonts w:ascii="var(--app-font)" w:hAnsi="var(--app-font)"/>
          <w:color w:val="343434"/>
          <w:sz w:val="24"/>
          <w:szCs w:val="24"/>
        </w:rPr>
        <w:t xml:space="preserve"> = new C3(</w:t>
      </w:r>
      <w:proofErr w:type="gramStart"/>
      <w:r>
        <w:rPr>
          <w:rStyle w:val="HTMLCode"/>
          <w:rFonts w:ascii="var(--app-font)" w:hAnsi="var(--app-font)"/>
          <w:color w:val="343434"/>
          <w:sz w:val="24"/>
          <w:szCs w:val="24"/>
        </w:rPr>
        <w:t>);</w:t>
      </w:r>
      <w:proofErr w:type="gramEnd"/>
    </w:p>
    <w:p w14:paraId="73692355"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c3.f1(</w:t>
      </w:r>
      <w:proofErr w:type="gramStart"/>
      <w:r>
        <w:rPr>
          <w:rStyle w:val="HTMLCode"/>
          <w:rFonts w:ascii="var(--app-font)" w:hAnsi="var(--app-font)"/>
          <w:color w:val="343434"/>
          <w:sz w:val="24"/>
          <w:szCs w:val="24"/>
        </w:rPr>
        <w:t>);</w:t>
      </w:r>
      <w:proofErr w:type="gramEnd"/>
    </w:p>
    <w:p w14:paraId="237D65F6" w14:textId="77777777" w:rsidR="004871E0" w:rsidRDefault="004871E0" w:rsidP="004871E0">
      <w:pPr>
        <w:pStyle w:val="HTMLPreformatted"/>
        <w:shd w:val="clear" w:color="auto" w:fill="ECEFFA"/>
        <w:wordWrap w:val="0"/>
        <w:rPr>
          <w:rStyle w:val="HTMLCode"/>
          <w:rFonts w:ascii="var(--app-font)" w:hAnsi="var(--app-font)"/>
          <w:color w:val="343434"/>
          <w:sz w:val="24"/>
          <w:szCs w:val="24"/>
        </w:rPr>
      </w:pPr>
      <w:r>
        <w:rPr>
          <w:rStyle w:val="HTMLCode"/>
          <w:rFonts w:ascii="var(--app-font)" w:hAnsi="var(--app-font)"/>
          <w:color w:val="343434"/>
          <w:sz w:val="24"/>
          <w:szCs w:val="24"/>
        </w:rPr>
        <w:t xml:space="preserve">  }</w:t>
      </w:r>
    </w:p>
    <w:p w14:paraId="1CBD43CB" w14:textId="77777777" w:rsidR="004871E0" w:rsidRDefault="004871E0" w:rsidP="004871E0">
      <w:pPr>
        <w:pStyle w:val="HTMLPreformatted"/>
        <w:shd w:val="clear" w:color="auto" w:fill="ECEFFA"/>
        <w:rPr>
          <w:color w:val="343434"/>
          <w:sz w:val="24"/>
          <w:szCs w:val="24"/>
        </w:rPr>
      </w:pPr>
      <w:r>
        <w:rPr>
          <w:rStyle w:val="HTMLCode"/>
          <w:rFonts w:ascii="var(--app-font)" w:hAnsi="var(--app-font)"/>
          <w:color w:val="343434"/>
          <w:sz w:val="24"/>
          <w:szCs w:val="24"/>
        </w:rPr>
        <w:t>}</w:t>
      </w:r>
    </w:p>
    <w:p w14:paraId="23DE89C8" w14:textId="17912285" w:rsidR="004871E0" w:rsidRDefault="004871E0" w:rsidP="004871E0">
      <w:pPr>
        <w:spacing w:line="240" w:lineRule="atLeast"/>
        <w:rPr>
          <w:rFonts w:ascii="Arial" w:hAnsi="Arial" w:cs="Arial"/>
          <w:b/>
          <w:bCs/>
          <w:color w:val="7F7F7F"/>
          <w:sz w:val="18"/>
          <w:szCs w:val="18"/>
        </w:rPr>
      </w:pPr>
      <w:r>
        <w:rPr>
          <w:rFonts w:ascii="Arial" w:hAnsi="Arial" w:cs="Arial"/>
          <w:b/>
          <w:bCs/>
          <w:noProof/>
          <w:color w:val="7F7F7F"/>
          <w:sz w:val="18"/>
          <w:szCs w:val="18"/>
        </w:rPr>
        <mc:AlternateContent>
          <mc:Choice Requires="wps">
            <w:drawing>
              <wp:inline distT="0" distB="0" distL="0" distR="0" wp14:anchorId="221D1780" wp14:editId="3C5803A8">
                <wp:extent cx="304800" cy="304800"/>
                <wp:effectExtent l="0" t="0" r="0" b="0"/>
                <wp:docPr id="6233889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F0A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5878A0" w14:textId="77777777" w:rsidR="004871E0" w:rsidRDefault="004871E0" w:rsidP="004871E0">
      <w:pPr>
        <w:spacing w:line="240" w:lineRule="atLeast"/>
        <w:rPr>
          <w:rFonts w:ascii="Arial" w:hAnsi="Arial" w:cs="Arial"/>
          <w:b/>
          <w:bCs/>
          <w:color w:val="7F7F7F"/>
          <w:sz w:val="18"/>
          <w:szCs w:val="18"/>
        </w:rPr>
      </w:pPr>
      <w:r>
        <w:rPr>
          <w:rStyle w:val="compiler-label-text"/>
          <w:rFonts w:ascii="Arial" w:hAnsi="Arial" w:cs="Arial"/>
          <w:color w:val="7F7F7F"/>
          <w:sz w:val="18"/>
          <w:szCs w:val="18"/>
        </w:rPr>
        <w:t>You can also try this code with </w:t>
      </w:r>
      <w:r>
        <w:rPr>
          <w:rFonts w:ascii="Arial" w:hAnsi="Arial" w:cs="Arial"/>
          <w:b/>
          <w:bCs/>
          <w:color w:val="7F7F7F"/>
          <w:sz w:val="18"/>
          <w:szCs w:val="18"/>
        </w:rPr>
        <w:t>Online Java Compiler</w:t>
      </w:r>
    </w:p>
    <w:p w14:paraId="7C186A16" w14:textId="77777777" w:rsidR="004871E0" w:rsidRDefault="004871E0" w:rsidP="004871E0">
      <w:pPr>
        <w:spacing w:line="240" w:lineRule="atLeast"/>
        <w:rPr>
          <w:rFonts w:ascii="Arial" w:hAnsi="Arial" w:cs="Arial"/>
          <w:b/>
          <w:bCs/>
          <w:color w:val="7F7F7F"/>
          <w:sz w:val="18"/>
          <w:szCs w:val="18"/>
        </w:rPr>
      </w:pPr>
      <w:hyperlink r:id="rId124" w:tgtFrame="_blank" w:history="1">
        <w:r>
          <w:rPr>
            <w:rStyle w:val="Hyperlink"/>
            <w:rFonts w:ascii="Arial" w:hAnsi="Arial" w:cs="Arial"/>
            <w:b/>
            <w:bCs/>
            <w:sz w:val="18"/>
            <w:szCs w:val="18"/>
          </w:rPr>
          <w:t>Run Code</w:t>
        </w:r>
      </w:hyperlink>
    </w:p>
    <w:p w14:paraId="4FAAD7A3"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7F7F7F"/>
        </w:rPr>
        <w:br/>
      </w:r>
      <w:r>
        <w:rPr>
          <w:rFonts w:ascii="Arial" w:hAnsi="Arial" w:cs="Arial"/>
          <w:color w:val="000000"/>
        </w:rPr>
        <w:t>Every class in the code above has a method called f1() with the same signature; as a result, Class C2 overrides Class C1's f1() method, and Class C3 overrides Class C2's f1() method.</w:t>
      </w:r>
    </w:p>
    <w:p w14:paraId="681F559D"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 xml:space="preserve">Using the </w:t>
      </w:r>
      <w:proofErr w:type="gramStart"/>
      <w:r>
        <w:rPr>
          <w:rFonts w:ascii="Arial" w:hAnsi="Arial" w:cs="Arial"/>
          <w:color w:val="000000"/>
        </w:rPr>
        <w:t>super.f</w:t>
      </w:r>
      <w:proofErr w:type="gramEnd"/>
      <w:r>
        <w:rPr>
          <w:rFonts w:ascii="Arial" w:hAnsi="Arial" w:cs="Arial"/>
          <w:color w:val="000000"/>
        </w:rPr>
        <w:t>1() call classes C2 and C3 can now call their superclass's f1() function.</w:t>
      </w:r>
    </w:p>
    <w:p w14:paraId="15245A3B"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lastRenderedPageBreak/>
        <w:t xml:space="preserve">However, in this case, invoking C1's f1() method from Class C3 is not possible because it violates Java's OOPs notion and does not employ </w:t>
      </w:r>
      <w:proofErr w:type="spellStart"/>
      <w:proofErr w:type="gramStart"/>
      <w:r>
        <w:rPr>
          <w:rFonts w:ascii="Arial" w:hAnsi="Arial" w:cs="Arial"/>
          <w:color w:val="000000"/>
        </w:rPr>
        <w:t>super.super</w:t>
      </w:r>
      <w:proofErr w:type="spellEnd"/>
      <w:proofErr w:type="gramEnd"/>
      <w:r>
        <w:rPr>
          <w:rFonts w:ascii="Arial" w:hAnsi="Arial" w:cs="Arial"/>
          <w:color w:val="000000"/>
        </w:rPr>
        <w:t>.</w:t>
      </w:r>
    </w:p>
    <w:p w14:paraId="2EA63604"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Since multiple inheritance is not permitted in Java, C3 can only see one superclass, which will have just one f1() method implementation. The f1() method of C1 is hidden from C3.</w:t>
      </w:r>
    </w:p>
    <w:p w14:paraId="39731437"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 xml:space="preserve">This situation is sometimes referred to as the Diamond Problem of Multiple Inheritance. Class C2 and Class C3 must both call the </w:t>
      </w:r>
      <w:proofErr w:type="gramStart"/>
      <w:r>
        <w:rPr>
          <w:rFonts w:ascii="Arial" w:hAnsi="Arial" w:cs="Arial"/>
          <w:color w:val="000000"/>
        </w:rPr>
        <w:t>super.f</w:t>
      </w:r>
      <w:proofErr w:type="gramEnd"/>
      <w:r>
        <w:rPr>
          <w:rFonts w:ascii="Arial" w:hAnsi="Arial" w:cs="Arial"/>
          <w:color w:val="000000"/>
        </w:rPr>
        <w:t>1() method for class C3 to call class C1's f1() implementation.</w:t>
      </w:r>
    </w:p>
    <w:p w14:paraId="0EDB56E1" w14:textId="77777777" w:rsidR="004871E0" w:rsidRDefault="004871E0" w:rsidP="004871E0">
      <w:pPr>
        <w:pStyle w:val="Heading3"/>
        <w:shd w:val="clear" w:color="auto" w:fill="FFFFFF"/>
        <w:spacing w:before="0" w:beforeAutospacing="0" w:after="0" w:afterAutospacing="0"/>
        <w:rPr>
          <w:rFonts w:ascii="Arial" w:hAnsi="Arial" w:cs="Arial"/>
          <w:color w:val="616161"/>
          <w:sz w:val="30"/>
          <w:szCs w:val="30"/>
        </w:rPr>
      </w:pPr>
      <w:r>
        <w:rPr>
          <w:rStyle w:val="Strong"/>
          <w:rFonts w:ascii="Arial" w:hAnsi="Arial" w:cs="Arial"/>
          <w:b/>
          <w:bCs/>
          <w:color w:val="000000"/>
          <w:sz w:val="30"/>
          <w:szCs w:val="30"/>
        </w:rPr>
        <w:t>30. What distinguishes aggregation and composition as two distinct concepts?</w:t>
      </w:r>
    </w:p>
    <w:p w14:paraId="0FA0A180"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The terms "aggregation" and "composition" refer to different association links in the OOPs paradigm. Between classes, a composition forges a solid connection.</w:t>
      </w:r>
    </w:p>
    <w:p w14:paraId="206061FA"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All components of a composite item are destroyed if it is destroyed. A car, as an illustration, has a steering wheel. The steering wheel's presence is meaningless if the car is destroyed.</w:t>
      </w:r>
    </w:p>
    <w:p w14:paraId="2C9B6952" w14:textId="77777777" w:rsidR="004871E0" w:rsidRDefault="004871E0" w:rsidP="004871E0">
      <w:pPr>
        <w:pStyle w:val="NormalWeb"/>
        <w:shd w:val="clear" w:color="auto" w:fill="FFFFFF"/>
        <w:spacing w:before="0" w:beforeAutospacing="0" w:after="0" w:afterAutospacing="0"/>
        <w:rPr>
          <w:rFonts w:ascii="Arial" w:hAnsi="Arial" w:cs="Arial"/>
          <w:color w:val="7F7F7F"/>
        </w:rPr>
      </w:pPr>
      <w:r>
        <w:rPr>
          <w:rFonts w:ascii="Arial" w:hAnsi="Arial" w:cs="Arial"/>
          <w:color w:val="000000"/>
        </w:rPr>
        <w:t>A weaker association between classes is established via aggregation than by composition. As an illustration, libraries have students. Students still exist even if a library is destroyed. As a result, the library and the student are related.</w:t>
      </w:r>
    </w:p>
    <w:p w14:paraId="3424D3A6" w14:textId="548527B5" w:rsidR="004871E0" w:rsidRDefault="004871E0" w:rsidP="004871E0">
      <w:pPr>
        <w:rPr>
          <w:rFonts w:ascii="Times New Roman" w:eastAsia="Times New Roman" w:hAnsi="Times New Roman" w:cs="Times New Roman"/>
          <w:b/>
          <w:bCs/>
          <w:color w:val="212121"/>
          <w:kern w:val="0"/>
          <w:sz w:val="36"/>
          <w:szCs w:val="36"/>
          <w14:ligatures w14:val="none"/>
        </w:rPr>
      </w:pPr>
      <w:r w:rsidRPr="004871E0">
        <w:rPr>
          <w:rFonts w:ascii="Times New Roman" w:eastAsia="Times New Roman" w:hAnsi="Times New Roman" w:cs="Times New Roman"/>
          <w:b/>
          <w:bCs/>
          <w:color w:val="212121"/>
          <w:kern w:val="0"/>
          <w:sz w:val="36"/>
          <w:szCs w:val="36"/>
          <w14:ligatures w14:val="none"/>
        </w:rPr>
        <w:sym w:font="Wingdings" w:char="F0E0"/>
      </w:r>
    </w:p>
    <w:p w14:paraId="557F4A7A" w14:textId="77777777" w:rsidR="004871E0" w:rsidRDefault="004871E0" w:rsidP="004871E0">
      <w:pPr>
        <w:rPr>
          <w:rFonts w:ascii="Times New Roman" w:eastAsia="Times New Roman" w:hAnsi="Times New Roman" w:cs="Times New Roman"/>
          <w:b/>
          <w:bCs/>
          <w:color w:val="212121"/>
          <w:kern w:val="0"/>
          <w:sz w:val="36"/>
          <w:szCs w:val="36"/>
          <w14:ligatures w14:val="none"/>
        </w:rPr>
      </w:pPr>
    </w:p>
    <w:p w14:paraId="67C1AAE1" w14:textId="1EE4A617" w:rsidR="004871E0" w:rsidRDefault="004871E0" w:rsidP="004871E0">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 xml:space="preserve"> JDBC</w:t>
      </w:r>
    </w:p>
    <w:p w14:paraId="236FDB15" w14:textId="77777777" w:rsidR="004871E0" w:rsidRDefault="004871E0" w:rsidP="004871E0">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JDBC Interview Questions</w:t>
      </w:r>
    </w:p>
    <w:p w14:paraId="15348508"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A list of </w:t>
      </w:r>
      <w:proofErr w:type="gramStart"/>
      <w:r>
        <w:rPr>
          <w:rFonts w:ascii="Segoe UI" w:hAnsi="Segoe UI" w:cs="Segoe UI"/>
          <w:color w:val="333333"/>
        </w:rPr>
        <w:t>top</w:t>
      </w:r>
      <w:proofErr w:type="gramEnd"/>
      <w:r>
        <w:rPr>
          <w:rFonts w:ascii="Segoe UI" w:hAnsi="Segoe UI" w:cs="Segoe UI"/>
          <w:color w:val="333333"/>
        </w:rPr>
        <w:t xml:space="preserve"> frequently asked JDBC interview questions and answers is given below.</w:t>
      </w:r>
    </w:p>
    <w:p w14:paraId="1AE03390" w14:textId="77777777" w:rsidR="004871E0" w:rsidRDefault="004871E0" w:rsidP="004871E0">
      <w:pPr>
        <w:rPr>
          <w:rFonts w:ascii="Times New Roman" w:hAnsi="Times New Roman" w:cs="Times New Roman"/>
        </w:rPr>
      </w:pPr>
      <w:r>
        <w:pict w14:anchorId="4E4C2E4A">
          <v:rect id="_x0000_i1490" style="width:0;height:.75pt" o:hralign="left" o:hrstd="t" o:hrnoshade="t" o:hr="t" fillcolor="#d4d4d4" stroked="f"/>
        </w:pict>
      </w:r>
    </w:p>
    <w:p w14:paraId="2626E2DF"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 What is JDBC?</w:t>
      </w:r>
    </w:p>
    <w:p w14:paraId="3CDA4A65"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JDBC is a Java API that is used to connect and execute the query to the database. JDBC API uses JDBC drivers to connect to the database. JDBC API can be used to access tabular data stored into any relational database.</w:t>
      </w:r>
    </w:p>
    <w:p w14:paraId="1D64E62D" w14:textId="65BB7E43" w:rsidR="004871E0" w:rsidRDefault="004871E0" w:rsidP="004871E0">
      <w:pPr>
        <w:rPr>
          <w:rFonts w:ascii="Times New Roman" w:hAnsi="Times New Roman" w:cs="Times New Roman"/>
        </w:rPr>
      </w:pPr>
      <w:r>
        <w:rPr>
          <w:noProof/>
        </w:rPr>
        <w:lastRenderedPageBreak/>
        <w:drawing>
          <wp:inline distT="0" distB="0" distL="0" distR="0" wp14:anchorId="5B98BD0D" wp14:editId="27B4FF86">
            <wp:extent cx="4502150" cy="1936750"/>
            <wp:effectExtent l="0" t="0" r="0" b="6350"/>
            <wp:docPr id="358726188" name="Picture 32"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DBC (Java Database Connectivity)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02150" cy="1936750"/>
                    </a:xfrm>
                    <a:prstGeom prst="rect">
                      <a:avLst/>
                    </a:prstGeom>
                    <a:noFill/>
                    <a:ln>
                      <a:noFill/>
                    </a:ln>
                  </pic:spPr>
                </pic:pic>
              </a:graphicData>
            </a:graphic>
          </wp:inline>
        </w:drawing>
      </w:r>
      <w:r>
        <w:rPr>
          <w:rFonts w:ascii="Segoe UI" w:hAnsi="Segoe UI" w:cs="Segoe UI"/>
          <w:color w:val="333333"/>
          <w:shd w:val="clear" w:color="auto" w:fill="FFFFFF"/>
        </w:rPr>
        <w:t> </w:t>
      </w:r>
      <w:hyperlink r:id="rId126" w:history="1">
        <w:r>
          <w:rPr>
            <w:rStyle w:val="Hyperlink"/>
            <w:rFonts w:ascii="Segoe UI" w:hAnsi="Segoe UI" w:cs="Segoe UI"/>
            <w:color w:val="008000"/>
            <w:shd w:val="clear" w:color="auto" w:fill="FFFFFF"/>
          </w:rPr>
          <w:t>More details.</w:t>
        </w:r>
      </w:hyperlink>
    </w:p>
    <w:p w14:paraId="42DF0BE3" w14:textId="77777777" w:rsidR="004871E0" w:rsidRDefault="004871E0" w:rsidP="004871E0">
      <w:r>
        <w:pict w14:anchorId="0D997258">
          <v:rect id="_x0000_i1492" style="width:0;height:.75pt" o:hralign="left" o:hrstd="t" o:hrnoshade="t" o:hr="t" fillcolor="#d4d4d4" stroked="f"/>
        </w:pict>
      </w:r>
    </w:p>
    <w:p w14:paraId="01D7DE82"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 What is JDBC Driver?</w:t>
      </w:r>
    </w:p>
    <w:p w14:paraId="517FC8F0"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JDBC Driver is a software component that enables Java application to interact with the database. There are 4 types of JDBC drivers:</w:t>
      </w:r>
    </w:p>
    <w:p w14:paraId="2E4C835F" w14:textId="77777777" w:rsidR="004871E0" w:rsidRDefault="004871E0" w:rsidP="004871E0">
      <w:pPr>
        <w:numPr>
          <w:ilvl w:val="0"/>
          <w:numId w:val="2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JDBC-ODBC bridge driver:</w:t>
      </w:r>
      <w:r>
        <w:rPr>
          <w:rFonts w:ascii="Segoe UI" w:hAnsi="Segoe UI" w:cs="Segoe UI"/>
          <w:color w:val="000000"/>
        </w:rPr>
        <w:t> The JDBC-ODBC bridge driver uses the ODBC driver to connect to the database. The JDBC-ODBC bridge driver converts JDBC method calls into the ODBC function calls. This is now discouraged because of the thin driver. It is easy to use and can be easily connected to any database.</w:t>
      </w:r>
    </w:p>
    <w:p w14:paraId="4858985F" w14:textId="77777777" w:rsidR="004871E0" w:rsidRDefault="004871E0" w:rsidP="004871E0">
      <w:pPr>
        <w:numPr>
          <w:ilvl w:val="0"/>
          <w:numId w:val="2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Native-API driver (partially java driver):</w:t>
      </w:r>
      <w:r>
        <w:rPr>
          <w:rFonts w:ascii="Segoe UI" w:hAnsi="Segoe UI" w:cs="Segoe UI"/>
          <w:color w:val="000000"/>
        </w:rPr>
        <w:t> The Native API driver uses the client-side libraries of the database. The driver converts JDBC method calls into native calls of the database API. It is not written entirely in Java. Its performance is better than JDBC-ODBC bridge driver. However, the native driver must be installed on each client machine.</w:t>
      </w:r>
    </w:p>
    <w:p w14:paraId="09DA4B95" w14:textId="77777777" w:rsidR="004871E0" w:rsidRDefault="004871E0" w:rsidP="004871E0">
      <w:pPr>
        <w:numPr>
          <w:ilvl w:val="0"/>
          <w:numId w:val="2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Network Protocol driver (fully java driver):</w:t>
      </w:r>
      <w:r>
        <w:rPr>
          <w:rFonts w:ascii="Segoe UI" w:hAnsi="Segoe UI" w:cs="Segoe UI"/>
          <w:color w:val="000000"/>
        </w:rPr>
        <w:t> The Network Protocol driver uses middleware (application server) that converts JDBC calls directly or indirectly into the vendor-specific database protocol. It is entirely written in Java. There is no requirement of the client-side library because of the application server that can perform many tasks like auditing, load balancing, logging, etc.</w:t>
      </w:r>
    </w:p>
    <w:p w14:paraId="16924928" w14:textId="77777777" w:rsidR="004871E0" w:rsidRDefault="004871E0" w:rsidP="004871E0">
      <w:pPr>
        <w:numPr>
          <w:ilvl w:val="0"/>
          <w:numId w:val="2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Thin driver (fully java driver):</w:t>
      </w:r>
      <w:r>
        <w:rPr>
          <w:rFonts w:ascii="Segoe UI" w:hAnsi="Segoe UI" w:cs="Segoe UI"/>
          <w:color w:val="000000"/>
        </w:rPr>
        <w:t> The thin driver converts JDBC calls directly into the vendor-specific database protocol. That is why it is known as the thin driver. It is entirely written in Java language. Its performance is better than all other drivers however these drivers depend upon the database.</w:t>
      </w:r>
    </w:p>
    <w:p w14:paraId="050D3596" w14:textId="77777777" w:rsidR="004871E0" w:rsidRDefault="004871E0" w:rsidP="004871E0">
      <w:pPr>
        <w:spacing w:after="0" w:line="240" w:lineRule="auto"/>
        <w:rPr>
          <w:rFonts w:ascii="Times New Roman" w:hAnsi="Times New Roman" w:cs="Times New Roman"/>
        </w:rPr>
      </w:pPr>
      <w:hyperlink r:id="rId127" w:history="1">
        <w:r>
          <w:rPr>
            <w:rStyle w:val="Hyperlink"/>
            <w:rFonts w:ascii="Segoe UI" w:hAnsi="Segoe UI" w:cs="Segoe UI"/>
            <w:color w:val="008000"/>
            <w:shd w:val="clear" w:color="auto" w:fill="FFFFFF"/>
          </w:rPr>
          <w:t>More details.</w:t>
        </w:r>
      </w:hyperlink>
    </w:p>
    <w:p w14:paraId="66CD7BDB" w14:textId="77777777" w:rsidR="004871E0" w:rsidRDefault="004871E0" w:rsidP="004871E0">
      <w:r>
        <w:pict w14:anchorId="52C44C8B">
          <v:rect id="_x0000_i1493" style="width:0;height:.75pt" o:hralign="left" o:hrstd="t" o:hrnoshade="t" o:hr="t" fillcolor="#d4d4d4" stroked="f"/>
        </w:pict>
      </w:r>
    </w:p>
    <w:p w14:paraId="74155B85"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3) What are the steps to connect to the database in java?</w:t>
      </w:r>
    </w:p>
    <w:p w14:paraId="7264EAC9"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The following steps are used in database connectivity.</w:t>
      </w:r>
    </w:p>
    <w:p w14:paraId="24900966" w14:textId="77777777" w:rsidR="004871E0" w:rsidRDefault="004871E0" w:rsidP="004871E0">
      <w:pPr>
        <w:numPr>
          <w:ilvl w:val="0"/>
          <w:numId w:val="2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Registering the driver class:</w:t>
      </w:r>
    </w:p>
    <w:p w14:paraId="44C54294"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forName</w:t>
      </w:r>
      <w:proofErr w:type="spellEnd"/>
      <w:r>
        <w:rPr>
          <w:rFonts w:ascii="Segoe UI" w:hAnsi="Segoe UI" w:cs="Segoe UI"/>
          <w:color w:val="333333"/>
        </w:rPr>
        <w:t>(</w:t>
      </w:r>
      <w:proofErr w:type="gramEnd"/>
      <w:r>
        <w:rPr>
          <w:rFonts w:ascii="Segoe UI" w:hAnsi="Segoe UI" w:cs="Segoe UI"/>
          <w:color w:val="333333"/>
        </w:rPr>
        <w:t xml:space="preserve">) method of the Class </w:t>
      </w:r>
      <w:proofErr w:type="spellStart"/>
      <w:r>
        <w:rPr>
          <w:rFonts w:ascii="Segoe UI" w:hAnsi="Segoe UI" w:cs="Segoe UI"/>
          <w:color w:val="333333"/>
        </w:rPr>
        <w:t>class</w:t>
      </w:r>
      <w:proofErr w:type="spellEnd"/>
      <w:r>
        <w:rPr>
          <w:rFonts w:ascii="Segoe UI" w:hAnsi="Segoe UI" w:cs="Segoe UI"/>
          <w:color w:val="333333"/>
        </w:rPr>
        <w:t xml:space="preserve"> is used to register the driver class. This method is used to load the driver class dynamically. Consider the following example to register </w:t>
      </w:r>
      <w:proofErr w:type="spellStart"/>
      <w:r>
        <w:rPr>
          <w:rFonts w:ascii="Segoe UI" w:hAnsi="Segoe UI" w:cs="Segoe UI"/>
          <w:color w:val="333333"/>
        </w:rPr>
        <w:t>OracleDriver</w:t>
      </w:r>
      <w:proofErr w:type="spellEnd"/>
      <w:r>
        <w:rPr>
          <w:rFonts w:ascii="Segoe UI" w:hAnsi="Segoe UI" w:cs="Segoe UI"/>
          <w:color w:val="333333"/>
        </w:rPr>
        <w:t xml:space="preserve"> class.</w:t>
      </w:r>
    </w:p>
    <w:p w14:paraId="5E980E44" w14:textId="77777777" w:rsidR="004871E0" w:rsidRDefault="004871E0" w:rsidP="004871E0">
      <w:pPr>
        <w:pStyle w:val="alt"/>
        <w:numPr>
          <w:ilvl w:val="1"/>
          <w:numId w:val="212"/>
        </w:numPr>
        <w:shd w:val="clear" w:color="auto" w:fill="FFFFFF"/>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A683321" w14:textId="77777777" w:rsidR="004871E0" w:rsidRDefault="004871E0" w:rsidP="004871E0">
      <w:pPr>
        <w:shd w:val="clear" w:color="auto" w:fill="FFFFFF"/>
        <w:spacing w:line="360" w:lineRule="atLeast"/>
        <w:ind w:left="720"/>
        <w:jc w:val="both"/>
        <w:rPr>
          <w:rFonts w:ascii="Segoe UI" w:hAnsi="Segoe UI" w:cs="Segoe UI"/>
          <w:color w:val="333333"/>
        </w:rPr>
      </w:pPr>
    </w:p>
    <w:p w14:paraId="5A7E2618" w14:textId="77777777" w:rsidR="004871E0" w:rsidRDefault="004871E0" w:rsidP="004871E0">
      <w:pPr>
        <w:numPr>
          <w:ilvl w:val="0"/>
          <w:numId w:val="2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Creating connection:</w:t>
      </w:r>
    </w:p>
    <w:p w14:paraId="34884DE5"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getConnection</w:t>
      </w:r>
      <w:proofErr w:type="spellEnd"/>
      <w:r>
        <w:rPr>
          <w:rFonts w:ascii="Segoe UI" w:hAnsi="Segoe UI" w:cs="Segoe UI"/>
          <w:color w:val="333333"/>
        </w:rPr>
        <w:t>(</w:t>
      </w:r>
      <w:proofErr w:type="gramEnd"/>
      <w:r>
        <w:rPr>
          <w:rFonts w:ascii="Segoe UI" w:hAnsi="Segoe UI" w:cs="Segoe UI"/>
          <w:color w:val="333333"/>
        </w:rPr>
        <w:t xml:space="preserve">) method of </w:t>
      </w:r>
      <w:proofErr w:type="spellStart"/>
      <w:r>
        <w:rPr>
          <w:rFonts w:ascii="Segoe UI" w:hAnsi="Segoe UI" w:cs="Segoe UI"/>
          <w:color w:val="333333"/>
        </w:rPr>
        <w:t>DriverManager</w:t>
      </w:r>
      <w:proofErr w:type="spellEnd"/>
      <w:r>
        <w:rPr>
          <w:rFonts w:ascii="Segoe UI" w:hAnsi="Segoe UI" w:cs="Segoe UI"/>
          <w:color w:val="333333"/>
        </w:rPr>
        <w:t xml:space="preserve"> class is used to establish the connection with the database. The syntax of the </w:t>
      </w:r>
      <w:proofErr w:type="spellStart"/>
      <w:proofErr w:type="gramStart"/>
      <w:r>
        <w:rPr>
          <w:rFonts w:ascii="Segoe UI" w:hAnsi="Segoe UI" w:cs="Segoe UI"/>
          <w:color w:val="333333"/>
        </w:rPr>
        <w:t>getConnection</w:t>
      </w:r>
      <w:proofErr w:type="spellEnd"/>
      <w:r>
        <w:rPr>
          <w:rFonts w:ascii="Segoe UI" w:hAnsi="Segoe UI" w:cs="Segoe UI"/>
          <w:color w:val="333333"/>
        </w:rPr>
        <w:t>(</w:t>
      </w:r>
      <w:proofErr w:type="gramEnd"/>
      <w:r>
        <w:rPr>
          <w:rFonts w:ascii="Segoe UI" w:hAnsi="Segoe UI" w:cs="Segoe UI"/>
          <w:color w:val="333333"/>
        </w:rPr>
        <w:t>) method is given below.</w:t>
      </w:r>
    </w:p>
    <w:p w14:paraId="6C212899" w14:textId="77777777" w:rsidR="004871E0" w:rsidRDefault="004871E0" w:rsidP="004871E0">
      <w:pPr>
        <w:pStyle w:val="alt"/>
        <w:numPr>
          <w:ilvl w:val="1"/>
          <w:numId w:val="213"/>
        </w:numPr>
        <w:shd w:val="clear" w:color="auto" w:fill="FFFFFF"/>
        <w:spacing w:before="0" w:beforeAutospacing="0" w:after="0" w:afterAutospacing="0" w:line="375" w:lineRule="atLeast"/>
        <w:jc w:val="both"/>
        <w:rPr>
          <w:rFonts w:ascii="Segoe UI" w:hAnsi="Segoe UI" w:cs="Segoe UI"/>
          <w:color w:val="000000"/>
        </w:rPr>
      </w:pP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Connection </w:t>
      </w:r>
      <w:proofErr w:type="gramStart"/>
      <w:r>
        <w:rPr>
          <w:rFonts w:ascii="Segoe UI" w:hAnsi="Segoe UI" w:cs="Segoe UI"/>
          <w:color w:val="000000"/>
          <w:bdr w:val="none" w:sz="0" w:space="0" w:color="auto" w:frame="1"/>
        </w:rPr>
        <w:t>getConnection(</w:t>
      </w:r>
      <w:proofErr w:type="gramEnd"/>
      <w:r>
        <w:rPr>
          <w:rFonts w:ascii="Segoe UI" w:hAnsi="Segoe UI" w:cs="Segoe UI"/>
          <w:color w:val="000000"/>
          <w:bdr w:val="none" w:sz="0" w:space="0" w:color="auto" w:frame="1"/>
        </w:rPr>
        <w:t>String url)</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4F1F70B0" w14:textId="77777777" w:rsidR="004871E0" w:rsidRDefault="004871E0" w:rsidP="004871E0">
      <w:pPr>
        <w:numPr>
          <w:ilvl w:val="1"/>
          <w:numId w:val="213"/>
        </w:numPr>
        <w:shd w:val="clear" w:color="auto" w:fill="FFFFFF"/>
        <w:spacing w:after="0" w:line="375" w:lineRule="atLeast"/>
        <w:jc w:val="both"/>
        <w:rPr>
          <w:rFonts w:ascii="Segoe UI" w:hAnsi="Segoe UI" w:cs="Segoe UI"/>
          <w:color w:val="000000"/>
        </w:rPr>
      </w:pP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Connection </w:t>
      </w:r>
      <w:proofErr w:type="gramStart"/>
      <w:r>
        <w:rPr>
          <w:rFonts w:ascii="Segoe UI" w:hAnsi="Segoe UI" w:cs="Segoe UI"/>
          <w:color w:val="000000"/>
          <w:bdr w:val="none" w:sz="0" w:space="0" w:color="auto" w:frame="1"/>
        </w:rPr>
        <w:t>getConnection(</w:t>
      </w:r>
      <w:proofErr w:type="gramEnd"/>
      <w:r>
        <w:rPr>
          <w:rFonts w:ascii="Segoe UI" w:hAnsi="Segoe UI" w:cs="Segoe UI"/>
          <w:color w:val="000000"/>
          <w:bdr w:val="none" w:sz="0" w:space="0" w:color="auto" w:frame="1"/>
        </w:rPr>
        <w:t>String url,String name,String password)  </w:t>
      </w:r>
    </w:p>
    <w:p w14:paraId="0432FA90" w14:textId="77777777" w:rsidR="004871E0" w:rsidRDefault="004871E0" w:rsidP="004871E0">
      <w:pPr>
        <w:pStyle w:val="alt"/>
        <w:numPr>
          <w:ilvl w:val="1"/>
          <w:numId w:val="213"/>
        </w:numPr>
        <w:shd w:val="clear" w:color="auto" w:fill="FFFFFF"/>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SQLException</w:t>
      </w:r>
      <w:proofErr w:type="spellEnd"/>
      <w:proofErr w:type="gramEnd"/>
      <w:r>
        <w:rPr>
          <w:rFonts w:ascii="Segoe UI" w:hAnsi="Segoe UI" w:cs="Segoe UI"/>
          <w:color w:val="000000"/>
          <w:bdr w:val="none" w:sz="0" w:space="0" w:color="auto" w:frame="1"/>
        </w:rPr>
        <w:t>  </w:t>
      </w:r>
    </w:p>
    <w:p w14:paraId="32C32BFF"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Consider the following example to establish the connection with the Oracle database.</w:t>
      </w:r>
    </w:p>
    <w:p w14:paraId="047BACA2" w14:textId="77777777" w:rsidR="004871E0" w:rsidRDefault="004871E0" w:rsidP="004871E0">
      <w:pPr>
        <w:pStyle w:val="alt"/>
        <w:numPr>
          <w:ilvl w:val="1"/>
          <w:numId w:val="214"/>
        </w:numPr>
        <w:shd w:val="clear" w:color="auto" w:fill="FFFFFF"/>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Connection con=</w:t>
      </w:r>
      <w:proofErr w:type="spellStart"/>
      <w:r>
        <w:rPr>
          <w:rFonts w:ascii="Segoe UI" w:hAnsi="Segoe UI" w:cs="Segoe UI"/>
          <w:color w:val="000000"/>
          <w:bdr w:val="none" w:sz="0" w:space="0" w:color="auto" w:frame="1"/>
        </w:rPr>
        <w:t>DriverManager.getConnection</w:t>
      </w:r>
      <w:proofErr w:type="spellEnd"/>
      <w:r>
        <w:rPr>
          <w:rFonts w:ascii="Segoe UI" w:hAnsi="Segoe UI" w:cs="Segoe UI"/>
          <w:color w:val="000000"/>
          <w:bdr w:val="none" w:sz="0" w:space="0" w:color="auto" w:frame="1"/>
        </w:rPr>
        <w:t>(  </w:t>
      </w:r>
    </w:p>
    <w:p w14:paraId="179A71E9" w14:textId="77777777" w:rsidR="004871E0" w:rsidRDefault="004871E0" w:rsidP="004871E0">
      <w:pPr>
        <w:numPr>
          <w:ilvl w:val="1"/>
          <w:numId w:val="214"/>
        </w:numPr>
        <w:shd w:val="clear" w:color="auto" w:fill="FFFFFF"/>
        <w:spacing w:after="0" w:line="375" w:lineRule="atLeast"/>
        <w:jc w:val="both"/>
        <w:rPr>
          <w:rFonts w:ascii="Segoe UI" w:hAnsi="Segoe UI" w:cs="Segoe UI"/>
          <w:color w:val="000000"/>
        </w:rPr>
      </w:pP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w:t>
      </w:r>
      <w:proofErr w:type="spellEnd"/>
      <w:r>
        <w:rPr>
          <w:rStyle w:val="string"/>
          <w:rFonts w:ascii="Segoe UI" w:hAnsi="Segoe UI" w:cs="Segoe UI"/>
          <w:color w:val="0000FF"/>
          <w:bdr w:val="none" w:sz="0" w:space="0" w:color="auto" w:frame="1"/>
        </w:rPr>
        <w:t>:@localhost:1521:xe"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w:t>
      </w:r>
    </w:p>
    <w:p w14:paraId="1B10ADD2" w14:textId="77777777" w:rsidR="004871E0" w:rsidRDefault="004871E0" w:rsidP="004871E0">
      <w:pPr>
        <w:shd w:val="clear" w:color="auto" w:fill="FFFFFF"/>
        <w:spacing w:line="360" w:lineRule="atLeast"/>
        <w:ind w:left="720"/>
        <w:jc w:val="both"/>
        <w:rPr>
          <w:rFonts w:ascii="Segoe UI" w:hAnsi="Segoe UI" w:cs="Segoe UI"/>
          <w:color w:val="333333"/>
        </w:rPr>
      </w:pPr>
    </w:p>
    <w:p w14:paraId="69E91147" w14:textId="77777777" w:rsidR="004871E0" w:rsidRDefault="004871E0" w:rsidP="004871E0">
      <w:pPr>
        <w:numPr>
          <w:ilvl w:val="0"/>
          <w:numId w:val="2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Creating the statement:</w:t>
      </w:r>
    </w:p>
    <w:p w14:paraId="2D48AF47"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createStatement</w:t>
      </w:r>
      <w:proofErr w:type="spellEnd"/>
      <w:r>
        <w:rPr>
          <w:rFonts w:ascii="Segoe UI" w:hAnsi="Segoe UI" w:cs="Segoe UI"/>
          <w:color w:val="333333"/>
        </w:rPr>
        <w:t>(</w:t>
      </w:r>
      <w:proofErr w:type="gramEnd"/>
      <w:r>
        <w:rPr>
          <w:rFonts w:ascii="Segoe UI" w:hAnsi="Segoe UI" w:cs="Segoe UI"/>
          <w:color w:val="333333"/>
        </w:rPr>
        <w:t>) method of Connection interface is used to create the Statement. The object of the Statement is responsible for executing queries with the database.</w:t>
      </w:r>
    </w:p>
    <w:p w14:paraId="58791281" w14:textId="77777777" w:rsidR="004871E0" w:rsidRDefault="004871E0" w:rsidP="004871E0">
      <w:pPr>
        <w:pStyle w:val="alt"/>
        <w:numPr>
          <w:ilvl w:val="1"/>
          <w:numId w:val="215"/>
        </w:numPr>
        <w:shd w:val="clear" w:color="auto" w:fill="FFFFFF"/>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Statement </w:t>
      </w:r>
      <w:proofErr w:type="spellStart"/>
      <w:proofErr w:type="gramStart"/>
      <w:r>
        <w:rPr>
          <w:rFonts w:ascii="Segoe UI" w:hAnsi="Segoe UI" w:cs="Segoe UI"/>
          <w:color w:val="000000"/>
          <w:bdr w:val="none" w:sz="0" w:space="0" w:color="auto" w:frame="1"/>
        </w:rPr>
        <w:t>createStatement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SQLException</w:t>
      </w:r>
      <w:proofErr w:type="spellEnd"/>
      <w:r>
        <w:rPr>
          <w:rFonts w:ascii="Segoe UI" w:hAnsi="Segoe UI" w:cs="Segoe UI"/>
          <w:color w:val="000000"/>
          <w:bdr w:val="none" w:sz="0" w:space="0" w:color="auto" w:frame="1"/>
        </w:rPr>
        <w:t>  </w:t>
      </w:r>
    </w:p>
    <w:p w14:paraId="37C7C54B"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 xml:space="preserve">consider the following example to create the statement </w:t>
      </w:r>
      <w:proofErr w:type="gramStart"/>
      <w:r>
        <w:rPr>
          <w:rFonts w:ascii="Segoe UI" w:hAnsi="Segoe UI" w:cs="Segoe UI"/>
          <w:color w:val="333333"/>
        </w:rPr>
        <w:t>object</w:t>
      </w:r>
      <w:proofErr w:type="gramEnd"/>
    </w:p>
    <w:p w14:paraId="05E88D57" w14:textId="77777777" w:rsidR="004871E0" w:rsidRDefault="004871E0" w:rsidP="004871E0">
      <w:pPr>
        <w:pStyle w:val="alt"/>
        <w:numPr>
          <w:ilvl w:val="1"/>
          <w:numId w:val="216"/>
        </w:numPr>
        <w:shd w:val="clear" w:color="auto" w:fill="FFFFFF"/>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proofErr w:type="spellStart"/>
      <w:r>
        <w:rPr>
          <w:rFonts w:ascii="Segoe UI" w:hAnsi="Segoe UI" w:cs="Segoe UI"/>
          <w:color w:val="000000"/>
          <w:bdr w:val="none" w:sz="0" w:space="0" w:color="auto" w:frame="1"/>
        </w:rPr>
        <w:t>stmt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con.createStatement</w:t>
      </w:r>
      <w:proofErr w:type="spellEnd"/>
      <w:proofErr w:type="gramEnd"/>
      <w:r>
        <w:rPr>
          <w:rFonts w:ascii="Segoe UI" w:hAnsi="Segoe UI" w:cs="Segoe UI"/>
          <w:color w:val="000000"/>
          <w:bdr w:val="none" w:sz="0" w:space="0" w:color="auto" w:frame="1"/>
        </w:rPr>
        <w:t>();  </w:t>
      </w:r>
    </w:p>
    <w:p w14:paraId="4582F3D5" w14:textId="77777777" w:rsidR="004871E0" w:rsidRDefault="004871E0" w:rsidP="004871E0">
      <w:pPr>
        <w:shd w:val="clear" w:color="auto" w:fill="FFFFFF"/>
        <w:spacing w:line="360" w:lineRule="atLeast"/>
        <w:ind w:left="720"/>
        <w:jc w:val="both"/>
        <w:rPr>
          <w:rFonts w:ascii="Segoe UI" w:hAnsi="Segoe UI" w:cs="Segoe UI"/>
          <w:color w:val="333333"/>
        </w:rPr>
      </w:pPr>
    </w:p>
    <w:p w14:paraId="4BD1192E" w14:textId="77777777" w:rsidR="004871E0" w:rsidRDefault="004871E0" w:rsidP="004871E0">
      <w:pPr>
        <w:numPr>
          <w:ilvl w:val="0"/>
          <w:numId w:val="2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Executing the queries:</w:t>
      </w:r>
    </w:p>
    <w:p w14:paraId="2FBFDBA5"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executeQuery</w:t>
      </w:r>
      <w:proofErr w:type="spellEnd"/>
      <w:r>
        <w:rPr>
          <w:rFonts w:ascii="Segoe UI" w:hAnsi="Segoe UI" w:cs="Segoe UI"/>
          <w:color w:val="333333"/>
        </w:rPr>
        <w:t>(</w:t>
      </w:r>
      <w:proofErr w:type="gramEnd"/>
      <w:r>
        <w:rPr>
          <w:rFonts w:ascii="Segoe UI" w:hAnsi="Segoe UI" w:cs="Segoe UI"/>
          <w:color w:val="333333"/>
        </w:rPr>
        <w:t xml:space="preserve">) method of Statement interface is used to execute queries to the database. This method returns the object of </w:t>
      </w:r>
      <w:proofErr w:type="spellStart"/>
      <w:r>
        <w:rPr>
          <w:rFonts w:ascii="Segoe UI" w:hAnsi="Segoe UI" w:cs="Segoe UI"/>
          <w:color w:val="333333"/>
        </w:rPr>
        <w:t>ResultSet</w:t>
      </w:r>
      <w:proofErr w:type="spellEnd"/>
      <w:r>
        <w:rPr>
          <w:rFonts w:ascii="Segoe UI" w:hAnsi="Segoe UI" w:cs="Segoe UI"/>
          <w:color w:val="333333"/>
        </w:rPr>
        <w:t xml:space="preserve"> that can be used to get all the records of a table.</w:t>
      </w:r>
    </w:p>
    <w:p w14:paraId="6E5A0BED"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 xml:space="preserve">Syntax of </w:t>
      </w:r>
      <w:proofErr w:type="spellStart"/>
      <w:proofErr w:type="gramStart"/>
      <w:r>
        <w:rPr>
          <w:rFonts w:ascii="Segoe UI" w:hAnsi="Segoe UI" w:cs="Segoe UI"/>
          <w:color w:val="333333"/>
        </w:rPr>
        <w:t>executeQuery</w:t>
      </w:r>
      <w:proofErr w:type="spellEnd"/>
      <w:r>
        <w:rPr>
          <w:rFonts w:ascii="Segoe UI" w:hAnsi="Segoe UI" w:cs="Segoe UI"/>
          <w:color w:val="333333"/>
        </w:rPr>
        <w:t>(</w:t>
      </w:r>
      <w:proofErr w:type="gramEnd"/>
      <w:r>
        <w:rPr>
          <w:rFonts w:ascii="Segoe UI" w:hAnsi="Segoe UI" w:cs="Segoe UI"/>
          <w:color w:val="333333"/>
        </w:rPr>
        <w:t>) method is given below.</w:t>
      </w:r>
    </w:p>
    <w:p w14:paraId="0F886BC7" w14:textId="77777777" w:rsidR="004871E0" w:rsidRDefault="004871E0" w:rsidP="004871E0">
      <w:pPr>
        <w:pStyle w:val="alt"/>
        <w:numPr>
          <w:ilvl w:val="1"/>
          <w:numId w:val="217"/>
        </w:numPr>
        <w:shd w:val="clear" w:color="auto" w:fill="FFFFFF"/>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ResultSet</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executeQuery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sql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SQLException</w:t>
      </w:r>
      <w:proofErr w:type="spellEnd"/>
      <w:r>
        <w:rPr>
          <w:rFonts w:ascii="Segoe UI" w:hAnsi="Segoe UI" w:cs="Segoe UI"/>
          <w:color w:val="000000"/>
          <w:bdr w:val="none" w:sz="0" w:space="0" w:color="auto" w:frame="1"/>
        </w:rPr>
        <w:t>  </w:t>
      </w:r>
    </w:p>
    <w:p w14:paraId="7F9B5B53"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 xml:space="preserve">Example to execute the </w:t>
      </w:r>
      <w:proofErr w:type="gramStart"/>
      <w:r>
        <w:rPr>
          <w:rFonts w:ascii="Segoe UI" w:hAnsi="Segoe UI" w:cs="Segoe UI"/>
          <w:color w:val="333333"/>
        </w:rPr>
        <w:t>query</w:t>
      </w:r>
      <w:proofErr w:type="gramEnd"/>
    </w:p>
    <w:p w14:paraId="060B7B8A" w14:textId="77777777" w:rsidR="004871E0" w:rsidRDefault="004871E0" w:rsidP="004871E0">
      <w:pPr>
        <w:pStyle w:val="alt"/>
        <w:numPr>
          <w:ilvl w:val="1"/>
          <w:numId w:val="218"/>
        </w:numPr>
        <w:shd w:val="clear" w:color="auto" w:fill="FFFFFF"/>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ResultSet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stmt.executeQuery</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"select * from emp"</w:t>
      </w:r>
      <w:r>
        <w:rPr>
          <w:rFonts w:ascii="Segoe UI" w:hAnsi="Segoe UI" w:cs="Segoe UI"/>
          <w:color w:val="000000"/>
          <w:bdr w:val="none" w:sz="0" w:space="0" w:color="auto" w:frame="1"/>
        </w:rPr>
        <w:t>);  </w:t>
      </w:r>
    </w:p>
    <w:p w14:paraId="018EFE55" w14:textId="77777777" w:rsidR="004871E0" w:rsidRDefault="004871E0" w:rsidP="004871E0">
      <w:pPr>
        <w:numPr>
          <w:ilvl w:val="1"/>
          <w:numId w:val="218"/>
        </w:numPr>
        <w:shd w:val="clear" w:color="auto" w:fill="FFFFFF"/>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rs.next</w:t>
      </w:r>
      <w:proofErr w:type="spellEnd"/>
      <w:proofErr w:type="gramEnd"/>
      <w:r>
        <w:rPr>
          <w:rFonts w:ascii="Segoe UI" w:hAnsi="Segoe UI" w:cs="Segoe UI"/>
          <w:color w:val="000000"/>
          <w:bdr w:val="none" w:sz="0" w:space="0" w:color="auto" w:frame="1"/>
        </w:rPr>
        <w:t>()){  </w:t>
      </w:r>
    </w:p>
    <w:p w14:paraId="65BFA1E6" w14:textId="77777777" w:rsidR="004871E0" w:rsidRDefault="004871E0" w:rsidP="004871E0">
      <w:pPr>
        <w:pStyle w:val="alt"/>
        <w:numPr>
          <w:ilvl w:val="1"/>
          <w:numId w:val="218"/>
        </w:numPr>
        <w:shd w:val="clear" w:color="auto" w:fill="FFFFFF"/>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rs.getInt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rs.getString</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03B2D60B" w14:textId="77777777" w:rsidR="004871E0" w:rsidRDefault="004871E0" w:rsidP="004871E0">
      <w:pPr>
        <w:numPr>
          <w:ilvl w:val="1"/>
          <w:numId w:val="218"/>
        </w:numPr>
        <w:shd w:val="clear" w:color="auto" w:fill="FFFFFF"/>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CA08A2"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 xml:space="preserve">However, to perform the insert and update operations in the database, </w:t>
      </w:r>
      <w:proofErr w:type="spellStart"/>
      <w:proofErr w:type="gramStart"/>
      <w:r>
        <w:rPr>
          <w:rFonts w:ascii="Segoe UI" w:hAnsi="Segoe UI" w:cs="Segoe UI"/>
          <w:color w:val="333333"/>
        </w:rPr>
        <w:t>executeUpdate</w:t>
      </w:r>
      <w:proofErr w:type="spellEnd"/>
      <w:r>
        <w:rPr>
          <w:rFonts w:ascii="Segoe UI" w:hAnsi="Segoe UI" w:cs="Segoe UI"/>
          <w:color w:val="333333"/>
        </w:rPr>
        <w:t>(</w:t>
      </w:r>
      <w:proofErr w:type="gramEnd"/>
      <w:r>
        <w:rPr>
          <w:rFonts w:ascii="Segoe UI" w:hAnsi="Segoe UI" w:cs="Segoe UI"/>
          <w:color w:val="333333"/>
        </w:rPr>
        <w:t xml:space="preserve">) method is used which returns the </w:t>
      </w:r>
      <w:proofErr w:type="spellStart"/>
      <w:r>
        <w:rPr>
          <w:rFonts w:ascii="Segoe UI" w:hAnsi="Segoe UI" w:cs="Segoe UI"/>
          <w:color w:val="333333"/>
        </w:rPr>
        <w:t>boolean</w:t>
      </w:r>
      <w:proofErr w:type="spellEnd"/>
      <w:r>
        <w:rPr>
          <w:rFonts w:ascii="Segoe UI" w:hAnsi="Segoe UI" w:cs="Segoe UI"/>
          <w:color w:val="333333"/>
        </w:rPr>
        <w:t xml:space="preserve"> value to indicate the successful completion of the operation.</w:t>
      </w:r>
    </w:p>
    <w:p w14:paraId="27BA283D" w14:textId="77777777" w:rsidR="004871E0" w:rsidRDefault="004871E0" w:rsidP="004871E0">
      <w:pPr>
        <w:numPr>
          <w:ilvl w:val="0"/>
          <w:numId w:val="2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Closing connection:</w:t>
      </w:r>
    </w:p>
    <w:p w14:paraId="2BA66987"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 xml:space="preserve">By closing connection, object statement and </w:t>
      </w:r>
      <w:proofErr w:type="spellStart"/>
      <w:r>
        <w:rPr>
          <w:rFonts w:ascii="Segoe UI" w:hAnsi="Segoe UI" w:cs="Segoe UI"/>
          <w:color w:val="333333"/>
        </w:rPr>
        <w:t>ResultSet</w:t>
      </w:r>
      <w:proofErr w:type="spellEnd"/>
      <w:r>
        <w:rPr>
          <w:rFonts w:ascii="Segoe UI" w:hAnsi="Segoe UI" w:cs="Segoe UI"/>
          <w:color w:val="333333"/>
        </w:rPr>
        <w:t xml:space="preserve"> will be closed automatically. The </w:t>
      </w:r>
      <w:proofErr w:type="gramStart"/>
      <w:r>
        <w:rPr>
          <w:rFonts w:ascii="Segoe UI" w:hAnsi="Segoe UI" w:cs="Segoe UI"/>
          <w:color w:val="333333"/>
        </w:rPr>
        <w:t>close(</w:t>
      </w:r>
      <w:proofErr w:type="gramEnd"/>
      <w:r>
        <w:rPr>
          <w:rFonts w:ascii="Segoe UI" w:hAnsi="Segoe UI" w:cs="Segoe UI"/>
          <w:color w:val="333333"/>
        </w:rPr>
        <w:t>) method of Connection interface is used to close the connection.</w:t>
      </w:r>
    </w:p>
    <w:p w14:paraId="2A2B30D1"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 xml:space="preserve">Syntax of </w:t>
      </w:r>
      <w:proofErr w:type="gramStart"/>
      <w:r>
        <w:rPr>
          <w:rFonts w:ascii="Segoe UI" w:hAnsi="Segoe UI" w:cs="Segoe UI"/>
          <w:color w:val="333333"/>
        </w:rPr>
        <w:t>close(</w:t>
      </w:r>
      <w:proofErr w:type="gramEnd"/>
      <w:r>
        <w:rPr>
          <w:rFonts w:ascii="Segoe UI" w:hAnsi="Segoe UI" w:cs="Segoe UI"/>
          <w:color w:val="333333"/>
        </w:rPr>
        <w:t>) method is given below.</w:t>
      </w:r>
    </w:p>
    <w:p w14:paraId="55FC946C" w14:textId="77777777" w:rsidR="004871E0" w:rsidRDefault="004871E0" w:rsidP="004871E0">
      <w:pPr>
        <w:pStyle w:val="alt"/>
        <w:numPr>
          <w:ilvl w:val="1"/>
          <w:numId w:val="219"/>
        </w:numPr>
        <w:shd w:val="clear" w:color="auto" w:fill="FFFFFF"/>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close(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SQLException</w:t>
      </w:r>
      <w:proofErr w:type="spellEnd"/>
      <w:r>
        <w:rPr>
          <w:rFonts w:ascii="Segoe UI" w:hAnsi="Segoe UI" w:cs="Segoe UI"/>
          <w:color w:val="000000"/>
          <w:bdr w:val="none" w:sz="0" w:space="0" w:color="auto" w:frame="1"/>
        </w:rPr>
        <w:t>  </w:t>
      </w:r>
    </w:p>
    <w:p w14:paraId="55D6CC8C"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Consider the following example to close the connection.</w:t>
      </w:r>
    </w:p>
    <w:p w14:paraId="2C72047B" w14:textId="77777777" w:rsidR="004871E0" w:rsidRDefault="004871E0" w:rsidP="004871E0">
      <w:pPr>
        <w:pStyle w:val="alt"/>
        <w:numPr>
          <w:ilvl w:val="1"/>
          <w:numId w:val="220"/>
        </w:numPr>
        <w:shd w:val="clear" w:color="auto" w:fill="FFFFFF"/>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con.close</w:t>
      </w:r>
      <w:proofErr w:type="spellEnd"/>
      <w:proofErr w:type="gramEnd"/>
      <w:r>
        <w:rPr>
          <w:rFonts w:ascii="Segoe UI" w:hAnsi="Segoe UI" w:cs="Segoe UI"/>
          <w:color w:val="000000"/>
          <w:bdr w:val="none" w:sz="0" w:space="0" w:color="auto" w:frame="1"/>
        </w:rPr>
        <w:t>();  </w:t>
      </w:r>
    </w:p>
    <w:p w14:paraId="2D22B28F" w14:textId="77777777" w:rsidR="004871E0" w:rsidRDefault="004871E0" w:rsidP="004871E0">
      <w:pPr>
        <w:rPr>
          <w:rFonts w:ascii="Times New Roman" w:hAnsi="Times New Roman" w:cs="Times New Roman"/>
        </w:rPr>
      </w:pPr>
      <w:hyperlink r:id="rId128" w:history="1">
        <w:r>
          <w:rPr>
            <w:rStyle w:val="Hyperlink"/>
            <w:rFonts w:ascii="Segoe UI" w:hAnsi="Segoe UI" w:cs="Segoe UI"/>
            <w:color w:val="008000"/>
            <w:shd w:val="clear" w:color="auto" w:fill="FFFFFF"/>
          </w:rPr>
          <w:t>More details.</w:t>
        </w:r>
      </w:hyperlink>
    </w:p>
    <w:p w14:paraId="2728E38E" w14:textId="77777777" w:rsidR="004871E0" w:rsidRDefault="004871E0" w:rsidP="004871E0">
      <w:r>
        <w:pict w14:anchorId="4FB961A3">
          <v:rect id="_x0000_i1494" style="width:0;height:.75pt" o:hralign="left" o:hrstd="t" o:hrnoshade="t" o:hr="t" fillcolor="#d4d4d4" stroked="f"/>
        </w:pict>
      </w:r>
    </w:p>
    <w:p w14:paraId="66AE7CA0"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 What are the JDBC API components?</w:t>
      </w:r>
    </w:p>
    <w:p w14:paraId="4EEFEF40"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java.sql</w:t>
      </w:r>
      <w:proofErr w:type="spellEnd"/>
      <w:r>
        <w:rPr>
          <w:rFonts w:ascii="Segoe UI" w:hAnsi="Segoe UI" w:cs="Segoe UI"/>
          <w:color w:val="333333"/>
        </w:rPr>
        <w:t xml:space="preserve"> package contains following interfaces and classes for JDBC API.</w:t>
      </w:r>
    </w:p>
    <w:p w14:paraId="65BA3E05"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b/>
          <w:bCs/>
          <w:color w:val="333333"/>
        </w:rPr>
        <w:t>Interfaces:</w:t>
      </w:r>
    </w:p>
    <w:p w14:paraId="34EA2281" w14:textId="77777777" w:rsidR="004871E0" w:rsidRDefault="004871E0" w:rsidP="004871E0">
      <w:pPr>
        <w:numPr>
          <w:ilvl w:val="0"/>
          <w:numId w:val="2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Connection:</w:t>
      </w:r>
      <w:r>
        <w:rPr>
          <w:rFonts w:ascii="Segoe UI" w:hAnsi="Segoe UI" w:cs="Segoe UI"/>
          <w:color w:val="000000"/>
        </w:rPr>
        <w:t xml:space="preserve"> The Connection object is created by using </w:t>
      </w:r>
      <w:proofErr w:type="spellStart"/>
      <w:proofErr w:type="gramStart"/>
      <w:r>
        <w:rPr>
          <w:rFonts w:ascii="Segoe UI" w:hAnsi="Segoe UI" w:cs="Segoe UI"/>
          <w:color w:val="000000"/>
        </w:rPr>
        <w:t>getConnection</w:t>
      </w:r>
      <w:proofErr w:type="spellEnd"/>
      <w:r>
        <w:rPr>
          <w:rFonts w:ascii="Segoe UI" w:hAnsi="Segoe UI" w:cs="Segoe UI"/>
          <w:color w:val="000000"/>
        </w:rPr>
        <w:t>(</w:t>
      </w:r>
      <w:proofErr w:type="gramEnd"/>
      <w:r>
        <w:rPr>
          <w:rFonts w:ascii="Segoe UI" w:hAnsi="Segoe UI" w:cs="Segoe UI"/>
          <w:color w:val="000000"/>
        </w:rPr>
        <w:t xml:space="preserve">) method of </w:t>
      </w:r>
      <w:proofErr w:type="spellStart"/>
      <w:r>
        <w:rPr>
          <w:rFonts w:ascii="Segoe UI" w:hAnsi="Segoe UI" w:cs="Segoe UI"/>
          <w:color w:val="000000"/>
        </w:rPr>
        <w:t>DriverManager</w:t>
      </w:r>
      <w:proofErr w:type="spellEnd"/>
      <w:r>
        <w:rPr>
          <w:rFonts w:ascii="Segoe UI" w:hAnsi="Segoe UI" w:cs="Segoe UI"/>
          <w:color w:val="000000"/>
        </w:rPr>
        <w:t xml:space="preserve"> class. </w:t>
      </w:r>
      <w:proofErr w:type="spellStart"/>
      <w:r>
        <w:rPr>
          <w:rFonts w:ascii="Segoe UI" w:hAnsi="Segoe UI" w:cs="Segoe UI"/>
          <w:color w:val="000000"/>
        </w:rPr>
        <w:t>DriverManager</w:t>
      </w:r>
      <w:proofErr w:type="spellEnd"/>
      <w:r>
        <w:rPr>
          <w:rFonts w:ascii="Segoe UI" w:hAnsi="Segoe UI" w:cs="Segoe UI"/>
          <w:color w:val="000000"/>
        </w:rPr>
        <w:t xml:space="preserve"> is the factory for connection.</w:t>
      </w:r>
    </w:p>
    <w:p w14:paraId="153A7CCB" w14:textId="77777777" w:rsidR="004871E0" w:rsidRDefault="004871E0" w:rsidP="004871E0">
      <w:pPr>
        <w:shd w:val="clear" w:color="auto" w:fill="FFFFFF"/>
        <w:spacing w:after="0" w:line="360" w:lineRule="atLeast"/>
        <w:ind w:left="720"/>
        <w:jc w:val="both"/>
        <w:rPr>
          <w:rFonts w:ascii="Segoe UI" w:hAnsi="Segoe UI" w:cs="Segoe UI"/>
          <w:color w:val="333333"/>
        </w:rPr>
      </w:pPr>
    </w:p>
    <w:p w14:paraId="7FD2279F" w14:textId="77777777" w:rsidR="004871E0" w:rsidRDefault="004871E0" w:rsidP="004871E0">
      <w:pPr>
        <w:numPr>
          <w:ilvl w:val="0"/>
          <w:numId w:val="2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Statement:</w:t>
      </w:r>
      <w:r>
        <w:rPr>
          <w:rFonts w:ascii="Segoe UI" w:hAnsi="Segoe UI" w:cs="Segoe UI"/>
          <w:color w:val="000000"/>
        </w:rPr>
        <w:t xml:space="preserve"> The Statement object is created by using </w:t>
      </w:r>
      <w:proofErr w:type="spellStart"/>
      <w:proofErr w:type="gramStart"/>
      <w:r>
        <w:rPr>
          <w:rFonts w:ascii="Segoe UI" w:hAnsi="Segoe UI" w:cs="Segoe UI"/>
          <w:color w:val="000000"/>
        </w:rPr>
        <w:t>createStatement</w:t>
      </w:r>
      <w:proofErr w:type="spellEnd"/>
      <w:r>
        <w:rPr>
          <w:rFonts w:ascii="Segoe UI" w:hAnsi="Segoe UI" w:cs="Segoe UI"/>
          <w:color w:val="000000"/>
        </w:rPr>
        <w:t>(</w:t>
      </w:r>
      <w:proofErr w:type="gramEnd"/>
      <w:r>
        <w:rPr>
          <w:rFonts w:ascii="Segoe UI" w:hAnsi="Segoe UI" w:cs="Segoe UI"/>
          <w:color w:val="000000"/>
        </w:rPr>
        <w:t>) method of Connection class. The Connection interface is the factory for Statement.</w:t>
      </w:r>
    </w:p>
    <w:p w14:paraId="3C470196" w14:textId="77777777" w:rsidR="004871E0" w:rsidRDefault="004871E0" w:rsidP="004871E0">
      <w:pPr>
        <w:shd w:val="clear" w:color="auto" w:fill="FFFFFF"/>
        <w:spacing w:after="0" w:line="360" w:lineRule="atLeast"/>
        <w:ind w:left="720"/>
        <w:jc w:val="both"/>
        <w:rPr>
          <w:rFonts w:ascii="Segoe UI" w:hAnsi="Segoe UI" w:cs="Segoe UI"/>
          <w:color w:val="333333"/>
        </w:rPr>
      </w:pPr>
    </w:p>
    <w:p w14:paraId="0B14B708" w14:textId="77777777" w:rsidR="004871E0" w:rsidRDefault="004871E0" w:rsidP="004871E0">
      <w:pPr>
        <w:numPr>
          <w:ilvl w:val="0"/>
          <w:numId w:val="22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PreparedStatement</w:t>
      </w:r>
      <w:proofErr w:type="spellEnd"/>
      <w:r>
        <w:rPr>
          <w:rStyle w:val="Strong"/>
          <w:rFonts w:ascii="Segoe UI" w:hAnsi="Segoe UI" w:cs="Segoe UI"/>
          <w:color w:val="000000"/>
        </w:rPr>
        <w:t>:</w:t>
      </w:r>
      <w:r>
        <w:rPr>
          <w:rFonts w:ascii="Segoe UI" w:hAnsi="Segoe UI" w:cs="Segoe UI"/>
          <w:color w:val="000000"/>
        </w:rPr>
        <w:t xml:space="preserve"> The </w:t>
      </w:r>
      <w:proofErr w:type="spellStart"/>
      <w:r>
        <w:rPr>
          <w:rFonts w:ascii="Segoe UI" w:hAnsi="Segoe UI" w:cs="Segoe UI"/>
          <w:color w:val="000000"/>
        </w:rPr>
        <w:t>PrepareStatement</w:t>
      </w:r>
      <w:proofErr w:type="spellEnd"/>
      <w:r>
        <w:rPr>
          <w:rFonts w:ascii="Segoe UI" w:hAnsi="Segoe UI" w:cs="Segoe UI"/>
          <w:color w:val="000000"/>
        </w:rPr>
        <w:t xml:space="preserve"> object is created by using </w:t>
      </w:r>
      <w:proofErr w:type="spellStart"/>
      <w:proofErr w:type="gramStart"/>
      <w:r>
        <w:rPr>
          <w:rFonts w:ascii="Segoe UI" w:hAnsi="Segoe UI" w:cs="Segoe UI"/>
          <w:color w:val="000000"/>
        </w:rPr>
        <w:t>prepareStatement</w:t>
      </w:r>
      <w:proofErr w:type="spellEnd"/>
      <w:r>
        <w:rPr>
          <w:rFonts w:ascii="Segoe UI" w:hAnsi="Segoe UI" w:cs="Segoe UI"/>
          <w:color w:val="000000"/>
        </w:rPr>
        <w:t>(</w:t>
      </w:r>
      <w:proofErr w:type="gramEnd"/>
      <w:r>
        <w:rPr>
          <w:rFonts w:ascii="Segoe UI" w:hAnsi="Segoe UI" w:cs="Segoe UI"/>
          <w:color w:val="000000"/>
        </w:rPr>
        <w:t>) method of Connection class. It is used to execute the parameterized query.</w:t>
      </w:r>
    </w:p>
    <w:p w14:paraId="34BE51B9" w14:textId="77777777" w:rsidR="004871E0" w:rsidRDefault="004871E0" w:rsidP="004871E0">
      <w:pPr>
        <w:shd w:val="clear" w:color="auto" w:fill="FFFFFF"/>
        <w:spacing w:after="0" w:line="360" w:lineRule="atLeast"/>
        <w:ind w:left="720"/>
        <w:jc w:val="both"/>
        <w:rPr>
          <w:rFonts w:ascii="Segoe UI" w:hAnsi="Segoe UI" w:cs="Segoe UI"/>
          <w:color w:val="333333"/>
        </w:rPr>
      </w:pPr>
    </w:p>
    <w:p w14:paraId="0451F94E" w14:textId="77777777" w:rsidR="004871E0" w:rsidRDefault="004871E0" w:rsidP="004871E0">
      <w:pPr>
        <w:numPr>
          <w:ilvl w:val="0"/>
          <w:numId w:val="22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ResultSet</w:t>
      </w:r>
      <w:proofErr w:type="spellEnd"/>
      <w:r>
        <w:rPr>
          <w:rStyle w:val="Strong"/>
          <w:rFonts w:ascii="Segoe UI" w:hAnsi="Segoe UI" w:cs="Segoe UI"/>
          <w:color w:val="000000"/>
        </w:rPr>
        <w:t>:</w:t>
      </w:r>
      <w:r>
        <w:rPr>
          <w:rFonts w:ascii="Segoe UI" w:hAnsi="Segoe UI" w:cs="Segoe UI"/>
          <w:color w:val="000000"/>
        </w:rPr>
        <w:t xml:space="preserve"> The object of </w:t>
      </w:r>
      <w:proofErr w:type="spellStart"/>
      <w:r>
        <w:rPr>
          <w:rFonts w:ascii="Segoe UI" w:hAnsi="Segoe UI" w:cs="Segoe UI"/>
          <w:color w:val="000000"/>
        </w:rPr>
        <w:t>ResultSet</w:t>
      </w:r>
      <w:proofErr w:type="spellEnd"/>
      <w:r>
        <w:rPr>
          <w:rFonts w:ascii="Segoe UI" w:hAnsi="Segoe UI" w:cs="Segoe UI"/>
          <w:color w:val="000000"/>
        </w:rPr>
        <w:t xml:space="preserve"> maintains a cursor pointing to a row of a table. Initially, cursor points before the first row. The </w:t>
      </w:r>
      <w:proofErr w:type="spellStart"/>
      <w:proofErr w:type="gramStart"/>
      <w:r>
        <w:rPr>
          <w:rFonts w:ascii="Segoe UI" w:hAnsi="Segoe UI" w:cs="Segoe UI"/>
          <w:color w:val="000000"/>
        </w:rPr>
        <w:t>executeQuery</w:t>
      </w:r>
      <w:proofErr w:type="spellEnd"/>
      <w:r>
        <w:rPr>
          <w:rFonts w:ascii="Segoe UI" w:hAnsi="Segoe UI" w:cs="Segoe UI"/>
          <w:color w:val="000000"/>
        </w:rPr>
        <w:t>(</w:t>
      </w:r>
      <w:proofErr w:type="gramEnd"/>
      <w:r>
        <w:rPr>
          <w:rFonts w:ascii="Segoe UI" w:hAnsi="Segoe UI" w:cs="Segoe UI"/>
          <w:color w:val="000000"/>
        </w:rPr>
        <w:t xml:space="preserve">) method of Statement interface returns the </w:t>
      </w:r>
      <w:proofErr w:type="spellStart"/>
      <w:r>
        <w:rPr>
          <w:rFonts w:ascii="Segoe UI" w:hAnsi="Segoe UI" w:cs="Segoe UI"/>
          <w:color w:val="000000"/>
        </w:rPr>
        <w:t>ResultSet</w:t>
      </w:r>
      <w:proofErr w:type="spellEnd"/>
      <w:r>
        <w:rPr>
          <w:rFonts w:ascii="Segoe UI" w:hAnsi="Segoe UI" w:cs="Segoe UI"/>
          <w:color w:val="000000"/>
        </w:rPr>
        <w:t xml:space="preserve"> object.</w:t>
      </w:r>
    </w:p>
    <w:p w14:paraId="57D5E9AB" w14:textId="77777777" w:rsidR="004871E0" w:rsidRDefault="004871E0" w:rsidP="004871E0">
      <w:pPr>
        <w:shd w:val="clear" w:color="auto" w:fill="FFFFFF"/>
        <w:spacing w:after="0" w:line="360" w:lineRule="atLeast"/>
        <w:ind w:left="720"/>
        <w:jc w:val="both"/>
        <w:rPr>
          <w:rFonts w:ascii="Segoe UI" w:hAnsi="Segoe UI" w:cs="Segoe UI"/>
          <w:color w:val="333333"/>
        </w:rPr>
      </w:pPr>
    </w:p>
    <w:p w14:paraId="44723823" w14:textId="77777777" w:rsidR="004871E0" w:rsidRDefault="004871E0" w:rsidP="004871E0">
      <w:pPr>
        <w:numPr>
          <w:ilvl w:val="0"/>
          <w:numId w:val="22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ResultSetMetaData</w:t>
      </w:r>
      <w:proofErr w:type="spellEnd"/>
      <w:r>
        <w:rPr>
          <w:rStyle w:val="Strong"/>
          <w:rFonts w:ascii="Segoe UI" w:hAnsi="Segoe UI" w:cs="Segoe UI"/>
          <w:color w:val="000000"/>
        </w:rPr>
        <w:t>:</w:t>
      </w:r>
      <w:r>
        <w:rPr>
          <w:rFonts w:ascii="Segoe UI" w:hAnsi="Segoe UI" w:cs="Segoe UI"/>
          <w:color w:val="000000"/>
        </w:rPr>
        <w:t xml:space="preserve"> The object of </w:t>
      </w:r>
      <w:proofErr w:type="spellStart"/>
      <w:r>
        <w:rPr>
          <w:rFonts w:ascii="Segoe UI" w:hAnsi="Segoe UI" w:cs="Segoe UI"/>
          <w:color w:val="000000"/>
        </w:rPr>
        <w:t>ResultSetMetaData</w:t>
      </w:r>
      <w:proofErr w:type="spellEnd"/>
      <w:r>
        <w:rPr>
          <w:rFonts w:ascii="Segoe UI" w:hAnsi="Segoe UI" w:cs="Segoe UI"/>
          <w:color w:val="000000"/>
        </w:rPr>
        <w:t xml:space="preserve"> interface </w:t>
      </w:r>
      <w:proofErr w:type="spellStart"/>
      <w:r>
        <w:rPr>
          <w:rFonts w:ascii="Segoe UI" w:hAnsi="Segoe UI" w:cs="Segoe UI"/>
          <w:color w:val="000000"/>
        </w:rPr>
        <w:t>cotains</w:t>
      </w:r>
      <w:proofErr w:type="spellEnd"/>
      <w:r>
        <w:rPr>
          <w:rFonts w:ascii="Segoe UI" w:hAnsi="Segoe UI" w:cs="Segoe UI"/>
          <w:color w:val="000000"/>
        </w:rPr>
        <w:t xml:space="preserve"> the information about the data (table) such as </w:t>
      </w:r>
      <w:proofErr w:type="spellStart"/>
      <w:r>
        <w:rPr>
          <w:rFonts w:ascii="Segoe UI" w:hAnsi="Segoe UI" w:cs="Segoe UI"/>
          <w:color w:val="000000"/>
        </w:rPr>
        <w:t>numer</w:t>
      </w:r>
      <w:proofErr w:type="spellEnd"/>
      <w:r>
        <w:rPr>
          <w:rFonts w:ascii="Segoe UI" w:hAnsi="Segoe UI" w:cs="Segoe UI"/>
          <w:color w:val="000000"/>
        </w:rPr>
        <w:t xml:space="preserve"> of columns, column name, column type, etc. The </w:t>
      </w:r>
      <w:proofErr w:type="spellStart"/>
      <w:proofErr w:type="gramStart"/>
      <w:r>
        <w:rPr>
          <w:rFonts w:ascii="Segoe UI" w:hAnsi="Segoe UI" w:cs="Segoe UI"/>
          <w:color w:val="000000"/>
        </w:rPr>
        <w:t>getMetaData</w:t>
      </w:r>
      <w:proofErr w:type="spellEnd"/>
      <w:r>
        <w:rPr>
          <w:rFonts w:ascii="Segoe UI" w:hAnsi="Segoe UI" w:cs="Segoe UI"/>
          <w:color w:val="000000"/>
        </w:rPr>
        <w:t>(</w:t>
      </w:r>
      <w:proofErr w:type="gramEnd"/>
      <w:r>
        <w:rPr>
          <w:rFonts w:ascii="Segoe UI" w:hAnsi="Segoe UI" w:cs="Segoe UI"/>
          <w:color w:val="000000"/>
        </w:rPr>
        <w:t xml:space="preserve">) method of </w:t>
      </w:r>
      <w:proofErr w:type="spellStart"/>
      <w:r>
        <w:rPr>
          <w:rFonts w:ascii="Segoe UI" w:hAnsi="Segoe UI" w:cs="Segoe UI"/>
          <w:color w:val="000000"/>
        </w:rPr>
        <w:t>ResultSet</w:t>
      </w:r>
      <w:proofErr w:type="spellEnd"/>
      <w:r>
        <w:rPr>
          <w:rFonts w:ascii="Segoe UI" w:hAnsi="Segoe UI" w:cs="Segoe UI"/>
          <w:color w:val="000000"/>
        </w:rPr>
        <w:t xml:space="preserve"> returns the object of </w:t>
      </w:r>
      <w:proofErr w:type="spellStart"/>
      <w:r>
        <w:rPr>
          <w:rFonts w:ascii="Segoe UI" w:hAnsi="Segoe UI" w:cs="Segoe UI"/>
          <w:color w:val="000000"/>
        </w:rPr>
        <w:t>ResultSetMetaData</w:t>
      </w:r>
      <w:proofErr w:type="spellEnd"/>
      <w:r>
        <w:rPr>
          <w:rFonts w:ascii="Segoe UI" w:hAnsi="Segoe UI" w:cs="Segoe UI"/>
          <w:color w:val="000000"/>
        </w:rPr>
        <w:t>.</w:t>
      </w:r>
    </w:p>
    <w:p w14:paraId="6CE06995" w14:textId="77777777" w:rsidR="004871E0" w:rsidRDefault="004871E0" w:rsidP="004871E0">
      <w:pPr>
        <w:shd w:val="clear" w:color="auto" w:fill="FFFFFF"/>
        <w:spacing w:after="0" w:line="360" w:lineRule="atLeast"/>
        <w:ind w:left="720"/>
        <w:jc w:val="both"/>
        <w:rPr>
          <w:rFonts w:ascii="Segoe UI" w:hAnsi="Segoe UI" w:cs="Segoe UI"/>
          <w:color w:val="333333"/>
        </w:rPr>
      </w:pPr>
    </w:p>
    <w:p w14:paraId="783F7548" w14:textId="77777777" w:rsidR="004871E0" w:rsidRDefault="004871E0" w:rsidP="004871E0">
      <w:pPr>
        <w:numPr>
          <w:ilvl w:val="0"/>
          <w:numId w:val="22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DatabaseMetaData</w:t>
      </w:r>
      <w:proofErr w:type="spellEnd"/>
      <w:r>
        <w:rPr>
          <w:rStyle w:val="Strong"/>
          <w:rFonts w:ascii="Segoe UI" w:hAnsi="Segoe UI" w:cs="Segoe UI"/>
          <w:color w:val="000000"/>
        </w:rPr>
        <w:t>:</w:t>
      </w:r>
      <w:r>
        <w:rPr>
          <w:rFonts w:ascii="Segoe UI" w:hAnsi="Segoe UI" w:cs="Segoe UI"/>
          <w:color w:val="000000"/>
        </w:rPr>
        <w:t> </w:t>
      </w:r>
      <w:proofErr w:type="spellStart"/>
      <w:r>
        <w:rPr>
          <w:rFonts w:ascii="Segoe UI" w:hAnsi="Segoe UI" w:cs="Segoe UI"/>
          <w:color w:val="000000"/>
        </w:rPr>
        <w:t>DatabaseMetaData</w:t>
      </w:r>
      <w:proofErr w:type="spellEnd"/>
      <w:r>
        <w:rPr>
          <w:rFonts w:ascii="Segoe UI" w:hAnsi="Segoe UI" w:cs="Segoe UI"/>
          <w:color w:val="000000"/>
        </w:rPr>
        <w:t xml:space="preserve"> interface provides methods to get metadata of a database such as the database product name, database product version, driver name, name of the total number of tables, the name of the total number of views, etc. The </w:t>
      </w:r>
      <w:proofErr w:type="spellStart"/>
      <w:proofErr w:type="gramStart"/>
      <w:r>
        <w:rPr>
          <w:rFonts w:ascii="Segoe UI" w:hAnsi="Segoe UI" w:cs="Segoe UI"/>
          <w:color w:val="000000"/>
        </w:rPr>
        <w:t>getMetaData</w:t>
      </w:r>
      <w:proofErr w:type="spellEnd"/>
      <w:r>
        <w:rPr>
          <w:rFonts w:ascii="Segoe UI" w:hAnsi="Segoe UI" w:cs="Segoe UI"/>
          <w:color w:val="000000"/>
        </w:rPr>
        <w:t>(</w:t>
      </w:r>
      <w:proofErr w:type="gramEnd"/>
      <w:r>
        <w:rPr>
          <w:rFonts w:ascii="Segoe UI" w:hAnsi="Segoe UI" w:cs="Segoe UI"/>
          <w:color w:val="000000"/>
        </w:rPr>
        <w:t xml:space="preserve">) method of Connection interface returns the object of </w:t>
      </w:r>
      <w:proofErr w:type="spellStart"/>
      <w:r>
        <w:rPr>
          <w:rFonts w:ascii="Segoe UI" w:hAnsi="Segoe UI" w:cs="Segoe UI"/>
          <w:color w:val="000000"/>
        </w:rPr>
        <w:t>DatabaseMetaData</w:t>
      </w:r>
      <w:proofErr w:type="spellEnd"/>
      <w:r>
        <w:rPr>
          <w:rFonts w:ascii="Segoe UI" w:hAnsi="Segoe UI" w:cs="Segoe UI"/>
          <w:color w:val="000000"/>
        </w:rPr>
        <w:t>.</w:t>
      </w:r>
    </w:p>
    <w:p w14:paraId="35834A9C" w14:textId="77777777" w:rsidR="004871E0" w:rsidRDefault="004871E0" w:rsidP="004871E0">
      <w:pPr>
        <w:shd w:val="clear" w:color="auto" w:fill="FFFFFF"/>
        <w:spacing w:after="0" w:line="360" w:lineRule="atLeast"/>
        <w:ind w:left="720"/>
        <w:jc w:val="both"/>
        <w:rPr>
          <w:rFonts w:ascii="Segoe UI" w:hAnsi="Segoe UI" w:cs="Segoe UI"/>
          <w:color w:val="333333"/>
        </w:rPr>
      </w:pPr>
    </w:p>
    <w:p w14:paraId="08D21B77" w14:textId="77777777" w:rsidR="004871E0" w:rsidRDefault="004871E0" w:rsidP="004871E0">
      <w:pPr>
        <w:numPr>
          <w:ilvl w:val="0"/>
          <w:numId w:val="22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CallableStatement</w:t>
      </w:r>
      <w:proofErr w:type="spellEnd"/>
      <w:r>
        <w:rPr>
          <w:rStyle w:val="Strong"/>
          <w:rFonts w:ascii="Segoe UI" w:hAnsi="Segoe UI" w:cs="Segoe UI"/>
          <w:color w:val="000000"/>
        </w:rPr>
        <w:t>:</w:t>
      </w:r>
      <w:r>
        <w:rPr>
          <w:rFonts w:ascii="Segoe UI" w:hAnsi="Segoe UI" w:cs="Segoe UI"/>
          <w:color w:val="000000"/>
        </w:rPr>
        <w:t> </w:t>
      </w:r>
      <w:proofErr w:type="spellStart"/>
      <w:r>
        <w:rPr>
          <w:rFonts w:ascii="Segoe UI" w:hAnsi="Segoe UI" w:cs="Segoe UI"/>
          <w:color w:val="000000"/>
        </w:rPr>
        <w:t>CallableStatement</w:t>
      </w:r>
      <w:proofErr w:type="spellEnd"/>
      <w:r>
        <w:rPr>
          <w:rFonts w:ascii="Segoe UI" w:hAnsi="Segoe UI" w:cs="Segoe UI"/>
          <w:color w:val="000000"/>
        </w:rPr>
        <w:t xml:space="preserve"> interface is used to call the stored procedures and functions. We can have business logic on the database </w:t>
      </w:r>
      <w:proofErr w:type="gramStart"/>
      <w:r>
        <w:rPr>
          <w:rFonts w:ascii="Segoe UI" w:hAnsi="Segoe UI" w:cs="Segoe UI"/>
          <w:color w:val="000000"/>
        </w:rPr>
        <w:t>through the use of</w:t>
      </w:r>
      <w:proofErr w:type="gramEnd"/>
      <w:r>
        <w:rPr>
          <w:rFonts w:ascii="Segoe UI" w:hAnsi="Segoe UI" w:cs="Segoe UI"/>
          <w:color w:val="000000"/>
        </w:rPr>
        <w:t xml:space="preserve"> stored procedures and functions that will make the performance better because these are precompiled. The </w:t>
      </w:r>
      <w:proofErr w:type="spellStart"/>
      <w:proofErr w:type="gramStart"/>
      <w:r>
        <w:rPr>
          <w:rFonts w:ascii="Segoe UI" w:hAnsi="Segoe UI" w:cs="Segoe UI"/>
          <w:color w:val="000000"/>
        </w:rPr>
        <w:t>prepareCall</w:t>
      </w:r>
      <w:proofErr w:type="spellEnd"/>
      <w:r>
        <w:rPr>
          <w:rFonts w:ascii="Segoe UI" w:hAnsi="Segoe UI" w:cs="Segoe UI"/>
          <w:color w:val="000000"/>
        </w:rPr>
        <w:t>(</w:t>
      </w:r>
      <w:proofErr w:type="gramEnd"/>
      <w:r>
        <w:rPr>
          <w:rFonts w:ascii="Segoe UI" w:hAnsi="Segoe UI" w:cs="Segoe UI"/>
          <w:color w:val="000000"/>
        </w:rPr>
        <w:t xml:space="preserve">) method of Connection interface returns the instance of </w:t>
      </w:r>
      <w:proofErr w:type="spellStart"/>
      <w:r>
        <w:rPr>
          <w:rFonts w:ascii="Segoe UI" w:hAnsi="Segoe UI" w:cs="Segoe UI"/>
          <w:color w:val="000000"/>
        </w:rPr>
        <w:t>CallableStatement</w:t>
      </w:r>
      <w:proofErr w:type="spellEnd"/>
      <w:r>
        <w:rPr>
          <w:rFonts w:ascii="Segoe UI" w:hAnsi="Segoe UI" w:cs="Segoe UI"/>
          <w:color w:val="000000"/>
        </w:rPr>
        <w:t>.</w:t>
      </w:r>
    </w:p>
    <w:p w14:paraId="7F746112" w14:textId="77777777" w:rsidR="004871E0" w:rsidRDefault="004871E0" w:rsidP="004871E0">
      <w:pPr>
        <w:shd w:val="clear" w:color="auto" w:fill="FFFFFF"/>
        <w:spacing w:after="0" w:line="360" w:lineRule="atLeast"/>
        <w:ind w:left="720"/>
        <w:jc w:val="both"/>
        <w:rPr>
          <w:rFonts w:ascii="Segoe UI" w:hAnsi="Segoe UI" w:cs="Segoe UI"/>
          <w:color w:val="333333"/>
        </w:rPr>
      </w:pPr>
    </w:p>
    <w:p w14:paraId="2EBCDC43"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b/>
          <w:bCs/>
          <w:color w:val="333333"/>
        </w:rPr>
        <w:t>Classes:</w:t>
      </w:r>
    </w:p>
    <w:p w14:paraId="1E5ABF66" w14:textId="77777777" w:rsidR="004871E0" w:rsidRDefault="004871E0" w:rsidP="004871E0">
      <w:pPr>
        <w:numPr>
          <w:ilvl w:val="0"/>
          <w:numId w:val="22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DriverManager</w:t>
      </w:r>
      <w:proofErr w:type="spellEnd"/>
      <w:r>
        <w:rPr>
          <w:rStyle w:val="Strong"/>
          <w:rFonts w:ascii="Segoe UI" w:hAnsi="Segoe UI" w:cs="Segoe UI"/>
          <w:color w:val="000000"/>
        </w:rPr>
        <w:t>:</w:t>
      </w:r>
      <w:r>
        <w:rPr>
          <w:rFonts w:ascii="Segoe UI" w:hAnsi="Segoe UI" w:cs="Segoe UI"/>
          <w:color w:val="000000"/>
        </w:rPr>
        <w:t xml:space="preserve"> The </w:t>
      </w:r>
      <w:proofErr w:type="spellStart"/>
      <w:r>
        <w:rPr>
          <w:rFonts w:ascii="Segoe UI" w:hAnsi="Segoe UI" w:cs="Segoe UI"/>
          <w:color w:val="000000"/>
        </w:rPr>
        <w:t>DriverManager</w:t>
      </w:r>
      <w:proofErr w:type="spellEnd"/>
      <w:r>
        <w:rPr>
          <w:rFonts w:ascii="Segoe UI" w:hAnsi="Segoe UI" w:cs="Segoe UI"/>
          <w:color w:val="000000"/>
        </w:rPr>
        <w:t xml:space="preserve">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14:paraId="1A6D635B" w14:textId="77777777" w:rsidR="004871E0" w:rsidRDefault="004871E0" w:rsidP="004871E0">
      <w:pPr>
        <w:shd w:val="clear" w:color="auto" w:fill="FFFFFF"/>
        <w:spacing w:after="0" w:line="360" w:lineRule="atLeast"/>
        <w:ind w:left="720"/>
        <w:jc w:val="both"/>
        <w:rPr>
          <w:rFonts w:ascii="Segoe UI" w:hAnsi="Segoe UI" w:cs="Segoe UI"/>
          <w:color w:val="333333"/>
        </w:rPr>
      </w:pPr>
    </w:p>
    <w:p w14:paraId="71894F7B" w14:textId="77777777" w:rsidR="004871E0" w:rsidRDefault="004871E0" w:rsidP="004871E0">
      <w:pPr>
        <w:numPr>
          <w:ilvl w:val="0"/>
          <w:numId w:val="2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Blob:</w:t>
      </w:r>
      <w:r>
        <w:rPr>
          <w:rFonts w:ascii="Segoe UI" w:hAnsi="Segoe UI" w:cs="Segoe UI"/>
          <w:color w:val="000000"/>
        </w:rPr>
        <w:t> Blob stands for the binary large object. It represents a collection of binary data stored as a single entity in the database management system.</w:t>
      </w:r>
    </w:p>
    <w:p w14:paraId="3BBB0F14" w14:textId="77777777" w:rsidR="004871E0" w:rsidRDefault="004871E0" w:rsidP="004871E0">
      <w:pPr>
        <w:shd w:val="clear" w:color="auto" w:fill="FFFFFF"/>
        <w:spacing w:after="0" w:line="360" w:lineRule="atLeast"/>
        <w:ind w:left="720"/>
        <w:jc w:val="both"/>
        <w:rPr>
          <w:rFonts w:ascii="Segoe UI" w:hAnsi="Segoe UI" w:cs="Segoe UI"/>
          <w:color w:val="333333"/>
        </w:rPr>
      </w:pPr>
    </w:p>
    <w:p w14:paraId="123E539A" w14:textId="77777777" w:rsidR="004871E0" w:rsidRDefault="004871E0" w:rsidP="004871E0">
      <w:pPr>
        <w:numPr>
          <w:ilvl w:val="0"/>
          <w:numId w:val="22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Clob</w:t>
      </w:r>
      <w:proofErr w:type="spellEnd"/>
      <w:r>
        <w:rPr>
          <w:rStyle w:val="Strong"/>
          <w:rFonts w:ascii="Segoe UI" w:hAnsi="Segoe UI" w:cs="Segoe UI"/>
          <w:color w:val="000000"/>
        </w:rPr>
        <w:t>:</w:t>
      </w:r>
      <w:r>
        <w:rPr>
          <w:rFonts w:ascii="Segoe UI" w:hAnsi="Segoe UI" w:cs="Segoe UI"/>
          <w:color w:val="000000"/>
        </w:rPr>
        <w:t> </w:t>
      </w:r>
      <w:proofErr w:type="spellStart"/>
      <w:r>
        <w:rPr>
          <w:rFonts w:ascii="Segoe UI" w:hAnsi="Segoe UI" w:cs="Segoe UI"/>
          <w:color w:val="000000"/>
        </w:rPr>
        <w:t>Clob</w:t>
      </w:r>
      <w:proofErr w:type="spellEnd"/>
      <w:r>
        <w:rPr>
          <w:rFonts w:ascii="Segoe UI" w:hAnsi="Segoe UI" w:cs="Segoe UI"/>
          <w:color w:val="000000"/>
        </w:rPr>
        <w:t xml:space="preserve"> stands for Character large object. It is a data type that is used by various database management systems to store character files. It is </w:t>
      </w:r>
      <w:proofErr w:type="gramStart"/>
      <w:r>
        <w:rPr>
          <w:rFonts w:ascii="Segoe UI" w:hAnsi="Segoe UI" w:cs="Segoe UI"/>
          <w:color w:val="000000"/>
        </w:rPr>
        <w:t>similar to</w:t>
      </w:r>
      <w:proofErr w:type="gramEnd"/>
      <w:r>
        <w:rPr>
          <w:rFonts w:ascii="Segoe UI" w:hAnsi="Segoe UI" w:cs="Segoe UI"/>
          <w:color w:val="000000"/>
        </w:rPr>
        <w:t xml:space="preserve"> Blob except for the difference that BLOB represent binary data such as images, audio and video files, etc. whereas </w:t>
      </w:r>
      <w:proofErr w:type="spellStart"/>
      <w:r>
        <w:rPr>
          <w:rFonts w:ascii="Segoe UI" w:hAnsi="Segoe UI" w:cs="Segoe UI"/>
          <w:color w:val="000000"/>
        </w:rPr>
        <w:t>Clob</w:t>
      </w:r>
      <w:proofErr w:type="spellEnd"/>
      <w:r>
        <w:rPr>
          <w:rFonts w:ascii="Segoe UI" w:hAnsi="Segoe UI" w:cs="Segoe UI"/>
          <w:color w:val="000000"/>
        </w:rPr>
        <w:t xml:space="preserve"> represents character stream data such as character files, etc.</w:t>
      </w:r>
    </w:p>
    <w:p w14:paraId="7C19EC8B" w14:textId="77777777" w:rsidR="004871E0" w:rsidRDefault="004871E0" w:rsidP="004871E0">
      <w:pPr>
        <w:shd w:val="clear" w:color="auto" w:fill="FFFFFF"/>
        <w:spacing w:after="0" w:line="360" w:lineRule="atLeast"/>
        <w:ind w:left="720"/>
        <w:jc w:val="both"/>
        <w:rPr>
          <w:rFonts w:ascii="Segoe UI" w:hAnsi="Segoe UI" w:cs="Segoe UI"/>
          <w:color w:val="333333"/>
        </w:rPr>
      </w:pPr>
    </w:p>
    <w:p w14:paraId="09949A25" w14:textId="77777777" w:rsidR="004871E0" w:rsidRDefault="004871E0" w:rsidP="004871E0">
      <w:pPr>
        <w:numPr>
          <w:ilvl w:val="0"/>
          <w:numId w:val="22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SQLException</w:t>
      </w:r>
      <w:proofErr w:type="spellEnd"/>
      <w:r>
        <w:rPr>
          <w:rFonts w:ascii="Segoe UI" w:hAnsi="Segoe UI" w:cs="Segoe UI"/>
          <w:color w:val="000000"/>
        </w:rPr>
        <w:t> It is an Exception class which provides information on database access errors.</w:t>
      </w:r>
    </w:p>
    <w:p w14:paraId="24EA247B" w14:textId="77777777" w:rsidR="004871E0" w:rsidRDefault="004871E0" w:rsidP="004871E0">
      <w:pPr>
        <w:spacing w:after="0" w:line="240" w:lineRule="auto"/>
        <w:rPr>
          <w:rFonts w:ascii="Times New Roman" w:hAnsi="Times New Roman" w:cs="Times New Roman"/>
        </w:rPr>
      </w:pPr>
      <w:r>
        <w:pict w14:anchorId="15E38EB2">
          <v:rect id="_x0000_i1495" style="width:0;height:.75pt" o:hralign="left" o:hrstd="t" o:hrnoshade="t" o:hr="t" fillcolor="#d4d4d4" stroked="f"/>
        </w:pict>
      </w:r>
    </w:p>
    <w:p w14:paraId="45864E83"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5) What are the JDBC statements?</w:t>
      </w:r>
    </w:p>
    <w:p w14:paraId="4C7ECA89"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In JDBC, Statements are used to send SQL commands to the database and receive data from the database. There are various methods provided by JDBC statements such as </w:t>
      </w:r>
      <w:proofErr w:type="gramStart"/>
      <w:r>
        <w:rPr>
          <w:rFonts w:ascii="Segoe UI" w:hAnsi="Segoe UI" w:cs="Segoe UI"/>
          <w:color w:val="333333"/>
        </w:rPr>
        <w:lastRenderedPageBreak/>
        <w:t>execute(</w:t>
      </w:r>
      <w:proofErr w:type="gramEnd"/>
      <w:r>
        <w:rPr>
          <w:rFonts w:ascii="Segoe UI" w:hAnsi="Segoe UI" w:cs="Segoe UI"/>
          <w:color w:val="333333"/>
        </w:rPr>
        <w:t xml:space="preserve">), </w:t>
      </w:r>
      <w:proofErr w:type="spellStart"/>
      <w:r>
        <w:rPr>
          <w:rFonts w:ascii="Segoe UI" w:hAnsi="Segoe UI" w:cs="Segoe UI"/>
          <w:color w:val="333333"/>
        </w:rPr>
        <w:t>executeUpdate</w:t>
      </w:r>
      <w:proofErr w:type="spellEnd"/>
      <w:r>
        <w:rPr>
          <w:rFonts w:ascii="Segoe UI" w:hAnsi="Segoe UI" w:cs="Segoe UI"/>
          <w:color w:val="333333"/>
        </w:rPr>
        <w:t xml:space="preserve">(), </w:t>
      </w:r>
      <w:proofErr w:type="spellStart"/>
      <w:r>
        <w:rPr>
          <w:rFonts w:ascii="Segoe UI" w:hAnsi="Segoe UI" w:cs="Segoe UI"/>
          <w:color w:val="333333"/>
        </w:rPr>
        <w:t>executeQuery</w:t>
      </w:r>
      <w:proofErr w:type="spellEnd"/>
      <w:r>
        <w:rPr>
          <w:rFonts w:ascii="Segoe UI" w:hAnsi="Segoe UI" w:cs="Segoe UI"/>
          <w:color w:val="333333"/>
        </w:rPr>
        <w:t>, etc. which helps you to interact with the database.</w:t>
      </w:r>
    </w:p>
    <w:p w14:paraId="372CC688"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There is three </w:t>
      </w:r>
      <w:proofErr w:type="gramStart"/>
      <w:r>
        <w:rPr>
          <w:rFonts w:ascii="Segoe UI" w:hAnsi="Segoe UI" w:cs="Segoe UI"/>
          <w:color w:val="333333"/>
        </w:rPr>
        <w:t>type</w:t>
      </w:r>
      <w:proofErr w:type="gramEnd"/>
      <w:r>
        <w:rPr>
          <w:rFonts w:ascii="Segoe UI" w:hAnsi="Segoe UI" w:cs="Segoe UI"/>
          <w:color w:val="333333"/>
        </w:rPr>
        <w:t xml:space="preserve"> of JDBC statements given in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07"/>
        <w:gridCol w:w="8285"/>
      </w:tblGrid>
      <w:tr w:rsidR="004871E0" w14:paraId="6D13258D" w14:textId="77777777" w:rsidTr="004871E0">
        <w:tc>
          <w:tcPr>
            <w:tcW w:w="0" w:type="auto"/>
            <w:shd w:val="clear" w:color="auto" w:fill="C7CCBE"/>
            <w:tcMar>
              <w:top w:w="180" w:type="dxa"/>
              <w:left w:w="180" w:type="dxa"/>
              <w:bottom w:w="180" w:type="dxa"/>
              <w:right w:w="180" w:type="dxa"/>
            </w:tcMar>
            <w:hideMark/>
          </w:tcPr>
          <w:p w14:paraId="4BC9244D" w14:textId="77777777" w:rsidR="004871E0" w:rsidRDefault="004871E0">
            <w:pPr>
              <w:rPr>
                <w:rFonts w:ascii="Times New Roman" w:hAnsi="Times New Roman" w:cs="Times New Roman"/>
                <w:b/>
                <w:bCs/>
                <w:color w:val="000000"/>
                <w:sz w:val="26"/>
                <w:szCs w:val="26"/>
              </w:rPr>
            </w:pPr>
            <w:r>
              <w:rPr>
                <w:b/>
                <w:bCs/>
                <w:color w:val="000000"/>
                <w:sz w:val="26"/>
                <w:szCs w:val="26"/>
              </w:rPr>
              <w:t>Statements</w:t>
            </w:r>
          </w:p>
        </w:tc>
        <w:tc>
          <w:tcPr>
            <w:tcW w:w="0" w:type="auto"/>
            <w:shd w:val="clear" w:color="auto" w:fill="C7CCBE"/>
            <w:tcMar>
              <w:top w:w="180" w:type="dxa"/>
              <w:left w:w="180" w:type="dxa"/>
              <w:bottom w:w="180" w:type="dxa"/>
              <w:right w:w="180" w:type="dxa"/>
            </w:tcMar>
            <w:hideMark/>
          </w:tcPr>
          <w:p w14:paraId="7E827017" w14:textId="77777777" w:rsidR="004871E0" w:rsidRDefault="004871E0">
            <w:pPr>
              <w:rPr>
                <w:b/>
                <w:bCs/>
                <w:color w:val="000000"/>
                <w:sz w:val="26"/>
                <w:szCs w:val="26"/>
              </w:rPr>
            </w:pPr>
            <w:r>
              <w:rPr>
                <w:b/>
                <w:bCs/>
                <w:color w:val="000000"/>
                <w:sz w:val="26"/>
                <w:szCs w:val="26"/>
              </w:rPr>
              <w:t>Explanation</w:t>
            </w:r>
          </w:p>
        </w:tc>
      </w:tr>
      <w:tr w:rsidR="004871E0" w14:paraId="0C9F724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49487" w14:textId="77777777" w:rsidR="004871E0" w:rsidRDefault="004871E0">
            <w:pPr>
              <w:jc w:val="both"/>
              <w:rPr>
                <w:rFonts w:ascii="Segoe UI" w:hAnsi="Segoe UI" w:cs="Segoe UI"/>
                <w:color w:val="333333"/>
                <w:sz w:val="24"/>
                <w:szCs w:val="24"/>
              </w:rPr>
            </w:pPr>
            <w:r>
              <w:rPr>
                <w:rFonts w:ascii="Segoe UI" w:hAnsi="Segoe UI" w:cs="Segoe UI"/>
                <w:color w:val="333333"/>
              </w:rPr>
              <w:t>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ADB9" w14:textId="77777777" w:rsidR="004871E0" w:rsidRDefault="004871E0">
            <w:pPr>
              <w:jc w:val="both"/>
              <w:rPr>
                <w:rFonts w:ascii="Segoe UI" w:hAnsi="Segoe UI" w:cs="Segoe UI"/>
                <w:color w:val="333333"/>
              </w:rPr>
            </w:pPr>
            <w:r>
              <w:rPr>
                <w:rFonts w:ascii="Segoe UI" w:hAnsi="Segoe UI" w:cs="Segoe UI"/>
                <w:color w:val="333333"/>
              </w:rPr>
              <w:t xml:space="preserve">Statement is the factory for </w:t>
            </w:r>
            <w:proofErr w:type="spellStart"/>
            <w:r>
              <w:rPr>
                <w:rFonts w:ascii="Segoe UI" w:hAnsi="Segoe UI" w:cs="Segoe UI"/>
                <w:color w:val="333333"/>
              </w:rPr>
              <w:t>resultset</w:t>
            </w:r>
            <w:proofErr w:type="spellEnd"/>
            <w:r>
              <w:rPr>
                <w:rFonts w:ascii="Segoe UI" w:hAnsi="Segoe UI" w:cs="Segoe UI"/>
                <w:color w:val="333333"/>
              </w:rPr>
              <w:t>. It is used for general purpose access to the database. It executes a static SQL query at runtime.</w:t>
            </w:r>
          </w:p>
        </w:tc>
      </w:tr>
      <w:tr w:rsidR="004871E0" w14:paraId="5155B8A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F6F4C" w14:textId="77777777" w:rsidR="004871E0" w:rsidRDefault="004871E0">
            <w:pPr>
              <w:jc w:val="both"/>
              <w:rPr>
                <w:rFonts w:ascii="Segoe UI" w:hAnsi="Segoe UI" w:cs="Segoe UI"/>
                <w:color w:val="333333"/>
              </w:rPr>
            </w:pPr>
            <w:proofErr w:type="spellStart"/>
            <w:r>
              <w:rPr>
                <w:rFonts w:ascii="Segoe UI" w:hAnsi="Segoe UI" w:cs="Segoe UI"/>
                <w:color w:val="333333"/>
              </w:rPr>
              <w:t>PreparedStatement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D9339" w14:textId="77777777" w:rsidR="004871E0" w:rsidRDefault="004871E0">
            <w:pPr>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PreparedStatement</w:t>
            </w:r>
            <w:proofErr w:type="spellEnd"/>
            <w:r>
              <w:rPr>
                <w:rFonts w:ascii="Segoe UI" w:hAnsi="Segoe UI" w:cs="Segoe UI"/>
                <w:color w:val="333333"/>
              </w:rPr>
              <w:t xml:space="preserve"> is used when we need to provide input parameters to the query at runtime.</w:t>
            </w:r>
          </w:p>
        </w:tc>
      </w:tr>
      <w:tr w:rsidR="004871E0" w14:paraId="0924A23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A2C1F" w14:textId="77777777" w:rsidR="004871E0" w:rsidRDefault="004871E0">
            <w:pPr>
              <w:jc w:val="both"/>
              <w:rPr>
                <w:rFonts w:ascii="Segoe UI" w:hAnsi="Segoe UI" w:cs="Segoe UI"/>
                <w:color w:val="333333"/>
              </w:rPr>
            </w:pPr>
            <w:proofErr w:type="spellStart"/>
            <w:r>
              <w:rPr>
                <w:rFonts w:ascii="Segoe UI" w:hAnsi="Segoe UI" w:cs="Segoe UI"/>
                <w:color w:val="333333"/>
              </w:rPr>
              <w:t>CallableStatement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B7D5A" w14:textId="77777777" w:rsidR="004871E0" w:rsidRDefault="004871E0">
            <w:pPr>
              <w:jc w:val="both"/>
              <w:rPr>
                <w:rFonts w:ascii="Segoe UI" w:hAnsi="Segoe UI" w:cs="Segoe UI"/>
                <w:color w:val="333333"/>
              </w:rPr>
            </w:pPr>
            <w:proofErr w:type="spellStart"/>
            <w:r>
              <w:rPr>
                <w:rFonts w:ascii="Segoe UI" w:hAnsi="Segoe UI" w:cs="Segoe UI"/>
                <w:color w:val="333333"/>
              </w:rPr>
              <w:t>CallableStatement</w:t>
            </w:r>
            <w:proofErr w:type="spellEnd"/>
            <w:r>
              <w:rPr>
                <w:rFonts w:ascii="Segoe UI" w:hAnsi="Segoe UI" w:cs="Segoe UI"/>
                <w:color w:val="333333"/>
              </w:rPr>
              <w:t xml:space="preserve"> is used when we need to access the database stored procedures. It can also accept runtime parameters.</w:t>
            </w:r>
          </w:p>
        </w:tc>
      </w:tr>
    </w:tbl>
    <w:p w14:paraId="5D70CF02" w14:textId="77777777" w:rsidR="004871E0" w:rsidRDefault="004871E0" w:rsidP="004871E0">
      <w:pPr>
        <w:rPr>
          <w:rFonts w:ascii="Times New Roman" w:hAnsi="Times New Roman" w:cs="Times New Roman"/>
        </w:rPr>
      </w:pPr>
      <w:r>
        <w:pict w14:anchorId="55E60C64">
          <v:rect id="_x0000_i1496" style="width:0;height:.75pt" o:hralign="left" o:hrstd="t" o:hrnoshade="t" o:hr="t" fillcolor="#d4d4d4" stroked="f"/>
        </w:pict>
      </w:r>
    </w:p>
    <w:p w14:paraId="4BC25931"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6) What is the return type of </w:t>
      </w:r>
      <w:proofErr w:type="spellStart"/>
      <w:r>
        <w:rPr>
          <w:rFonts w:ascii="Helvetica" w:hAnsi="Helvetica"/>
          <w:b w:val="0"/>
          <w:bCs w:val="0"/>
          <w:color w:val="610B4B"/>
          <w:sz w:val="32"/>
          <w:szCs w:val="32"/>
        </w:rPr>
        <w:t>Class.forName</w:t>
      </w:r>
      <w:proofErr w:type="spellEnd"/>
      <w:r>
        <w:rPr>
          <w:rFonts w:ascii="Helvetica" w:hAnsi="Helvetica"/>
          <w:b w:val="0"/>
          <w:bCs w:val="0"/>
          <w:color w:val="610B4B"/>
          <w:sz w:val="32"/>
          <w:szCs w:val="32"/>
        </w:rPr>
        <w:t>() method?</w:t>
      </w:r>
    </w:p>
    <w:p w14:paraId="79E481FE"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Class.forName</w:t>
      </w:r>
      <w:proofErr w:type="spellEnd"/>
      <w:r>
        <w:rPr>
          <w:rFonts w:ascii="Segoe UI" w:hAnsi="Segoe UI" w:cs="Segoe UI"/>
          <w:color w:val="333333"/>
        </w:rPr>
        <w:t xml:space="preserve">() method returns the object of </w:t>
      </w:r>
      <w:proofErr w:type="spellStart"/>
      <w:proofErr w:type="gramStart"/>
      <w:r>
        <w:rPr>
          <w:rFonts w:ascii="Segoe UI" w:hAnsi="Segoe UI" w:cs="Segoe UI"/>
          <w:color w:val="333333"/>
        </w:rPr>
        <w:t>java.lang</w:t>
      </w:r>
      <w:proofErr w:type="gramEnd"/>
      <w:r>
        <w:rPr>
          <w:rFonts w:ascii="Segoe UI" w:hAnsi="Segoe UI" w:cs="Segoe UI"/>
          <w:color w:val="333333"/>
        </w:rPr>
        <w:t>.Class</w:t>
      </w:r>
      <w:proofErr w:type="spellEnd"/>
      <w:r>
        <w:rPr>
          <w:rFonts w:ascii="Segoe UI" w:hAnsi="Segoe UI" w:cs="Segoe UI"/>
          <w:color w:val="333333"/>
        </w:rPr>
        <w:t xml:space="preserve"> object.</w:t>
      </w:r>
    </w:p>
    <w:p w14:paraId="4E5BDB45"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7) What are the differences between Statement and </w:t>
      </w:r>
      <w:proofErr w:type="spellStart"/>
      <w:r>
        <w:rPr>
          <w:rFonts w:ascii="Helvetica" w:hAnsi="Helvetica"/>
          <w:b w:val="0"/>
          <w:bCs w:val="0"/>
          <w:color w:val="610B4B"/>
          <w:sz w:val="32"/>
          <w:szCs w:val="32"/>
        </w:rPr>
        <w:t>PreparedStatement</w:t>
      </w:r>
      <w:proofErr w:type="spellEnd"/>
      <w:r>
        <w:rPr>
          <w:rFonts w:ascii="Helvetica" w:hAnsi="Helvetica"/>
          <w:b w:val="0"/>
          <w:bCs w:val="0"/>
          <w:color w:val="610B4B"/>
          <w:sz w:val="32"/>
          <w:szCs w:val="32"/>
        </w:rPr>
        <w:t xml:space="preserve"> interface?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35"/>
        <w:gridCol w:w="4557"/>
      </w:tblGrid>
      <w:tr w:rsidR="004871E0" w14:paraId="019E0DB7" w14:textId="77777777" w:rsidTr="004871E0">
        <w:tc>
          <w:tcPr>
            <w:tcW w:w="0" w:type="auto"/>
            <w:shd w:val="clear" w:color="auto" w:fill="C7CCBE"/>
            <w:tcMar>
              <w:top w:w="180" w:type="dxa"/>
              <w:left w:w="180" w:type="dxa"/>
              <w:bottom w:w="180" w:type="dxa"/>
              <w:right w:w="180" w:type="dxa"/>
            </w:tcMar>
            <w:hideMark/>
          </w:tcPr>
          <w:p w14:paraId="34F7B26B" w14:textId="77777777" w:rsidR="004871E0" w:rsidRDefault="004871E0">
            <w:pPr>
              <w:rPr>
                <w:rFonts w:ascii="Times New Roman" w:hAnsi="Times New Roman"/>
                <w:b/>
                <w:bCs/>
                <w:color w:val="000000"/>
                <w:sz w:val="26"/>
                <w:szCs w:val="26"/>
              </w:rPr>
            </w:pPr>
            <w:r>
              <w:rPr>
                <w:b/>
                <w:bCs/>
                <w:color w:val="000000"/>
                <w:sz w:val="26"/>
                <w:szCs w:val="26"/>
              </w:rPr>
              <w:t>Statement</w:t>
            </w:r>
          </w:p>
        </w:tc>
        <w:tc>
          <w:tcPr>
            <w:tcW w:w="0" w:type="auto"/>
            <w:shd w:val="clear" w:color="auto" w:fill="C7CCBE"/>
            <w:tcMar>
              <w:top w:w="180" w:type="dxa"/>
              <w:left w:w="180" w:type="dxa"/>
              <w:bottom w:w="180" w:type="dxa"/>
              <w:right w:w="180" w:type="dxa"/>
            </w:tcMar>
            <w:hideMark/>
          </w:tcPr>
          <w:p w14:paraId="1D84903C" w14:textId="77777777" w:rsidR="004871E0" w:rsidRDefault="004871E0">
            <w:pPr>
              <w:rPr>
                <w:b/>
                <w:bCs/>
                <w:color w:val="000000"/>
                <w:sz w:val="26"/>
                <w:szCs w:val="26"/>
              </w:rPr>
            </w:pPr>
            <w:proofErr w:type="spellStart"/>
            <w:r>
              <w:rPr>
                <w:b/>
                <w:bCs/>
                <w:color w:val="000000"/>
                <w:sz w:val="26"/>
                <w:szCs w:val="26"/>
              </w:rPr>
              <w:t>PreparedStatement</w:t>
            </w:r>
            <w:proofErr w:type="spellEnd"/>
          </w:p>
        </w:tc>
      </w:tr>
      <w:tr w:rsidR="004871E0" w14:paraId="476FFF2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0D6A3" w14:textId="77777777" w:rsidR="004871E0" w:rsidRDefault="004871E0">
            <w:pPr>
              <w:jc w:val="both"/>
              <w:rPr>
                <w:rFonts w:ascii="Segoe UI" w:hAnsi="Segoe UI" w:cs="Segoe UI"/>
                <w:color w:val="333333"/>
                <w:sz w:val="24"/>
                <w:szCs w:val="24"/>
              </w:rPr>
            </w:pPr>
            <w:r>
              <w:rPr>
                <w:rFonts w:ascii="Segoe UI" w:hAnsi="Segoe UI" w:cs="Segoe UI"/>
                <w:color w:val="333333"/>
              </w:rPr>
              <w:t xml:space="preserve">The Statement interface provides methods to execute queries with the database. The statement interface is a factory of </w:t>
            </w:r>
            <w:proofErr w:type="spellStart"/>
            <w:proofErr w:type="gramStart"/>
            <w:r>
              <w:rPr>
                <w:rFonts w:ascii="Segoe UI" w:hAnsi="Segoe UI" w:cs="Segoe UI"/>
                <w:color w:val="333333"/>
              </w:rPr>
              <w:t>ResultSet</w:t>
            </w:r>
            <w:proofErr w:type="spellEnd"/>
            <w:r>
              <w:rPr>
                <w:rFonts w:ascii="Segoe UI" w:hAnsi="Segoe UI" w:cs="Segoe UI"/>
                <w:color w:val="333333"/>
              </w:rPr>
              <w:t>;</w:t>
            </w:r>
            <w:proofErr w:type="gramEnd"/>
            <w:r>
              <w:rPr>
                <w:rFonts w:ascii="Segoe UI" w:hAnsi="Segoe UI" w:cs="Segoe UI"/>
                <w:color w:val="333333"/>
              </w:rPr>
              <w:t xml:space="preserve"> i.e., it provides the factory method to get the object of </w:t>
            </w:r>
            <w:proofErr w:type="spellStart"/>
            <w:r>
              <w:rPr>
                <w:rFonts w:ascii="Segoe UI" w:hAnsi="Segoe UI" w:cs="Segoe UI"/>
                <w:color w:val="333333"/>
              </w:rPr>
              <w:t>ResultSet</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6E4B0" w14:textId="77777777" w:rsidR="004871E0" w:rsidRDefault="004871E0">
            <w:pPr>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PreparedStatement</w:t>
            </w:r>
            <w:proofErr w:type="spellEnd"/>
            <w:r>
              <w:rPr>
                <w:rFonts w:ascii="Segoe UI" w:hAnsi="Segoe UI" w:cs="Segoe UI"/>
                <w:color w:val="333333"/>
              </w:rPr>
              <w:t xml:space="preserve"> interface is a </w:t>
            </w:r>
            <w:proofErr w:type="spellStart"/>
            <w:r>
              <w:rPr>
                <w:rFonts w:ascii="Segoe UI" w:hAnsi="Segoe UI" w:cs="Segoe UI"/>
                <w:color w:val="333333"/>
              </w:rPr>
              <w:t>subinterface</w:t>
            </w:r>
            <w:proofErr w:type="spellEnd"/>
            <w:r>
              <w:rPr>
                <w:rFonts w:ascii="Segoe UI" w:hAnsi="Segoe UI" w:cs="Segoe UI"/>
                <w:color w:val="333333"/>
              </w:rPr>
              <w:t xml:space="preserve"> of Statement. It is used to execute the parameterized query.</w:t>
            </w:r>
          </w:p>
        </w:tc>
      </w:tr>
      <w:tr w:rsidR="004871E0" w14:paraId="306028C8"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640" w14:textId="77777777" w:rsidR="004871E0" w:rsidRDefault="004871E0">
            <w:pPr>
              <w:jc w:val="both"/>
              <w:rPr>
                <w:rFonts w:ascii="Segoe UI" w:hAnsi="Segoe UI" w:cs="Segoe UI"/>
                <w:color w:val="333333"/>
              </w:rPr>
            </w:pPr>
            <w:r>
              <w:rPr>
                <w:rFonts w:ascii="Segoe UI" w:hAnsi="Segoe UI" w:cs="Segoe UI"/>
                <w:color w:val="333333"/>
              </w:rPr>
              <w:t>In the case of Statement, the query is compiled each time we run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E6B89" w14:textId="77777777" w:rsidR="004871E0" w:rsidRDefault="004871E0">
            <w:pPr>
              <w:jc w:val="both"/>
              <w:rPr>
                <w:rFonts w:ascii="Segoe UI" w:hAnsi="Segoe UI" w:cs="Segoe UI"/>
                <w:color w:val="333333"/>
              </w:rPr>
            </w:pPr>
            <w:r>
              <w:rPr>
                <w:rFonts w:ascii="Segoe UI" w:hAnsi="Segoe UI" w:cs="Segoe UI"/>
                <w:color w:val="333333"/>
              </w:rPr>
              <w:t xml:space="preserve">In the case of </w:t>
            </w:r>
            <w:proofErr w:type="spellStart"/>
            <w:r>
              <w:rPr>
                <w:rFonts w:ascii="Segoe UI" w:hAnsi="Segoe UI" w:cs="Segoe UI"/>
                <w:color w:val="333333"/>
              </w:rPr>
              <w:t>PreparedStatement</w:t>
            </w:r>
            <w:proofErr w:type="spellEnd"/>
            <w:r>
              <w:rPr>
                <w:rFonts w:ascii="Segoe UI" w:hAnsi="Segoe UI" w:cs="Segoe UI"/>
                <w:color w:val="333333"/>
              </w:rPr>
              <w:t>, the query is compiled only once.</w:t>
            </w:r>
          </w:p>
        </w:tc>
      </w:tr>
      <w:tr w:rsidR="004871E0" w14:paraId="7250BE3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95B77" w14:textId="77777777" w:rsidR="004871E0" w:rsidRDefault="004871E0">
            <w:pPr>
              <w:jc w:val="both"/>
              <w:rPr>
                <w:rFonts w:ascii="Segoe UI" w:hAnsi="Segoe UI" w:cs="Segoe UI"/>
                <w:color w:val="333333"/>
              </w:rPr>
            </w:pPr>
            <w:r>
              <w:rPr>
                <w:rFonts w:ascii="Segoe UI" w:hAnsi="Segoe UI" w:cs="Segoe UI"/>
                <w:color w:val="333333"/>
              </w:rPr>
              <w:lastRenderedPageBreak/>
              <w:t>The Statement is mainly used in the case when we need to run the static query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EA21" w14:textId="77777777" w:rsidR="004871E0" w:rsidRDefault="004871E0">
            <w:pPr>
              <w:jc w:val="both"/>
              <w:rPr>
                <w:rFonts w:ascii="Segoe UI" w:hAnsi="Segoe UI" w:cs="Segoe UI"/>
                <w:color w:val="333333"/>
              </w:rPr>
            </w:pPr>
            <w:proofErr w:type="spellStart"/>
            <w:r>
              <w:rPr>
                <w:rFonts w:ascii="Segoe UI" w:hAnsi="Segoe UI" w:cs="Segoe UI"/>
                <w:color w:val="333333"/>
              </w:rPr>
              <w:t>PreparedStatement</w:t>
            </w:r>
            <w:proofErr w:type="spellEnd"/>
            <w:r>
              <w:rPr>
                <w:rFonts w:ascii="Segoe UI" w:hAnsi="Segoe UI" w:cs="Segoe UI"/>
                <w:color w:val="333333"/>
              </w:rPr>
              <w:t xml:space="preserve"> is used when we need to provide input parameters to the query at runtime.</w:t>
            </w:r>
          </w:p>
        </w:tc>
      </w:tr>
    </w:tbl>
    <w:p w14:paraId="1E9F2A97" w14:textId="77777777" w:rsidR="004871E0" w:rsidRDefault="004871E0" w:rsidP="004871E0">
      <w:pPr>
        <w:rPr>
          <w:rFonts w:ascii="Times New Roman" w:hAnsi="Times New Roman" w:cs="Times New Roman"/>
        </w:rPr>
      </w:pPr>
      <w:hyperlink r:id="rId129" w:history="1">
        <w:r>
          <w:rPr>
            <w:rStyle w:val="Hyperlink"/>
            <w:rFonts w:ascii="Segoe UI" w:hAnsi="Segoe UI" w:cs="Segoe UI"/>
            <w:color w:val="008000"/>
            <w:shd w:val="clear" w:color="auto" w:fill="FFFFFF"/>
          </w:rPr>
          <w:t>More details.</w:t>
        </w:r>
      </w:hyperlink>
    </w:p>
    <w:p w14:paraId="5B31A338" w14:textId="77777777" w:rsidR="004871E0" w:rsidRDefault="004871E0" w:rsidP="004871E0">
      <w:r>
        <w:pict w14:anchorId="75764E56">
          <v:rect id="_x0000_i1497" style="width:0;height:.75pt" o:hralign="left" o:hrstd="t" o:hrnoshade="t" o:hr="t" fillcolor="#d4d4d4" stroked="f"/>
        </w:pict>
      </w:r>
    </w:p>
    <w:p w14:paraId="1A4F764F"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8) How can we set null value in JDBC </w:t>
      </w:r>
      <w:proofErr w:type="spellStart"/>
      <w:r>
        <w:rPr>
          <w:rFonts w:ascii="Helvetica" w:hAnsi="Helvetica"/>
          <w:b w:val="0"/>
          <w:bCs w:val="0"/>
          <w:color w:val="610B4B"/>
          <w:sz w:val="32"/>
          <w:szCs w:val="32"/>
        </w:rPr>
        <w:t>PreparedStatement</w:t>
      </w:r>
      <w:proofErr w:type="spellEnd"/>
      <w:r>
        <w:rPr>
          <w:rFonts w:ascii="Helvetica" w:hAnsi="Helvetica"/>
          <w:b w:val="0"/>
          <w:bCs w:val="0"/>
          <w:color w:val="610B4B"/>
          <w:sz w:val="32"/>
          <w:szCs w:val="32"/>
        </w:rPr>
        <w:t>?</w:t>
      </w:r>
    </w:p>
    <w:p w14:paraId="757A7BCE"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By using </w:t>
      </w:r>
      <w:proofErr w:type="spellStart"/>
      <w:proofErr w:type="gramStart"/>
      <w:r>
        <w:rPr>
          <w:rFonts w:ascii="Segoe UI" w:hAnsi="Segoe UI" w:cs="Segoe UI"/>
          <w:color w:val="333333"/>
        </w:rPr>
        <w:t>setNull</w:t>
      </w:r>
      <w:proofErr w:type="spellEnd"/>
      <w:r>
        <w:rPr>
          <w:rFonts w:ascii="Segoe UI" w:hAnsi="Segoe UI" w:cs="Segoe UI"/>
          <w:color w:val="333333"/>
        </w:rPr>
        <w:t>(</w:t>
      </w:r>
      <w:proofErr w:type="gramEnd"/>
      <w:r>
        <w:rPr>
          <w:rFonts w:ascii="Segoe UI" w:hAnsi="Segoe UI" w:cs="Segoe UI"/>
          <w:color w:val="333333"/>
        </w:rPr>
        <w:t xml:space="preserve">) method of </w:t>
      </w:r>
      <w:proofErr w:type="spellStart"/>
      <w:r>
        <w:rPr>
          <w:rFonts w:ascii="Segoe UI" w:hAnsi="Segoe UI" w:cs="Segoe UI"/>
          <w:color w:val="333333"/>
        </w:rPr>
        <w:t>PreparedStatement</w:t>
      </w:r>
      <w:proofErr w:type="spellEnd"/>
      <w:r>
        <w:rPr>
          <w:rFonts w:ascii="Segoe UI" w:hAnsi="Segoe UI" w:cs="Segoe UI"/>
          <w:color w:val="333333"/>
        </w:rPr>
        <w:t xml:space="preserve"> interface, we can set the null value to an index. The syntax of the method is given below.</w:t>
      </w:r>
    </w:p>
    <w:p w14:paraId="76EC7622" w14:textId="77777777" w:rsidR="004871E0" w:rsidRDefault="004871E0" w:rsidP="004871E0">
      <w:pPr>
        <w:pStyle w:val="alt"/>
        <w:numPr>
          <w:ilvl w:val="0"/>
          <w:numId w:val="2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setNull(</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parameterIndex,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sqlType)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SQLException  </w:t>
      </w:r>
    </w:p>
    <w:p w14:paraId="687CF08F" w14:textId="77777777" w:rsidR="004871E0" w:rsidRDefault="004871E0" w:rsidP="004871E0">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2581AE" w14:textId="77777777" w:rsidR="004871E0" w:rsidRDefault="004871E0" w:rsidP="004871E0">
      <w:pPr>
        <w:spacing w:line="240" w:lineRule="auto"/>
        <w:rPr>
          <w:rFonts w:ascii="Times New Roman" w:hAnsi="Times New Roman" w:cs="Times New Roman"/>
        </w:rPr>
      </w:pPr>
      <w:r>
        <w:pict w14:anchorId="56A83CAA">
          <v:rect id="_x0000_i1498" style="width:0;height:.75pt" o:hralign="left" o:hrstd="t" o:hrnoshade="t" o:hr="t" fillcolor="#d4d4d4" stroked="f"/>
        </w:pict>
      </w:r>
    </w:p>
    <w:p w14:paraId="65ECC0FB"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9) What are the benefits of </w:t>
      </w:r>
      <w:proofErr w:type="spellStart"/>
      <w:r>
        <w:rPr>
          <w:rFonts w:ascii="Helvetica" w:hAnsi="Helvetica"/>
          <w:b w:val="0"/>
          <w:bCs w:val="0"/>
          <w:color w:val="610B4B"/>
          <w:sz w:val="32"/>
          <w:szCs w:val="32"/>
        </w:rPr>
        <w:t>PreparedStatement</w:t>
      </w:r>
      <w:proofErr w:type="spellEnd"/>
      <w:r>
        <w:rPr>
          <w:rFonts w:ascii="Helvetica" w:hAnsi="Helvetica"/>
          <w:b w:val="0"/>
          <w:bCs w:val="0"/>
          <w:color w:val="610B4B"/>
          <w:sz w:val="32"/>
          <w:szCs w:val="32"/>
        </w:rPr>
        <w:t xml:space="preserve"> over Statement?</w:t>
      </w:r>
    </w:p>
    <w:p w14:paraId="46B4560B"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benefits of using </w:t>
      </w:r>
      <w:proofErr w:type="spellStart"/>
      <w:r>
        <w:rPr>
          <w:rFonts w:ascii="Segoe UI" w:hAnsi="Segoe UI" w:cs="Segoe UI"/>
          <w:color w:val="333333"/>
        </w:rPr>
        <w:t>PreparedStatement</w:t>
      </w:r>
      <w:proofErr w:type="spellEnd"/>
      <w:r>
        <w:rPr>
          <w:rFonts w:ascii="Segoe UI" w:hAnsi="Segoe UI" w:cs="Segoe UI"/>
          <w:color w:val="333333"/>
        </w:rPr>
        <w:t xml:space="preserve"> over Statement interface </w:t>
      </w:r>
      <w:proofErr w:type="gramStart"/>
      <w:r>
        <w:rPr>
          <w:rFonts w:ascii="Segoe UI" w:hAnsi="Segoe UI" w:cs="Segoe UI"/>
          <w:color w:val="333333"/>
        </w:rPr>
        <w:t>is</w:t>
      </w:r>
      <w:proofErr w:type="gramEnd"/>
      <w:r>
        <w:rPr>
          <w:rFonts w:ascii="Segoe UI" w:hAnsi="Segoe UI" w:cs="Segoe UI"/>
          <w:color w:val="333333"/>
        </w:rPr>
        <w:t xml:space="preserve"> given below.</w:t>
      </w:r>
    </w:p>
    <w:p w14:paraId="0F55BD50" w14:textId="77777777" w:rsidR="004871E0" w:rsidRDefault="004871E0" w:rsidP="004871E0">
      <w:pPr>
        <w:numPr>
          <w:ilvl w:val="0"/>
          <w:numId w:val="2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w:t>
      </w:r>
      <w:proofErr w:type="spellStart"/>
      <w:r>
        <w:rPr>
          <w:rFonts w:ascii="Segoe UI" w:hAnsi="Segoe UI" w:cs="Segoe UI"/>
          <w:color w:val="000000"/>
        </w:rPr>
        <w:t>PreparedStatement</w:t>
      </w:r>
      <w:proofErr w:type="spellEnd"/>
      <w:r>
        <w:rPr>
          <w:rFonts w:ascii="Segoe UI" w:hAnsi="Segoe UI" w:cs="Segoe UI"/>
          <w:color w:val="000000"/>
        </w:rPr>
        <w:t xml:space="preserve"> performs faster as </w:t>
      </w:r>
      <w:proofErr w:type="gramStart"/>
      <w:r>
        <w:rPr>
          <w:rFonts w:ascii="Segoe UI" w:hAnsi="Segoe UI" w:cs="Segoe UI"/>
          <w:color w:val="000000"/>
        </w:rPr>
        <w:t>compare</w:t>
      </w:r>
      <w:proofErr w:type="gramEnd"/>
      <w:r>
        <w:rPr>
          <w:rFonts w:ascii="Segoe UI" w:hAnsi="Segoe UI" w:cs="Segoe UI"/>
          <w:color w:val="000000"/>
        </w:rPr>
        <w:t xml:space="preserve"> to Statement because the Statement needs to be compiled </w:t>
      </w:r>
      <w:proofErr w:type="spellStart"/>
      <w:r>
        <w:rPr>
          <w:rFonts w:ascii="Segoe UI" w:hAnsi="Segoe UI" w:cs="Segoe UI"/>
          <w:color w:val="000000"/>
        </w:rPr>
        <w:t>everytime</w:t>
      </w:r>
      <w:proofErr w:type="spellEnd"/>
      <w:r>
        <w:rPr>
          <w:rFonts w:ascii="Segoe UI" w:hAnsi="Segoe UI" w:cs="Segoe UI"/>
          <w:color w:val="000000"/>
        </w:rPr>
        <w:t xml:space="preserve"> we run the code whereas the </w:t>
      </w:r>
      <w:proofErr w:type="spellStart"/>
      <w:r>
        <w:rPr>
          <w:rFonts w:ascii="Segoe UI" w:hAnsi="Segoe UI" w:cs="Segoe UI"/>
          <w:color w:val="000000"/>
        </w:rPr>
        <w:t>PreparedStatement</w:t>
      </w:r>
      <w:proofErr w:type="spellEnd"/>
      <w:r>
        <w:rPr>
          <w:rFonts w:ascii="Segoe UI" w:hAnsi="Segoe UI" w:cs="Segoe UI"/>
          <w:color w:val="000000"/>
        </w:rPr>
        <w:t xml:space="preserve"> compiled once and then execute only on runtime.</w:t>
      </w:r>
    </w:p>
    <w:p w14:paraId="674C6D51" w14:textId="77777777" w:rsidR="004871E0" w:rsidRDefault="004871E0" w:rsidP="004871E0">
      <w:pPr>
        <w:numPr>
          <w:ilvl w:val="0"/>
          <w:numId w:val="22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PreparedStatement</w:t>
      </w:r>
      <w:proofErr w:type="spellEnd"/>
      <w:r>
        <w:rPr>
          <w:rFonts w:ascii="Segoe UI" w:hAnsi="Segoe UI" w:cs="Segoe UI"/>
          <w:color w:val="000000"/>
        </w:rPr>
        <w:t xml:space="preserve"> can execute Parameterized query whereas Statement can only run static queries.</w:t>
      </w:r>
    </w:p>
    <w:p w14:paraId="7A0AB2A9" w14:textId="77777777" w:rsidR="004871E0" w:rsidRDefault="004871E0" w:rsidP="004871E0">
      <w:pPr>
        <w:numPr>
          <w:ilvl w:val="0"/>
          <w:numId w:val="2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query used in </w:t>
      </w:r>
      <w:proofErr w:type="spellStart"/>
      <w:r>
        <w:rPr>
          <w:rFonts w:ascii="Segoe UI" w:hAnsi="Segoe UI" w:cs="Segoe UI"/>
          <w:color w:val="000000"/>
        </w:rPr>
        <w:t>PreparedStatement</w:t>
      </w:r>
      <w:proofErr w:type="spellEnd"/>
      <w:r>
        <w:rPr>
          <w:rFonts w:ascii="Segoe UI" w:hAnsi="Segoe UI" w:cs="Segoe UI"/>
          <w:color w:val="000000"/>
        </w:rPr>
        <w:t xml:space="preserve"> is appeared to be similar every time. Therefore, the database can reuse the previous access plan whereas, Statement inline the parameters into the String, therefore, the query doesn't appear to be same </w:t>
      </w:r>
      <w:proofErr w:type="spellStart"/>
      <w:r>
        <w:rPr>
          <w:rFonts w:ascii="Segoe UI" w:hAnsi="Segoe UI" w:cs="Segoe UI"/>
          <w:color w:val="000000"/>
        </w:rPr>
        <w:t>everytime</w:t>
      </w:r>
      <w:proofErr w:type="spellEnd"/>
      <w:r>
        <w:rPr>
          <w:rFonts w:ascii="Segoe UI" w:hAnsi="Segoe UI" w:cs="Segoe UI"/>
          <w:color w:val="000000"/>
        </w:rPr>
        <w:t xml:space="preserve"> which prevents cache reusage.</w:t>
      </w:r>
    </w:p>
    <w:p w14:paraId="0774EF5D" w14:textId="77777777" w:rsidR="004871E0" w:rsidRDefault="004871E0" w:rsidP="004871E0">
      <w:pPr>
        <w:spacing w:after="0" w:line="240" w:lineRule="auto"/>
        <w:rPr>
          <w:rFonts w:ascii="Times New Roman" w:hAnsi="Times New Roman" w:cs="Times New Roman"/>
        </w:rPr>
      </w:pPr>
      <w:r>
        <w:pict w14:anchorId="0F2C36AE">
          <v:rect id="_x0000_i1499" style="width:0;height:.75pt" o:hralign="left" o:hrstd="t" o:hrnoshade="t" o:hr="t" fillcolor="#d4d4d4" stroked="f"/>
        </w:pict>
      </w:r>
    </w:p>
    <w:p w14:paraId="2C0F80E7"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10) What are the differences between execute, </w:t>
      </w:r>
      <w:proofErr w:type="spellStart"/>
      <w:r>
        <w:rPr>
          <w:rFonts w:ascii="Helvetica" w:hAnsi="Helvetica"/>
          <w:b w:val="0"/>
          <w:bCs w:val="0"/>
          <w:color w:val="610B4B"/>
          <w:sz w:val="32"/>
          <w:szCs w:val="32"/>
        </w:rPr>
        <w:t>executeQuery</w:t>
      </w:r>
      <w:proofErr w:type="spellEnd"/>
      <w:r>
        <w:rPr>
          <w:rFonts w:ascii="Helvetica" w:hAnsi="Helvetica"/>
          <w:b w:val="0"/>
          <w:bCs w:val="0"/>
          <w:color w:val="610B4B"/>
          <w:sz w:val="32"/>
          <w:szCs w:val="32"/>
        </w:rPr>
        <w:t xml:space="preserve">, and </w:t>
      </w:r>
      <w:proofErr w:type="spellStart"/>
      <w:r>
        <w:rPr>
          <w:rFonts w:ascii="Helvetica" w:hAnsi="Helvetica"/>
          <w:b w:val="0"/>
          <w:bCs w:val="0"/>
          <w:color w:val="610B4B"/>
          <w:sz w:val="32"/>
          <w:szCs w:val="32"/>
        </w:rPr>
        <w:t>executeUpdate</w:t>
      </w:r>
      <w:proofErr w:type="spellEnd"/>
      <w:r>
        <w:rPr>
          <w:rFonts w:ascii="Helvetica" w:hAnsi="Helvetica"/>
          <w:b w:val="0"/>
          <w:bCs w:val="0"/>
          <w:color w:val="610B4B"/>
          <w:sz w:val="32"/>
          <w:szCs w:val="32"/>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54"/>
        <w:gridCol w:w="2926"/>
        <w:gridCol w:w="3612"/>
      </w:tblGrid>
      <w:tr w:rsidR="004871E0" w14:paraId="30A046CC" w14:textId="77777777" w:rsidTr="004871E0">
        <w:tc>
          <w:tcPr>
            <w:tcW w:w="0" w:type="auto"/>
            <w:shd w:val="clear" w:color="auto" w:fill="C7CCBE"/>
            <w:tcMar>
              <w:top w:w="180" w:type="dxa"/>
              <w:left w:w="180" w:type="dxa"/>
              <w:bottom w:w="180" w:type="dxa"/>
              <w:right w:w="180" w:type="dxa"/>
            </w:tcMar>
            <w:hideMark/>
          </w:tcPr>
          <w:p w14:paraId="69D0E7A5" w14:textId="77777777" w:rsidR="004871E0" w:rsidRDefault="004871E0">
            <w:pPr>
              <w:rPr>
                <w:rFonts w:ascii="Times New Roman" w:hAnsi="Times New Roman"/>
                <w:b/>
                <w:bCs/>
                <w:color w:val="000000"/>
                <w:sz w:val="26"/>
                <w:szCs w:val="26"/>
              </w:rPr>
            </w:pPr>
            <w:r>
              <w:rPr>
                <w:b/>
                <w:bCs/>
                <w:color w:val="000000"/>
                <w:sz w:val="26"/>
                <w:szCs w:val="26"/>
              </w:rPr>
              <w:t>execute</w:t>
            </w:r>
          </w:p>
        </w:tc>
        <w:tc>
          <w:tcPr>
            <w:tcW w:w="0" w:type="auto"/>
            <w:shd w:val="clear" w:color="auto" w:fill="C7CCBE"/>
            <w:tcMar>
              <w:top w:w="180" w:type="dxa"/>
              <w:left w:w="180" w:type="dxa"/>
              <w:bottom w:w="180" w:type="dxa"/>
              <w:right w:w="180" w:type="dxa"/>
            </w:tcMar>
            <w:hideMark/>
          </w:tcPr>
          <w:p w14:paraId="0E539AF5" w14:textId="77777777" w:rsidR="004871E0" w:rsidRDefault="004871E0">
            <w:pPr>
              <w:rPr>
                <w:b/>
                <w:bCs/>
                <w:color w:val="000000"/>
                <w:sz w:val="26"/>
                <w:szCs w:val="26"/>
              </w:rPr>
            </w:pPr>
            <w:proofErr w:type="spellStart"/>
            <w:r>
              <w:rPr>
                <w:b/>
                <w:bCs/>
                <w:color w:val="000000"/>
                <w:sz w:val="26"/>
                <w:szCs w:val="26"/>
              </w:rPr>
              <w:t>executeQuery</w:t>
            </w:r>
            <w:proofErr w:type="spellEnd"/>
          </w:p>
        </w:tc>
        <w:tc>
          <w:tcPr>
            <w:tcW w:w="0" w:type="auto"/>
            <w:shd w:val="clear" w:color="auto" w:fill="C7CCBE"/>
            <w:tcMar>
              <w:top w:w="180" w:type="dxa"/>
              <w:left w:w="180" w:type="dxa"/>
              <w:bottom w:w="180" w:type="dxa"/>
              <w:right w:w="180" w:type="dxa"/>
            </w:tcMar>
            <w:hideMark/>
          </w:tcPr>
          <w:p w14:paraId="386C5FB4" w14:textId="77777777" w:rsidR="004871E0" w:rsidRDefault="004871E0">
            <w:pPr>
              <w:rPr>
                <w:b/>
                <w:bCs/>
                <w:color w:val="000000"/>
                <w:sz w:val="26"/>
                <w:szCs w:val="26"/>
              </w:rPr>
            </w:pPr>
            <w:proofErr w:type="spellStart"/>
            <w:r>
              <w:rPr>
                <w:b/>
                <w:bCs/>
                <w:color w:val="000000"/>
                <w:sz w:val="26"/>
                <w:szCs w:val="26"/>
              </w:rPr>
              <w:t>executeUpdate</w:t>
            </w:r>
            <w:proofErr w:type="spellEnd"/>
          </w:p>
        </w:tc>
      </w:tr>
      <w:tr w:rsidR="004871E0" w14:paraId="6D5F23D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8C1C0" w14:textId="77777777" w:rsidR="004871E0" w:rsidRDefault="004871E0">
            <w:pPr>
              <w:jc w:val="both"/>
              <w:rPr>
                <w:rFonts w:ascii="Segoe UI" w:hAnsi="Segoe UI" w:cs="Segoe UI"/>
                <w:color w:val="333333"/>
                <w:sz w:val="24"/>
                <w:szCs w:val="24"/>
              </w:rPr>
            </w:pPr>
            <w:r>
              <w:rPr>
                <w:rFonts w:ascii="Segoe UI" w:hAnsi="Segoe UI" w:cs="Segoe UI"/>
                <w:color w:val="333333"/>
              </w:rPr>
              <w:lastRenderedPageBreak/>
              <w:t xml:space="preserve">The execute method can be used for any SQL </w:t>
            </w:r>
            <w:proofErr w:type="gramStart"/>
            <w:r>
              <w:rPr>
                <w:rFonts w:ascii="Segoe UI" w:hAnsi="Segoe UI" w:cs="Segoe UI"/>
                <w:color w:val="333333"/>
              </w:rPr>
              <w:t>statements(</w:t>
            </w:r>
            <w:proofErr w:type="gramEnd"/>
            <w:r>
              <w:rPr>
                <w:rFonts w:ascii="Segoe UI" w:hAnsi="Segoe UI" w:cs="Segoe UI"/>
                <w:color w:val="333333"/>
              </w:rPr>
              <w:t>Select and Update both).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9AB9" w14:textId="77777777" w:rsidR="004871E0" w:rsidRDefault="004871E0">
            <w:pPr>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executeQuery</w:t>
            </w:r>
            <w:proofErr w:type="spellEnd"/>
            <w:r>
              <w:rPr>
                <w:rFonts w:ascii="Segoe UI" w:hAnsi="Segoe UI" w:cs="Segoe UI"/>
                <w:color w:val="333333"/>
              </w:rPr>
              <w:t xml:space="preserve"> method can be used only with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578FC" w14:textId="77777777" w:rsidR="004871E0" w:rsidRDefault="004871E0">
            <w:pPr>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executeUpdate</w:t>
            </w:r>
            <w:proofErr w:type="spellEnd"/>
            <w:r>
              <w:rPr>
                <w:rFonts w:ascii="Segoe UI" w:hAnsi="Segoe UI" w:cs="Segoe UI"/>
                <w:color w:val="333333"/>
              </w:rPr>
              <w:t xml:space="preserve"> method can be used to update/delete/insert operations in the database.</w:t>
            </w:r>
          </w:p>
        </w:tc>
      </w:tr>
      <w:tr w:rsidR="004871E0" w14:paraId="5067BD1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46E5" w14:textId="77777777" w:rsidR="004871E0" w:rsidRDefault="004871E0">
            <w:pPr>
              <w:jc w:val="both"/>
              <w:rPr>
                <w:rFonts w:ascii="Segoe UI" w:hAnsi="Segoe UI" w:cs="Segoe UI"/>
                <w:color w:val="333333"/>
              </w:rPr>
            </w:pPr>
            <w:r>
              <w:rPr>
                <w:rFonts w:ascii="Segoe UI" w:hAnsi="Segoe UI" w:cs="Segoe UI"/>
                <w:color w:val="333333"/>
              </w:rPr>
              <w:t xml:space="preserve">The execute method returns a </w:t>
            </w:r>
            <w:proofErr w:type="spellStart"/>
            <w:r>
              <w:rPr>
                <w:rFonts w:ascii="Segoe UI" w:hAnsi="Segoe UI" w:cs="Segoe UI"/>
                <w:color w:val="333333"/>
              </w:rPr>
              <w:t>boolean</w:t>
            </w:r>
            <w:proofErr w:type="spellEnd"/>
            <w:r>
              <w:rPr>
                <w:rFonts w:ascii="Segoe UI" w:hAnsi="Segoe UI" w:cs="Segoe UI"/>
                <w:color w:val="333333"/>
              </w:rPr>
              <w:t xml:space="preserve"> type value where true indicates that the </w:t>
            </w:r>
            <w:proofErr w:type="spellStart"/>
            <w:r>
              <w:rPr>
                <w:rFonts w:ascii="Segoe UI" w:hAnsi="Segoe UI" w:cs="Segoe UI"/>
                <w:color w:val="333333"/>
              </w:rPr>
              <w:t>ResultSet</w:t>
            </w:r>
            <w:proofErr w:type="spellEnd"/>
            <w:r>
              <w:rPr>
                <w:rFonts w:ascii="Segoe UI" w:hAnsi="Segoe UI" w:cs="Segoe UI"/>
                <w:color w:val="333333"/>
              </w:rPr>
              <w:t xml:space="preserve"> s returned which can later be extracted and false indicates that the integer or void value is returned.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FC430" w14:textId="77777777" w:rsidR="004871E0" w:rsidRDefault="004871E0">
            <w:pPr>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executeQuery</w:t>
            </w:r>
            <w:proofErr w:type="spellEnd"/>
            <w:r>
              <w:rPr>
                <w:rFonts w:ascii="Segoe UI" w:hAnsi="Segoe UI" w:cs="Segoe UI"/>
                <w:color w:val="333333"/>
              </w:rPr>
              <w:t>(</w:t>
            </w:r>
            <w:proofErr w:type="gramEnd"/>
            <w:r>
              <w:rPr>
                <w:rFonts w:ascii="Segoe UI" w:hAnsi="Segoe UI" w:cs="Segoe UI"/>
                <w:color w:val="333333"/>
              </w:rPr>
              <w:t xml:space="preserve">) method returns a </w:t>
            </w:r>
            <w:proofErr w:type="spellStart"/>
            <w:r>
              <w:rPr>
                <w:rFonts w:ascii="Segoe UI" w:hAnsi="Segoe UI" w:cs="Segoe UI"/>
                <w:color w:val="333333"/>
              </w:rPr>
              <w:t>ResultSet</w:t>
            </w:r>
            <w:proofErr w:type="spellEnd"/>
            <w:r>
              <w:rPr>
                <w:rFonts w:ascii="Segoe UI" w:hAnsi="Segoe UI" w:cs="Segoe UI"/>
                <w:color w:val="333333"/>
              </w:rPr>
              <w:t xml:space="preserve"> object which contains the data retrieved by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64F28" w14:textId="77777777" w:rsidR="004871E0" w:rsidRDefault="004871E0">
            <w:pPr>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executeUpdate</w:t>
            </w:r>
            <w:proofErr w:type="spellEnd"/>
            <w:r>
              <w:rPr>
                <w:rFonts w:ascii="Segoe UI" w:hAnsi="Segoe UI" w:cs="Segoe UI"/>
                <w:color w:val="333333"/>
              </w:rPr>
              <w:t>(</w:t>
            </w:r>
            <w:proofErr w:type="gramEnd"/>
            <w:r>
              <w:rPr>
                <w:rFonts w:ascii="Segoe UI" w:hAnsi="Segoe UI" w:cs="Segoe UI"/>
                <w:color w:val="333333"/>
              </w:rPr>
              <w:t>) method returns an integer value representing the number of records affected where 0 indicates that query returns nothing.</w:t>
            </w:r>
          </w:p>
        </w:tc>
      </w:tr>
    </w:tbl>
    <w:p w14:paraId="36CF3763" w14:textId="77777777" w:rsidR="004871E0" w:rsidRDefault="004871E0" w:rsidP="004871E0">
      <w:pPr>
        <w:rPr>
          <w:rFonts w:ascii="Times New Roman" w:hAnsi="Times New Roman" w:cs="Times New Roman"/>
        </w:rPr>
      </w:pPr>
      <w:r>
        <w:pict w14:anchorId="2E3A5A6C">
          <v:rect id="_x0000_i1500" style="width:0;height:.75pt" o:hralign="left" o:hrstd="t" o:hrnoshade="t" o:hr="t" fillcolor="#d4d4d4" stroked="f"/>
        </w:pict>
      </w:r>
    </w:p>
    <w:p w14:paraId="468CA4BC"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11) What are the different types of </w:t>
      </w:r>
      <w:proofErr w:type="spellStart"/>
      <w:r>
        <w:rPr>
          <w:rFonts w:ascii="Helvetica" w:hAnsi="Helvetica"/>
          <w:b w:val="0"/>
          <w:bCs w:val="0"/>
          <w:color w:val="610B4B"/>
          <w:sz w:val="32"/>
          <w:szCs w:val="32"/>
        </w:rPr>
        <w:t>ResultSet</w:t>
      </w:r>
      <w:proofErr w:type="spellEnd"/>
      <w:r>
        <w:rPr>
          <w:rFonts w:ascii="Helvetica" w:hAnsi="Helvetica"/>
          <w:b w:val="0"/>
          <w:bCs w:val="0"/>
          <w:color w:val="610B4B"/>
          <w:sz w:val="32"/>
          <w:szCs w:val="32"/>
        </w:rPr>
        <w:t>?</w:t>
      </w:r>
    </w:p>
    <w:p w14:paraId="1C989CFC" w14:textId="77777777" w:rsidR="004871E0" w:rsidRDefault="004871E0" w:rsidP="004871E0">
      <w:pPr>
        <w:pStyle w:val="NormalWeb"/>
        <w:shd w:val="clear" w:color="auto" w:fill="FFFFFF"/>
        <w:jc w:val="both"/>
        <w:rPr>
          <w:rFonts w:ascii="Segoe UI" w:hAnsi="Segoe UI" w:cs="Segoe UI"/>
          <w:color w:val="333333"/>
        </w:rPr>
      </w:pPr>
      <w:proofErr w:type="spellStart"/>
      <w:r>
        <w:rPr>
          <w:rFonts w:ascii="Segoe UI" w:hAnsi="Segoe UI" w:cs="Segoe UI"/>
          <w:color w:val="333333"/>
        </w:rPr>
        <w:t>ResultSet</w:t>
      </w:r>
      <w:proofErr w:type="spellEnd"/>
      <w:r>
        <w:rPr>
          <w:rFonts w:ascii="Segoe UI" w:hAnsi="Segoe UI" w:cs="Segoe UI"/>
          <w:color w:val="333333"/>
        </w:rPr>
        <w:t xml:space="preserve"> is categorized by the direction of the reading head and </w:t>
      </w:r>
      <w:proofErr w:type="gramStart"/>
      <w:r>
        <w:rPr>
          <w:rFonts w:ascii="Segoe UI" w:hAnsi="Segoe UI" w:cs="Segoe UI"/>
          <w:color w:val="333333"/>
        </w:rPr>
        <w:t>sensitivity</w:t>
      </w:r>
      <w:proofErr w:type="gramEnd"/>
      <w:r>
        <w:rPr>
          <w:rFonts w:ascii="Segoe UI" w:hAnsi="Segoe UI" w:cs="Segoe UI"/>
          <w:color w:val="333333"/>
        </w:rPr>
        <w:t xml:space="preserve"> or insensitivity of the result provided by it. There are three general types of </w:t>
      </w:r>
      <w:proofErr w:type="spellStart"/>
      <w:r>
        <w:rPr>
          <w:rFonts w:ascii="Segoe UI" w:hAnsi="Segoe UI" w:cs="Segoe UI"/>
          <w:color w:val="333333"/>
        </w:rPr>
        <w:t>ResultSet</w:t>
      </w:r>
      <w:proofErr w:type="spellEnd"/>
      <w:r>
        <w:rPr>
          <w:rFonts w:ascii="Segoe UI" w:hAnsi="Segoe UI" w:cs="Segoe UI"/>
          <w:color w:val="333333"/>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07"/>
        <w:gridCol w:w="6585"/>
      </w:tblGrid>
      <w:tr w:rsidR="004871E0" w14:paraId="49C07DF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B3D79" w14:textId="77777777" w:rsidR="004871E0" w:rsidRDefault="004871E0">
            <w:pPr>
              <w:jc w:val="both"/>
              <w:rPr>
                <w:rFonts w:ascii="Segoe UI" w:hAnsi="Segoe UI" w:cs="Segoe UI"/>
                <w:color w:val="333333"/>
              </w:rPr>
            </w:pPr>
            <w:r>
              <w:rPr>
                <w:rFonts w:ascii="Segoe UI" w:hAnsi="Segoe UI" w:cs="Segoe UI"/>
                <w:color w:val="333333"/>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22134" w14:textId="77777777" w:rsidR="004871E0" w:rsidRDefault="004871E0">
            <w:pPr>
              <w:jc w:val="both"/>
              <w:rPr>
                <w:rFonts w:ascii="Segoe UI" w:hAnsi="Segoe UI" w:cs="Segoe UI"/>
                <w:color w:val="333333"/>
              </w:rPr>
            </w:pPr>
            <w:r>
              <w:rPr>
                <w:rFonts w:ascii="Segoe UI" w:hAnsi="Segoe UI" w:cs="Segoe UI"/>
                <w:color w:val="333333"/>
              </w:rPr>
              <w:t>Description</w:t>
            </w:r>
          </w:p>
        </w:tc>
      </w:tr>
      <w:tr w:rsidR="004871E0" w14:paraId="32F1D7D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E324B" w14:textId="77777777" w:rsidR="004871E0" w:rsidRDefault="004871E0">
            <w:pPr>
              <w:jc w:val="both"/>
              <w:rPr>
                <w:rFonts w:ascii="Segoe UI" w:hAnsi="Segoe UI" w:cs="Segoe UI"/>
                <w:color w:val="333333"/>
              </w:rPr>
            </w:pPr>
            <w:proofErr w:type="spellStart"/>
            <w:r>
              <w:rPr>
                <w:rFonts w:ascii="Segoe UI" w:hAnsi="Segoe UI" w:cs="Segoe UI"/>
                <w:color w:val="333333"/>
              </w:rPr>
              <w:t>ResultSet.TYPE_Forward_ONLY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C5551" w14:textId="77777777" w:rsidR="004871E0" w:rsidRDefault="004871E0">
            <w:pPr>
              <w:jc w:val="both"/>
              <w:rPr>
                <w:rFonts w:ascii="Segoe UI" w:hAnsi="Segoe UI" w:cs="Segoe UI"/>
                <w:color w:val="333333"/>
              </w:rPr>
            </w:pPr>
            <w:r>
              <w:rPr>
                <w:rFonts w:ascii="Segoe UI" w:hAnsi="Segoe UI" w:cs="Segoe UI"/>
                <w:color w:val="333333"/>
              </w:rPr>
              <w:t>The cursor can move in the forward direction only.</w:t>
            </w:r>
          </w:p>
        </w:tc>
      </w:tr>
      <w:tr w:rsidR="004871E0" w14:paraId="10F4C17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17380" w14:textId="77777777" w:rsidR="004871E0" w:rsidRDefault="004871E0">
            <w:pPr>
              <w:jc w:val="both"/>
              <w:rPr>
                <w:rFonts w:ascii="Segoe UI" w:hAnsi="Segoe UI" w:cs="Segoe UI"/>
                <w:color w:val="333333"/>
              </w:rPr>
            </w:pPr>
            <w:proofErr w:type="spellStart"/>
            <w:r>
              <w:rPr>
                <w:rFonts w:ascii="Segoe UI" w:hAnsi="Segoe UI" w:cs="Segoe UI"/>
                <w:color w:val="333333"/>
              </w:rPr>
              <w:t>ResultSet.TYPE_SCROLL_INSENSITIVE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B1AC" w14:textId="77777777" w:rsidR="004871E0" w:rsidRDefault="004871E0">
            <w:pPr>
              <w:jc w:val="both"/>
              <w:rPr>
                <w:rFonts w:ascii="Segoe UI" w:hAnsi="Segoe UI" w:cs="Segoe UI"/>
                <w:color w:val="333333"/>
              </w:rPr>
            </w:pPr>
            <w:r>
              <w:rPr>
                <w:rFonts w:ascii="Segoe UI" w:hAnsi="Segoe UI" w:cs="Segoe UI"/>
                <w:color w:val="333333"/>
              </w:rPr>
              <w:t xml:space="preserve">The cursor can move in both the direction (forward and backward). The </w:t>
            </w:r>
            <w:proofErr w:type="spellStart"/>
            <w:r>
              <w:rPr>
                <w:rFonts w:ascii="Segoe UI" w:hAnsi="Segoe UI" w:cs="Segoe UI"/>
                <w:color w:val="333333"/>
              </w:rPr>
              <w:t>ResultSet</w:t>
            </w:r>
            <w:proofErr w:type="spellEnd"/>
            <w:r>
              <w:rPr>
                <w:rFonts w:ascii="Segoe UI" w:hAnsi="Segoe UI" w:cs="Segoe UI"/>
                <w:color w:val="333333"/>
              </w:rPr>
              <w:t xml:space="preserve"> is not sensitive to the changes made by the others to the database.</w:t>
            </w:r>
          </w:p>
        </w:tc>
      </w:tr>
      <w:tr w:rsidR="004871E0" w14:paraId="2B0CFAC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FDD7A" w14:textId="77777777" w:rsidR="004871E0" w:rsidRDefault="004871E0">
            <w:pPr>
              <w:jc w:val="both"/>
              <w:rPr>
                <w:rFonts w:ascii="Segoe UI" w:hAnsi="Segoe UI" w:cs="Segoe UI"/>
                <w:color w:val="333333"/>
              </w:rPr>
            </w:pPr>
            <w:proofErr w:type="spellStart"/>
            <w:r>
              <w:rPr>
                <w:rFonts w:ascii="Segoe UI" w:hAnsi="Segoe UI" w:cs="Segoe UI"/>
                <w:color w:val="333333"/>
              </w:rPr>
              <w:t>ResultSet.TYPE_SCROLL_SENSITIVE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04C54" w14:textId="77777777" w:rsidR="004871E0" w:rsidRDefault="004871E0">
            <w:pPr>
              <w:jc w:val="both"/>
              <w:rPr>
                <w:rFonts w:ascii="Segoe UI" w:hAnsi="Segoe UI" w:cs="Segoe UI"/>
                <w:color w:val="333333"/>
              </w:rPr>
            </w:pPr>
            <w:r>
              <w:rPr>
                <w:rFonts w:ascii="Segoe UI" w:hAnsi="Segoe UI" w:cs="Segoe UI"/>
                <w:color w:val="333333"/>
              </w:rPr>
              <w:t xml:space="preserve">The cursor can move in both the direction. The </w:t>
            </w:r>
            <w:proofErr w:type="spellStart"/>
            <w:r>
              <w:rPr>
                <w:rFonts w:ascii="Segoe UI" w:hAnsi="Segoe UI" w:cs="Segoe UI"/>
                <w:color w:val="333333"/>
              </w:rPr>
              <w:t>ResultSet</w:t>
            </w:r>
            <w:proofErr w:type="spellEnd"/>
            <w:r>
              <w:rPr>
                <w:rFonts w:ascii="Segoe UI" w:hAnsi="Segoe UI" w:cs="Segoe UI"/>
                <w:color w:val="333333"/>
              </w:rPr>
              <w:t xml:space="preserve"> is sensitive to the changes made by the others to the database.</w:t>
            </w:r>
          </w:p>
        </w:tc>
      </w:tr>
    </w:tbl>
    <w:p w14:paraId="2BFDBF0F" w14:textId="77777777" w:rsidR="004871E0" w:rsidRDefault="004871E0" w:rsidP="004871E0">
      <w:pPr>
        <w:rPr>
          <w:rFonts w:ascii="Times New Roman" w:hAnsi="Times New Roman" w:cs="Times New Roman"/>
        </w:rPr>
      </w:pPr>
      <w:r>
        <w:pict w14:anchorId="0FABB755">
          <v:rect id="_x0000_i1501" style="width:0;height:.75pt" o:hralign="left" o:hrstd="t" o:hrnoshade="t" o:hr="t" fillcolor="#d4d4d4" stroked="f"/>
        </w:pict>
      </w:r>
    </w:p>
    <w:p w14:paraId="40976FF6"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12) What are the differences between </w:t>
      </w:r>
      <w:proofErr w:type="spellStart"/>
      <w:r>
        <w:rPr>
          <w:rFonts w:ascii="Helvetica" w:hAnsi="Helvetica"/>
          <w:b w:val="0"/>
          <w:bCs w:val="0"/>
          <w:color w:val="610B4B"/>
          <w:sz w:val="32"/>
          <w:szCs w:val="32"/>
        </w:rPr>
        <w:t>ResultSet</w:t>
      </w:r>
      <w:proofErr w:type="spellEnd"/>
      <w:r>
        <w:rPr>
          <w:rFonts w:ascii="Helvetica" w:hAnsi="Helvetica"/>
          <w:b w:val="0"/>
          <w:bCs w:val="0"/>
          <w:color w:val="610B4B"/>
          <w:sz w:val="32"/>
          <w:szCs w:val="32"/>
        </w:rPr>
        <w:t xml:space="preserve"> and </w:t>
      </w:r>
      <w:proofErr w:type="spellStart"/>
      <w:r>
        <w:rPr>
          <w:rFonts w:ascii="Helvetica" w:hAnsi="Helvetica"/>
          <w:b w:val="0"/>
          <w:bCs w:val="0"/>
          <w:color w:val="610B4B"/>
          <w:sz w:val="32"/>
          <w:szCs w:val="32"/>
        </w:rPr>
        <w:t>RowSet</w:t>
      </w:r>
      <w:proofErr w:type="spellEnd"/>
      <w:r>
        <w:rPr>
          <w:rFonts w:ascii="Helvetica" w:hAnsi="Helvetica"/>
          <w:b w:val="0"/>
          <w:bCs w:val="0"/>
          <w:color w:val="610B4B"/>
          <w:sz w:val="32"/>
          <w:szCs w:val="32"/>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9"/>
        <w:gridCol w:w="7053"/>
      </w:tblGrid>
      <w:tr w:rsidR="004871E0" w14:paraId="7CAF7F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AF19D5" w14:textId="77777777" w:rsidR="004871E0" w:rsidRDefault="004871E0">
            <w:pPr>
              <w:jc w:val="both"/>
              <w:rPr>
                <w:rFonts w:ascii="Segoe UI" w:hAnsi="Segoe UI" w:cs="Segoe UI"/>
                <w:color w:val="333333"/>
                <w:sz w:val="24"/>
                <w:szCs w:val="24"/>
              </w:rPr>
            </w:pPr>
            <w:proofErr w:type="spellStart"/>
            <w:r>
              <w:rPr>
                <w:rFonts w:ascii="Segoe UI" w:hAnsi="Segoe UI" w:cs="Segoe UI"/>
                <w:color w:val="333333"/>
              </w:rPr>
              <w:t>ResultSet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B9ED" w14:textId="77777777" w:rsidR="004871E0" w:rsidRDefault="004871E0">
            <w:pPr>
              <w:jc w:val="both"/>
              <w:rPr>
                <w:rFonts w:ascii="Segoe UI" w:hAnsi="Segoe UI" w:cs="Segoe UI"/>
                <w:color w:val="333333"/>
              </w:rPr>
            </w:pPr>
            <w:proofErr w:type="spellStart"/>
            <w:r>
              <w:rPr>
                <w:rFonts w:ascii="Segoe UI" w:hAnsi="Segoe UI" w:cs="Segoe UI"/>
                <w:color w:val="333333"/>
              </w:rPr>
              <w:t>RowSet</w:t>
            </w:r>
            <w:proofErr w:type="spellEnd"/>
          </w:p>
        </w:tc>
      </w:tr>
      <w:tr w:rsidR="004871E0" w14:paraId="7FEC263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4F3F7" w14:textId="77777777" w:rsidR="004871E0" w:rsidRDefault="004871E0">
            <w:pPr>
              <w:jc w:val="both"/>
              <w:rPr>
                <w:rFonts w:ascii="Segoe UI" w:hAnsi="Segoe UI" w:cs="Segoe UI"/>
                <w:color w:val="333333"/>
              </w:rPr>
            </w:pPr>
            <w:proofErr w:type="spellStart"/>
            <w:r>
              <w:rPr>
                <w:rFonts w:ascii="Segoe UI" w:hAnsi="Segoe UI" w:cs="Segoe UI"/>
                <w:color w:val="333333"/>
              </w:rPr>
              <w:lastRenderedPageBreak/>
              <w:t>ResultSet</w:t>
            </w:r>
            <w:proofErr w:type="spellEnd"/>
            <w:r>
              <w:rPr>
                <w:rFonts w:ascii="Segoe UI" w:hAnsi="Segoe UI" w:cs="Segoe UI"/>
                <w:color w:val="333333"/>
              </w:rPr>
              <w:t xml:space="preserve"> cannot be serialized as it maintains the connection with the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3773" w14:textId="77777777" w:rsidR="004871E0" w:rsidRDefault="004871E0">
            <w:pPr>
              <w:jc w:val="both"/>
              <w:rPr>
                <w:rFonts w:ascii="Segoe UI" w:hAnsi="Segoe UI" w:cs="Segoe UI"/>
                <w:color w:val="333333"/>
              </w:rPr>
            </w:pPr>
            <w:proofErr w:type="spellStart"/>
            <w:r>
              <w:rPr>
                <w:rFonts w:ascii="Segoe UI" w:hAnsi="Segoe UI" w:cs="Segoe UI"/>
                <w:color w:val="333333"/>
              </w:rPr>
              <w:t>RowSet</w:t>
            </w:r>
            <w:proofErr w:type="spellEnd"/>
            <w:r>
              <w:rPr>
                <w:rFonts w:ascii="Segoe UI" w:hAnsi="Segoe UI" w:cs="Segoe UI"/>
                <w:color w:val="333333"/>
              </w:rPr>
              <w:t xml:space="preserve"> is disconnected from the database and can be serialized.</w:t>
            </w:r>
          </w:p>
        </w:tc>
      </w:tr>
      <w:tr w:rsidR="004871E0" w14:paraId="12DEF8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229D4" w14:textId="77777777" w:rsidR="004871E0" w:rsidRDefault="004871E0">
            <w:pPr>
              <w:jc w:val="both"/>
              <w:rPr>
                <w:rFonts w:ascii="Segoe UI" w:hAnsi="Segoe UI" w:cs="Segoe UI"/>
                <w:color w:val="333333"/>
              </w:rPr>
            </w:pPr>
            <w:proofErr w:type="spellStart"/>
            <w:r>
              <w:rPr>
                <w:rFonts w:ascii="Segoe UI" w:hAnsi="Segoe UI" w:cs="Segoe UI"/>
                <w:color w:val="333333"/>
              </w:rPr>
              <w:t>ResultSet</w:t>
            </w:r>
            <w:proofErr w:type="spellEnd"/>
            <w:r>
              <w:rPr>
                <w:rFonts w:ascii="Segoe UI" w:hAnsi="Segoe UI" w:cs="Segoe UI"/>
                <w:color w:val="333333"/>
              </w:rPr>
              <w:t xml:space="preserve"> object is not a JavaBean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B5F98" w14:textId="77777777" w:rsidR="004871E0" w:rsidRDefault="004871E0">
            <w:pPr>
              <w:jc w:val="both"/>
              <w:rPr>
                <w:rFonts w:ascii="Segoe UI" w:hAnsi="Segoe UI" w:cs="Segoe UI"/>
                <w:color w:val="333333"/>
              </w:rPr>
            </w:pPr>
            <w:proofErr w:type="spellStart"/>
            <w:r>
              <w:rPr>
                <w:rFonts w:ascii="Segoe UI" w:hAnsi="Segoe UI" w:cs="Segoe UI"/>
                <w:color w:val="333333"/>
              </w:rPr>
              <w:t>ResultSet</w:t>
            </w:r>
            <w:proofErr w:type="spellEnd"/>
            <w:r>
              <w:rPr>
                <w:rFonts w:ascii="Segoe UI" w:hAnsi="Segoe UI" w:cs="Segoe UI"/>
                <w:color w:val="333333"/>
              </w:rPr>
              <w:t xml:space="preserve"> Object is a JavaBean object.</w:t>
            </w:r>
          </w:p>
        </w:tc>
      </w:tr>
      <w:tr w:rsidR="004871E0" w14:paraId="0610E2E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C8FBF" w14:textId="77777777" w:rsidR="004871E0" w:rsidRDefault="004871E0">
            <w:pPr>
              <w:jc w:val="both"/>
              <w:rPr>
                <w:rFonts w:ascii="Segoe UI" w:hAnsi="Segoe UI" w:cs="Segoe UI"/>
                <w:color w:val="333333"/>
              </w:rPr>
            </w:pPr>
            <w:proofErr w:type="spellStart"/>
            <w:r>
              <w:rPr>
                <w:rFonts w:ascii="Segoe UI" w:hAnsi="Segoe UI" w:cs="Segoe UI"/>
                <w:color w:val="333333"/>
              </w:rPr>
              <w:t>ResultSet</w:t>
            </w:r>
            <w:proofErr w:type="spellEnd"/>
            <w:r>
              <w:rPr>
                <w:rFonts w:ascii="Segoe UI" w:hAnsi="Segoe UI" w:cs="Segoe UI"/>
                <w:color w:val="333333"/>
              </w:rPr>
              <w:t xml:space="preserve"> is returned by the </w:t>
            </w:r>
            <w:proofErr w:type="spellStart"/>
            <w:proofErr w:type="gramStart"/>
            <w:r>
              <w:rPr>
                <w:rFonts w:ascii="Segoe UI" w:hAnsi="Segoe UI" w:cs="Segoe UI"/>
                <w:color w:val="333333"/>
              </w:rPr>
              <w:t>executeQuery</w:t>
            </w:r>
            <w:proofErr w:type="spellEnd"/>
            <w:r>
              <w:rPr>
                <w:rFonts w:ascii="Segoe UI" w:hAnsi="Segoe UI" w:cs="Segoe UI"/>
                <w:color w:val="333333"/>
              </w:rPr>
              <w:t>(</w:t>
            </w:r>
            <w:proofErr w:type="gramEnd"/>
            <w:r>
              <w:rPr>
                <w:rFonts w:ascii="Segoe UI" w:hAnsi="Segoe UI" w:cs="Segoe UI"/>
                <w:color w:val="333333"/>
              </w:rPr>
              <w:t>) method of Statement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344BE" w14:textId="77777777" w:rsidR="004871E0" w:rsidRDefault="004871E0">
            <w:pPr>
              <w:jc w:val="both"/>
              <w:rPr>
                <w:rFonts w:ascii="Segoe UI" w:hAnsi="Segoe UI" w:cs="Segoe UI"/>
                <w:color w:val="333333"/>
              </w:rPr>
            </w:pPr>
            <w:proofErr w:type="spellStart"/>
            <w:r>
              <w:rPr>
                <w:rFonts w:ascii="Segoe UI" w:hAnsi="Segoe UI" w:cs="Segoe UI"/>
                <w:color w:val="333333"/>
              </w:rPr>
              <w:t>Rowset</w:t>
            </w:r>
            <w:proofErr w:type="spellEnd"/>
            <w:r>
              <w:rPr>
                <w:rFonts w:ascii="Segoe UI" w:hAnsi="Segoe UI" w:cs="Segoe UI"/>
                <w:color w:val="333333"/>
              </w:rPr>
              <w:t xml:space="preserve"> Interface extends </w:t>
            </w:r>
            <w:proofErr w:type="spellStart"/>
            <w:r>
              <w:rPr>
                <w:rFonts w:ascii="Segoe UI" w:hAnsi="Segoe UI" w:cs="Segoe UI"/>
                <w:color w:val="333333"/>
              </w:rPr>
              <w:t>ResultSet</w:t>
            </w:r>
            <w:proofErr w:type="spellEnd"/>
            <w:r>
              <w:rPr>
                <w:rFonts w:ascii="Segoe UI" w:hAnsi="Segoe UI" w:cs="Segoe UI"/>
                <w:color w:val="333333"/>
              </w:rPr>
              <w:t xml:space="preserve"> Interface and returned by calling the </w:t>
            </w:r>
            <w:proofErr w:type="spellStart"/>
            <w:r>
              <w:rPr>
                <w:rFonts w:ascii="Segoe UI" w:hAnsi="Segoe UI" w:cs="Segoe UI"/>
                <w:color w:val="333333"/>
              </w:rPr>
              <w:t>RowSetProvider.newFactory</w:t>
            </w:r>
            <w:proofErr w:type="spellEnd"/>
            <w:r>
              <w:rPr>
                <w:rFonts w:ascii="Segoe UI" w:hAnsi="Segoe UI" w:cs="Segoe UI"/>
                <w:color w:val="333333"/>
              </w:rPr>
              <w:t>(</w:t>
            </w:r>
            <w:proofErr w:type="gramStart"/>
            <w:r>
              <w:rPr>
                <w:rFonts w:ascii="Segoe UI" w:hAnsi="Segoe UI" w:cs="Segoe UI"/>
                <w:color w:val="333333"/>
              </w:rPr>
              <w:t>).</w:t>
            </w:r>
            <w:proofErr w:type="spellStart"/>
            <w:r>
              <w:rPr>
                <w:rFonts w:ascii="Segoe UI" w:hAnsi="Segoe UI" w:cs="Segoe UI"/>
                <w:color w:val="333333"/>
              </w:rPr>
              <w:t>createJdbcRowSet</w:t>
            </w:r>
            <w:proofErr w:type="spellEnd"/>
            <w:proofErr w:type="gramEnd"/>
            <w:r>
              <w:rPr>
                <w:rFonts w:ascii="Segoe UI" w:hAnsi="Segoe UI" w:cs="Segoe UI"/>
                <w:color w:val="333333"/>
              </w:rPr>
              <w:t>() method.</w:t>
            </w:r>
          </w:p>
        </w:tc>
      </w:tr>
      <w:tr w:rsidR="004871E0" w14:paraId="16EFA49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5C08" w14:textId="77777777" w:rsidR="004871E0" w:rsidRDefault="004871E0">
            <w:pPr>
              <w:jc w:val="both"/>
              <w:rPr>
                <w:rFonts w:ascii="Segoe UI" w:hAnsi="Segoe UI" w:cs="Segoe UI"/>
                <w:color w:val="333333"/>
              </w:rPr>
            </w:pPr>
            <w:proofErr w:type="spellStart"/>
            <w:r>
              <w:rPr>
                <w:rFonts w:ascii="Segoe UI" w:hAnsi="Segoe UI" w:cs="Segoe UI"/>
                <w:color w:val="333333"/>
              </w:rPr>
              <w:t>ResultSet</w:t>
            </w:r>
            <w:proofErr w:type="spellEnd"/>
            <w:r>
              <w:rPr>
                <w:rFonts w:ascii="Segoe UI" w:hAnsi="Segoe UI" w:cs="Segoe UI"/>
                <w:color w:val="333333"/>
              </w:rPr>
              <w:t xml:space="preserve"> object is non-scrollable and non-updatable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08DE0" w14:textId="77777777" w:rsidR="004871E0" w:rsidRDefault="004871E0">
            <w:pPr>
              <w:jc w:val="both"/>
              <w:rPr>
                <w:rFonts w:ascii="Segoe UI" w:hAnsi="Segoe UI" w:cs="Segoe UI"/>
                <w:color w:val="333333"/>
              </w:rPr>
            </w:pPr>
            <w:proofErr w:type="spellStart"/>
            <w:r>
              <w:rPr>
                <w:rFonts w:ascii="Segoe UI" w:hAnsi="Segoe UI" w:cs="Segoe UI"/>
                <w:color w:val="333333"/>
              </w:rPr>
              <w:t>RowSet</w:t>
            </w:r>
            <w:proofErr w:type="spellEnd"/>
            <w:r>
              <w:rPr>
                <w:rFonts w:ascii="Segoe UI" w:hAnsi="Segoe UI" w:cs="Segoe UI"/>
                <w:color w:val="333333"/>
              </w:rPr>
              <w:t xml:space="preserve"> object is scrollable and updatable by default.</w:t>
            </w:r>
          </w:p>
        </w:tc>
      </w:tr>
    </w:tbl>
    <w:p w14:paraId="028A0302" w14:textId="77777777" w:rsidR="004871E0" w:rsidRDefault="004871E0" w:rsidP="004871E0">
      <w:pPr>
        <w:rPr>
          <w:rFonts w:ascii="Times New Roman" w:hAnsi="Times New Roman" w:cs="Times New Roman"/>
        </w:rPr>
      </w:pPr>
      <w:r>
        <w:pict w14:anchorId="49A4E00A">
          <v:rect id="_x0000_i1502" style="width:0;height:.75pt" o:hralign="left" o:hrstd="t" o:hrnoshade="t" o:hr="t" fillcolor="#d4d4d4" stroked="f"/>
        </w:pict>
      </w:r>
    </w:p>
    <w:p w14:paraId="03A22884"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13) How can we execute stored procedures using </w:t>
      </w:r>
      <w:proofErr w:type="spellStart"/>
      <w:r>
        <w:rPr>
          <w:rFonts w:ascii="Helvetica" w:hAnsi="Helvetica"/>
          <w:b w:val="0"/>
          <w:bCs w:val="0"/>
          <w:color w:val="610B4B"/>
          <w:sz w:val="32"/>
          <w:szCs w:val="32"/>
        </w:rPr>
        <w:t>CallableStatement</w:t>
      </w:r>
      <w:proofErr w:type="spellEnd"/>
      <w:r>
        <w:rPr>
          <w:rFonts w:ascii="Helvetica" w:hAnsi="Helvetica"/>
          <w:b w:val="0"/>
          <w:bCs w:val="0"/>
          <w:color w:val="610B4B"/>
          <w:sz w:val="32"/>
          <w:szCs w:val="32"/>
        </w:rPr>
        <w:t>?</w:t>
      </w:r>
    </w:p>
    <w:p w14:paraId="7EF8F9B0"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Following are the steps to create and execute stored procedures. Here, we are creating a table user420 by using a stored procedure and inserting values into it.</w:t>
      </w:r>
    </w:p>
    <w:p w14:paraId="308FCC71" w14:textId="77777777" w:rsidR="004871E0" w:rsidRDefault="004871E0" w:rsidP="004871E0">
      <w:pPr>
        <w:numPr>
          <w:ilvl w:val="0"/>
          <w:numId w:val="2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the procedure in the database.</w:t>
      </w:r>
    </w:p>
    <w:p w14:paraId="17A2CAD1"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To call the stored procedure, you need to create it in the database. Here, we are assuming that the stored procedure looks like this.</w:t>
      </w:r>
    </w:p>
    <w:p w14:paraId="5B4B7D81" w14:textId="77777777" w:rsidR="004871E0" w:rsidRDefault="004871E0" w:rsidP="004871E0">
      <w:pPr>
        <w:pStyle w:val="alt"/>
        <w:numPr>
          <w:ilvl w:val="1"/>
          <w:numId w:val="225"/>
        </w:numPr>
        <w:shd w:val="clear" w:color="auto" w:fill="FFFFFF"/>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or replace procedure </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INSERTR"</w:t>
      </w:r>
      <w:proofErr w:type="gramEnd"/>
      <w:r>
        <w:rPr>
          <w:rFonts w:ascii="Segoe UI" w:hAnsi="Segoe UI" w:cs="Segoe UI"/>
          <w:color w:val="000000"/>
          <w:bdr w:val="none" w:sz="0" w:space="0" w:color="auto" w:frame="1"/>
        </w:rPr>
        <w:t>  </w:t>
      </w:r>
    </w:p>
    <w:p w14:paraId="7A1AA5EF" w14:textId="77777777" w:rsidR="004871E0" w:rsidRDefault="004871E0" w:rsidP="004871E0">
      <w:pPr>
        <w:numPr>
          <w:ilvl w:val="1"/>
          <w:numId w:val="225"/>
        </w:numPr>
        <w:shd w:val="clear" w:color="auto" w:fill="FFFFFF"/>
        <w:spacing w:after="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IN NUMBER,  </w:t>
      </w:r>
    </w:p>
    <w:p w14:paraId="6B5CCD7D" w14:textId="77777777" w:rsidR="004871E0" w:rsidRDefault="004871E0" w:rsidP="004871E0">
      <w:pPr>
        <w:pStyle w:val="alt"/>
        <w:numPr>
          <w:ilvl w:val="1"/>
          <w:numId w:val="225"/>
        </w:numPr>
        <w:shd w:val="clear" w:color="auto" w:fill="FFFFFF"/>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IN VARCHAR2)  </w:t>
      </w:r>
    </w:p>
    <w:p w14:paraId="6244246D" w14:textId="77777777" w:rsidR="004871E0" w:rsidRDefault="004871E0" w:rsidP="004871E0">
      <w:pPr>
        <w:numPr>
          <w:ilvl w:val="1"/>
          <w:numId w:val="225"/>
        </w:numPr>
        <w:shd w:val="clear" w:color="auto" w:fill="FFFFFF"/>
        <w:spacing w:after="0" w:line="375" w:lineRule="atLeast"/>
        <w:jc w:val="both"/>
        <w:rPr>
          <w:rFonts w:ascii="Segoe UI" w:hAnsi="Segoe UI" w:cs="Segoe UI"/>
          <w:color w:val="000000"/>
        </w:rPr>
      </w:pPr>
      <w:r>
        <w:rPr>
          <w:rFonts w:ascii="Segoe UI" w:hAnsi="Segoe UI" w:cs="Segoe UI"/>
          <w:color w:val="000000"/>
          <w:bdr w:val="none" w:sz="0" w:space="0" w:color="auto" w:frame="1"/>
        </w:rPr>
        <w:t>is  </w:t>
      </w:r>
    </w:p>
    <w:p w14:paraId="6B3658B7" w14:textId="77777777" w:rsidR="004871E0" w:rsidRDefault="004871E0" w:rsidP="004871E0">
      <w:pPr>
        <w:pStyle w:val="alt"/>
        <w:numPr>
          <w:ilvl w:val="1"/>
          <w:numId w:val="225"/>
        </w:numPr>
        <w:shd w:val="clear" w:color="auto" w:fill="FFFFFF"/>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begin  </w:t>
      </w:r>
    </w:p>
    <w:p w14:paraId="1EF64CA2" w14:textId="77777777" w:rsidR="004871E0" w:rsidRDefault="004871E0" w:rsidP="004871E0">
      <w:pPr>
        <w:numPr>
          <w:ilvl w:val="1"/>
          <w:numId w:val="225"/>
        </w:numPr>
        <w:shd w:val="clear" w:color="auto" w:fill="FFFFFF"/>
        <w:spacing w:after="0" w:line="375" w:lineRule="atLeast"/>
        <w:jc w:val="both"/>
        <w:rPr>
          <w:rFonts w:ascii="Segoe UI" w:hAnsi="Segoe UI" w:cs="Segoe UI"/>
          <w:color w:val="000000"/>
        </w:rPr>
      </w:pPr>
      <w:r>
        <w:rPr>
          <w:rFonts w:ascii="Segoe UI" w:hAnsi="Segoe UI" w:cs="Segoe UI"/>
          <w:color w:val="000000"/>
          <w:bdr w:val="none" w:sz="0" w:space="0" w:color="auto" w:frame="1"/>
        </w:rPr>
        <w:t>insert into user420 values(</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  </w:t>
      </w:r>
    </w:p>
    <w:p w14:paraId="69E6A8E8" w14:textId="77777777" w:rsidR="004871E0" w:rsidRDefault="004871E0" w:rsidP="004871E0">
      <w:pPr>
        <w:pStyle w:val="alt"/>
        <w:numPr>
          <w:ilvl w:val="1"/>
          <w:numId w:val="225"/>
        </w:numPr>
        <w:shd w:val="clear" w:color="auto" w:fill="FFFFFF"/>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end;</w:t>
      </w:r>
      <w:proofErr w:type="gramEnd"/>
      <w:r>
        <w:rPr>
          <w:rFonts w:ascii="Segoe UI" w:hAnsi="Segoe UI" w:cs="Segoe UI"/>
          <w:color w:val="000000"/>
          <w:bdr w:val="none" w:sz="0" w:space="0" w:color="auto" w:frame="1"/>
        </w:rPr>
        <w:t>  </w:t>
      </w:r>
    </w:p>
    <w:p w14:paraId="50EAC61D" w14:textId="77777777" w:rsidR="004871E0" w:rsidRDefault="004871E0" w:rsidP="004871E0">
      <w:pPr>
        <w:numPr>
          <w:ilvl w:val="1"/>
          <w:numId w:val="225"/>
        </w:numPr>
        <w:shd w:val="clear" w:color="auto" w:fill="FFFFFF"/>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BF2DB6" w14:textId="77777777" w:rsidR="004871E0" w:rsidRDefault="004871E0" w:rsidP="004871E0">
      <w:pPr>
        <w:pStyle w:val="NormalWeb"/>
        <w:shd w:val="clear" w:color="auto" w:fill="FFFFFF"/>
        <w:spacing w:line="360" w:lineRule="atLeast"/>
        <w:ind w:left="720"/>
        <w:jc w:val="both"/>
        <w:rPr>
          <w:rFonts w:ascii="Segoe UI" w:hAnsi="Segoe UI" w:cs="Segoe UI"/>
          <w:color w:val="333333"/>
        </w:rPr>
      </w:pPr>
      <w:r>
        <w:rPr>
          <w:rFonts w:ascii="Segoe UI" w:hAnsi="Segoe UI" w:cs="Segoe UI"/>
          <w:color w:val="333333"/>
        </w:rPr>
        <w:t>The table structure is given below:</w:t>
      </w:r>
    </w:p>
    <w:p w14:paraId="16497D88" w14:textId="77777777" w:rsidR="004871E0" w:rsidRDefault="004871E0" w:rsidP="004871E0">
      <w:pPr>
        <w:pStyle w:val="alt"/>
        <w:numPr>
          <w:ilvl w:val="1"/>
          <w:numId w:val="226"/>
        </w:numPr>
        <w:shd w:val="clear" w:color="auto" w:fill="FFFFFF"/>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create table user420(id </w:t>
      </w:r>
      <w:proofErr w:type="gramStart"/>
      <w:r>
        <w:rPr>
          <w:rFonts w:ascii="Segoe UI" w:hAnsi="Segoe UI" w:cs="Segoe UI"/>
          <w:color w:val="000000"/>
          <w:bdr w:val="none" w:sz="0" w:space="0" w:color="auto" w:frame="1"/>
        </w:rPr>
        <w:t>number(</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name varchar2(</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1C6178CA" w14:textId="77777777" w:rsidR="004871E0" w:rsidRDefault="004871E0" w:rsidP="004871E0">
      <w:pPr>
        <w:shd w:val="clear" w:color="auto" w:fill="FFFFFF"/>
        <w:spacing w:line="360" w:lineRule="atLeast"/>
        <w:ind w:left="720"/>
        <w:jc w:val="both"/>
        <w:rPr>
          <w:rFonts w:ascii="Segoe UI" w:hAnsi="Segoe UI" w:cs="Segoe UI"/>
          <w:color w:val="333333"/>
        </w:rPr>
      </w:pPr>
    </w:p>
    <w:p w14:paraId="6263A191" w14:textId="77777777" w:rsidR="004871E0" w:rsidRDefault="004871E0" w:rsidP="004871E0">
      <w:pPr>
        <w:numPr>
          <w:ilvl w:val="0"/>
          <w:numId w:val="2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Establish a network connection.</w:t>
      </w:r>
    </w:p>
    <w:p w14:paraId="233A1CC2" w14:textId="77777777" w:rsidR="004871E0" w:rsidRDefault="004871E0" w:rsidP="004871E0">
      <w:pPr>
        <w:pStyle w:val="alt"/>
        <w:numPr>
          <w:ilvl w:val="1"/>
          <w:numId w:val="227"/>
        </w:numPr>
        <w:shd w:val="clear" w:color="auto" w:fill="FFFFFF"/>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76DF33B" w14:textId="77777777" w:rsidR="004871E0" w:rsidRDefault="004871E0" w:rsidP="004871E0">
      <w:pPr>
        <w:numPr>
          <w:ilvl w:val="1"/>
          <w:numId w:val="227"/>
        </w:numPr>
        <w:shd w:val="clear" w:color="auto" w:fill="FFFFFF"/>
        <w:spacing w:after="0" w:line="375" w:lineRule="atLeast"/>
        <w:jc w:val="both"/>
        <w:rPr>
          <w:rFonts w:ascii="Segoe UI" w:hAnsi="Segoe UI" w:cs="Segoe UI"/>
          <w:color w:val="000000"/>
        </w:rPr>
      </w:pPr>
      <w:r>
        <w:rPr>
          <w:rFonts w:ascii="Segoe UI" w:hAnsi="Segoe UI" w:cs="Segoe UI"/>
          <w:color w:val="000000"/>
          <w:bdr w:val="none" w:sz="0" w:space="0" w:color="auto" w:frame="1"/>
        </w:rPr>
        <w:t>Connection con=</w:t>
      </w:r>
      <w:proofErr w:type="spellStart"/>
      <w:r>
        <w:rPr>
          <w:rFonts w:ascii="Segoe UI" w:hAnsi="Segoe UI" w:cs="Segoe UI"/>
          <w:color w:val="000000"/>
          <w:bdr w:val="none" w:sz="0" w:space="0" w:color="auto" w:frame="1"/>
        </w:rPr>
        <w:t>DriverManager.getConnection</w:t>
      </w:r>
      <w:proofErr w:type="spellEnd"/>
      <w:r>
        <w:rPr>
          <w:rFonts w:ascii="Segoe UI" w:hAnsi="Segoe UI" w:cs="Segoe UI"/>
          <w:color w:val="000000"/>
          <w:bdr w:val="none" w:sz="0" w:space="0" w:color="auto" w:frame="1"/>
        </w:rPr>
        <w:t>(  </w:t>
      </w:r>
    </w:p>
    <w:p w14:paraId="2018CD1E" w14:textId="77777777" w:rsidR="004871E0" w:rsidRDefault="004871E0" w:rsidP="004871E0">
      <w:pPr>
        <w:pStyle w:val="alt"/>
        <w:numPr>
          <w:ilvl w:val="1"/>
          <w:numId w:val="227"/>
        </w:numPr>
        <w:shd w:val="clear" w:color="auto" w:fill="FFFFFF"/>
        <w:spacing w:before="0" w:beforeAutospacing="0" w:after="0" w:afterAutospacing="0" w:line="375" w:lineRule="atLeast"/>
        <w:jc w:val="both"/>
        <w:rPr>
          <w:rFonts w:ascii="Segoe UI" w:hAnsi="Segoe UI" w:cs="Segoe UI"/>
          <w:color w:val="000000"/>
        </w:rPr>
      </w:pP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w:t>
      </w:r>
      <w:proofErr w:type="spellEnd"/>
      <w:r>
        <w:rPr>
          <w:rStyle w:val="string"/>
          <w:rFonts w:ascii="Segoe UI" w:hAnsi="Segoe UI" w:cs="Segoe UI"/>
          <w:color w:val="0000FF"/>
          <w:bdr w:val="none" w:sz="0" w:space="0" w:color="auto" w:frame="1"/>
        </w:rPr>
        <w:t>:@localhost:1521:xe"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7281B197" w14:textId="77777777" w:rsidR="004871E0" w:rsidRDefault="004871E0" w:rsidP="004871E0">
      <w:pPr>
        <w:shd w:val="clear" w:color="auto" w:fill="FFFFFF"/>
        <w:spacing w:line="360" w:lineRule="atLeast"/>
        <w:ind w:left="720"/>
        <w:jc w:val="both"/>
        <w:rPr>
          <w:rFonts w:ascii="Segoe UI" w:hAnsi="Segoe UI" w:cs="Segoe UI"/>
          <w:color w:val="333333"/>
        </w:rPr>
      </w:pPr>
    </w:p>
    <w:p w14:paraId="7486E8CF" w14:textId="77777777" w:rsidR="004871E0" w:rsidRDefault="004871E0" w:rsidP="004871E0">
      <w:pPr>
        <w:numPr>
          <w:ilvl w:val="0"/>
          <w:numId w:val="2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Create the Object of </w:t>
      </w:r>
      <w:proofErr w:type="spellStart"/>
      <w:r>
        <w:rPr>
          <w:rStyle w:val="Strong"/>
          <w:rFonts w:ascii="Segoe UI" w:hAnsi="Segoe UI" w:cs="Segoe UI"/>
          <w:color w:val="000000"/>
        </w:rPr>
        <w:t>CallableStatement</w:t>
      </w:r>
      <w:proofErr w:type="spellEnd"/>
      <w:r>
        <w:rPr>
          <w:rStyle w:val="Strong"/>
          <w:rFonts w:ascii="Segoe UI" w:hAnsi="Segoe UI" w:cs="Segoe UI"/>
          <w:color w:val="000000"/>
        </w:rPr>
        <w:t>.</w:t>
      </w:r>
    </w:p>
    <w:p w14:paraId="769E503F" w14:textId="77777777" w:rsidR="004871E0" w:rsidRDefault="004871E0" w:rsidP="004871E0">
      <w:pPr>
        <w:pStyle w:val="alt"/>
        <w:numPr>
          <w:ilvl w:val="1"/>
          <w:numId w:val="228"/>
        </w:numPr>
        <w:shd w:val="clear" w:color="auto" w:fill="FFFFFF"/>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CallableStatement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stmt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con.prepareCall</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 </w:t>
      </w:r>
      <w:proofErr w:type="spellStart"/>
      <w:r>
        <w:rPr>
          <w:rStyle w:val="string"/>
          <w:rFonts w:ascii="Segoe UI" w:hAnsi="Segoe UI" w:cs="Segoe UI"/>
          <w:color w:val="0000FF"/>
          <w:bdr w:val="none" w:sz="0" w:space="0" w:color="auto" w:frame="1"/>
        </w:rPr>
        <w:t>insertR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2797540" w14:textId="77777777" w:rsidR="004871E0" w:rsidRDefault="004871E0" w:rsidP="004871E0">
      <w:pPr>
        <w:shd w:val="clear" w:color="auto" w:fill="FFFFFF"/>
        <w:spacing w:line="360" w:lineRule="atLeast"/>
        <w:ind w:left="720"/>
        <w:jc w:val="both"/>
        <w:rPr>
          <w:rFonts w:ascii="Segoe UI" w:hAnsi="Segoe UI" w:cs="Segoe UI"/>
          <w:color w:val="333333"/>
        </w:rPr>
      </w:pPr>
    </w:p>
    <w:p w14:paraId="7893F588" w14:textId="77777777" w:rsidR="004871E0" w:rsidRDefault="004871E0" w:rsidP="004871E0">
      <w:pPr>
        <w:numPr>
          <w:ilvl w:val="0"/>
          <w:numId w:val="2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Provide the values and execute the query by using the following syntax.</w:t>
      </w:r>
    </w:p>
    <w:p w14:paraId="5F3F6814" w14:textId="77777777" w:rsidR="004871E0" w:rsidRDefault="004871E0" w:rsidP="004871E0">
      <w:pPr>
        <w:pStyle w:val="alt"/>
        <w:numPr>
          <w:ilvl w:val="1"/>
          <w:numId w:val="229"/>
        </w:numPr>
        <w:shd w:val="clear" w:color="auto" w:fill="FFFFFF"/>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stmt.setInt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1011</w:t>
      </w:r>
      <w:r>
        <w:rPr>
          <w:rFonts w:ascii="Segoe UI" w:hAnsi="Segoe UI" w:cs="Segoe UI"/>
          <w:color w:val="000000"/>
          <w:bdr w:val="none" w:sz="0" w:space="0" w:color="auto" w:frame="1"/>
        </w:rPr>
        <w:t>);  </w:t>
      </w:r>
    </w:p>
    <w:p w14:paraId="1E88A2E8" w14:textId="77777777" w:rsidR="004871E0" w:rsidRDefault="004871E0" w:rsidP="004871E0">
      <w:pPr>
        <w:numPr>
          <w:ilvl w:val="1"/>
          <w:numId w:val="229"/>
        </w:numPr>
        <w:shd w:val="clear" w:color="auto" w:fill="FFFFFF"/>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stmt.setString</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7ADE5760" w14:textId="77777777" w:rsidR="004871E0" w:rsidRDefault="004871E0" w:rsidP="004871E0">
      <w:pPr>
        <w:pStyle w:val="alt"/>
        <w:numPr>
          <w:ilvl w:val="1"/>
          <w:numId w:val="229"/>
        </w:numPr>
        <w:shd w:val="clear" w:color="auto" w:fill="FFFFFF"/>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stmt.execute</w:t>
      </w:r>
      <w:proofErr w:type="spellEnd"/>
      <w:proofErr w:type="gramEnd"/>
      <w:r>
        <w:rPr>
          <w:rFonts w:ascii="Segoe UI" w:hAnsi="Segoe UI" w:cs="Segoe UI"/>
          <w:color w:val="000000"/>
          <w:bdr w:val="none" w:sz="0" w:space="0" w:color="auto" w:frame="1"/>
        </w:rPr>
        <w:t>();  </w:t>
      </w:r>
    </w:p>
    <w:p w14:paraId="3ECAE773" w14:textId="77777777" w:rsidR="004871E0" w:rsidRDefault="004871E0" w:rsidP="004871E0">
      <w:pPr>
        <w:shd w:val="clear" w:color="auto" w:fill="FFFFFF"/>
        <w:spacing w:line="360" w:lineRule="atLeast"/>
        <w:ind w:left="720"/>
        <w:jc w:val="both"/>
        <w:rPr>
          <w:rFonts w:ascii="Segoe UI" w:hAnsi="Segoe UI" w:cs="Segoe UI"/>
          <w:color w:val="333333"/>
        </w:rPr>
      </w:pPr>
    </w:p>
    <w:p w14:paraId="091DFE13" w14:textId="77777777" w:rsidR="004871E0" w:rsidRDefault="004871E0" w:rsidP="004871E0">
      <w:pPr>
        <w:numPr>
          <w:ilvl w:val="0"/>
          <w:numId w:val="2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Check the database; the values will be found there. However, the complete code will look like the following.</w:t>
      </w:r>
    </w:p>
    <w:p w14:paraId="5EA8C377" w14:textId="77777777" w:rsidR="004871E0" w:rsidRDefault="004871E0" w:rsidP="004871E0">
      <w:pPr>
        <w:pStyle w:val="alt"/>
        <w:numPr>
          <w:ilvl w:val="1"/>
          <w:numId w:val="230"/>
        </w:numPr>
        <w:shd w:val="clear" w:color="auto" w:fill="FFFFFF"/>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5F9EA6" w14:textId="77777777" w:rsidR="004871E0" w:rsidRDefault="004871E0" w:rsidP="004871E0">
      <w:pPr>
        <w:numPr>
          <w:ilvl w:val="1"/>
          <w:numId w:val="230"/>
        </w:numPr>
        <w:shd w:val="clear" w:color="auto" w:fill="FFFFFF"/>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Proc {  </w:t>
      </w:r>
    </w:p>
    <w:p w14:paraId="6E5607CA" w14:textId="77777777" w:rsidR="004871E0" w:rsidRDefault="004871E0" w:rsidP="004871E0">
      <w:pPr>
        <w:pStyle w:val="alt"/>
        <w:numPr>
          <w:ilvl w:val="1"/>
          <w:numId w:val="230"/>
        </w:numPr>
        <w:shd w:val="clear" w:color="auto" w:fill="FFFFFF"/>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w:t>
      </w:r>
    </w:p>
    <w:p w14:paraId="7575C724" w14:textId="77777777" w:rsidR="004871E0" w:rsidRDefault="004871E0" w:rsidP="004871E0">
      <w:pPr>
        <w:numPr>
          <w:ilvl w:val="1"/>
          <w:numId w:val="230"/>
        </w:numPr>
        <w:shd w:val="clear" w:color="auto" w:fill="FFFFFF"/>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65AC89" w14:textId="77777777" w:rsidR="004871E0" w:rsidRDefault="004871E0" w:rsidP="004871E0">
      <w:pPr>
        <w:pStyle w:val="alt"/>
        <w:numPr>
          <w:ilvl w:val="1"/>
          <w:numId w:val="230"/>
        </w:numPr>
        <w:shd w:val="clear" w:color="auto" w:fill="FFFFFF"/>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198D25E" w14:textId="77777777" w:rsidR="004871E0" w:rsidRDefault="004871E0" w:rsidP="004871E0">
      <w:pPr>
        <w:numPr>
          <w:ilvl w:val="1"/>
          <w:numId w:val="230"/>
        </w:numPr>
        <w:shd w:val="clear" w:color="auto" w:fill="FFFFFF"/>
        <w:spacing w:after="0" w:line="375" w:lineRule="atLeast"/>
        <w:jc w:val="both"/>
        <w:rPr>
          <w:rFonts w:ascii="Segoe UI" w:hAnsi="Segoe UI" w:cs="Segoe UI"/>
          <w:color w:val="000000"/>
        </w:rPr>
      </w:pPr>
      <w:r>
        <w:rPr>
          <w:rFonts w:ascii="Segoe UI" w:hAnsi="Segoe UI" w:cs="Segoe UI"/>
          <w:color w:val="000000"/>
          <w:bdr w:val="none" w:sz="0" w:space="0" w:color="auto" w:frame="1"/>
        </w:rPr>
        <w:t>Connection con=</w:t>
      </w:r>
      <w:proofErr w:type="spellStart"/>
      <w:r>
        <w:rPr>
          <w:rFonts w:ascii="Segoe UI" w:hAnsi="Segoe UI" w:cs="Segoe UI"/>
          <w:color w:val="000000"/>
          <w:bdr w:val="none" w:sz="0" w:space="0" w:color="auto" w:frame="1"/>
        </w:rPr>
        <w:t>DriverManager.getConnection</w:t>
      </w:r>
      <w:proofErr w:type="spellEnd"/>
      <w:r>
        <w:rPr>
          <w:rFonts w:ascii="Segoe UI" w:hAnsi="Segoe UI" w:cs="Segoe UI"/>
          <w:color w:val="000000"/>
          <w:bdr w:val="none" w:sz="0" w:space="0" w:color="auto" w:frame="1"/>
        </w:rPr>
        <w:t>(  </w:t>
      </w:r>
    </w:p>
    <w:p w14:paraId="6ECB4EBD" w14:textId="77777777" w:rsidR="004871E0" w:rsidRDefault="004871E0" w:rsidP="004871E0">
      <w:pPr>
        <w:pStyle w:val="alt"/>
        <w:numPr>
          <w:ilvl w:val="1"/>
          <w:numId w:val="230"/>
        </w:numPr>
        <w:shd w:val="clear" w:color="auto" w:fill="FFFFFF"/>
        <w:spacing w:before="0" w:beforeAutospacing="0" w:after="0" w:afterAutospacing="0" w:line="375" w:lineRule="atLeast"/>
        <w:jc w:val="both"/>
        <w:rPr>
          <w:rFonts w:ascii="Segoe UI" w:hAnsi="Segoe UI" w:cs="Segoe UI"/>
          <w:color w:val="000000"/>
        </w:rPr>
      </w:pP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w:t>
      </w:r>
      <w:proofErr w:type="spellEnd"/>
      <w:r>
        <w:rPr>
          <w:rStyle w:val="string"/>
          <w:rFonts w:ascii="Segoe UI" w:hAnsi="Segoe UI" w:cs="Segoe UI"/>
          <w:color w:val="0000FF"/>
          <w:bdr w:val="none" w:sz="0" w:space="0" w:color="auto" w:frame="1"/>
        </w:rPr>
        <w:t>:@localhost:1521:xe"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0898ACC3" w14:textId="77777777" w:rsidR="004871E0" w:rsidRDefault="004871E0" w:rsidP="004871E0">
      <w:pPr>
        <w:numPr>
          <w:ilvl w:val="1"/>
          <w:numId w:val="230"/>
        </w:numPr>
        <w:shd w:val="clear" w:color="auto" w:fill="FFFFFF"/>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28714E" w14:textId="77777777" w:rsidR="004871E0" w:rsidRDefault="004871E0" w:rsidP="004871E0">
      <w:pPr>
        <w:pStyle w:val="alt"/>
        <w:numPr>
          <w:ilvl w:val="1"/>
          <w:numId w:val="230"/>
        </w:numPr>
        <w:shd w:val="clear" w:color="auto" w:fill="FFFFFF"/>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CallableStatement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stmt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con.prepareCall</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"{call </w:t>
      </w:r>
      <w:proofErr w:type="spellStart"/>
      <w:r>
        <w:rPr>
          <w:rStyle w:val="string"/>
          <w:rFonts w:ascii="Segoe UI" w:hAnsi="Segoe UI" w:cs="Segoe UI"/>
          <w:color w:val="0000FF"/>
          <w:bdr w:val="none" w:sz="0" w:space="0" w:color="auto" w:frame="1"/>
        </w:rPr>
        <w:t>insertR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E8FAD93" w14:textId="77777777" w:rsidR="004871E0" w:rsidRDefault="004871E0" w:rsidP="004871E0">
      <w:pPr>
        <w:numPr>
          <w:ilvl w:val="1"/>
          <w:numId w:val="230"/>
        </w:numPr>
        <w:shd w:val="clear" w:color="auto" w:fill="FFFFFF"/>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stmt.setInt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1011</w:t>
      </w:r>
      <w:r>
        <w:rPr>
          <w:rFonts w:ascii="Segoe UI" w:hAnsi="Segoe UI" w:cs="Segoe UI"/>
          <w:color w:val="000000"/>
          <w:bdr w:val="none" w:sz="0" w:space="0" w:color="auto" w:frame="1"/>
        </w:rPr>
        <w:t>);  </w:t>
      </w:r>
    </w:p>
    <w:p w14:paraId="6902E459" w14:textId="77777777" w:rsidR="004871E0" w:rsidRDefault="004871E0" w:rsidP="004871E0">
      <w:pPr>
        <w:pStyle w:val="alt"/>
        <w:numPr>
          <w:ilvl w:val="1"/>
          <w:numId w:val="230"/>
        </w:numPr>
        <w:shd w:val="clear" w:color="auto" w:fill="FFFFFF"/>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stmt.setString</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2EFF2597" w14:textId="77777777" w:rsidR="004871E0" w:rsidRDefault="004871E0" w:rsidP="004871E0">
      <w:pPr>
        <w:numPr>
          <w:ilvl w:val="1"/>
          <w:numId w:val="230"/>
        </w:numPr>
        <w:shd w:val="clear" w:color="auto" w:fill="FFFFFF"/>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stmt.execute</w:t>
      </w:r>
      <w:proofErr w:type="spellEnd"/>
      <w:proofErr w:type="gramEnd"/>
      <w:r>
        <w:rPr>
          <w:rFonts w:ascii="Segoe UI" w:hAnsi="Segoe UI" w:cs="Segoe UI"/>
          <w:color w:val="000000"/>
          <w:bdr w:val="none" w:sz="0" w:space="0" w:color="auto" w:frame="1"/>
        </w:rPr>
        <w:t>();  </w:t>
      </w:r>
    </w:p>
    <w:p w14:paraId="0D51E3FB" w14:textId="77777777" w:rsidR="004871E0" w:rsidRDefault="004871E0" w:rsidP="004871E0">
      <w:pPr>
        <w:pStyle w:val="alt"/>
        <w:numPr>
          <w:ilvl w:val="1"/>
          <w:numId w:val="230"/>
        </w:numPr>
        <w:shd w:val="clear" w:color="auto" w:fill="FFFFFF"/>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A3CAA9" w14:textId="77777777" w:rsidR="004871E0" w:rsidRDefault="004871E0" w:rsidP="004871E0">
      <w:pPr>
        <w:numPr>
          <w:ilvl w:val="1"/>
          <w:numId w:val="230"/>
        </w:numPr>
        <w:shd w:val="clear" w:color="auto" w:fill="FFFFFF"/>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"success"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A26AE5" w14:textId="77777777" w:rsidR="004871E0" w:rsidRDefault="004871E0" w:rsidP="004871E0">
      <w:pPr>
        <w:pStyle w:val="alt"/>
        <w:numPr>
          <w:ilvl w:val="1"/>
          <w:numId w:val="230"/>
        </w:numPr>
        <w:shd w:val="clear" w:color="auto" w:fill="FFFFFF"/>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EBA131" w14:textId="77777777" w:rsidR="004871E0" w:rsidRDefault="004871E0" w:rsidP="004871E0">
      <w:pPr>
        <w:numPr>
          <w:ilvl w:val="1"/>
          <w:numId w:val="230"/>
        </w:numPr>
        <w:shd w:val="clear" w:color="auto" w:fill="FFFFFF"/>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93B203" w14:textId="77777777" w:rsidR="004871E0" w:rsidRDefault="004871E0" w:rsidP="004871E0">
      <w:pPr>
        <w:spacing w:line="240" w:lineRule="auto"/>
        <w:rPr>
          <w:rFonts w:ascii="Times New Roman" w:hAnsi="Times New Roman" w:cs="Times New Roman"/>
        </w:rPr>
      </w:pPr>
      <w:r>
        <w:pict w14:anchorId="5533C742">
          <v:rect id="_x0000_i1503" style="width:0;height:.75pt" o:hralign="left" o:hrstd="t" o:hrnoshade="t" o:hr="t" fillcolor="#d4d4d4" stroked="f"/>
        </w:pict>
      </w:r>
    </w:p>
    <w:p w14:paraId="1F20F56F"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14) What is the role of the JDBC </w:t>
      </w:r>
      <w:proofErr w:type="spellStart"/>
      <w:r>
        <w:rPr>
          <w:rFonts w:ascii="Helvetica" w:hAnsi="Helvetica"/>
          <w:b w:val="0"/>
          <w:bCs w:val="0"/>
          <w:color w:val="610B4B"/>
          <w:sz w:val="32"/>
          <w:szCs w:val="32"/>
        </w:rPr>
        <w:t>DriverManager</w:t>
      </w:r>
      <w:proofErr w:type="spellEnd"/>
      <w:r>
        <w:rPr>
          <w:rFonts w:ascii="Helvetica" w:hAnsi="Helvetica"/>
          <w:b w:val="0"/>
          <w:bCs w:val="0"/>
          <w:color w:val="610B4B"/>
          <w:sz w:val="32"/>
          <w:szCs w:val="32"/>
        </w:rPr>
        <w:t xml:space="preserve"> class?</w:t>
      </w:r>
    </w:p>
    <w:p w14:paraId="4E745CB8"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DriverManager</w:t>
      </w:r>
      <w:proofErr w:type="spellEnd"/>
      <w:r>
        <w:rPr>
          <w:rFonts w:ascii="Segoe UI" w:hAnsi="Segoe UI" w:cs="Segoe UI"/>
          <w:color w:val="333333"/>
        </w:rPr>
        <w:t xml:space="preserve"> class acts as an interface between user and drivers. It keeps track of the drivers that are available and handles establishing a connection between a database and the appropriate driver. The </w:t>
      </w:r>
      <w:proofErr w:type="spellStart"/>
      <w:r>
        <w:rPr>
          <w:rFonts w:ascii="Segoe UI" w:hAnsi="Segoe UI" w:cs="Segoe UI"/>
          <w:color w:val="333333"/>
        </w:rPr>
        <w:t>DriverManager</w:t>
      </w:r>
      <w:proofErr w:type="spellEnd"/>
      <w:r>
        <w:rPr>
          <w:rFonts w:ascii="Segoe UI" w:hAnsi="Segoe UI" w:cs="Segoe UI"/>
          <w:color w:val="333333"/>
        </w:rPr>
        <w:t xml:space="preserve"> class maintains a list of Driver classes that have registered themselves by calling the method </w:t>
      </w:r>
      <w:proofErr w:type="spellStart"/>
      <w:r>
        <w:rPr>
          <w:rFonts w:ascii="Segoe UI" w:hAnsi="Segoe UI" w:cs="Segoe UI"/>
          <w:color w:val="333333"/>
        </w:rPr>
        <w:t>DriverManager.registerDriver</w:t>
      </w:r>
      <w:proofErr w:type="spellEnd"/>
      <w:r>
        <w:rPr>
          <w:rFonts w:ascii="Segoe UI" w:hAnsi="Segoe UI" w:cs="Segoe UI"/>
          <w:color w:val="333333"/>
        </w:rPr>
        <w:t>().</w:t>
      </w:r>
    </w:p>
    <w:p w14:paraId="6115DDED" w14:textId="77777777" w:rsidR="004871E0" w:rsidRDefault="004871E0" w:rsidP="004871E0">
      <w:pPr>
        <w:rPr>
          <w:rFonts w:ascii="Times New Roman" w:hAnsi="Times New Roman" w:cs="Times New Roman"/>
        </w:rPr>
      </w:pPr>
      <w:hyperlink r:id="rId130" w:history="1">
        <w:r>
          <w:rPr>
            <w:rStyle w:val="Hyperlink"/>
            <w:rFonts w:ascii="Segoe UI" w:hAnsi="Segoe UI" w:cs="Segoe UI"/>
            <w:color w:val="008000"/>
            <w:shd w:val="clear" w:color="auto" w:fill="FFFFFF"/>
          </w:rPr>
          <w:t>More details.</w:t>
        </w:r>
      </w:hyperlink>
    </w:p>
    <w:p w14:paraId="1EEFBA32" w14:textId="77777777" w:rsidR="004871E0" w:rsidRDefault="004871E0" w:rsidP="004871E0">
      <w:r>
        <w:pict w14:anchorId="3E7010D5">
          <v:rect id="_x0000_i1504" style="width:0;height:.75pt" o:hralign="left" o:hrstd="t" o:hrnoshade="t" o:hr="t" fillcolor="#d4d4d4" stroked="f"/>
        </w:pict>
      </w:r>
    </w:p>
    <w:p w14:paraId="6DC6D59F"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15) What are the functions of the JDBC Connection interface?</w:t>
      </w:r>
    </w:p>
    <w:p w14:paraId="7FFE1D35"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Connection interface</w:t>
      </w:r>
      <w:r>
        <w:rPr>
          <w:rFonts w:ascii="Segoe UI" w:hAnsi="Segoe UI" w:cs="Segoe UI"/>
          <w:color w:val="333333"/>
        </w:rPr>
        <w:t xml:space="preserve"> maintains a session with the database. It can be used for transaction management. It provides factory methods that return the instance of Statement, </w:t>
      </w:r>
      <w:proofErr w:type="spellStart"/>
      <w:r>
        <w:rPr>
          <w:rFonts w:ascii="Segoe UI" w:hAnsi="Segoe UI" w:cs="Segoe UI"/>
          <w:color w:val="333333"/>
        </w:rPr>
        <w:t>PreparedStatement</w:t>
      </w:r>
      <w:proofErr w:type="spellEnd"/>
      <w:r>
        <w:rPr>
          <w:rFonts w:ascii="Segoe UI" w:hAnsi="Segoe UI" w:cs="Segoe UI"/>
          <w:color w:val="333333"/>
        </w:rPr>
        <w:t xml:space="preserve">, </w:t>
      </w:r>
      <w:proofErr w:type="spellStart"/>
      <w:r>
        <w:rPr>
          <w:rFonts w:ascii="Segoe UI" w:hAnsi="Segoe UI" w:cs="Segoe UI"/>
          <w:color w:val="333333"/>
        </w:rPr>
        <w:t>CallableStatement</w:t>
      </w:r>
      <w:proofErr w:type="spellEnd"/>
      <w:r>
        <w:rPr>
          <w:rFonts w:ascii="Segoe UI" w:hAnsi="Segoe UI" w:cs="Segoe UI"/>
          <w:color w:val="333333"/>
        </w:rPr>
        <w:t xml:space="preserve">, and </w:t>
      </w:r>
      <w:proofErr w:type="spellStart"/>
      <w:r>
        <w:rPr>
          <w:rFonts w:ascii="Segoe UI" w:hAnsi="Segoe UI" w:cs="Segoe UI"/>
          <w:color w:val="333333"/>
        </w:rPr>
        <w:t>DatabaseMetaData</w:t>
      </w:r>
      <w:proofErr w:type="spellEnd"/>
      <w:r>
        <w:rPr>
          <w:rFonts w:ascii="Segoe UI" w:hAnsi="Segoe UI" w:cs="Segoe UI"/>
          <w:color w:val="333333"/>
        </w:rPr>
        <w:t>.</w:t>
      </w:r>
    </w:p>
    <w:p w14:paraId="52B3828C" w14:textId="77777777" w:rsidR="004871E0" w:rsidRDefault="004871E0" w:rsidP="004871E0">
      <w:pPr>
        <w:rPr>
          <w:rFonts w:ascii="Times New Roman" w:hAnsi="Times New Roman" w:cs="Times New Roman"/>
        </w:rPr>
      </w:pPr>
      <w:hyperlink r:id="rId131" w:history="1">
        <w:r>
          <w:rPr>
            <w:rStyle w:val="Hyperlink"/>
            <w:rFonts w:ascii="Segoe UI" w:hAnsi="Segoe UI" w:cs="Segoe UI"/>
            <w:color w:val="008000"/>
            <w:shd w:val="clear" w:color="auto" w:fill="FFFFFF"/>
          </w:rPr>
          <w:t>More details.</w:t>
        </w:r>
      </w:hyperlink>
    </w:p>
    <w:p w14:paraId="4BA41E48" w14:textId="77777777" w:rsidR="004871E0" w:rsidRDefault="004871E0" w:rsidP="004871E0">
      <w:r>
        <w:pict w14:anchorId="6C429DC2">
          <v:rect id="_x0000_i1505" style="width:0;height:.75pt" o:hralign="left" o:hrstd="t" o:hrnoshade="t" o:hr="t" fillcolor="#d4d4d4" stroked="f"/>
        </w:pict>
      </w:r>
    </w:p>
    <w:p w14:paraId="722A9FCC"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16) What does the JDBC </w:t>
      </w:r>
      <w:proofErr w:type="spellStart"/>
      <w:r>
        <w:rPr>
          <w:rFonts w:ascii="Helvetica" w:hAnsi="Helvetica"/>
          <w:b w:val="0"/>
          <w:bCs w:val="0"/>
          <w:color w:val="610B4B"/>
          <w:sz w:val="32"/>
          <w:szCs w:val="32"/>
        </w:rPr>
        <w:t>ResultSet</w:t>
      </w:r>
      <w:proofErr w:type="spellEnd"/>
      <w:r>
        <w:rPr>
          <w:rFonts w:ascii="Helvetica" w:hAnsi="Helvetica"/>
          <w:b w:val="0"/>
          <w:bCs w:val="0"/>
          <w:color w:val="610B4B"/>
          <w:sz w:val="32"/>
          <w:szCs w:val="32"/>
        </w:rPr>
        <w:t xml:space="preserve"> interface?</w:t>
      </w:r>
    </w:p>
    <w:p w14:paraId="684147AC"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ResultSet</w:t>
      </w:r>
      <w:proofErr w:type="spellEnd"/>
      <w:r>
        <w:rPr>
          <w:rFonts w:ascii="Segoe UI" w:hAnsi="Segoe UI" w:cs="Segoe UI"/>
          <w:color w:val="333333"/>
        </w:rPr>
        <w:t xml:space="preserve"> object represents a row of a table. It can be used to change the cursor pointer and get the information from the database. By default, </w:t>
      </w:r>
      <w:proofErr w:type="spellStart"/>
      <w:r>
        <w:rPr>
          <w:rFonts w:ascii="Segoe UI" w:hAnsi="Segoe UI" w:cs="Segoe UI"/>
          <w:color w:val="333333"/>
        </w:rPr>
        <w:t>ResultSet</w:t>
      </w:r>
      <w:proofErr w:type="spellEnd"/>
      <w:r>
        <w:rPr>
          <w:rFonts w:ascii="Segoe UI" w:hAnsi="Segoe UI" w:cs="Segoe UI"/>
          <w:color w:val="333333"/>
        </w:rPr>
        <w:t xml:space="preserve"> object can move in the forward direction only and is not updatable. However, we can make this object to move the forward and backward direction by passing either TYPE_SCROLL_INSENSITIVE or TYPE_SCROLL_SENSITIVE in </w:t>
      </w:r>
      <w:proofErr w:type="spellStart"/>
      <w:proofErr w:type="gramStart"/>
      <w:r>
        <w:rPr>
          <w:rFonts w:ascii="Segoe UI" w:hAnsi="Segoe UI" w:cs="Segoe UI"/>
          <w:color w:val="333333"/>
        </w:rPr>
        <w:t>createStatement</w:t>
      </w:r>
      <w:proofErr w:type="spellEnd"/>
      <w:r>
        <w:rPr>
          <w:rFonts w:ascii="Segoe UI" w:hAnsi="Segoe UI" w:cs="Segoe UI"/>
          <w:color w:val="333333"/>
        </w:rPr>
        <w:t>(</w:t>
      </w:r>
      <w:proofErr w:type="gramEnd"/>
      <w:r>
        <w:rPr>
          <w:rFonts w:ascii="Segoe UI" w:hAnsi="Segoe UI" w:cs="Segoe UI"/>
          <w:color w:val="333333"/>
        </w:rPr>
        <w:t>int, int) method.</w:t>
      </w:r>
    </w:p>
    <w:p w14:paraId="2B678759" w14:textId="77777777" w:rsidR="004871E0" w:rsidRDefault="004871E0" w:rsidP="004871E0">
      <w:pPr>
        <w:rPr>
          <w:rFonts w:ascii="Times New Roman" w:hAnsi="Times New Roman" w:cs="Times New Roman"/>
        </w:rPr>
      </w:pPr>
      <w:hyperlink r:id="rId132" w:history="1">
        <w:r>
          <w:rPr>
            <w:rStyle w:val="Hyperlink"/>
            <w:rFonts w:ascii="Segoe UI" w:hAnsi="Segoe UI" w:cs="Segoe UI"/>
            <w:color w:val="008000"/>
            <w:shd w:val="clear" w:color="auto" w:fill="FFFFFF"/>
          </w:rPr>
          <w:t>More details.</w:t>
        </w:r>
      </w:hyperlink>
    </w:p>
    <w:p w14:paraId="3DC03075" w14:textId="77777777" w:rsidR="004871E0" w:rsidRDefault="004871E0" w:rsidP="004871E0">
      <w:r>
        <w:pict w14:anchorId="52AB0846">
          <v:rect id="_x0000_i1506" style="width:0;height:.75pt" o:hralign="left" o:hrstd="t" o:hrnoshade="t" o:hr="t" fillcolor="#d4d4d4" stroked="f"/>
        </w:pict>
      </w:r>
    </w:p>
    <w:p w14:paraId="110FCB27"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17) What does the JDBC </w:t>
      </w:r>
      <w:proofErr w:type="spellStart"/>
      <w:r>
        <w:rPr>
          <w:rFonts w:ascii="Helvetica" w:hAnsi="Helvetica"/>
          <w:b w:val="0"/>
          <w:bCs w:val="0"/>
          <w:color w:val="610B4B"/>
          <w:sz w:val="32"/>
          <w:szCs w:val="32"/>
        </w:rPr>
        <w:t>ResultSetMetaData</w:t>
      </w:r>
      <w:proofErr w:type="spellEnd"/>
      <w:r>
        <w:rPr>
          <w:rFonts w:ascii="Helvetica" w:hAnsi="Helvetica"/>
          <w:b w:val="0"/>
          <w:bCs w:val="0"/>
          <w:color w:val="610B4B"/>
          <w:sz w:val="32"/>
          <w:szCs w:val="32"/>
        </w:rPr>
        <w:t xml:space="preserve"> interface?</w:t>
      </w:r>
    </w:p>
    <w:p w14:paraId="25F1580F"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ResultSetMetaData</w:t>
      </w:r>
      <w:proofErr w:type="spellEnd"/>
      <w:r>
        <w:rPr>
          <w:rFonts w:ascii="Segoe UI" w:hAnsi="Segoe UI" w:cs="Segoe UI"/>
          <w:color w:val="333333"/>
        </w:rPr>
        <w:t xml:space="preserve"> interface returns the information of table such as the total number of columns, column name, column type, etc.</w:t>
      </w:r>
    </w:p>
    <w:p w14:paraId="36CBF677" w14:textId="77777777" w:rsidR="004871E0" w:rsidRDefault="004871E0" w:rsidP="004871E0">
      <w:pPr>
        <w:rPr>
          <w:rFonts w:ascii="Times New Roman" w:hAnsi="Times New Roman" w:cs="Times New Roman"/>
        </w:rPr>
      </w:pPr>
      <w:hyperlink r:id="rId133" w:history="1">
        <w:r>
          <w:rPr>
            <w:rStyle w:val="Hyperlink"/>
            <w:rFonts w:ascii="Segoe UI" w:hAnsi="Segoe UI" w:cs="Segoe UI"/>
            <w:color w:val="008000"/>
            <w:shd w:val="clear" w:color="auto" w:fill="FFFFFF"/>
          </w:rPr>
          <w:t>More details.</w:t>
        </w:r>
      </w:hyperlink>
    </w:p>
    <w:p w14:paraId="49BB03DA" w14:textId="77777777" w:rsidR="004871E0" w:rsidRDefault="004871E0" w:rsidP="004871E0">
      <w:r>
        <w:pict w14:anchorId="06693562">
          <v:rect id="_x0000_i1507" style="width:0;height:.75pt" o:hralign="left" o:hrstd="t" o:hrnoshade="t" o:hr="t" fillcolor="#d4d4d4" stroked="f"/>
        </w:pict>
      </w:r>
    </w:p>
    <w:p w14:paraId="268FAD1F"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18) What does the JDBC </w:t>
      </w:r>
      <w:proofErr w:type="spellStart"/>
      <w:r>
        <w:rPr>
          <w:rFonts w:ascii="Helvetica" w:hAnsi="Helvetica"/>
          <w:b w:val="0"/>
          <w:bCs w:val="0"/>
          <w:color w:val="610B4B"/>
          <w:sz w:val="32"/>
          <w:szCs w:val="32"/>
        </w:rPr>
        <w:t>DatabaseMetaData</w:t>
      </w:r>
      <w:proofErr w:type="spellEnd"/>
      <w:r>
        <w:rPr>
          <w:rFonts w:ascii="Helvetica" w:hAnsi="Helvetica"/>
          <w:b w:val="0"/>
          <w:bCs w:val="0"/>
          <w:color w:val="610B4B"/>
          <w:sz w:val="32"/>
          <w:szCs w:val="32"/>
        </w:rPr>
        <w:t xml:space="preserve"> interface?</w:t>
      </w:r>
    </w:p>
    <w:p w14:paraId="70F13974"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DatabaseMetaData</w:t>
      </w:r>
      <w:proofErr w:type="spellEnd"/>
      <w:r>
        <w:rPr>
          <w:rFonts w:ascii="Segoe UI" w:hAnsi="Segoe UI" w:cs="Segoe UI"/>
          <w:color w:val="333333"/>
        </w:rPr>
        <w:t xml:space="preserve"> interface returns the information of the database such as username, driver name, driver version, number of tables, number of views, etc. Consider the following example.</w:t>
      </w:r>
    </w:p>
    <w:p w14:paraId="71360402" w14:textId="77777777" w:rsidR="004871E0" w:rsidRDefault="004871E0" w:rsidP="004871E0">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44BE15" w14:textId="77777777" w:rsidR="004871E0" w:rsidRDefault="004871E0" w:rsidP="004871E0">
      <w:pPr>
        <w:numPr>
          <w:ilvl w:val="0"/>
          <w:numId w:val="23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Dbmd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83D0120" w14:textId="77777777" w:rsidR="004871E0" w:rsidRDefault="004871E0" w:rsidP="004871E0">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760E5C4" w14:textId="77777777" w:rsidR="004871E0" w:rsidRDefault="004871E0" w:rsidP="004871E0">
      <w:pPr>
        <w:numPr>
          <w:ilvl w:val="0"/>
          <w:numId w:val="23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5B726F" w14:textId="77777777" w:rsidR="004871E0" w:rsidRDefault="004871E0" w:rsidP="004871E0">
      <w:pPr>
        <w:pStyle w:val="alt"/>
        <w:numPr>
          <w:ilvl w:val="0"/>
          <w:numId w:val="23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E41EB2F" w14:textId="77777777" w:rsidR="004871E0" w:rsidRDefault="004871E0" w:rsidP="004871E0">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E8426A" w14:textId="77777777" w:rsidR="004871E0" w:rsidRDefault="004871E0" w:rsidP="004871E0">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Connection con=</w:t>
      </w:r>
      <w:proofErr w:type="spellStart"/>
      <w:r>
        <w:rPr>
          <w:rFonts w:ascii="Segoe UI" w:hAnsi="Segoe UI" w:cs="Segoe UI"/>
          <w:color w:val="000000"/>
          <w:bdr w:val="none" w:sz="0" w:space="0" w:color="auto" w:frame="1"/>
        </w:rPr>
        <w:t>DriverManager.getConnection</w:t>
      </w:r>
      <w:proofErr w:type="spellEnd"/>
      <w:r>
        <w:rPr>
          <w:rFonts w:ascii="Segoe UI" w:hAnsi="Segoe UI" w:cs="Segoe UI"/>
          <w:color w:val="000000"/>
          <w:bdr w:val="none" w:sz="0" w:space="0" w:color="auto" w:frame="1"/>
        </w:rPr>
        <w:t>(  </w:t>
      </w:r>
    </w:p>
    <w:p w14:paraId="3648BC44" w14:textId="77777777" w:rsidR="004871E0" w:rsidRDefault="004871E0" w:rsidP="004871E0">
      <w:pPr>
        <w:numPr>
          <w:ilvl w:val="0"/>
          <w:numId w:val="231"/>
        </w:numPr>
        <w:spacing w:after="0" w:line="375" w:lineRule="atLeast"/>
        <w:jc w:val="both"/>
        <w:rPr>
          <w:rFonts w:ascii="Segoe UI" w:hAnsi="Segoe UI" w:cs="Segoe UI"/>
          <w:color w:val="000000"/>
        </w:rPr>
      </w:pP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w:t>
      </w:r>
      <w:proofErr w:type="spellEnd"/>
      <w:r>
        <w:rPr>
          <w:rStyle w:val="string"/>
          <w:rFonts w:ascii="Segoe UI" w:hAnsi="Segoe UI" w:cs="Segoe UI"/>
          <w:color w:val="0000FF"/>
          <w:bdr w:val="none" w:sz="0" w:space="0" w:color="auto" w:frame="1"/>
        </w:rPr>
        <w:t>:@localhost:1521:xe"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1F6B5BCA" w14:textId="77777777" w:rsidR="004871E0" w:rsidRDefault="004871E0" w:rsidP="004871E0">
      <w:pPr>
        <w:pStyle w:val="alt"/>
        <w:numPr>
          <w:ilvl w:val="0"/>
          <w:numId w:val="23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DatabaseMetaData</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dbmd</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con.getMetaData</w:t>
      </w:r>
      <w:proofErr w:type="spellEnd"/>
      <w:proofErr w:type="gramEnd"/>
      <w:r>
        <w:rPr>
          <w:rFonts w:ascii="Segoe UI" w:hAnsi="Segoe UI" w:cs="Segoe UI"/>
          <w:color w:val="000000"/>
          <w:bdr w:val="none" w:sz="0" w:space="0" w:color="auto" w:frame="1"/>
        </w:rPr>
        <w:t>();  </w:t>
      </w:r>
    </w:p>
    <w:p w14:paraId="74AD1B1D" w14:textId="77777777" w:rsidR="004871E0" w:rsidRDefault="004871E0" w:rsidP="004871E0">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F6135C" w14:textId="77777777" w:rsidR="004871E0" w:rsidRDefault="004871E0" w:rsidP="004871E0">
      <w:pPr>
        <w:pStyle w:val="alt"/>
        <w:numPr>
          <w:ilvl w:val="0"/>
          <w:numId w:val="23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"Driver Name: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dbmd.getDriverName</w:t>
      </w:r>
      <w:proofErr w:type="spellEnd"/>
      <w:proofErr w:type="gramEnd"/>
      <w:r>
        <w:rPr>
          <w:rFonts w:ascii="Segoe UI" w:hAnsi="Segoe UI" w:cs="Segoe UI"/>
          <w:color w:val="000000"/>
          <w:bdr w:val="none" w:sz="0" w:space="0" w:color="auto" w:frame="1"/>
        </w:rPr>
        <w:t>());  </w:t>
      </w:r>
    </w:p>
    <w:p w14:paraId="0E517296" w14:textId="77777777" w:rsidR="004871E0" w:rsidRDefault="004871E0" w:rsidP="004871E0">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"Driver Version: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dbmd.getDriverVersion</w:t>
      </w:r>
      <w:proofErr w:type="gramEnd"/>
      <w:r>
        <w:rPr>
          <w:rFonts w:ascii="Segoe UI" w:hAnsi="Segoe UI" w:cs="Segoe UI"/>
          <w:color w:val="000000"/>
          <w:bdr w:val="none" w:sz="0" w:space="0" w:color="auto" w:frame="1"/>
        </w:rPr>
        <w:t>());  </w:t>
      </w:r>
    </w:p>
    <w:p w14:paraId="65A5A6E0" w14:textId="77777777" w:rsidR="004871E0" w:rsidRDefault="004871E0" w:rsidP="004871E0">
      <w:pPr>
        <w:pStyle w:val="alt"/>
        <w:numPr>
          <w:ilvl w:val="0"/>
          <w:numId w:val="23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UserName</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dbmd.getUserName</w:t>
      </w:r>
      <w:proofErr w:type="spellEnd"/>
      <w:proofErr w:type="gramEnd"/>
      <w:r>
        <w:rPr>
          <w:rFonts w:ascii="Segoe UI" w:hAnsi="Segoe UI" w:cs="Segoe UI"/>
          <w:color w:val="000000"/>
          <w:bdr w:val="none" w:sz="0" w:space="0" w:color="auto" w:frame="1"/>
        </w:rPr>
        <w:t>());  </w:t>
      </w:r>
    </w:p>
    <w:p w14:paraId="1EFFDD08" w14:textId="77777777" w:rsidR="004871E0" w:rsidRDefault="004871E0" w:rsidP="004871E0">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"Database Product Name: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dbmd.getDatabaseProductName</w:t>
      </w:r>
      <w:proofErr w:type="gramEnd"/>
      <w:r>
        <w:rPr>
          <w:rFonts w:ascii="Segoe UI" w:hAnsi="Segoe UI" w:cs="Segoe UI"/>
          <w:color w:val="000000"/>
          <w:bdr w:val="none" w:sz="0" w:space="0" w:color="auto" w:frame="1"/>
        </w:rPr>
        <w:t>());  </w:t>
      </w:r>
    </w:p>
    <w:p w14:paraId="58CF46D5" w14:textId="77777777" w:rsidR="004871E0" w:rsidRDefault="004871E0" w:rsidP="004871E0">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"Database Product Version: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dbmd.getDatabaseProductVersion</w:t>
      </w:r>
      <w:proofErr w:type="gramEnd"/>
      <w:r>
        <w:rPr>
          <w:rFonts w:ascii="Segoe UI" w:hAnsi="Segoe UI" w:cs="Segoe UI"/>
          <w:color w:val="000000"/>
          <w:bdr w:val="none" w:sz="0" w:space="0" w:color="auto" w:frame="1"/>
        </w:rPr>
        <w:t>());  </w:t>
      </w:r>
    </w:p>
    <w:p w14:paraId="22DD4BCC" w14:textId="77777777" w:rsidR="004871E0" w:rsidRDefault="004871E0" w:rsidP="004871E0">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B19299" w14:textId="77777777" w:rsidR="004871E0" w:rsidRDefault="004871E0" w:rsidP="004871E0">
      <w:pPr>
        <w:pStyle w:val="alt"/>
        <w:numPr>
          <w:ilvl w:val="0"/>
          <w:numId w:val="23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con.close</w:t>
      </w:r>
      <w:proofErr w:type="spellEnd"/>
      <w:proofErr w:type="gramEnd"/>
      <w:r>
        <w:rPr>
          <w:rFonts w:ascii="Segoe UI" w:hAnsi="Segoe UI" w:cs="Segoe UI"/>
          <w:color w:val="000000"/>
          <w:bdr w:val="none" w:sz="0" w:space="0" w:color="auto" w:frame="1"/>
        </w:rPr>
        <w:t>();  </w:t>
      </w:r>
    </w:p>
    <w:p w14:paraId="1D51C7FC" w14:textId="77777777" w:rsidR="004871E0" w:rsidRDefault="004871E0" w:rsidP="004871E0">
      <w:pPr>
        <w:numPr>
          <w:ilvl w:val="0"/>
          <w:numId w:val="23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6571BE33" w14:textId="77777777" w:rsidR="004871E0" w:rsidRDefault="004871E0" w:rsidP="004871E0">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9A9872" w14:textId="77777777" w:rsidR="004871E0" w:rsidRDefault="004871E0" w:rsidP="004871E0">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D73929"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BB8BB60" w14:textId="77777777" w:rsidR="004871E0" w:rsidRDefault="004871E0" w:rsidP="004871E0">
      <w:pPr>
        <w:pStyle w:val="HTMLPreformatted"/>
        <w:shd w:val="clear" w:color="auto" w:fill="EEEEEE"/>
        <w:jc w:val="both"/>
        <w:rPr>
          <w:color w:val="535559"/>
        </w:rPr>
      </w:pPr>
      <w:r>
        <w:rPr>
          <w:color w:val="535559"/>
        </w:rPr>
        <w:t>Driver Name: Oracle JDBC Driver</w:t>
      </w:r>
    </w:p>
    <w:p w14:paraId="38F937C7" w14:textId="77777777" w:rsidR="004871E0" w:rsidRDefault="004871E0" w:rsidP="004871E0">
      <w:pPr>
        <w:pStyle w:val="HTMLPreformatted"/>
        <w:shd w:val="clear" w:color="auto" w:fill="EEEEEE"/>
        <w:jc w:val="both"/>
        <w:rPr>
          <w:color w:val="535559"/>
        </w:rPr>
      </w:pPr>
      <w:r>
        <w:rPr>
          <w:color w:val="535559"/>
        </w:rPr>
        <w:t>Driver Version: 10.2.0.1.0XE</w:t>
      </w:r>
    </w:p>
    <w:p w14:paraId="4BDDA855" w14:textId="77777777" w:rsidR="004871E0" w:rsidRDefault="004871E0" w:rsidP="004871E0">
      <w:pPr>
        <w:pStyle w:val="HTMLPreformatted"/>
        <w:shd w:val="clear" w:color="auto" w:fill="EEEEEE"/>
        <w:jc w:val="both"/>
        <w:rPr>
          <w:color w:val="535559"/>
        </w:rPr>
      </w:pPr>
      <w:r>
        <w:rPr>
          <w:color w:val="535559"/>
        </w:rPr>
        <w:t>Database Product Name: Oracle</w:t>
      </w:r>
    </w:p>
    <w:p w14:paraId="118F92F5" w14:textId="77777777" w:rsidR="004871E0" w:rsidRDefault="004871E0" w:rsidP="004871E0">
      <w:pPr>
        <w:pStyle w:val="HTMLPreformatted"/>
        <w:shd w:val="clear" w:color="auto" w:fill="EEEEEE"/>
        <w:jc w:val="both"/>
        <w:rPr>
          <w:color w:val="535559"/>
        </w:rPr>
      </w:pPr>
      <w:r>
        <w:rPr>
          <w:color w:val="535559"/>
        </w:rPr>
        <w:t>Database Product Version: Oracle Database 10g Express Edition Release 10.2.0.1.0 -Production</w:t>
      </w:r>
    </w:p>
    <w:p w14:paraId="4C057ED2" w14:textId="77777777" w:rsidR="004871E0" w:rsidRDefault="004871E0" w:rsidP="004871E0">
      <w:pPr>
        <w:rPr>
          <w:rFonts w:ascii="Times New Roman" w:hAnsi="Times New Roman" w:cs="Times New Roman"/>
        </w:rPr>
      </w:pPr>
      <w:hyperlink r:id="rId134" w:history="1">
        <w:r>
          <w:rPr>
            <w:rStyle w:val="Hyperlink"/>
            <w:rFonts w:ascii="Segoe UI" w:hAnsi="Segoe UI" w:cs="Segoe UI"/>
            <w:color w:val="008000"/>
            <w:shd w:val="clear" w:color="auto" w:fill="FFFFFF"/>
          </w:rPr>
          <w:t>More details.</w:t>
        </w:r>
      </w:hyperlink>
    </w:p>
    <w:p w14:paraId="09DF1283" w14:textId="77777777" w:rsidR="004871E0" w:rsidRDefault="004871E0" w:rsidP="004871E0">
      <w:r>
        <w:pict w14:anchorId="0D319CD0">
          <v:rect id="_x0000_i1508" style="width:0;height:.75pt" o:hralign="left" o:hrstd="t" o:hrnoshade="t" o:hr="t" fillcolor="#d4d4d4" stroked="f"/>
        </w:pict>
      </w:r>
    </w:p>
    <w:p w14:paraId="4DD5E55C"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19) Which interface is responsible for transaction management in JDBC?</w:t>
      </w:r>
    </w:p>
    <w:p w14:paraId="21CCD5FD"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Connection interface</w:t>
      </w:r>
      <w:r>
        <w:rPr>
          <w:rFonts w:ascii="Segoe UI" w:hAnsi="Segoe UI" w:cs="Segoe UI"/>
          <w:color w:val="333333"/>
        </w:rPr>
        <w:t xml:space="preserve"> provides methods for transaction management such as </w:t>
      </w:r>
      <w:proofErr w:type="gramStart"/>
      <w:r>
        <w:rPr>
          <w:rFonts w:ascii="Segoe UI" w:hAnsi="Segoe UI" w:cs="Segoe UI"/>
          <w:color w:val="333333"/>
        </w:rPr>
        <w:t>commit(</w:t>
      </w:r>
      <w:proofErr w:type="gramEnd"/>
      <w:r>
        <w:rPr>
          <w:rFonts w:ascii="Segoe UI" w:hAnsi="Segoe UI" w:cs="Segoe UI"/>
          <w:color w:val="333333"/>
        </w:rPr>
        <w:t>), rollback() etc.</w:t>
      </w:r>
    </w:p>
    <w:p w14:paraId="4A39FD09" w14:textId="77777777" w:rsidR="004871E0" w:rsidRDefault="004871E0" w:rsidP="004871E0">
      <w:pPr>
        <w:rPr>
          <w:rFonts w:ascii="Times New Roman" w:hAnsi="Times New Roman" w:cs="Times New Roman"/>
        </w:rPr>
      </w:pPr>
      <w:hyperlink r:id="rId135" w:history="1">
        <w:r>
          <w:rPr>
            <w:rStyle w:val="Hyperlink"/>
            <w:rFonts w:ascii="Segoe UI" w:hAnsi="Segoe UI" w:cs="Segoe UI"/>
            <w:color w:val="008000"/>
            <w:shd w:val="clear" w:color="auto" w:fill="FFFFFF"/>
          </w:rPr>
          <w:t>More details.</w:t>
        </w:r>
      </w:hyperlink>
    </w:p>
    <w:p w14:paraId="2DAD2FF7" w14:textId="77777777" w:rsidR="004871E0" w:rsidRDefault="004871E0" w:rsidP="004871E0">
      <w:r>
        <w:pict w14:anchorId="4359917B">
          <v:rect id="_x0000_i1509" style="width:0;height:.75pt" o:hralign="left" o:hrstd="t" o:hrnoshade="t" o:hr="t" fillcolor="#d4d4d4" stroked="f"/>
        </w:pict>
      </w:r>
    </w:p>
    <w:p w14:paraId="6815ED92"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20) What is batch processing and how to perform batch processing in JDBC?</w:t>
      </w:r>
    </w:p>
    <w:p w14:paraId="2C47E7E3"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By using the batch processing technique in JDBC, we can execute multiple queries. It makes the performance fast. The </w:t>
      </w:r>
      <w:proofErr w:type="spellStart"/>
      <w:proofErr w:type="gramStart"/>
      <w:r>
        <w:rPr>
          <w:rFonts w:ascii="Segoe UI" w:hAnsi="Segoe UI" w:cs="Segoe UI"/>
          <w:color w:val="333333"/>
        </w:rPr>
        <w:t>java.sql.Statement</w:t>
      </w:r>
      <w:proofErr w:type="spellEnd"/>
      <w:proofErr w:type="gramEnd"/>
      <w:r>
        <w:rPr>
          <w:rFonts w:ascii="Segoe UI" w:hAnsi="Segoe UI" w:cs="Segoe UI"/>
          <w:color w:val="333333"/>
        </w:rPr>
        <w:t xml:space="preserve"> and </w:t>
      </w:r>
      <w:proofErr w:type="spellStart"/>
      <w:r>
        <w:rPr>
          <w:rFonts w:ascii="Segoe UI" w:hAnsi="Segoe UI" w:cs="Segoe UI"/>
          <w:color w:val="333333"/>
        </w:rPr>
        <w:t>java.sql.PreparedStatement</w:t>
      </w:r>
      <w:proofErr w:type="spellEnd"/>
      <w:r>
        <w:rPr>
          <w:rFonts w:ascii="Segoe UI" w:hAnsi="Segoe UI" w:cs="Segoe UI"/>
          <w:color w:val="333333"/>
        </w:rPr>
        <w:t xml:space="preserve"> interfaces provide methods for batch processing. The batch processing in JDBC requires the following steps.</w:t>
      </w:r>
    </w:p>
    <w:p w14:paraId="5D97ADE1" w14:textId="77777777" w:rsidR="004871E0" w:rsidRDefault="004871E0" w:rsidP="004871E0">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Load the driver </w:t>
      </w:r>
      <w:proofErr w:type="gramStart"/>
      <w:r>
        <w:rPr>
          <w:rFonts w:ascii="Segoe UI" w:hAnsi="Segoe UI" w:cs="Segoe UI"/>
          <w:color w:val="000000"/>
        </w:rPr>
        <w:t>class</w:t>
      </w:r>
      <w:proofErr w:type="gramEnd"/>
    </w:p>
    <w:p w14:paraId="1EF67658" w14:textId="77777777" w:rsidR="004871E0" w:rsidRDefault="004871E0" w:rsidP="004871E0">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Connection</w:t>
      </w:r>
    </w:p>
    <w:p w14:paraId="7026CD21" w14:textId="77777777" w:rsidR="004871E0" w:rsidRDefault="004871E0" w:rsidP="004871E0">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Statement</w:t>
      </w:r>
    </w:p>
    <w:p w14:paraId="1B986FEA" w14:textId="77777777" w:rsidR="004871E0" w:rsidRDefault="004871E0" w:rsidP="004871E0">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Add query in the </w:t>
      </w:r>
      <w:proofErr w:type="gramStart"/>
      <w:r>
        <w:rPr>
          <w:rFonts w:ascii="Segoe UI" w:hAnsi="Segoe UI" w:cs="Segoe UI"/>
          <w:color w:val="000000"/>
        </w:rPr>
        <w:t>batch</w:t>
      </w:r>
      <w:proofErr w:type="gramEnd"/>
    </w:p>
    <w:p w14:paraId="420A207A" w14:textId="77777777" w:rsidR="004871E0" w:rsidRDefault="004871E0" w:rsidP="004871E0">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 the Batch</w:t>
      </w:r>
    </w:p>
    <w:p w14:paraId="198CB234" w14:textId="77777777" w:rsidR="004871E0" w:rsidRDefault="004871E0" w:rsidP="004871E0">
      <w:pPr>
        <w:numPr>
          <w:ilvl w:val="0"/>
          <w:numId w:val="2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Close Connection</w:t>
      </w:r>
    </w:p>
    <w:p w14:paraId="459D2C1D" w14:textId="77777777" w:rsidR="004871E0" w:rsidRDefault="004871E0" w:rsidP="004871E0">
      <w:pPr>
        <w:shd w:val="clear" w:color="auto" w:fill="FFFFFF"/>
        <w:spacing w:after="0" w:line="240" w:lineRule="auto"/>
        <w:jc w:val="center"/>
        <w:rPr>
          <w:rFonts w:ascii="Segoe UI" w:hAnsi="Segoe UI" w:cs="Segoe UI"/>
          <w:color w:val="808080"/>
          <w:sz w:val="17"/>
          <w:szCs w:val="17"/>
        </w:rPr>
      </w:pPr>
      <w:r>
        <w:rPr>
          <w:rFonts w:ascii="Segoe UI" w:hAnsi="Segoe UI" w:cs="Segoe UI"/>
          <w:color w:val="808080"/>
          <w:sz w:val="17"/>
          <w:szCs w:val="17"/>
        </w:rPr>
        <w:t>ADVERTISEMENT</w:t>
      </w:r>
    </w:p>
    <w:p w14:paraId="39B2295B" w14:textId="77777777" w:rsidR="004871E0" w:rsidRDefault="004871E0" w:rsidP="004871E0">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02E95337"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Consider the following example to perform batch processing using the Statement interface.</w:t>
      </w:r>
    </w:p>
    <w:p w14:paraId="4C2A1F93" w14:textId="77777777" w:rsidR="004871E0" w:rsidRDefault="004871E0" w:rsidP="004871E0">
      <w:pPr>
        <w:pStyle w:val="alt"/>
        <w:numPr>
          <w:ilvl w:val="0"/>
          <w:numId w:val="2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0A25E5" w14:textId="77777777" w:rsidR="004871E0" w:rsidRDefault="004871E0" w:rsidP="004871E0">
      <w:pPr>
        <w:numPr>
          <w:ilvl w:val="0"/>
          <w:numId w:val="23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FetchRecords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B5C845B" w14:textId="77777777" w:rsidR="004871E0" w:rsidRDefault="004871E0" w:rsidP="004871E0">
      <w:pPr>
        <w:pStyle w:val="alt"/>
        <w:numPr>
          <w:ilvl w:val="0"/>
          <w:numId w:val="2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w:t>
      </w:r>
    </w:p>
    <w:p w14:paraId="174E5973" w14:textId="77777777" w:rsidR="004871E0" w:rsidRDefault="004871E0" w:rsidP="004871E0">
      <w:pPr>
        <w:numPr>
          <w:ilvl w:val="0"/>
          <w:numId w:val="23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3CA41B5" w14:textId="77777777" w:rsidR="004871E0" w:rsidRDefault="004871E0" w:rsidP="004871E0">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Connection con=DriverManager.getConnection(</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714787AE" w14:textId="77777777" w:rsidR="004871E0" w:rsidRDefault="004871E0" w:rsidP="004871E0">
      <w:pPr>
        <w:numPr>
          <w:ilvl w:val="0"/>
          <w:numId w:val="23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con.setAutoCommit</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14:paraId="602D10A0" w14:textId="77777777" w:rsidR="004871E0" w:rsidRDefault="004871E0" w:rsidP="004871E0">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E3B20D" w14:textId="77777777" w:rsidR="004871E0" w:rsidRDefault="004871E0" w:rsidP="004871E0">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proofErr w:type="spellStart"/>
      <w:r>
        <w:rPr>
          <w:rFonts w:ascii="Segoe UI" w:hAnsi="Segoe UI" w:cs="Segoe UI"/>
          <w:color w:val="000000"/>
          <w:bdr w:val="none" w:sz="0" w:space="0" w:color="auto" w:frame="1"/>
        </w:rPr>
        <w:t>stmt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con.createStatement</w:t>
      </w:r>
      <w:proofErr w:type="spellEnd"/>
      <w:proofErr w:type="gramEnd"/>
      <w:r>
        <w:rPr>
          <w:rFonts w:ascii="Segoe UI" w:hAnsi="Segoe UI" w:cs="Segoe UI"/>
          <w:color w:val="000000"/>
          <w:bdr w:val="none" w:sz="0" w:space="0" w:color="auto" w:frame="1"/>
        </w:rPr>
        <w:t>();  </w:t>
      </w:r>
    </w:p>
    <w:p w14:paraId="29327417" w14:textId="77777777" w:rsidR="004871E0" w:rsidRDefault="004871E0" w:rsidP="004871E0">
      <w:pPr>
        <w:pStyle w:val="alt"/>
        <w:numPr>
          <w:ilvl w:val="0"/>
          <w:numId w:val="23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stmt.addBatch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"insert into user420 values(190,'abhi',40000)"</w:t>
      </w:r>
      <w:r>
        <w:rPr>
          <w:rFonts w:ascii="Segoe UI" w:hAnsi="Segoe UI" w:cs="Segoe UI"/>
          <w:color w:val="000000"/>
          <w:bdr w:val="none" w:sz="0" w:space="0" w:color="auto" w:frame="1"/>
        </w:rPr>
        <w:t>);  </w:t>
      </w:r>
    </w:p>
    <w:p w14:paraId="0F9C6841" w14:textId="77777777" w:rsidR="004871E0" w:rsidRDefault="004871E0" w:rsidP="004871E0">
      <w:pPr>
        <w:numPr>
          <w:ilvl w:val="0"/>
          <w:numId w:val="23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stmt.addBatch</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"insert into user420 values(191,'umesh',50000)"</w:t>
      </w:r>
      <w:r>
        <w:rPr>
          <w:rFonts w:ascii="Segoe UI" w:hAnsi="Segoe UI" w:cs="Segoe UI"/>
          <w:color w:val="000000"/>
          <w:bdr w:val="none" w:sz="0" w:space="0" w:color="auto" w:frame="1"/>
        </w:rPr>
        <w:t>);  </w:t>
      </w:r>
    </w:p>
    <w:p w14:paraId="7E584D8A" w14:textId="77777777" w:rsidR="004871E0" w:rsidRDefault="004871E0" w:rsidP="004871E0">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A3B5B9" w14:textId="77777777" w:rsidR="004871E0" w:rsidRDefault="004871E0" w:rsidP="004871E0">
      <w:pPr>
        <w:numPr>
          <w:ilvl w:val="0"/>
          <w:numId w:val="23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stmt.executeBatch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//executing the batch</w:t>
      </w:r>
      <w:r>
        <w:rPr>
          <w:rFonts w:ascii="Segoe UI" w:hAnsi="Segoe UI" w:cs="Segoe UI"/>
          <w:color w:val="000000"/>
          <w:bdr w:val="none" w:sz="0" w:space="0" w:color="auto" w:frame="1"/>
        </w:rPr>
        <w:t>  </w:t>
      </w:r>
    </w:p>
    <w:p w14:paraId="4F7F4728" w14:textId="77777777" w:rsidR="004871E0" w:rsidRDefault="004871E0" w:rsidP="004871E0">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D9B846" w14:textId="77777777" w:rsidR="004871E0" w:rsidRDefault="004871E0" w:rsidP="004871E0">
      <w:pPr>
        <w:numPr>
          <w:ilvl w:val="0"/>
          <w:numId w:val="23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con.commit</w:t>
      </w:r>
      <w:proofErr w:type="spellEnd"/>
      <w:proofErr w:type="gramEnd"/>
      <w:r>
        <w:rPr>
          <w:rFonts w:ascii="Segoe UI" w:hAnsi="Segoe UI" w:cs="Segoe UI"/>
          <w:color w:val="000000"/>
          <w:bdr w:val="none" w:sz="0" w:space="0" w:color="auto" w:frame="1"/>
        </w:rPr>
        <w:t>();  </w:t>
      </w:r>
    </w:p>
    <w:p w14:paraId="1B7F411B" w14:textId="77777777" w:rsidR="004871E0" w:rsidRDefault="004871E0" w:rsidP="004871E0">
      <w:pPr>
        <w:pStyle w:val="alt"/>
        <w:numPr>
          <w:ilvl w:val="0"/>
          <w:numId w:val="23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con.close</w:t>
      </w:r>
      <w:proofErr w:type="spellEnd"/>
      <w:proofErr w:type="gramEnd"/>
      <w:r>
        <w:rPr>
          <w:rFonts w:ascii="Segoe UI" w:hAnsi="Segoe UI" w:cs="Segoe UI"/>
          <w:color w:val="000000"/>
          <w:bdr w:val="none" w:sz="0" w:space="0" w:color="auto" w:frame="1"/>
        </w:rPr>
        <w:t>();  </w:t>
      </w:r>
    </w:p>
    <w:p w14:paraId="7BF15CF5" w14:textId="77777777" w:rsidR="004871E0" w:rsidRDefault="004871E0" w:rsidP="004871E0">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880D06" w14:textId="77777777" w:rsidR="004871E0" w:rsidRDefault="004871E0" w:rsidP="004871E0">
      <w:pPr>
        <w:spacing w:line="240" w:lineRule="auto"/>
        <w:rPr>
          <w:rFonts w:ascii="Times New Roman" w:hAnsi="Times New Roman" w:cs="Times New Roman"/>
        </w:rPr>
      </w:pPr>
      <w:hyperlink r:id="rId136" w:history="1">
        <w:r>
          <w:rPr>
            <w:rStyle w:val="Hyperlink"/>
            <w:rFonts w:ascii="Segoe UI" w:hAnsi="Segoe UI" w:cs="Segoe UI"/>
            <w:color w:val="008000"/>
            <w:shd w:val="clear" w:color="auto" w:fill="FFFFFF"/>
          </w:rPr>
          <w:t>More details.</w:t>
        </w:r>
      </w:hyperlink>
    </w:p>
    <w:p w14:paraId="7F68A047" w14:textId="77777777" w:rsidR="004871E0" w:rsidRDefault="004871E0" w:rsidP="004871E0">
      <w:r>
        <w:pict w14:anchorId="5E2F052E">
          <v:rect id="_x0000_i1510" style="width:0;height:.75pt" o:hralign="left" o:hrstd="t" o:hrnoshade="t" o:hr="t" fillcolor="#d4d4d4" stroked="f"/>
        </w:pict>
      </w:r>
    </w:p>
    <w:p w14:paraId="6BD9C2CB"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21) What are CLOB and BLOB data types in JDBC?</w:t>
      </w:r>
    </w:p>
    <w:p w14:paraId="1C12E175"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BLOB:</w:t>
      </w:r>
      <w:r>
        <w:rPr>
          <w:rFonts w:ascii="Segoe UI" w:hAnsi="Segoe UI" w:cs="Segoe UI"/>
          <w:color w:val="333333"/>
        </w:rPr>
        <w:t> Blob can be defined as the variable-length, binary large object which is used to hold the group of Binary data such as voice, images, and mixed media. It can hold up to 2GB data on MySQL database and 128 GB on Oracle database. BLOB is supported by many databases such as MySQL, Oracle, and DB2 to store the binary data (images, video, audio, and mixed media).</w:t>
      </w:r>
    </w:p>
    <w:p w14:paraId="1B5FF4C9"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CLOB:</w:t>
      </w:r>
      <w:r>
        <w:rPr>
          <w:rFonts w:ascii="Segoe UI" w:hAnsi="Segoe UI" w:cs="Segoe UI"/>
          <w:color w:val="333333"/>
        </w:rPr>
        <w:t> </w:t>
      </w:r>
      <w:proofErr w:type="spellStart"/>
      <w:r>
        <w:rPr>
          <w:rFonts w:ascii="Segoe UI" w:hAnsi="Segoe UI" w:cs="Segoe UI"/>
          <w:color w:val="333333"/>
        </w:rPr>
        <w:t>Clob</w:t>
      </w:r>
      <w:proofErr w:type="spellEnd"/>
      <w:r>
        <w:rPr>
          <w:rFonts w:ascii="Segoe UI" w:hAnsi="Segoe UI" w:cs="Segoe UI"/>
          <w:color w:val="333333"/>
        </w:rPr>
        <w:t xml:space="preserve"> can be defined as the variable-length, character-large object which is used to hold the character-based data such as files in many databases. It can hold up to 2 GB on MySQL database, and 128 GB on Oracle Database. A CLOB is considered as a character string.</w:t>
      </w:r>
    </w:p>
    <w:p w14:paraId="4B3E8E19" w14:textId="77777777" w:rsidR="004871E0" w:rsidRDefault="004871E0" w:rsidP="004871E0">
      <w:pPr>
        <w:rPr>
          <w:rFonts w:ascii="Times New Roman" w:hAnsi="Times New Roman" w:cs="Times New Roman"/>
        </w:rPr>
      </w:pPr>
      <w:r>
        <w:pict w14:anchorId="4CE6AC52">
          <v:rect id="_x0000_i1511" style="width:0;height:.75pt" o:hralign="left" o:hrstd="t" o:hrnoshade="t" o:hr="t" fillcolor="#d4d4d4" stroked="f"/>
        </w:pict>
      </w:r>
    </w:p>
    <w:p w14:paraId="39DE2F12"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22) What are the different types of </w:t>
      </w:r>
      <w:proofErr w:type="spellStart"/>
      <w:r>
        <w:rPr>
          <w:rFonts w:ascii="Helvetica" w:hAnsi="Helvetica"/>
          <w:b w:val="0"/>
          <w:bCs w:val="0"/>
          <w:color w:val="610B4B"/>
          <w:sz w:val="32"/>
          <w:szCs w:val="32"/>
        </w:rPr>
        <w:t>lockings</w:t>
      </w:r>
      <w:proofErr w:type="spellEnd"/>
      <w:r>
        <w:rPr>
          <w:rFonts w:ascii="Helvetica" w:hAnsi="Helvetica"/>
          <w:b w:val="0"/>
          <w:bCs w:val="0"/>
          <w:color w:val="610B4B"/>
          <w:sz w:val="32"/>
          <w:szCs w:val="32"/>
        </w:rPr>
        <w:t xml:space="preserve"> in JDBC?</w:t>
      </w:r>
    </w:p>
    <w:p w14:paraId="1BC0A526"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A lock is a certain type of software mechanism by using which, we can restrict other users from using the data resource. There are four </w:t>
      </w:r>
      <w:proofErr w:type="gramStart"/>
      <w:r>
        <w:rPr>
          <w:rFonts w:ascii="Segoe UI" w:hAnsi="Segoe UI" w:cs="Segoe UI"/>
          <w:color w:val="333333"/>
        </w:rPr>
        <w:t>type</w:t>
      </w:r>
      <w:proofErr w:type="gramEnd"/>
      <w:r>
        <w:rPr>
          <w:rFonts w:ascii="Segoe UI" w:hAnsi="Segoe UI" w:cs="Segoe UI"/>
          <w:color w:val="333333"/>
        </w:rPr>
        <w:t xml:space="preserve"> of locks given in JDBC that are described below.</w:t>
      </w:r>
    </w:p>
    <w:p w14:paraId="488C73F4" w14:textId="77777777" w:rsidR="004871E0" w:rsidRDefault="004871E0" w:rsidP="004871E0">
      <w:pPr>
        <w:numPr>
          <w:ilvl w:val="0"/>
          <w:numId w:val="2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Row and Key Locks:</w:t>
      </w:r>
      <w:r>
        <w:rPr>
          <w:rFonts w:ascii="Segoe UI" w:hAnsi="Segoe UI" w:cs="Segoe UI"/>
          <w:color w:val="000000"/>
        </w:rPr>
        <w:t> </w:t>
      </w:r>
      <w:proofErr w:type="gramStart"/>
      <w:r>
        <w:rPr>
          <w:rFonts w:ascii="Segoe UI" w:hAnsi="Segoe UI" w:cs="Segoe UI"/>
          <w:color w:val="000000"/>
        </w:rPr>
        <w:t>These type of locks</w:t>
      </w:r>
      <w:proofErr w:type="gramEnd"/>
      <w:r>
        <w:rPr>
          <w:rFonts w:ascii="Segoe UI" w:hAnsi="Segoe UI" w:cs="Segoe UI"/>
          <w:color w:val="000000"/>
        </w:rPr>
        <w:t xml:space="preserve"> are used when we update the rows.</w:t>
      </w:r>
    </w:p>
    <w:p w14:paraId="4F49269D" w14:textId="77777777" w:rsidR="004871E0" w:rsidRDefault="004871E0" w:rsidP="004871E0">
      <w:pPr>
        <w:numPr>
          <w:ilvl w:val="0"/>
          <w:numId w:val="2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Page Locks:</w:t>
      </w:r>
      <w:r>
        <w:rPr>
          <w:rFonts w:ascii="Segoe UI" w:hAnsi="Segoe UI" w:cs="Segoe UI"/>
          <w:color w:val="000000"/>
        </w:rPr>
        <w:t> </w:t>
      </w:r>
      <w:proofErr w:type="gramStart"/>
      <w:r>
        <w:rPr>
          <w:rFonts w:ascii="Segoe UI" w:hAnsi="Segoe UI" w:cs="Segoe UI"/>
          <w:color w:val="000000"/>
        </w:rPr>
        <w:t>These type of locks</w:t>
      </w:r>
      <w:proofErr w:type="gramEnd"/>
      <w:r>
        <w:rPr>
          <w:rFonts w:ascii="Segoe UI" w:hAnsi="Segoe UI" w:cs="Segoe UI"/>
          <w:color w:val="000000"/>
        </w:rPr>
        <w:t xml:space="preserve"> are applied to a page. They are used in the case, where a transaction remains in the process and is being updated, deleting, or inserting some data in a row of the table. The database server locks the entire page that contains the row. The page lock can be applied once by the database server.</w:t>
      </w:r>
    </w:p>
    <w:p w14:paraId="445B401C" w14:textId="77777777" w:rsidR="004871E0" w:rsidRDefault="004871E0" w:rsidP="004871E0">
      <w:pPr>
        <w:numPr>
          <w:ilvl w:val="0"/>
          <w:numId w:val="2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Table locks:</w:t>
      </w:r>
      <w:r>
        <w:rPr>
          <w:rFonts w:ascii="Segoe UI" w:hAnsi="Segoe UI" w:cs="Segoe UI"/>
          <w:color w:val="000000"/>
        </w:rPr>
        <w:t xml:space="preserve"> Table locks are applied to the table. It can be applied in two ways, i.e., </w:t>
      </w:r>
      <w:proofErr w:type="gramStart"/>
      <w:r>
        <w:rPr>
          <w:rFonts w:ascii="Segoe UI" w:hAnsi="Segoe UI" w:cs="Segoe UI"/>
          <w:color w:val="000000"/>
        </w:rPr>
        <w:t>shared</w:t>
      </w:r>
      <w:proofErr w:type="gramEnd"/>
      <w:r>
        <w:rPr>
          <w:rFonts w:ascii="Segoe UI" w:hAnsi="Segoe UI" w:cs="Segoe UI"/>
          <w:color w:val="000000"/>
        </w:rPr>
        <w:t xml:space="preserve"> and exclusive. Shared lock lets the other transactions to read the table but not update it. However, </w:t>
      </w:r>
      <w:proofErr w:type="gramStart"/>
      <w:r>
        <w:rPr>
          <w:rFonts w:ascii="Segoe UI" w:hAnsi="Segoe UI" w:cs="Segoe UI"/>
          <w:color w:val="000000"/>
        </w:rPr>
        <w:t>The</w:t>
      </w:r>
      <w:proofErr w:type="gramEnd"/>
      <w:r>
        <w:rPr>
          <w:rFonts w:ascii="Segoe UI" w:hAnsi="Segoe UI" w:cs="Segoe UI"/>
          <w:color w:val="000000"/>
        </w:rPr>
        <w:t xml:space="preserve"> exclusive lock prevents others from reading and writing the table.</w:t>
      </w:r>
    </w:p>
    <w:p w14:paraId="7BB73B4C" w14:textId="77777777" w:rsidR="004871E0" w:rsidRDefault="004871E0" w:rsidP="004871E0">
      <w:pPr>
        <w:numPr>
          <w:ilvl w:val="0"/>
          <w:numId w:val="2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Database locks:</w:t>
      </w:r>
      <w:r>
        <w:rPr>
          <w:rFonts w:ascii="Segoe UI" w:hAnsi="Segoe UI" w:cs="Segoe UI"/>
          <w:color w:val="000000"/>
        </w:rPr>
        <w:t> The Database lock is used to prevent the read and update access from other transactions when the database is open.</w:t>
      </w:r>
    </w:p>
    <w:p w14:paraId="3F6ADD9A" w14:textId="77777777" w:rsidR="004871E0" w:rsidRDefault="004871E0" w:rsidP="004871E0">
      <w:pPr>
        <w:spacing w:after="0" w:line="240" w:lineRule="auto"/>
        <w:rPr>
          <w:rFonts w:ascii="Times New Roman" w:hAnsi="Times New Roman" w:cs="Times New Roman"/>
        </w:rPr>
      </w:pPr>
      <w:r>
        <w:pict w14:anchorId="486DB43C">
          <v:rect id="_x0000_i1512" style="width:0;height:.75pt" o:hralign="left" o:hrstd="t" o:hrnoshade="t" o:hr="t" fillcolor="#d4d4d4" stroked="f"/>
        </w:pict>
      </w:r>
    </w:p>
    <w:p w14:paraId="01C434B1"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23) How can we store and retrieve images from the database?</w:t>
      </w:r>
    </w:p>
    <w:p w14:paraId="5F261250"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By using the </w:t>
      </w:r>
      <w:proofErr w:type="spellStart"/>
      <w:r>
        <w:rPr>
          <w:rFonts w:ascii="Segoe UI" w:hAnsi="Segoe UI" w:cs="Segoe UI"/>
          <w:color w:val="333333"/>
        </w:rPr>
        <w:t>PreparedStatement</w:t>
      </w:r>
      <w:proofErr w:type="spellEnd"/>
      <w:r>
        <w:rPr>
          <w:rFonts w:ascii="Segoe UI" w:hAnsi="Segoe UI" w:cs="Segoe UI"/>
          <w:color w:val="333333"/>
        </w:rPr>
        <w:t xml:space="preserve"> interface, we can store and retrieve images. Create a table which contains two columns namely NAME and PHOTO.</w:t>
      </w:r>
    </w:p>
    <w:p w14:paraId="529960C1" w14:textId="77777777" w:rsidR="004871E0" w:rsidRDefault="004871E0" w:rsidP="004871E0">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w:t>
      </w:r>
      <w:proofErr w:type="gramStart"/>
      <w:r>
        <w:rPr>
          <w:rFonts w:ascii="Segoe UI" w:hAnsi="Segoe UI" w:cs="Segoe UI"/>
          <w:color w:val="000000"/>
          <w:bdr w:val="none" w:sz="0" w:space="0" w:color="auto" w:frame="1"/>
        </w:rPr>
        <w:t>TABLE  </w:t>
      </w:r>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IMGTABLE"</w:t>
      </w:r>
      <w:r>
        <w:rPr>
          <w:rFonts w:ascii="Segoe UI" w:hAnsi="Segoe UI" w:cs="Segoe UI"/>
          <w:color w:val="000000"/>
          <w:bdr w:val="none" w:sz="0" w:space="0" w:color="auto" w:frame="1"/>
        </w:rPr>
        <w:t>   </w:t>
      </w:r>
    </w:p>
    <w:p w14:paraId="6121A6DA" w14:textId="77777777" w:rsidR="004871E0" w:rsidRDefault="004871E0" w:rsidP="004871E0">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VARCHAR2(</w:t>
      </w:r>
      <w:r>
        <w:rPr>
          <w:rStyle w:val="number"/>
          <w:rFonts w:ascii="Segoe UI" w:hAnsi="Segoe UI" w:cs="Segoe UI"/>
          <w:color w:val="C00000"/>
          <w:bdr w:val="none" w:sz="0" w:space="0" w:color="auto" w:frame="1"/>
        </w:rPr>
        <w:t>4000</w:t>
      </w:r>
      <w:r>
        <w:rPr>
          <w:rFonts w:ascii="Segoe UI" w:hAnsi="Segoe UI" w:cs="Segoe UI"/>
          <w:color w:val="000000"/>
          <w:bdr w:val="none" w:sz="0" w:space="0" w:color="auto" w:frame="1"/>
        </w:rPr>
        <w:t>),   </w:t>
      </w:r>
    </w:p>
    <w:p w14:paraId="630AD1C2" w14:textId="77777777" w:rsidR="004871E0" w:rsidRDefault="004871E0" w:rsidP="004871E0">
      <w:pPr>
        <w:pStyle w:val="alt"/>
        <w:numPr>
          <w:ilvl w:val="0"/>
          <w:numId w:val="2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"PHOTO"</w:t>
      </w:r>
      <w:r>
        <w:rPr>
          <w:rFonts w:ascii="Segoe UI" w:hAnsi="Segoe UI" w:cs="Segoe UI"/>
          <w:color w:val="000000"/>
          <w:bdr w:val="none" w:sz="0" w:space="0" w:color="auto" w:frame="1"/>
        </w:rPr>
        <w:t> BLOB  </w:t>
      </w:r>
    </w:p>
    <w:p w14:paraId="311DF424" w14:textId="77777777" w:rsidR="004871E0" w:rsidRDefault="004871E0" w:rsidP="004871E0">
      <w:pPr>
        <w:numPr>
          <w:ilvl w:val="0"/>
          <w:numId w:val="23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52BDBCC"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Consider the following example to store the image in the database.</w:t>
      </w:r>
    </w:p>
    <w:p w14:paraId="5E9C0F54" w14:textId="77777777" w:rsidR="004871E0" w:rsidRDefault="004871E0" w:rsidP="004871E0">
      <w:pPr>
        <w:pStyle w:val="alt"/>
        <w:numPr>
          <w:ilvl w:val="0"/>
          <w:numId w:val="23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404EAC6" w14:textId="77777777" w:rsidR="004871E0" w:rsidRDefault="004871E0" w:rsidP="004871E0">
      <w:pPr>
        <w:numPr>
          <w:ilvl w:val="0"/>
          <w:numId w:val="2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6BAF7EED" w14:textId="77777777" w:rsidR="004871E0" w:rsidRDefault="004871E0" w:rsidP="004871E0">
      <w:pPr>
        <w:pStyle w:val="alt"/>
        <w:numPr>
          <w:ilvl w:val="0"/>
          <w:numId w:val="23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InsertImage</w:t>
      </w:r>
      <w:proofErr w:type="spellEnd"/>
      <w:r>
        <w:rPr>
          <w:rFonts w:ascii="Segoe UI" w:hAnsi="Segoe UI" w:cs="Segoe UI"/>
          <w:color w:val="000000"/>
          <w:bdr w:val="none" w:sz="0" w:space="0" w:color="auto" w:frame="1"/>
        </w:rPr>
        <w:t> {  </w:t>
      </w:r>
    </w:p>
    <w:p w14:paraId="46A53180" w14:textId="77777777" w:rsidR="004871E0" w:rsidRDefault="004871E0" w:rsidP="004871E0">
      <w:pPr>
        <w:numPr>
          <w:ilvl w:val="0"/>
          <w:numId w:val="2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A68C873" w14:textId="77777777" w:rsidR="004871E0" w:rsidRDefault="004871E0" w:rsidP="004871E0">
      <w:pPr>
        <w:pStyle w:val="alt"/>
        <w:numPr>
          <w:ilvl w:val="0"/>
          <w:numId w:val="236"/>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DED286" w14:textId="77777777" w:rsidR="004871E0" w:rsidRDefault="004871E0" w:rsidP="004871E0">
      <w:pPr>
        <w:numPr>
          <w:ilvl w:val="0"/>
          <w:numId w:val="23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F3F23FC" w14:textId="77777777" w:rsidR="004871E0" w:rsidRDefault="004871E0" w:rsidP="004871E0">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Connection con=</w:t>
      </w:r>
      <w:proofErr w:type="spellStart"/>
      <w:r>
        <w:rPr>
          <w:rFonts w:ascii="Segoe UI" w:hAnsi="Segoe UI" w:cs="Segoe UI"/>
          <w:color w:val="000000"/>
          <w:bdr w:val="none" w:sz="0" w:space="0" w:color="auto" w:frame="1"/>
        </w:rPr>
        <w:t>DriverManager.getConnection</w:t>
      </w:r>
      <w:proofErr w:type="spellEnd"/>
      <w:r>
        <w:rPr>
          <w:rFonts w:ascii="Segoe UI" w:hAnsi="Segoe UI" w:cs="Segoe UI"/>
          <w:color w:val="000000"/>
          <w:bdr w:val="none" w:sz="0" w:space="0" w:color="auto" w:frame="1"/>
        </w:rPr>
        <w:t>(  </w:t>
      </w:r>
    </w:p>
    <w:p w14:paraId="64547B6C" w14:textId="77777777" w:rsidR="004871E0" w:rsidRDefault="004871E0" w:rsidP="004871E0">
      <w:pPr>
        <w:numPr>
          <w:ilvl w:val="0"/>
          <w:numId w:val="236"/>
        </w:numPr>
        <w:spacing w:after="0" w:line="375" w:lineRule="atLeast"/>
        <w:jc w:val="both"/>
        <w:rPr>
          <w:rFonts w:ascii="Segoe UI" w:hAnsi="Segoe UI" w:cs="Segoe UI"/>
          <w:color w:val="000000"/>
        </w:rPr>
      </w:pP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w:t>
      </w:r>
      <w:proofErr w:type="spellEnd"/>
      <w:r>
        <w:rPr>
          <w:rStyle w:val="string"/>
          <w:rFonts w:ascii="Segoe UI" w:hAnsi="Segoe UI" w:cs="Segoe UI"/>
          <w:color w:val="0000FF"/>
          <w:bdr w:val="none" w:sz="0" w:space="0" w:color="auto" w:frame="1"/>
        </w:rPr>
        <w:t>:@localhost:1521:xe"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180FC843" w14:textId="77777777" w:rsidR="004871E0" w:rsidRDefault="004871E0" w:rsidP="004871E0">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8266A4" w14:textId="77777777" w:rsidR="004871E0" w:rsidRDefault="004871E0" w:rsidP="004871E0">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PreparedStatement ps=</w:t>
      </w:r>
      <w:proofErr w:type="gramStart"/>
      <w:r>
        <w:rPr>
          <w:rFonts w:ascii="Segoe UI" w:hAnsi="Segoe UI" w:cs="Segoe UI"/>
          <w:color w:val="000000"/>
          <w:bdr w:val="none" w:sz="0" w:space="0" w:color="auto" w:frame="1"/>
        </w:rPr>
        <w:t>con.prepareStatement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"insert into imgtable values(?,?)"</w:t>
      </w:r>
      <w:r>
        <w:rPr>
          <w:rFonts w:ascii="Segoe UI" w:hAnsi="Segoe UI" w:cs="Segoe UI"/>
          <w:color w:val="000000"/>
          <w:bdr w:val="none" w:sz="0" w:space="0" w:color="auto" w:frame="1"/>
        </w:rPr>
        <w:t>);  </w:t>
      </w:r>
    </w:p>
    <w:p w14:paraId="15A8732E" w14:textId="77777777" w:rsidR="004871E0" w:rsidRDefault="004871E0" w:rsidP="004871E0">
      <w:pPr>
        <w:pStyle w:val="alt"/>
        <w:numPr>
          <w:ilvl w:val="0"/>
          <w:numId w:val="23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ps.setString</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"sonoo"</w:t>
      </w:r>
      <w:r>
        <w:rPr>
          <w:rFonts w:ascii="Segoe UI" w:hAnsi="Segoe UI" w:cs="Segoe UI"/>
          <w:color w:val="000000"/>
          <w:bdr w:val="none" w:sz="0" w:space="0" w:color="auto" w:frame="1"/>
        </w:rPr>
        <w:t>);  </w:t>
      </w:r>
    </w:p>
    <w:p w14:paraId="7A5757C4" w14:textId="77777777" w:rsidR="004871E0" w:rsidRDefault="004871E0" w:rsidP="004871E0">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CEF2EB" w14:textId="77777777" w:rsidR="004871E0" w:rsidRDefault="004871E0" w:rsidP="004871E0">
      <w:pPr>
        <w:pStyle w:val="alt"/>
        <w:numPr>
          <w:ilvl w:val="0"/>
          <w:numId w:val="2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FileInputStream</w:t>
      </w:r>
      <w:proofErr w:type="spellEnd"/>
      <w:r>
        <w:rPr>
          <w:rFonts w:ascii="Segoe UI" w:hAnsi="Segoe UI" w:cs="Segoe UI"/>
          <w:color w:val="000000"/>
          <w:bdr w:val="none" w:sz="0" w:space="0" w:color="auto" w:frame="1"/>
        </w:rPr>
        <w:t> fin=</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FileInputStream</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"d:\\g.jpg"</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549C676" w14:textId="77777777" w:rsidR="004871E0" w:rsidRDefault="004871E0" w:rsidP="004871E0">
      <w:pPr>
        <w:numPr>
          <w:ilvl w:val="0"/>
          <w:numId w:val="23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ps.setBinaryStream</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,fin,fin.available());  </w:t>
      </w:r>
    </w:p>
    <w:p w14:paraId="6A4F7355" w14:textId="77777777" w:rsidR="004871E0" w:rsidRDefault="004871E0" w:rsidP="004871E0">
      <w:pPr>
        <w:pStyle w:val="alt"/>
        <w:numPr>
          <w:ilvl w:val="0"/>
          <w:numId w:val="23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ps.executeUpdate</w:t>
      </w:r>
      <w:proofErr w:type="spellEnd"/>
      <w:proofErr w:type="gramEnd"/>
      <w:r>
        <w:rPr>
          <w:rFonts w:ascii="Segoe UI" w:hAnsi="Segoe UI" w:cs="Segoe UI"/>
          <w:color w:val="000000"/>
          <w:bdr w:val="none" w:sz="0" w:space="0" w:color="auto" w:frame="1"/>
        </w:rPr>
        <w:t>();  </w:t>
      </w:r>
    </w:p>
    <w:p w14:paraId="05087540" w14:textId="77777777" w:rsidR="004871E0" w:rsidRDefault="004871E0" w:rsidP="004871E0">
      <w:pPr>
        <w:numPr>
          <w:ilvl w:val="0"/>
          <w:numId w:val="23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records affected"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86C4E9" w14:textId="77777777" w:rsidR="004871E0" w:rsidRDefault="004871E0" w:rsidP="004871E0">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3CDC03" w14:textId="77777777" w:rsidR="004871E0" w:rsidRDefault="004871E0" w:rsidP="004871E0">
      <w:pPr>
        <w:numPr>
          <w:ilvl w:val="0"/>
          <w:numId w:val="23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con.close</w:t>
      </w:r>
      <w:proofErr w:type="spellEnd"/>
      <w:proofErr w:type="gramEnd"/>
      <w:r>
        <w:rPr>
          <w:rFonts w:ascii="Segoe UI" w:hAnsi="Segoe UI" w:cs="Segoe UI"/>
          <w:color w:val="000000"/>
          <w:bdr w:val="none" w:sz="0" w:space="0" w:color="auto" w:frame="1"/>
        </w:rPr>
        <w:t>();  </w:t>
      </w:r>
    </w:p>
    <w:p w14:paraId="62D12FDC" w14:textId="77777777" w:rsidR="004871E0" w:rsidRDefault="004871E0" w:rsidP="004871E0">
      <w:pPr>
        <w:pStyle w:val="alt"/>
        <w:numPr>
          <w:ilvl w:val="0"/>
          <w:numId w:val="23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 (Exception e) {</w:t>
      </w:r>
      <w:proofErr w:type="spellStart"/>
      <w:r>
        <w:rPr>
          <w:rFonts w:ascii="Segoe UI" w:hAnsi="Segoe UI" w:cs="Segoe UI"/>
          <w:color w:val="000000"/>
          <w:bdr w:val="none" w:sz="0" w:space="0" w:color="auto" w:frame="1"/>
        </w:rPr>
        <w:t>e.printStackTrace</w:t>
      </w:r>
      <w:proofErr w:type="spellEnd"/>
      <w:r>
        <w:rPr>
          <w:rFonts w:ascii="Segoe UI" w:hAnsi="Segoe UI" w:cs="Segoe UI"/>
          <w:color w:val="000000"/>
          <w:bdr w:val="none" w:sz="0" w:space="0" w:color="auto" w:frame="1"/>
        </w:rPr>
        <w:t>();}  </w:t>
      </w:r>
    </w:p>
    <w:p w14:paraId="0E2603C9" w14:textId="77777777" w:rsidR="004871E0" w:rsidRDefault="004871E0" w:rsidP="004871E0">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36BE8F8" w14:textId="77777777" w:rsidR="004871E0" w:rsidRDefault="004871E0" w:rsidP="004871E0">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D55FB7"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Consider the following example to retrieve the image from the table.</w:t>
      </w:r>
    </w:p>
    <w:p w14:paraId="3DC5BF5B"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4AD1A9" w14:textId="77777777" w:rsidR="004871E0" w:rsidRDefault="004871E0" w:rsidP="004871E0">
      <w:pPr>
        <w:numPr>
          <w:ilvl w:val="0"/>
          <w:numId w:val="2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5F5A24CC"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RetrieveImage</w:t>
      </w:r>
      <w:proofErr w:type="spellEnd"/>
      <w:r>
        <w:rPr>
          <w:rFonts w:ascii="Segoe UI" w:hAnsi="Segoe UI" w:cs="Segoe UI"/>
          <w:color w:val="000000"/>
          <w:bdr w:val="none" w:sz="0" w:space="0" w:color="auto" w:frame="1"/>
        </w:rPr>
        <w:t> {  </w:t>
      </w:r>
    </w:p>
    <w:p w14:paraId="20428F3C" w14:textId="77777777" w:rsidR="004871E0" w:rsidRDefault="004871E0" w:rsidP="004871E0">
      <w:pPr>
        <w:numPr>
          <w:ilvl w:val="0"/>
          <w:numId w:val="2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47DC491"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7EACB5C" w14:textId="77777777" w:rsidR="004871E0" w:rsidRDefault="004871E0" w:rsidP="004871E0">
      <w:pPr>
        <w:numPr>
          <w:ilvl w:val="0"/>
          <w:numId w:val="23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5887CB5"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Connection con=</w:t>
      </w:r>
      <w:proofErr w:type="spellStart"/>
      <w:r>
        <w:rPr>
          <w:rFonts w:ascii="Segoe UI" w:hAnsi="Segoe UI" w:cs="Segoe UI"/>
          <w:color w:val="000000"/>
          <w:bdr w:val="none" w:sz="0" w:space="0" w:color="auto" w:frame="1"/>
        </w:rPr>
        <w:t>DriverManager.getConnection</w:t>
      </w:r>
      <w:proofErr w:type="spellEnd"/>
      <w:r>
        <w:rPr>
          <w:rFonts w:ascii="Segoe UI" w:hAnsi="Segoe UI" w:cs="Segoe UI"/>
          <w:color w:val="000000"/>
          <w:bdr w:val="none" w:sz="0" w:space="0" w:color="auto" w:frame="1"/>
        </w:rPr>
        <w:t>(  </w:t>
      </w:r>
    </w:p>
    <w:p w14:paraId="4025285C" w14:textId="77777777" w:rsidR="004871E0" w:rsidRDefault="004871E0" w:rsidP="004871E0">
      <w:pPr>
        <w:numPr>
          <w:ilvl w:val="0"/>
          <w:numId w:val="237"/>
        </w:numPr>
        <w:spacing w:after="0" w:line="375" w:lineRule="atLeast"/>
        <w:jc w:val="both"/>
        <w:rPr>
          <w:rFonts w:ascii="Segoe UI" w:hAnsi="Segoe UI" w:cs="Segoe UI"/>
          <w:color w:val="000000"/>
        </w:rPr>
      </w:pP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w:t>
      </w:r>
      <w:proofErr w:type="spellEnd"/>
      <w:r>
        <w:rPr>
          <w:rStyle w:val="string"/>
          <w:rFonts w:ascii="Segoe UI" w:hAnsi="Segoe UI" w:cs="Segoe UI"/>
          <w:color w:val="0000FF"/>
          <w:bdr w:val="none" w:sz="0" w:space="0" w:color="auto" w:frame="1"/>
        </w:rPr>
        <w:t>:@localhost:1521:xe"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6C8A2DE2"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0F167D" w14:textId="77777777" w:rsidR="004871E0" w:rsidRDefault="004871E0" w:rsidP="004871E0">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PreparedStatement ps=</w:t>
      </w:r>
      <w:proofErr w:type="gramStart"/>
      <w:r>
        <w:rPr>
          <w:rFonts w:ascii="Segoe UI" w:hAnsi="Segoe UI" w:cs="Segoe UI"/>
          <w:color w:val="000000"/>
          <w:bdr w:val="none" w:sz="0" w:space="0" w:color="auto" w:frame="1"/>
        </w:rPr>
        <w:t>con.prepareStatement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"select * from imgtable"</w:t>
      </w:r>
      <w:r>
        <w:rPr>
          <w:rFonts w:ascii="Segoe UI" w:hAnsi="Segoe UI" w:cs="Segoe UI"/>
          <w:color w:val="000000"/>
          <w:bdr w:val="none" w:sz="0" w:space="0" w:color="auto" w:frame="1"/>
        </w:rPr>
        <w:t>);  </w:t>
      </w:r>
    </w:p>
    <w:p w14:paraId="39DE75BA"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ResultSet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ps.executeQuery</w:t>
      </w:r>
      <w:proofErr w:type="spellEnd"/>
      <w:proofErr w:type="gramEnd"/>
      <w:r>
        <w:rPr>
          <w:rFonts w:ascii="Segoe UI" w:hAnsi="Segoe UI" w:cs="Segoe UI"/>
          <w:color w:val="000000"/>
          <w:bdr w:val="none" w:sz="0" w:space="0" w:color="auto" w:frame="1"/>
        </w:rPr>
        <w:t>();  </w:t>
      </w:r>
    </w:p>
    <w:p w14:paraId="265742E1" w14:textId="77777777" w:rsidR="004871E0" w:rsidRDefault="004871E0" w:rsidP="004871E0">
      <w:pPr>
        <w:numPr>
          <w:ilvl w:val="0"/>
          <w:numId w:val="2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rs.next</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on 1st row</w:t>
      </w:r>
      <w:r>
        <w:rPr>
          <w:rFonts w:ascii="Segoe UI" w:hAnsi="Segoe UI" w:cs="Segoe UI"/>
          <w:color w:val="000000"/>
          <w:bdr w:val="none" w:sz="0" w:space="0" w:color="auto" w:frame="1"/>
        </w:rPr>
        <w:t>  </w:t>
      </w:r>
    </w:p>
    <w:p w14:paraId="7CAD7133"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DCABF6" w14:textId="77777777" w:rsidR="004871E0" w:rsidRDefault="004871E0" w:rsidP="004871E0">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Blob b=</w:t>
      </w:r>
      <w:proofErr w:type="spellStart"/>
      <w:proofErr w:type="gramStart"/>
      <w:r>
        <w:rPr>
          <w:rFonts w:ascii="Segoe UI" w:hAnsi="Segoe UI" w:cs="Segoe UI"/>
          <w:color w:val="000000"/>
          <w:bdr w:val="none" w:sz="0" w:space="0" w:color="auto" w:frame="1"/>
        </w:rPr>
        <w:t>rs.getBlob</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//2 means 2nd column data</w:t>
      </w:r>
      <w:r>
        <w:rPr>
          <w:rFonts w:ascii="Segoe UI" w:hAnsi="Segoe UI" w:cs="Segoe UI"/>
          <w:color w:val="000000"/>
          <w:bdr w:val="none" w:sz="0" w:space="0" w:color="auto" w:frame="1"/>
        </w:rPr>
        <w:t>  </w:t>
      </w:r>
    </w:p>
    <w:p w14:paraId="40BDCEB7"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barr</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b.getBytes(</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)b.length());</w:t>
      </w:r>
      <w:r>
        <w:rPr>
          <w:rStyle w:val="comment"/>
          <w:rFonts w:ascii="Segoe UI" w:hAnsi="Segoe UI" w:cs="Segoe UI"/>
          <w:color w:val="008200"/>
          <w:bdr w:val="none" w:sz="0" w:space="0" w:color="auto" w:frame="1"/>
        </w:rPr>
        <w:t>//1 means first image</w:t>
      </w:r>
      <w:r>
        <w:rPr>
          <w:rFonts w:ascii="Segoe UI" w:hAnsi="Segoe UI" w:cs="Segoe UI"/>
          <w:color w:val="000000"/>
          <w:bdr w:val="none" w:sz="0" w:space="0" w:color="auto" w:frame="1"/>
        </w:rPr>
        <w:t>  </w:t>
      </w:r>
    </w:p>
    <w:p w14:paraId="4CB00DDC" w14:textId="77777777" w:rsidR="004871E0" w:rsidRDefault="004871E0" w:rsidP="004871E0">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10806C"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FileOutputStream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fout</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FileOutputStream</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"d:\\sonoo.jpg"</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1B7E5C" w14:textId="77777777" w:rsidR="004871E0" w:rsidRDefault="004871E0" w:rsidP="004871E0">
      <w:pPr>
        <w:numPr>
          <w:ilvl w:val="0"/>
          <w:numId w:val="23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fout.write</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barr</w:t>
      </w:r>
      <w:proofErr w:type="spellEnd"/>
      <w:r>
        <w:rPr>
          <w:rFonts w:ascii="Segoe UI" w:hAnsi="Segoe UI" w:cs="Segoe UI"/>
          <w:color w:val="000000"/>
          <w:bdr w:val="none" w:sz="0" w:space="0" w:color="auto" w:frame="1"/>
        </w:rPr>
        <w:t>);  </w:t>
      </w:r>
    </w:p>
    <w:p w14:paraId="1ECB6212"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7E0D6C" w14:textId="77777777" w:rsidR="004871E0" w:rsidRDefault="004871E0" w:rsidP="004871E0">
      <w:pPr>
        <w:numPr>
          <w:ilvl w:val="0"/>
          <w:numId w:val="23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fout.close</w:t>
      </w:r>
      <w:proofErr w:type="spellEnd"/>
      <w:proofErr w:type="gramEnd"/>
      <w:r>
        <w:rPr>
          <w:rFonts w:ascii="Segoe UI" w:hAnsi="Segoe UI" w:cs="Segoe UI"/>
          <w:color w:val="000000"/>
          <w:bdr w:val="none" w:sz="0" w:space="0" w:color="auto" w:frame="1"/>
        </w:rPr>
        <w:t>();  </w:t>
      </w:r>
    </w:p>
    <w:p w14:paraId="2DD5F3FA"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//end of if</w:t>
      </w:r>
      <w:r>
        <w:rPr>
          <w:rFonts w:ascii="Segoe UI" w:hAnsi="Segoe UI" w:cs="Segoe UI"/>
          <w:color w:val="000000"/>
          <w:bdr w:val="none" w:sz="0" w:space="0" w:color="auto" w:frame="1"/>
        </w:rPr>
        <w:t>  </w:t>
      </w:r>
    </w:p>
    <w:p w14:paraId="03FD8E86" w14:textId="77777777" w:rsidR="004871E0" w:rsidRDefault="004871E0" w:rsidP="004871E0">
      <w:pPr>
        <w:numPr>
          <w:ilvl w:val="0"/>
          <w:numId w:val="23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"ok"</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1514FD8"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70EEE8" w14:textId="77777777" w:rsidR="004871E0" w:rsidRDefault="004871E0" w:rsidP="004871E0">
      <w:pPr>
        <w:numPr>
          <w:ilvl w:val="0"/>
          <w:numId w:val="23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con.close</w:t>
      </w:r>
      <w:proofErr w:type="spellEnd"/>
      <w:proofErr w:type="gramEnd"/>
      <w:r>
        <w:rPr>
          <w:rFonts w:ascii="Segoe UI" w:hAnsi="Segoe UI" w:cs="Segoe UI"/>
          <w:color w:val="000000"/>
          <w:bdr w:val="none" w:sz="0" w:space="0" w:color="auto" w:frame="1"/>
        </w:rPr>
        <w:t>();  </w:t>
      </w:r>
    </w:p>
    <w:p w14:paraId="628A0129"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 (Exception e) {</w:t>
      </w:r>
      <w:proofErr w:type="spellStart"/>
      <w:r>
        <w:rPr>
          <w:rFonts w:ascii="Segoe UI" w:hAnsi="Segoe UI" w:cs="Segoe UI"/>
          <w:color w:val="000000"/>
          <w:bdr w:val="none" w:sz="0" w:space="0" w:color="auto" w:frame="1"/>
        </w:rPr>
        <w:t>e.printStackTrace</w:t>
      </w:r>
      <w:proofErr w:type="spellEnd"/>
      <w:r>
        <w:rPr>
          <w:rFonts w:ascii="Segoe UI" w:hAnsi="Segoe UI" w:cs="Segoe UI"/>
          <w:color w:val="000000"/>
          <w:bdr w:val="none" w:sz="0" w:space="0" w:color="auto" w:frame="1"/>
        </w:rPr>
        <w:t>();  }  </w:t>
      </w:r>
    </w:p>
    <w:p w14:paraId="635B7BA7" w14:textId="77777777" w:rsidR="004871E0" w:rsidRDefault="004871E0" w:rsidP="004871E0">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A395E0" w14:textId="77777777" w:rsidR="004871E0" w:rsidRDefault="004871E0" w:rsidP="004871E0">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B994E7" w14:textId="77777777" w:rsidR="004871E0" w:rsidRDefault="004871E0" w:rsidP="004871E0">
      <w:pPr>
        <w:rPr>
          <w:rFonts w:ascii="Times New Roman" w:hAnsi="Times New Roman" w:cs="Times New Roman"/>
        </w:rPr>
      </w:pPr>
      <w:hyperlink r:id="rId137" w:history="1">
        <w:r>
          <w:rPr>
            <w:rStyle w:val="Hyperlink"/>
            <w:rFonts w:ascii="Segoe UI" w:hAnsi="Segoe UI" w:cs="Segoe UI"/>
            <w:color w:val="008000"/>
            <w:shd w:val="clear" w:color="auto" w:fill="FFFFFF"/>
          </w:rPr>
          <w:t>More details.</w:t>
        </w:r>
      </w:hyperlink>
    </w:p>
    <w:p w14:paraId="0F925CA7" w14:textId="77777777" w:rsidR="004871E0" w:rsidRDefault="004871E0" w:rsidP="004871E0">
      <w:r>
        <w:pict w14:anchorId="33A83199">
          <v:rect id="_x0000_i1513" style="width:0;height:.75pt" o:hralign="left" o:hrstd="t" o:hrnoshade="t" o:hr="t" fillcolor="#d4d4d4" stroked="f"/>
        </w:pict>
      </w:r>
    </w:p>
    <w:p w14:paraId="7CF93A5F"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24) How can we store the file in the Oracle database?</w:t>
      </w:r>
    </w:p>
    <w:p w14:paraId="00414833"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setCharacterStream</w:t>
      </w:r>
      <w:proofErr w:type="spellEnd"/>
      <w:r>
        <w:rPr>
          <w:rFonts w:ascii="Segoe UI" w:hAnsi="Segoe UI" w:cs="Segoe UI"/>
          <w:color w:val="333333"/>
        </w:rPr>
        <w:t>(</w:t>
      </w:r>
      <w:proofErr w:type="gramEnd"/>
      <w:r>
        <w:rPr>
          <w:rFonts w:ascii="Segoe UI" w:hAnsi="Segoe UI" w:cs="Segoe UI"/>
          <w:color w:val="333333"/>
        </w:rPr>
        <w:t xml:space="preserve">) method of </w:t>
      </w:r>
      <w:proofErr w:type="spellStart"/>
      <w:r>
        <w:rPr>
          <w:rFonts w:ascii="Segoe UI" w:hAnsi="Segoe UI" w:cs="Segoe UI"/>
          <w:color w:val="333333"/>
        </w:rPr>
        <w:t>PreparedStatement</w:t>
      </w:r>
      <w:proofErr w:type="spellEnd"/>
      <w:r>
        <w:rPr>
          <w:rFonts w:ascii="Segoe UI" w:hAnsi="Segoe UI" w:cs="Segoe UI"/>
          <w:color w:val="333333"/>
        </w:rPr>
        <w:t xml:space="preserve"> interface is used to set character information into the </w:t>
      </w:r>
      <w:proofErr w:type="spellStart"/>
      <w:r>
        <w:rPr>
          <w:rFonts w:ascii="Segoe UI" w:hAnsi="Segoe UI" w:cs="Segoe UI"/>
          <w:color w:val="333333"/>
        </w:rPr>
        <w:t>parameterIndex</w:t>
      </w:r>
      <w:proofErr w:type="spellEnd"/>
      <w:r>
        <w:rPr>
          <w:rFonts w:ascii="Segoe UI" w:hAnsi="Segoe UI" w:cs="Segoe UI"/>
          <w:color w:val="333333"/>
        </w:rPr>
        <w:t>. For storing the file into the database, CLOB (Character Large Object) datatype is used in the table. For example:</w:t>
      </w:r>
    </w:p>
    <w:p w14:paraId="637B7F67" w14:textId="77777777" w:rsidR="004871E0" w:rsidRDefault="004871E0" w:rsidP="004871E0">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w:t>
      </w:r>
      <w:proofErr w:type="gramStart"/>
      <w:r>
        <w:rPr>
          <w:rFonts w:ascii="Segoe UI" w:hAnsi="Segoe UI" w:cs="Segoe UI"/>
          <w:color w:val="000000"/>
          <w:bdr w:val="none" w:sz="0" w:space="0" w:color="auto" w:frame="1"/>
        </w:rPr>
        <w:t>TABLE  </w:t>
      </w:r>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FILETABLE"</w:t>
      </w:r>
      <w:r>
        <w:rPr>
          <w:rFonts w:ascii="Segoe UI" w:hAnsi="Segoe UI" w:cs="Segoe UI"/>
          <w:color w:val="000000"/>
          <w:bdr w:val="none" w:sz="0" w:space="0" w:color="auto" w:frame="1"/>
        </w:rPr>
        <w:t>   </w:t>
      </w:r>
    </w:p>
    <w:p w14:paraId="13D37913" w14:textId="77777777" w:rsidR="004871E0" w:rsidRDefault="004871E0" w:rsidP="004871E0">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NUMBER,   </w:t>
      </w:r>
    </w:p>
    <w:p w14:paraId="32D889EC" w14:textId="77777777" w:rsidR="004871E0" w:rsidRDefault="004871E0" w:rsidP="004871E0">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CLOB  </w:t>
      </w:r>
    </w:p>
    <w:p w14:paraId="382FE92B" w14:textId="77777777" w:rsidR="004871E0" w:rsidRDefault="004871E0" w:rsidP="004871E0">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10E692" w14:textId="77777777" w:rsidR="004871E0" w:rsidRDefault="004871E0" w:rsidP="004871E0">
      <w:pPr>
        <w:pStyle w:val="NormalWeb"/>
        <w:shd w:val="clear" w:color="auto" w:fill="FFFFFF"/>
        <w:jc w:val="both"/>
        <w:rPr>
          <w:rFonts w:ascii="Segoe UI" w:hAnsi="Segoe UI" w:cs="Segoe UI"/>
          <w:color w:val="333333"/>
        </w:rPr>
      </w:pPr>
      <w:r>
        <w:rPr>
          <w:rStyle w:val="Strong"/>
          <w:rFonts w:ascii="Segoe UI" w:hAnsi="Segoe UI" w:cs="Segoe UI"/>
          <w:color w:val="333333"/>
        </w:rPr>
        <w:t>Java Code</w:t>
      </w:r>
    </w:p>
    <w:p w14:paraId="206A419D"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2763DDF5" w14:textId="77777777" w:rsidR="004871E0" w:rsidRDefault="004871E0" w:rsidP="004871E0">
      <w:pPr>
        <w:numPr>
          <w:ilvl w:val="0"/>
          <w:numId w:val="2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D46C324"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90C53" w14:textId="77777777" w:rsidR="004871E0" w:rsidRDefault="004871E0" w:rsidP="004871E0">
      <w:pPr>
        <w:numPr>
          <w:ilvl w:val="0"/>
          <w:numId w:val="2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StoreFile</w:t>
      </w:r>
      <w:proofErr w:type="spellEnd"/>
      <w:r>
        <w:rPr>
          <w:rFonts w:ascii="Segoe UI" w:hAnsi="Segoe UI" w:cs="Segoe UI"/>
          <w:color w:val="000000"/>
          <w:bdr w:val="none" w:sz="0" w:space="0" w:color="auto" w:frame="1"/>
        </w:rPr>
        <w:t> {  </w:t>
      </w:r>
    </w:p>
    <w:p w14:paraId="7C1ABA98"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8754F62" w14:textId="77777777" w:rsidR="004871E0" w:rsidRDefault="004871E0" w:rsidP="004871E0">
      <w:pPr>
        <w:numPr>
          <w:ilvl w:val="0"/>
          <w:numId w:val="239"/>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7732750"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7B7F131" w14:textId="77777777" w:rsidR="004871E0" w:rsidRDefault="004871E0" w:rsidP="004871E0">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Connection con=</w:t>
      </w:r>
      <w:proofErr w:type="spellStart"/>
      <w:r>
        <w:rPr>
          <w:rFonts w:ascii="Segoe UI" w:hAnsi="Segoe UI" w:cs="Segoe UI"/>
          <w:color w:val="000000"/>
          <w:bdr w:val="none" w:sz="0" w:space="0" w:color="auto" w:frame="1"/>
        </w:rPr>
        <w:t>DriverManager.getConnection</w:t>
      </w:r>
      <w:proofErr w:type="spellEnd"/>
      <w:r>
        <w:rPr>
          <w:rFonts w:ascii="Segoe UI" w:hAnsi="Segoe UI" w:cs="Segoe UI"/>
          <w:color w:val="000000"/>
          <w:bdr w:val="none" w:sz="0" w:space="0" w:color="auto" w:frame="1"/>
        </w:rPr>
        <w:t>(  </w:t>
      </w:r>
    </w:p>
    <w:p w14:paraId="46ACC96E"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w:t>
      </w:r>
      <w:proofErr w:type="spellEnd"/>
      <w:r>
        <w:rPr>
          <w:rStyle w:val="string"/>
          <w:rFonts w:ascii="Segoe UI" w:hAnsi="Segoe UI" w:cs="Segoe UI"/>
          <w:color w:val="0000FF"/>
          <w:bdr w:val="none" w:sz="0" w:space="0" w:color="auto" w:frame="1"/>
        </w:rPr>
        <w:t>:@localhost:1521:xe"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6DB858A0" w14:textId="77777777" w:rsidR="004871E0" w:rsidRDefault="004871E0" w:rsidP="004871E0">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2CDFE5"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PreparedStatement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con.prepareStatement</w:t>
      </w:r>
      <w:proofErr w:type="spellEnd"/>
      <w:proofErr w:type="gramEnd"/>
      <w:r>
        <w:rPr>
          <w:rFonts w:ascii="Segoe UI" w:hAnsi="Segoe UI" w:cs="Segoe UI"/>
          <w:color w:val="000000"/>
          <w:bdr w:val="none" w:sz="0" w:space="0" w:color="auto" w:frame="1"/>
        </w:rPr>
        <w:t>(  </w:t>
      </w:r>
    </w:p>
    <w:p w14:paraId="58963213" w14:textId="77777777" w:rsidR="004871E0" w:rsidRDefault="004871E0" w:rsidP="004871E0">
      <w:pPr>
        <w:numPr>
          <w:ilvl w:val="0"/>
          <w:numId w:val="239"/>
        </w:numPr>
        <w:spacing w:after="0" w:line="375" w:lineRule="atLeast"/>
        <w:jc w:val="both"/>
        <w:rPr>
          <w:rFonts w:ascii="Segoe UI" w:hAnsi="Segoe UI" w:cs="Segoe UI"/>
          <w:color w:val="000000"/>
        </w:rPr>
      </w:pPr>
      <w:r>
        <w:rPr>
          <w:rStyle w:val="string"/>
          <w:rFonts w:ascii="Segoe UI" w:hAnsi="Segoe UI" w:cs="Segoe UI"/>
          <w:color w:val="0000FF"/>
          <w:bdr w:val="none" w:sz="0" w:space="0" w:color="auto" w:frame="1"/>
        </w:rPr>
        <w:t>"insert into </w:t>
      </w:r>
      <w:proofErr w:type="spellStart"/>
      <w:r>
        <w:rPr>
          <w:rStyle w:val="string"/>
          <w:rFonts w:ascii="Segoe UI" w:hAnsi="Segoe UI" w:cs="Segoe UI"/>
          <w:color w:val="0000FF"/>
          <w:bdr w:val="none" w:sz="0" w:space="0" w:color="auto" w:frame="1"/>
        </w:rPr>
        <w:t>filetable</w:t>
      </w:r>
      <w:proofErr w:type="spellEnd"/>
      <w:r>
        <w:rPr>
          <w:rStyle w:val="string"/>
          <w:rFonts w:ascii="Segoe UI" w:hAnsi="Segoe UI" w:cs="Segoe UI"/>
          <w:color w:val="0000FF"/>
          <w:bdr w:val="none" w:sz="0" w:space="0" w:color="auto" w:frame="1"/>
        </w:rPr>
        <w:t> values</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50BF399"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8CEF41" w14:textId="77777777" w:rsidR="004871E0" w:rsidRDefault="004871E0" w:rsidP="004871E0">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File f=</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File(</w:t>
      </w:r>
      <w:r>
        <w:rPr>
          <w:rStyle w:val="string"/>
          <w:rFonts w:ascii="Segoe UI" w:hAnsi="Segoe UI" w:cs="Segoe UI"/>
          <w:color w:val="0000FF"/>
          <w:bdr w:val="none" w:sz="0" w:space="0" w:color="auto" w:frame="1"/>
        </w:rPr>
        <w:t>"d:\\myfile.txt"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C34CB4"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FileReader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fr</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FileReader</w:t>
      </w:r>
      <w:proofErr w:type="spellEnd"/>
      <w:r>
        <w:rPr>
          <w:rFonts w:ascii="Segoe UI" w:hAnsi="Segoe UI" w:cs="Segoe UI"/>
          <w:color w:val="000000"/>
          <w:bdr w:val="none" w:sz="0" w:space="0" w:color="auto" w:frame="1"/>
        </w:rPr>
        <w:t>(f</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A628928" w14:textId="77777777" w:rsidR="004871E0" w:rsidRDefault="004871E0" w:rsidP="004871E0">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348F5C"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ps.setInt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186C8F5F" w14:textId="77777777" w:rsidR="004871E0" w:rsidRDefault="004871E0" w:rsidP="004871E0">
      <w:pPr>
        <w:numPr>
          <w:ilvl w:val="0"/>
          <w:numId w:val="2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ps.setCharacterStream</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,fr,(</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f.length</w:t>
      </w:r>
      <w:proofErr w:type="spellEnd"/>
      <w:r>
        <w:rPr>
          <w:rFonts w:ascii="Segoe UI" w:hAnsi="Segoe UI" w:cs="Segoe UI"/>
          <w:color w:val="000000"/>
          <w:bdr w:val="none" w:sz="0" w:space="0" w:color="auto" w:frame="1"/>
        </w:rPr>
        <w:t>());  </w:t>
      </w:r>
    </w:p>
    <w:p w14:paraId="17C4E5EA"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ps.executeUpdate</w:t>
      </w:r>
      <w:proofErr w:type="spellEnd"/>
      <w:proofErr w:type="gramEnd"/>
      <w:r>
        <w:rPr>
          <w:rFonts w:ascii="Segoe UI" w:hAnsi="Segoe UI" w:cs="Segoe UI"/>
          <w:color w:val="000000"/>
          <w:bdr w:val="none" w:sz="0" w:space="0" w:color="auto" w:frame="1"/>
        </w:rPr>
        <w:t>();  </w:t>
      </w:r>
    </w:p>
    <w:p w14:paraId="77B4F089" w14:textId="77777777" w:rsidR="004871E0" w:rsidRDefault="004871E0" w:rsidP="004871E0">
      <w:pPr>
        <w:numPr>
          <w:ilvl w:val="0"/>
          <w:numId w:val="2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records affected"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37CB040"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828A74" w14:textId="77777777" w:rsidR="004871E0" w:rsidRDefault="004871E0" w:rsidP="004871E0">
      <w:pPr>
        <w:numPr>
          <w:ilvl w:val="0"/>
          <w:numId w:val="2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con.close</w:t>
      </w:r>
      <w:proofErr w:type="spellEnd"/>
      <w:proofErr w:type="gramEnd"/>
      <w:r>
        <w:rPr>
          <w:rFonts w:ascii="Segoe UI" w:hAnsi="Segoe UI" w:cs="Segoe UI"/>
          <w:color w:val="000000"/>
          <w:bdr w:val="none" w:sz="0" w:space="0" w:color="auto" w:frame="1"/>
        </w:rPr>
        <w:t>();  </w:t>
      </w:r>
    </w:p>
    <w:p w14:paraId="580639B7"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E0F674" w14:textId="77777777" w:rsidR="004871E0" w:rsidRDefault="004871E0" w:rsidP="004871E0">
      <w:pPr>
        <w:numPr>
          <w:ilvl w:val="0"/>
          <w:numId w:val="23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 (Exception e) {</w:t>
      </w:r>
      <w:proofErr w:type="spellStart"/>
      <w:r>
        <w:rPr>
          <w:rFonts w:ascii="Segoe UI" w:hAnsi="Segoe UI" w:cs="Segoe UI"/>
          <w:color w:val="000000"/>
          <w:bdr w:val="none" w:sz="0" w:space="0" w:color="auto" w:frame="1"/>
        </w:rPr>
        <w:t>e.printStackTrace</w:t>
      </w:r>
      <w:proofErr w:type="spellEnd"/>
      <w:r>
        <w:rPr>
          <w:rFonts w:ascii="Segoe UI" w:hAnsi="Segoe UI" w:cs="Segoe UI"/>
          <w:color w:val="000000"/>
          <w:bdr w:val="none" w:sz="0" w:space="0" w:color="auto" w:frame="1"/>
        </w:rPr>
        <w:t>();}  </w:t>
      </w:r>
    </w:p>
    <w:p w14:paraId="2E5B72DE" w14:textId="77777777" w:rsidR="004871E0" w:rsidRDefault="004871E0" w:rsidP="004871E0">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52875F" w14:textId="77777777" w:rsidR="004871E0" w:rsidRDefault="004871E0" w:rsidP="004871E0">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1FEE06" w14:textId="77777777" w:rsidR="004871E0" w:rsidRDefault="004871E0" w:rsidP="004871E0">
      <w:pPr>
        <w:spacing w:line="240" w:lineRule="auto"/>
        <w:rPr>
          <w:rFonts w:ascii="Times New Roman" w:hAnsi="Times New Roman" w:cs="Times New Roman"/>
        </w:rPr>
      </w:pPr>
      <w:r>
        <w:pict w14:anchorId="56837F37">
          <v:rect id="_x0000_i1514" style="width:0;height:.75pt" o:hralign="left" o:hrstd="t" o:hrnoshade="t" o:hr="t" fillcolor="#d4d4d4" stroked="f"/>
        </w:pict>
      </w:r>
    </w:p>
    <w:p w14:paraId="45FB43F5"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25) How can we retrieve the file in the Oracle database?</w:t>
      </w:r>
    </w:p>
    <w:p w14:paraId="536AD76F"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getClob</w:t>
      </w:r>
      <w:proofErr w:type="spellEnd"/>
      <w:r>
        <w:rPr>
          <w:rFonts w:ascii="Segoe UI" w:hAnsi="Segoe UI" w:cs="Segoe UI"/>
          <w:color w:val="333333"/>
        </w:rPr>
        <w:t>(</w:t>
      </w:r>
      <w:proofErr w:type="gramEnd"/>
      <w:r>
        <w:rPr>
          <w:rFonts w:ascii="Segoe UI" w:hAnsi="Segoe UI" w:cs="Segoe UI"/>
          <w:color w:val="333333"/>
        </w:rPr>
        <w:t xml:space="preserve">) method of </w:t>
      </w:r>
      <w:proofErr w:type="spellStart"/>
      <w:r>
        <w:rPr>
          <w:rFonts w:ascii="Segoe UI" w:hAnsi="Segoe UI" w:cs="Segoe UI"/>
          <w:color w:val="333333"/>
        </w:rPr>
        <w:t>PreparedStatement</w:t>
      </w:r>
      <w:proofErr w:type="spellEnd"/>
      <w:r>
        <w:rPr>
          <w:rFonts w:ascii="Segoe UI" w:hAnsi="Segoe UI" w:cs="Segoe UI"/>
          <w:color w:val="333333"/>
        </w:rPr>
        <w:t xml:space="preserve"> is used to get file information from the database. Let's see the table structure of the example to retrieve the file.</w:t>
      </w:r>
    </w:p>
    <w:p w14:paraId="44D79777" w14:textId="77777777" w:rsidR="004871E0" w:rsidRDefault="004871E0" w:rsidP="004871E0">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w:t>
      </w:r>
      <w:proofErr w:type="gramStart"/>
      <w:r>
        <w:rPr>
          <w:rFonts w:ascii="Segoe UI" w:hAnsi="Segoe UI" w:cs="Segoe UI"/>
          <w:color w:val="000000"/>
          <w:bdr w:val="none" w:sz="0" w:space="0" w:color="auto" w:frame="1"/>
        </w:rPr>
        <w:t>TABLE  </w:t>
      </w:r>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FILETABLE"</w:t>
      </w:r>
      <w:r>
        <w:rPr>
          <w:rFonts w:ascii="Segoe UI" w:hAnsi="Segoe UI" w:cs="Segoe UI"/>
          <w:color w:val="000000"/>
          <w:bdr w:val="none" w:sz="0" w:space="0" w:color="auto" w:frame="1"/>
        </w:rPr>
        <w:t>   </w:t>
      </w:r>
    </w:p>
    <w:p w14:paraId="1DDA776A" w14:textId="77777777" w:rsidR="004871E0" w:rsidRDefault="004871E0" w:rsidP="004871E0">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NUMBER,   </w:t>
      </w:r>
    </w:p>
    <w:p w14:paraId="6123E669" w14:textId="77777777" w:rsidR="004871E0" w:rsidRDefault="004871E0" w:rsidP="004871E0">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CLOB  </w:t>
      </w:r>
    </w:p>
    <w:p w14:paraId="394B403B" w14:textId="77777777" w:rsidR="004871E0" w:rsidRDefault="004871E0" w:rsidP="004871E0">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6EBFB77"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The example to retrieve the file from the Oracle database is given below.</w:t>
      </w:r>
    </w:p>
    <w:p w14:paraId="761ACA83"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7CD7EBF6" w14:textId="77777777" w:rsidR="004871E0" w:rsidRDefault="004871E0" w:rsidP="004871E0">
      <w:pPr>
        <w:numPr>
          <w:ilvl w:val="0"/>
          <w:numId w:val="2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843D9F"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3CBCFA" w14:textId="77777777" w:rsidR="004871E0" w:rsidRDefault="004871E0" w:rsidP="004871E0">
      <w:pPr>
        <w:numPr>
          <w:ilvl w:val="0"/>
          <w:numId w:val="2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RetrieveFile</w:t>
      </w:r>
      <w:proofErr w:type="spellEnd"/>
      <w:r>
        <w:rPr>
          <w:rFonts w:ascii="Segoe UI" w:hAnsi="Segoe UI" w:cs="Segoe UI"/>
          <w:color w:val="000000"/>
          <w:bdr w:val="none" w:sz="0" w:space="0" w:color="auto" w:frame="1"/>
        </w:rPr>
        <w:t> {  </w:t>
      </w:r>
    </w:p>
    <w:p w14:paraId="032A8FDA"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2DD5E30" w14:textId="77777777" w:rsidR="004871E0" w:rsidRDefault="004871E0" w:rsidP="004871E0">
      <w:pPr>
        <w:numPr>
          <w:ilvl w:val="0"/>
          <w:numId w:val="24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730F8F"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628D3AA" w14:textId="77777777" w:rsidR="004871E0" w:rsidRDefault="004871E0" w:rsidP="004871E0">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Connection con=</w:t>
      </w:r>
      <w:proofErr w:type="spellStart"/>
      <w:r>
        <w:rPr>
          <w:rFonts w:ascii="Segoe UI" w:hAnsi="Segoe UI" w:cs="Segoe UI"/>
          <w:color w:val="000000"/>
          <w:bdr w:val="none" w:sz="0" w:space="0" w:color="auto" w:frame="1"/>
        </w:rPr>
        <w:t>DriverManager.getConnection</w:t>
      </w:r>
      <w:proofErr w:type="spellEnd"/>
      <w:r>
        <w:rPr>
          <w:rFonts w:ascii="Segoe UI" w:hAnsi="Segoe UI" w:cs="Segoe UI"/>
          <w:color w:val="000000"/>
          <w:bdr w:val="none" w:sz="0" w:space="0" w:color="auto" w:frame="1"/>
        </w:rPr>
        <w:t>(  </w:t>
      </w:r>
    </w:p>
    <w:p w14:paraId="274CFE1F"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w:t>
      </w:r>
      <w:proofErr w:type="spellEnd"/>
      <w:r>
        <w:rPr>
          <w:rStyle w:val="string"/>
          <w:rFonts w:ascii="Segoe UI" w:hAnsi="Segoe UI" w:cs="Segoe UI"/>
          <w:color w:val="0000FF"/>
          <w:bdr w:val="none" w:sz="0" w:space="0" w:color="auto" w:frame="1"/>
        </w:rPr>
        <w:t>:@localhost:1521:xe"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4FBDAB2D" w14:textId="77777777" w:rsidR="004871E0" w:rsidRDefault="004871E0" w:rsidP="004871E0">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5CB4DD"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PreparedStatement ps=</w:t>
      </w:r>
      <w:proofErr w:type="gramStart"/>
      <w:r>
        <w:rPr>
          <w:rFonts w:ascii="Segoe UI" w:hAnsi="Segoe UI" w:cs="Segoe UI"/>
          <w:color w:val="000000"/>
          <w:bdr w:val="none" w:sz="0" w:space="0" w:color="auto" w:frame="1"/>
        </w:rPr>
        <w:t>con.prepareStatement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"select * from filetable"</w:t>
      </w:r>
      <w:r>
        <w:rPr>
          <w:rFonts w:ascii="Segoe UI" w:hAnsi="Segoe UI" w:cs="Segoe UI"/>
          <w:color w:val="000000"/>
          <w:bdr w:val="none" w:sz="0" w:space="0" w:color="auto" w:frame="1"/>
        </w:rPr>
        <w:t>);  </w:t>
      </w:r>
    </w:p>
    <w:p w14:paraId="1193621F" w14:textId="77777777" w:rsidR="004871E0" w:rsidRDefault="004871E0" w:rsidP="004871E0">
      <w:pPr>
        <w:numPr>
          <w:ilvl w:val="0"/>
          <w:numId w:val="2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ResultSet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ps.executeQuery</w:t>
      </w:r>
      <w:proofErr w:type="spellEnd"/>
      <w:proofErr w:type="gramEnd"/>
      <w:r>
        <w:rPr>
          <w:rFonts w:ascii="Segoe UI" w:hAnsi="Segoe UI" w:cs="Segoe UI"/>
          <w:color w:val="000000"/>
          <w:bdr w:val="none" w:sz="0" w:space="0" w:color="auto" w:frame="1"/>
        </w:rPr>
        <w:t>();  </w:t>
      </w:r>
    </w:p>
    <w:p w14:paraId="5E27FEF3"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rs.next</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on 1st row</w:t>
      </w:r>
      <w:r>
        <w:rPr>
          <w:rFonts w:ascii="Segoe UI" w:hAnsi="Segoe UI" w:cs="Segoe UI"/>
          <w:color w:val="000000"/>
          <w:bdr w:val="none" w:sz="0" w:space="0" w:color="auto" w:frame="1"/>
        </w:rPr>
        <w:t>  </w:t>
      </w:r>
    </w:p>
    <w:p w14:paraId="3F6C9941" w14:textId="77777777" w:rsidR="004871E0" w:rsidRDefault="004871E0" w:rsidP="004871E0">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401872"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Clob</w:t>
      </w:r>
      <w:proofErr w:type="spellEnd"/>
      <w:r>
        <w:rPr>
          <w:rFonts w:ascii="Segoe UI" w:hAnsi="Segoe UI" w:cs="Segoe UI"/>
          <w:color w:val="000000"/>
          <w:bdr w:val="none" w:sz="0" w:space="0" w:color="auto" w:frame="1"/>
        </w:rPr>
        <w:t> c=</w:t>
      </w:r>
      <w:proofErr w:type="spellStart"/>
      <w:proofErr w:type="gramStart"/>
      <w:r>
        <w:rPr>
          <w:rFonts w:ascii="Segoe UI" w:hAnsi="Segoe UI" w:cs="Segoe UI"/>
          <w:color w:val="000000"/>
          <w:bdr w:val="none" w:sz="0" w:space="0" w:color="auto" w:frame="1"/>
        </w:rPr>
        <w:t>rs.getClob</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69F6B257" w14:textId="77777777" w:rsidR="004871E0" w:rsidRDefault="004871E0" w:rsidP="004871E0">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Reader r=</w:t>
      </w:r>
      <w:proofErr w:type="spellStart"/>
      <w:proofErr w:type="gramStart"/>
      <w:r>
        <w:rPr>
          <w:rFonts w:ascii="Segoe UI" w:hAnsi="Segoe UI" w:cs="Segoe UI"/>
          <w:color w:val="000000"/>
          <w:bdr w:val="none" w:sz="0" w:space="0" w:color="auto" w:frame="1"/>
        </w:rPr>
        <w:t>c.getCharacterStream</w:t>
      </w:r>
      <w:proofErr w:type="spellEnd"/>
      <w:proofErr w:type="gramEnd"/>
      <w:r>
        <w:rPr>
          <w:rFonts w:ascii="Segoe UI" w:hAnsi="Segoe UI" w:cs="Segoe UI"/>
          <w:color w:val="000000"/>
          <w:bdr w:val="none" w:sz="0" w:space="0" w:color="auto" w:frame="1"/>
        </w:rPr>
        <w:t>();              </w:t>
      </w:r>
    </w:p>
    <w:p w14:paraId="3824A725"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2D13B9" w14:textId="77777777" w:rsidR="004871E0" w:rsidRDefault="004871E0" w:rsidP="004871E0">
      <w:pPr>
        <w:numPr>
          <w:ilvl w:val="0"/>
          <w:numId w:val="2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FileWriter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fw</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FileWriter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"d:\\retrivefile.txt"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5AA5E0"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9A8460" w14:textId="77777777" w:rsidR="004871E0" w:rsidRDefault="004871E0" w:rsidP="004871E0">
      <w:pPr>
        <w:numPr>
          <w:ilvl w:val="0"/>
          <w:numId w:val="2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D53656"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r.read</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5924474" w14:textId="77777777" w:rsidR="004871E0" w:rsidRDefault="004871E0" w:rsidP="004871E0">
      <w:pPr>
        <w:numPr>
          <w:ilvl w:val="0"/>
          <w:numId w:val="24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fw.write</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1758ED5C"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96A662" w14:textId="77777777" w:rsidR="004871E0" w:rsidRDefault="004871E0" w:rsidP="004871E0">
      <w:pPr>
        <w:numPr>
          <w:ilvl w:val="0"/>
          <w:numId w:val="24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fw.close</w:t>
      </w:r>
      <w:proofErr w:type="spellEnd"/>
      <w:proofErr w:type="gramEnd"/>
      <w:r>
        <w:rPr>
          <w:rFonts w:ascii="Segoe UI" w:hAnsi="Segoe UI" w:cs="Segoe UI"/>
          <w:color w:val="000000"/>
          <w:bdr w:val="none" w:sz="0" w:space="0" w:color="auto" w:frame="1"/>
        </w:rPr>
        <w:t>();  </w:t>
      </w:r>
    </w:p>
    <w:p w14:paraId="3379CDC7"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con.close</w:t>
      </w:r>
      <w:proofErr w:type="spellEnd"/>
      <w:proofErr w:type="gramEnd"/>
      <w:r>
        <w:rPr>
          <w:rFonts w:ascii="Segoe UI" w:hAnsi="Segoe UI" w:cs="Segoe UI"/>
          <w:color w:val="000000"/>
          <w:bdr w:val="none" w:sz="0" w:space="0" w:color="auto" w:frame="1"/>
        </w:rPr>
        <w:t>();  </w:t>
      </w:r>
    </w:p>
    <w:p w14:paraId="62D80C67" w14:textId="77777777" w:rsidR="004871E0" w:rsidRDefault="004871E0" w:rsidP="004871E0">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60C5B4"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"success"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8D4EA7" w14:textId="77777777" w:rsidR="004871E0" w:rsidRDefault="004871E0" w:rsidP="004871E0">
      <w:pPr>
        <w:numPr>
          <w:ilvl w:val="0"/>
          <w:numId w:val="24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 (Exception e) {</w:t>
      </w:r>
      <w:proofErr w:type="spellStart"/>
      <w:r>
        <w:rPr>
          <w:rFonts w:ascii="Segoe UI" w:hAnsi="Segoe UI" w:cs="Segoe UI"/>
          <w:color w:val="000000"/>
          <w:bdr w:val="none" w:sz="0" w:space="0" w:color="auto" w:frame="1"/>
        </w:rPr>
        <w:t>e.printStackTrace</w:t>
      </w:r>
      <w:proofErr w:type="spellEnd"/>
      <w:r>
        <w:rPr>
          <w:rFonts w:ascii="Segoe UI" w:hAnsi="Segoe UI" w:cs="Segoe UI"/>
          <w:color w:val="000000"/>
          <w:bdr w:val="none" w:sz="0" w:space="0" w:color="auto" w:frame="1"/>
        </w:rPr>
        <w:t>();  }  </w:t>
      </w:r>
    </w:p>
    <w:p w14:paraId="140F225B" w14:textId="77777777" w:rsidR="004871E0" w:rsidRDefault="004871E0" w:rsidP="004871E0">
      <w:pPr>
        <w:pStyle w:val="alt"/>
        <w:numPr>
          <w:ilvl w:val="0"/>
          <w:numId w:val="2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A5ADB0" w14:textId="77777777" w:rsidR="004871E0" w:rsidRDefault="004871E0" w:rsidP="004871E0">
      <w:pPr>
        <w:numPr>
          <w:ilvl w:val="0"/>
          <w:numId w:val="2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050E5C" w14:textId="77777777" w:rsidR="004871E0" w:rsidRDefault="004871E0" w:rsidP="004871E0">
      <w:pPr>
        <w:spacing w:line="240" w:lineRule="auto"/>
        <w:rPr>
          <w:rFonts w:ascii="Times New Roman" w:hAnsi="Times New Roman" w:cs="Times New Roman"/>
        </w:rPr>
      </w:pPr>
      <w:r>
        <w:pict w14:anchorId="0DB44982">
          <v:rect id="_x0000_i1515" style="width:0;height:.75pt" o:hralign="left" o:hrstd="t" o:hrnoshade="t" o:hr="t" fillcolor="#d4d4d4" stroked="f"/>
        </w:pict>
      </w:r>
    </w:p>
    <w:p w14:paraId="2B049599"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26) What are the differences between stored procedure and functions?</w:t>
      </w:r>
    </w:p>
    <w:p w14:paraId="69EBCE92"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The differences between stored procedures and functions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34"/>
        <w:gridCol w:w="5158"/>
      </w:tblGrid>
      <w:tr w:rsidR="004871E0" w14:paraId="64890FC1" w14:textId="77777777" w:rsidTr="004871E0">
        <w:tc>
          <w:tcPr>
            <w:tcW w:w="0" w:type="auto"/>
            <w:shd w:val="clear" w:color="auto" w:fill="C7CCBE"/>
            <w:tcMar>
              <w:top w:w="180" w:type="dxa"/>
              <w:left w:w="180" w:type="dxa"/>
              <w:bottom w:w="180" w:type="dxa"/>
              <w:right w:w="180" w:type="dxa"/>
            </w:tcMar>
            <w:hideMark/>
          </w:tcPr>
          <w:p w14:paraId="16609587" w14:textId="77777777" w:rsidR="004871E0" w:rsidRDefault="004871E0">
            <w:pPr>
              <w:rPr>
                <w:rFonts w:ascii="Times New Roman" w:hAnsi="Times New Roman" w:cs="Times New Roman"/>
                <w:b/>
                <w:bCs/>
                <w:color w:val="000000"/>
                <w:sz w:val="26"/>
                <w:szCs w:val="26"/>
              </w:rPr>
            </w:pPr>
            <w:r>
              <w:rPr>
                <w:b/>
                <w:bCs/>
                <w:color w:val="000000"/>
                <w:sz w:val="26"/>
                <w:szCs w:val="26"/>
              </w:rPr>
              <w:t>Stored Procedure</w:t>
            </w:r>
          </w:p>
        </w:tc>
        <w:tc>
          <w:tcPr>
            <w:tcW w:w="0" w:type="auto"/>
            <w:shd w:val="clear" w:color="auto" w:fill="C7CCBE"/>
            <w:tcMar>
              <w:top w:w="180" w:type="dxa"/>
              <w:left w:w="180" w:type="dxa"/>
              <w:bottom w:w="180" w:type="dxa"/>
              <w:right w:w="180" w:type="dxa"/>
            </w:tcMar>
            <w:hideMark/>
          </w:tcPr>
          <w:p w14:paraId="12551165" w14:textId="77777777" w:rsidR="004871E0" w:rsidRDefault="004871E0">
            <w:pPr>
              <w:rPr>
                <w:b/>
                <w:bCs/>
                <w:color w:val="000000"/>
                <w:sz w:val="26"/>
                <w:szCs w:val="26"/>
              </w:rPr>
            </w:pPr>
            <w:r>
              <w:rPr>
                <w:b/>
                <w:bCs/>
                <w:color w:val="000000"/>
                <w:sz w:val="26"/>
                <w:szCs w:val="26"/>
              </w:rPr>
              <w:t>Function</w:t>
            </w:r>
          </w:p>
        </w:tc>
      </w:tr>
      <w:tr w:rsidR="004871E0" w14:paraId="21D9859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E4490" w14:textId="77777777" w:rsidR="004871E0" w:rsidRDefault="004871E0">
            <w:pPr>
              <w:jc w:val="both"/>
              <w:rPr>
                <w:rFonts w:ascii="Segoe UI" w:hAnsi="Segoe UI" w:cs="Segoe UI"/>
                <w:color w:val="333333"/>
                <w:sz w:val="24"/>
                <w:szCs w:val="24"/>
              </w:rPr>
            </w:pPr>
            <w:r>
              <w:rPr>
                <w:rFonts w:ascii="Segoe UI" w:hAnsi="Segoe UI" w:cs="Segoe UI"/>
                <w:color w:val="333333"/>
              </w:rPr>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94643" w14:textId="77777777" w:rsidR="004871E0" w:rsidRDefault="004871E0">
            <w:pPr>
              <w:jc w:val="both"/>
              <w:rPr>
                <w:rFonts w:ascii="Segoe UI" w:hAnsi="Segoe UI" w:cs="Segoe UI"/>
                <w:color w:val="333333"/>
              </w:rPr>
            </w:pPr>
            <w:r>
              <w:rPr>
                <w:rFonts w:ascii="Segoe UI" w:hAnsi="Segoe UI" w:cs="Segoe UI"/>
                <w:color w:val="333333"/>
              </w:rPr>
              <w:t>Is used to perform the calculation.</w:t>
            </w:r>
          </w:p>
        </w:tc>
      </w:tr>
      <w:tr w:rsidR="004871E0" w14:paraId="704F1B7C"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667BE" w14:textId="77777777" w:rsidR="004871E0" w:rsidRDefault="004871E0">
            <w:pPr>
              <w:jc w:val="both"/>
              <w:rPr>
                <w:rFonts w:ascii="Segoe UI" w:hAnsi="Segoe UI" w:cs="Segoe UI"/>
                <w:color w:val="333333"/>
              </w:rPr>
            </w:pPr>
            <w:r>
              <w:rPr>
                <w:rFonts w:ascii="Segoe UI" w:hAnsi="Segoe UI" w:cs="Segoe UI"/>
                <w:color w:val="333333"/>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A9DC" w14:textId="77777777" w:rsidR="004871E0" w:rsidRDefault="004871E0">
            <w:pPr>
              <w:jc w:val="both"/>
              <w:rPr>
                <w:rFonts w:ascii="Segoe UI" w:hAnsi="Segoe UI" w:cs="Segoe UI"/>
                <w:color w:val="333333"/>
              </w:rPr>
            </w:pPr>
            <w:r>
              <w:rPr>
                <w:rFonts w:ascii="Segoe UI" w:hAnsi="Segoe UI" w:cs="Segoe UI"/>
                <w:color w:val="333333"/>
              </w:rPr>
              <w:t>Must have the return type.</w:t>
            </w:r>
          </w:p>
        </w:tc>
      </w:tr>
      <w:tr w:rsidR="004871E0" w14:paraId="00BE5B5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E5797" w14:textId="77777777" w:rsidR="004871E0" w:rsidRDefault="004871E0">
            <w:pPr>
              <w:jc w:val="both"/>
              <w:rPr>
                <w:rFonts w:ascii="Segoe UI" w:hAnsi="Segoe UI" w:cs="Segoe UI"/>
                <w:color w:val="333333"/>
              </w:rPr>
            </w:pPr>
            <w:r>
              <w:rPr>
                <w:rFonts w:ascii="Segoe UI" w:hAnsi="Segoe UI" w:cs="Segoe UI"/>
                <w:color w:val="333333"/>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2F2ED" w14:textId="77777777" w:rsidR="004871E0" w:rsidRDefault="004871E0">
            <w:pPr>
              <w:jc w:val="both"/>
              <w:rPr>
                <w:rFonts w:ascii="Segoe UI" w:hAnsi="Segoe UI" w:cs="Segoe UI"/>
                <w:color w:val="333333"/>
              </w:rPr>
            </w:pPr>
            <w:r>
              <w:rPr>
                <w:rFonts w:ascii="Segoe UI" w:hAnsi="Segoe UI" w:cs="Segoe UI"/>
                <w:color w:val="333333"/>
              </w:rPr>
              <w:t>May return only one value.</w:t>
            </w:r>
          </w:p>
        </w:tc>
      </w:tr>
      <w:tr w:rsidR="004871E0" w14:paraId="631D534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3125E" w14:textId="77777777" w:rsidR="004871E0" w:rsidRDefault="004871E0">
            <w:pPr>
              <w:jc w:val="both"/>
              <w:rPr>
                <w:rFonts w:ascii="Segoe UI" w:hAnsi="Segoe UI" w:cs="Segoe UI"/>
                <w:color w:val="333333"/>
              </w:rPr>
            </w:pPr>
            <w:r>
              <w:rPr>
                <w:rFonts w:ascii="Segoe UI" w:hAnsi="Segoe UI" w:cs="Segoe UI"/>
                <w:color w:val="333333"/>
              </w:rPr>
              <w:lastRenderedPageBreak/>
              <w:t>The 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59FE" w14:textId="77777777" w:rsidR="004871E0" w:rsidRDefault="004871E0">
            <w:pPr>
              <w:jc w:val="both"/>
              <w:rPr>
                <w:rFonts w:ascii="Segoe UI" w:hAnsi="Segoe UI" w:cs="Segoe UI"/>
                <w:color w:val="333333"/>
              </w:rPr>
            </w:pPr>
            <w:r>
              <w:rPr>
                <w:rFonts w:ascii="Segoe UI" w:hAnsi="Segoe UI" w:cs="Segoe UI"/>
                <w:color w:val="333333"/>
              </w:rPr>
              <w:t>The function supports only input parameter.</w:t>
            </w:r>
          </w:p>
        </w:tc>
      </w:tr>
      <w:tr w:rsidR="004871E0" w14:paraId="6FEEC2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1BA63" w14:textId="77777777" w:rsidR="004871E0" w:rsidRDefault="004871E0">
            <w:pPr>
              <w:jc w:val="both"/>
              <w:rPr>
                <w:rFonts w:ascii="Segoe UI" w:hAnsi="Segoe UI" w:cs="Segoe UI"/>
                <w:color w:val="333333"/>
              </w:rPr>
            </w:pPr>
            <w:r>
              <w:rPr>
                <w:rFonts w:ascii="Segoe UI" w:hAnsi="Segoe UI" w:cs="Segoe UI"/>
                <w:color w:val="333333"/>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86D1C" w14:textId="77777777" w:rsidR="004871E0" w:rsidRDefault="004871E0">
            <w:pPr>
              <w:jc w:val="both"/>
              <w:rPr>
                <w:rFonts w:ascii="Segoe UI" w:hAnsi="Segoe UI" w:cs="Segoe UI"/>
                <w:color w:val="333333"/>
              </w:rPr>
            </w:pPr>
            <w:r>
              <w:rPr>
                <w:rFonts w:ascii="Segoe UI" w:hAnsi="Segoe UI" w:cs="Segoe UI"/>
                <w:color w:val="333333"/>
              </w:rPr>
              <w:t>Exception handling using try/catch can't be used in user-defined functions.</w:t>
            </w:r>
          </w:p>
        </w:tc>
      </w:tr>
    </w:tbl>
    <w:p w14:paraId="35B5425E" w14:textId="77777777" w:rsidR="004871E0" w:rsidRDefault="004871E0" w:rsidP="004871E0">
      <w:pPr>
        <w:rPr>
          <w:rFonts w:ascii="Times New Roman" w:hAnsi="Times New Roman" w:cs="Times New Roman"/>
        </w:rPr>
      </w:pPr>
      <w:r>
        <w:pict w14:anchorId="5874C29D">
          <v:rect id="_x0000_i1516" style="width:0;height:.75pt" o:hralign="left" o:hrstd="t" o:hrnoshade="t" o:hr="t" fillcolor="#d4d4d4" stroked="f"/>
        </w:pict>
      </w:r>
    </w:p>
    <w:p w14:paraId="05BFD3AA"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27) How can we maintain the integrity of a database by using JDBC?</w:t>
      </w:r>
    </w:p>
    <w:p w14:paraId="2B27C71F"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To maintain the integrity of a database, we need to ensure the ACID properties. ACID properties mean Atomicity, Consistency, Isolation, and durability. In JDBC, Connection interface provides methods like </w:t>
      </w:r>
      <w:proofErr w:type="spellStart"/>
      <w:proofErr w:type="gramStart"/>
      <w:r>
        <w:rPr>
          <w:rFonts w:ascii="Segoe UI" w:hAnsi="Segoe UI" w:cs="Segoe UI"/>
          <w:color w:val="333333"/>
        </w:rPr>
        <w:t>setAutoCommit</w:t>
      </w:r>
      <w:proofErr w:type="spellEnd"/>
      <w:r>
        <w:rPr>
          <w:rFonts w:ascii="Segoe UI" w:hAnsi="Segoe UI" w:cs="Segoe UI"/>
          <w:color w:val="333333"/>
        </w:rPr>
        <w:t>(</w:t>
      </w:r>
      <w:proofErr w:type="gramEnd"/>
      <w:r>
        <w:rPr>
          <w:rFonts w:ascii="Segoe UI" w:hAnsi="Segoe UI" w:cs="Segoe UI"/>
          <w:color w:val="333333"/>
        </w:rPr>
        <w:t>), commit(), and rollback() which can be used to manage transaction. Let's see an example of transaction management in JDBC.</w:t>
      </w:r>
    </w:p>
    <w:p w14:paraId="300ECA1A" w14:textId="77777777" w:rsidR="004871E0" w:rsidRDefault="004871E0" w:rsidP="004871E0">
      <w:pPr>
        <w:pStyle w:val="alt"/>
        <w:numPr>
          <w:ilvl w:val="0"/>
          <w:numId w:val="2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6C191E" w14:textId="77777777" w:rsidR="004871E0" w:rsidRDefault="004871E0" w:rsidP="004871E0">
      <w:pPr>
        <w:numPr>
          <w:ilvl w:val="0"/>
          <w:numId w:val="2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FetchRecords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80C6D4A" w14:textId="77777777" w:rsidR="004871E0" w:rsidRDefault="004871E0" w:rsidP="004871E0">
      <w:pPr>
        <w:pStyle w:val="alt"/>
        <w:numPr>
          <w:ilvl w:val="0"/>
          <w:numId w:val="2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w:t>
      </w:r>
    </w:p>
    <w:p w14:paraId="1FC97E1C" w14:textId="77777777" w:rsidR="004871E0" w:rsidRDefault="004871E0" w:rsidP="004871E0">
      <w:pPr>
        <w:numPr>
          <w:ilvl w:val="0"/>
          <w:numId w:val="24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FF7C3ED" w14:textId="77777777" w:rsidR="004871E0" w:rsidRDefault="004871E0" w:rsidP="004871E0">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Connection con=DriverManager.getConnection(</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2F242714" w14:textId="77777777" w:rsidR="004871E0" w:rsidRDefault="004871E0" w:rsidP="004871E0">
      <w:pPr>
        <w:numPr>
          <w:ilvl w:val="0"/>
          <w:numId w:val="24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con.setAutoCommit</w:t>
      </w:r>
      <w:proofErr w:type="spellEnd"/>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14:paraId="18FBE4CA" w14:textId="77777777" w:rsidR="004871E0" w:rsidRDefault="004871E0" w:rsidP="004871E0">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4C78B" w14:textId="77777777" w:rsidR="004871E0" w:rsidRDefault="004871E0" w:rsidP="004871E0">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proofErr w:type="spellStart"/>
      <w:r>
        <w:rPr>
          <w:rFonts w:ascii="Segoe UI" w:hAnsi="Segoe UI" w:cs="Segoe UI"/>
          <w:color w:val="000000"/>
          <w:bdr w:val="none" w:sz="0" w:space="0" w:color="auto" w:frame="1"/>
        </w:rPr>
        <w:t>stmt</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con.createStatement</w:t>
      </w:r>
      <w:proofErr w:type="spellEnd"/>
      <w:proofErr w:type="gramEnd"/>
      <w:r>
        <w:rPr>
          <w:rFonts w:ascii="Segoe UI" w:hAnsi="Segoe UI" w:cs="Segoe UI"/>
          <w:color w:val="000000"/>
          <w:bdr w:val="none" w:sz="0" w:space="0" w:color="auto" w:frame="1"/>
        </w:rPr>
        <w:t>();  </w:t>
      </w:r>
    </w:p>
    <w:p w14:paraId="0AE7CEC8" w14:textId="77777777" w:rsidR="004871E0" w:rsidRDefault="004871E0" w:rsidP="004871E0">
      <w:pPr>
        <w:pStyle w:val="alt"/>
        <w:numPr>
          <w:ilvl w:val="0"/>
          <w:numId w:val="24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stmt.executeUpdate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"insert into user420 values(190,'abhi',40000)"</w:t>
      </w:r>
      <w:r>
        <w:rPr>
          <w:rFonts w:ascii="Segoe UI" w:hAnsi="Segoe UI" w:cs="Segoe UI"/>
          <w:color w:val="000000"/>
          <w:bdr w:val="none" w:sz="0" w:space="0" w:color="auto" w:frame="1"/>
        </w:rPr>
        <w:t>);  </w:t>
      </w:r>
    </w:p>
    <w:p w14:paraId="79F4735E" w14:textId="77777777" w:rsidR="004871E0" w:rsidRDefault="004871E0" w:rsidP="004871E0">
      <w:pPr>
        <w:numPr>
          <w:ilvl w:val="0"/>
          <w:numId w:val="24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stmt.executeUpdate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"insert into user420 values(191,'umesh',50000)"</w:t>
      </w:r>
      <w:r>
        <w:rPr>
          <w:rFonts w:ascii="Segoe UI" w:hAnsi="Segoe UI" w:cs="Segoe UI"/>
          <w:color w:val="000000"/>
          <w:bdr w:val="none" w:sz="0" w:space="0" w:color="auto" w:frame="1"/>
        </w:rPr>
        <w:t>);  </w:t>
      </w:r>
    </w:p>
    <w:p w14:paraId="31FADD80" w14:textId="77777777" w:rsidR="004871E0" w:rsidRDefault="004871E0" w:rsidP="004871E0">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105730" w14:textId="77777777" w:rsidR="004871E0" w:rsidRDefault="004871E0" w:rsidP="004871E0">
      <w:pPr>
        <w:numPr>
          <w:ilvl w:val="0"/>
          <w:numId w:val="24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con.commit</w:t>
      </w:r>
      <w:proofErr w:type="spellEnd"/>
      <w:proofErr w:type="gramEnd"/>
      <w:r>
        <w:rPr>
          <w:rFonts w:ascii="Segoe UI" w:hAnsi="Segoe UI" w:cs="Segoe UI"/>
          <w:color w:val="000000"/>
          <w:bdr w:val="none" w:sz="0" w:space="0" w:color="auto" w:frame="1"/>
        </w:rPr>
        <w:t>();  </w:t>
      </w:r>
    </w:p>
    <w:p w14:paraId="0DED7E31" w14:textId="77777777" w:rsidR="004871E0" w:rsidRDefault="004871E0" w:rsidP="004871E0">
      <w:pPr>
        <w:pStyle w:val="alt"/>
        <w:numPr>
          <w:ilvl w:val="0"/>
          <w:numId w:val="24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con.close</w:t>
      </w:r>
      <w:proofErr w:type="spellEnd"/>
      <w:proofErr w:type="gramEnd"/>
      <w:r>
        <w:rPr>
          <w:rFonts w:ascii="Segoe UI" w:hAnsi="Segoe UI" w:cs="Segoe UI"/>
          <w:color w:val="000000"/>
          <w:bdr w:val="none" w:sz="0" w:space="0" w:color="auto" w:frame="1"/>
        </w:rPr>
        <w:t>();  </w:t>
      </w:r>
    </w:p>
    <w:p w14:paraId="6B0EE8A7" w14:textId="77777777" w:rsidR="004871E0" w:rsidRDefault="004871E0" w:rsidP="004871E0">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0047C6" w14:textId="77777777" w:rsidR="004871E0" w:rsidRDefault="004871E0" w:rsidP="004871E0">
      <w:pPr>
        <w:spacing w:line="240" w:lineRule="auto"/>
        <w:rPr>
          <w:rFonts w:ascii="Times New Roman" w:hAnsi="Times New Roman" w:cs="Times New Roman"/>
        </w:rPr>
      </w:pPr>
      <w:r>
        <w:pict w14:anchorId="125AD854">
          <v:rect id="_x0000_i1517" style="width:0;height:.75pt" o:hralign="left" o:hrstd="t" o:hrnoshade="t" o:hr="t" fillcolor="#d4d4d4" stroked="f"/>
        </w:pict>
      </w:r>
    </w:p>
    <w:p w14:paraId="43CE36FE"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28) What is the JDBC </w:t>
      </w:r>
      <w:proofErr w:type="spellStart"/>
      <w:r>
        <w:rPr>
          <w:rFonts w:ascii="Helvetica" w:hAnsi="Helvetica"/>
          <w:b w:val="0"/>
          <w:bCs w:val="0"/>
          <w:color w:val="610B4B"/>
          <w:sz w:val="32"/>
          <w:szCs w:val="32"/>
        </w:rPr>
        <w:t>Rowset</w:t>
      </w:r>
      <w:proofErr w:type="spellEnd"/>
      <w:r>
        <w:rPr>
          <w:rFonts w:ascii="Helvetica" w:hAnsi="Helvetica"/>
          <w:b w:val="0"/>
          <w:bCs w:val="0"/>
          <w:color w:val="610B4B"/>
          <w:sz w:val="32"/>
          <w:szCs w:val="32"/>
        </w:rPr>
        <w:t>?</w:t>
      </w:r>
    </w:p>
    <w:p w14:paraId="592093BA"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JDBC </w:t>
      </w:r>
      <w:proofErr w:type="spellStart"/>
      <w:r>
        <w:rPr>
          <w:rFonts w:ascii="Segoe UI" w:hAnsi="Segoe UI" w:cs="Segoe UI"/>
          <w:color w:val="333333"/>
        </w:rPr>
        <w:t>Rowset</w:t>
      </w:r>
      <w:proofErr w:type="spellEnd"/>
      <w:r>
        <w:rPr>
          <w:rFonts w:ascii="Segoe UI" w:hAnsi="Segoe UI" w:cs="Segoe UI"/>
          <w:color w:val="333333"/>
        </w:rPr>
        <w:t xml:space="preserve"> is the wrapper of </w:t>
      </w:r>
      <w:proofErr w:type="spellStart"/>
      <w:r>
        <w:rPr>
          <w:rFonts w:ascii="Segoe UI" w:hAnsi="Segoe UI" w:cs="Segoe UI"/>
          <w:color w:val="333333"/>
        </w:rPr>
        <w:t>ResultSet</w:t>
      </w:r>
      <w:proofErr w:type="spellEnd"/>
      <w:r>
        <w:rPr>
          <w:rFonts w:ascii="Segoe UI" w:hAnsi="Segoe UI" w:cs="Segoe UI"/>
          <w:color w:val="333333"/>
        </w:rPr>
        <w:t xml:space="preserve">. It holds tabular data like </w:t>
      </w:r>
      <w:proofErr w:type="spellStart"/>
      <w:r>
        <w:rPr>
          <w:rFonts w:ascii="Segoe UI" w:hAnsi="Segoe UI" w:cs="Segoe UI"/>
          <w:color w:val="333333"/>
        </w:rPr>
        <w:t>ResultSet</w:t>
      </w:r>
      <w:proofErr w:type="spellEnd"/>
      <w:r>
        <w:rPr>
          <w:rFonts w:ascii="Segoe UI" w:hAnsi="Segoe UI" w:cs="Segoe UI"/>
          <w:color w:val="333333"/>
        </w:rPr>
        <w:t xml:space="preserve">, but it is easy and flexible to use. The implementation classes of </w:t>
      </w:r>
      <w:proofErr w:type="spellStart"/>
      <w:r>
        <w:rPr>
          <w:rFonts w:ascii="Segoe UI" w:hAnsi="Segoe UI" w:cs="Segoe UI"/>
          <w:color w:val="333333"/>
        </w:rPr>
        <w:t>RowSet</w:t>
      </w:r>
      <w:proofErr w:type="spellEnd"/>
      <w:r>
        <w:rPr>
          <w:rFonts w:ascii="Segoe UI" w:hAnsi="Segoe UI" w:cs="Segoe UI"/>
          <w:color w:val="333333"/>
        </w:rPr>
        <w:t xml:space="preserve"> interface are as follows:</w:t>
      </w:r>
    </w:p>
    <w:p w14:paraId="51D01E29" w14:textId="77777777" w:rsidR="004871E0" w:rsidRDefault="004871E0" w:rsidP="004871E0">
      <w:pPr>
        <w:numPr>
          <w:ilvl w:val="0"/>
          <w:numId w:val="24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lastRenderedPageBreak/>
        <w:t>JdbcRowSet</w:t>
      </w:r>
      <w:proofErr w:type="spellEnd"/>
    </w:p>
    <w:p w14:paraId="3821F1B2" w14:textId="77777777" w:rsidR="004871E0" w:rsidRDefault="004871E0" w:rsidP="004871E0">
      <w:pPr>
        <w:numPr>
          <w:ilvl w:val="0"/>
          <w:numId w:val="24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CachedRowSet</w:t>
      </w:r>
      <w:proofErr w:type="spellEnd"/>
    </w:p>
    <w:p w14:paraId="09421B99" w14:textId="77777777" w:rsidR="004871E0" w:rsidRDefault="004871E0" w:rsidP="004871E0">
      <w:pPr>
        <w:numPr>
          <w:ilvl w:val="0"/>
          <w:numId w:val="24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WebRowSet</w:t>
      </w:r>
      <w:proofErr w:type="spellEnd"/>
    </w:p>
    <w:p w14:paraId="48297F91" w14:textId="77777777" w:rsidR="004871E0" w:rsidRDefault="004871E0" w:rsidP="004871E0">
      <w:pPr>
        <w:numPr>
          <w:ilvl w:val="0"/>
          <w:numId w:val="24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JoinRowSet</w:t>
      </w:r>
      <w:proofErr w:type="spellEnd"/>
    </w:p>
    <w:p w14:paraId="7B0FC659" w14:textId="77777777" w:rsidR="004871E0" w:rsidRDefault="004871E0" w:rsidP="004871E0">
      <w:pPr>
        <w:numPr>
          <w:ilvl w:val="0"/>
          <w:numId w:val="24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FilteredRowSet</w:t>
      </w:r>
      <w:proofErr w:type="spellEnd"/>
    </w:p>
    <w:p w14:paraId="27393B05" w14:textId="77777777" w:rsidR="004871E0" w:rsidRDefault="004871E0" w:rsidP="004871E0">
      <w:pPr>
        <w:spacing w:after="0" w:line="240" w:lineRule="auto"/>
        <w:rPr>
          <w:rFonts w:ascii="Times New Roman" w:hAnsi="Times New Roman" w:cs="Times New Roman"/>
        </w:rPr>
      </w:pPr>
      <w:r>
        <w:pict w14:anchorId="4229D972">
          <v:rect id="_x0000_i1518" style="width:0;height:.75pt" o:hralign="left" o:hrstd="t" o:hrnoshade="t" o:hr="t" fillcolor="#d4d4d4" stroked="f"/>
        </w:pict>
      </w:r>
    </w:p>
    <w:p w14:paraId="5999FDDD"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29) What is the major difference between </w:t>
      </w:r>
      <w:proofErr w:type="spellStart"/>
      <w:proofErr w:type="gramStart"/>
      <w:r>
        <w:rPr>
          <w:rFonts w:ascii="Helvetica" w:hAnsi="Helvetica"/>
          <w:b w:val="0"/>
          <w:bCs w:val="0"/>
          <w:color w:val="610B4B"/>
          <w:sz w:val="32"/>
          <w:szCs w:val="32"/>
        </w:rPr>
        <w:t>java.util</w:t>
      </w:r>
      <w:proofErr w:type="gramEnd"/>
      <w:r>
        <w:rPr>
          <w:rFonts w:ascii="Helvetica" w:hAnsi="Helvetica"/>
          <w:b w:val="0"/>
          <w:bCs w:val="0"/>
          <w:color w:val="610B4B"/>
          <w:sz w:val="32"/>
          <w:szCs w:val="32"/>
        </w:rPr>
        <w:t>.Date</w:t>
      </w:r>
      <w:proofErr w:type="spellEnd"/>
      <w:r>
        <w:rPr>
          <w:rFonts w:ascii="Helvetica" w:hAnsi="Helvetica"/>
          <w:b w:val="0"/>
          <w:bCs w:val="0"/>
          <w:color w:val="610B4B"/>
          <w:sz w:val="32"/>
          <w:szCs w:val="32"/>
        </w:rPr>
        <w:t xml:space="preserve"> and </w:t>
      </w:r>
      <w:proofErr w:type="spellStart"/>
      <w:r>
        <w:rPr>
          <w:rFonts w:ascii="Helvetica" w:hAnsi="Helvetica"/>
          <w:b w:val="0"/>
          <w:bCs w:val="0"/>
          <w:color w:val="610B4B"/>
          <w:sz w:val="32"/>
          <w:szCs w:val="32"/>
        </w:rPr>
        <w:t>java.sql.Date</w:t>
      </w:r>
      <w:proofErr w:type="spellEnd"/>
      <w:r>
        <w:rPr>
          <w:rFonts w:ascii="Helvetica" w:hAnsi="Helvetica"/>
          <w:b w:val="0"/>
          <w:bCs w:val="0"/>
          <w:color w:val="610B4B"/>
          <w:sz w:val="32"/>
          <w:szCs w:val="32"/>
        </w:rPr>
        <w:t xml:space="preserve"> data type?</w:t>
      </w:r>
    </w:p>
    <w:p w14:paraId="03ACF954"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major difference between </w:t>
      </w:r>
      <w:proofErr w:type="spellStart"/>
      <w:proofErr w:type="gramStart"/>
      <w:r>
        <w:rPr>
          <w:rFonts w:ascii="Segoe UI" w:hAnsi="Segoe UI" w:cs="Segoe UI"/>
          <w:color w:val="333333"/>
        </w:rPr>
        <w:t>java.util</w:t>
      </w:r>
      <w:proofErr w:type="gramEnd"/>
      <w:r>
        <w:rPr>
          <w:rFonts w:ascii="Segoe UI" w:hAnsi="Segoe UI" w:cs="Segoe UI"/>
          <w:color w:val="333333"/>
        </w:rPr>
        <w:t>.Date</w:t>
      </w:r>
      <w:proofErr w:type="spellEnd"/>
      <w:r>
        <w:rPr>
          <w:rFonts w:ascii="Segoe UI" w:hAnsi="Segoe UI" w:cs="Segoe UI"/>
          <w:color w:val="333333"/>
        </w:rPr>
        <w:t xml:space="preserve"> and </w:t>
      </w:r>
      <w:proofErr w:type="spellStart"/>
      <w:r>
        <w:rPr>
          <w:rFonts w:ascii="Segoe UI" w:hAnsi="Segoe UI" w:cs="Segoe UI"/>
          <w:color w:val="333333"/>
        </w:rPr>
        <w:t>java.sql.Date</w:t>
      </w:r>
      <w:proofErr w:type="spellEnd"/>
      <w:r>
        <w:rPr>
          <w:rFonts w:ascii="Segoe UI" w:hAnsi="Segoe UI" w:cs="Segoe UI"/>
          <w:color w:val="333333"/>
        </w:rPr>
        <w:t xml:space="preserve"> is that, </w:t>
      </w:r>
      <w:proofErr w:type="spellStart"/>
      <w:r>
        <w:rPr>
          <w:rFonts w:ascii="Segoe UI" w:hAnsi="Segoe UI" w:cs="Segoe UI"/>
          <w:color w:val="333333"/>
        </w:rPr>
        <w:t>java.sql.Date</w:t>
      </w:r>
      <w:proofErr w:type="spellEnd"/>
      <w:r>
        <w:rPr>
          <w:rFonts w:ascii="Segoe UI" w:hAnsi="Segoe UI" w:cs="Segoe UI"/>
          <w:color w:val="333333"/>
        </w:rPr>
        <w:t xml:space="preserve"> represents date without time information whereas, </w:t>
      </w:r>
      <w:proofErr w:type="spellStart"/>
      <w:r>
        <w:rPr>
          <w:rFonts w:ascii="Segoe UI" w:hAnsi="Segoe UI" w:cs="Segoe UI"/>
          <w:color w:val="333333"/>
        </w:rPr>
        <w:t>java.util.Date</w:t>
      </w:r>
      <w:proofErr w:type="spellEnd"/>
      <w:r>
        <w:rPr>
          <w:rFonts w:ascii="Segoe UI" w:hAnsi="Segoe UI" w:cs="Segoe UI"/>
          <w:color w:val="333333"/>
        </w:rPr>
        <w:t xml:space="preserve"> represents both date and time information.</w:t>
      </w:r>
    </w:p>
    <w:p w14:paraId="1DE5D087" w14:textId="77777777" w:rsidR="004871E0" w:rsidRDefault="004871E0" w:rsidP="004871E0">
      <w:pPr>
        <w:rPr>
          <w:rFonts w:ascii="Times New Roman" w:hAnsi="Times New Roman" w:cs="Times New Roman"/>
        </w:rPr>
      </w:pPr>
      <w:r>
        <w:pict w14:anchorId="5A87B677">
          <v:rect id="_x0000_i1519" style="width:0;height:.75pt" o:hralign="left" o:hrstd="t" o:hrnoshade="t" o:hr="t" fillcolor="#d4d4d4" stroked="f"/>
        </w:pict>
      </w:r>
    </w:p>
    <w:p w14:paraId="147D89B0" w14:textId="77777777" w:rsidR="004871E0" w:rsidRDefault="004871E0" w:rsidP="004871E0">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30) What does JDBC </w:t>
      </w:r>
      <w:proofErr w:type="spellStart"/>
      <w:r>
        <w:rPr>
          <w:rFonts w:ascii="Helvetica" w:hAnsi="Helvetica"/>
          <w:b w:val="0"/>
          <w:bCs w:val="0"/>
          <w:color w:val="610B4B"/>
          <w:sz w:val="32"/>
          <w:szCs w:val="32"/>
        </w:rPr>
        <w:t>setMaxRows</w:t>
      </w:r>
      <w:proofErr w:type="spellEnd"/>
      <w:r>
        <w:rPr>
          <w:rFonts w:ascii="Helvetica" w:hAnsi="Helvetica"/>
          <w:b w:val="0"/>
          <w:bCs w:val="0"/>
          <w:color w:val="610B4B"/>
          <w:sz w:val="32"/>
          <w:szCs w:val="32"/>
        </w:rPr>
        <w:t xml:space="preserve"> method do?</w:t>
      </w:r>
    </w:p>
    <w:p w14:paraId="2F17D2B8" w14:textId="77777777" w:rsidR="004871E0" w:rsidRDefault="004871E0" w:rsidP="004871E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setMaxRows</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i</w:t>
      </w:r>
      <w:proofErr w:type="spellEnd"/>
      <w:r>
        <w:rPr>
          <w:rFonts w:ascii="Segoe UI" w:hAnsi="Segoe UI" w:cs="Segoe UI"/>
          <w:color w:val="333333"/>
        </w:rPr>
        <w:t>) method limits the number of rows the database can return by using the query. This can also be done within the query as we can use the limit cause in MySQL.</w:t>
      </w:r>
    </w:p>
    <w:p w14:paraId="43B894B8" w14:textId="431BCE2E" w:rsidR="004871E0" w:rsidRDefault="004871E0" w:rsidP="004871E0">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Interface and Abstraction</w:t>
      </w:r>
    </w:p>
    <w:p w14:paraId="6B0E7627" w14:textId="77777777" w:rsidR="004871E0" w:rsidRDefault="004871E0" w:rsidP="004871E0">
      <w:pPr>
        <w:pStyle w:val="Heading3"/>
        <w:rPr>
          <w:rFonts w:ascii="Trebuchet MS" w:hAnsi="Trebuchet MS"/>
          <w:color w:val="000000"/>
        </w:rPr>
      </w:pPr>
      <w:r>
        <w:rPr>
          <w:rFonts w:ascii="inherit" w:hAnsi="inherit"/>
          <w:color w:val="000000"/>
        </w:rPr>
        <w:t>1. Can abstract classes have constructors in Java?</w:t>
      </w:r>
    </w:p>
    <w:p w14:paraId="24D7A54A" w14:textId="77777777" w:rsidR="004871E0" w:rsidRDefault="004871E0" w:rsidP="004871E0">
      <w:pPr>
        <w:rPr>
          <w:rFonts w:ascii="Trebuchet MS" w:hAnsi="Trebuchet MS"/>
          <w:color w:val="000000"/>
        </w:rPr>
      </w:pPr>
      <w:r>
        <w:rPr>
          <w:rFonts w:ascii="inherit" w:hAnsi="inherit"/>
          <w:color w:val="000000"/>
        </w:rPr>
        <w:t xml:space="preserve">Yes, an abstract class can declare and define a constructor in Java. Since you </w:t>
      </w:r>
      <w:proofErr w:type="spellStart"/>
      <w:r>
        <w:rPr>
          <w:rFonts w:ascii="inherit" w:hAnsi="inherit"/>
          <w:color w:val="000000"/>
        </w:rPr>
        <w:t>can not</w:t>
      </w:r>
      <w:proofErr w:type="spellEnd"/>
      <w:r>
        <w:rPr>
          <w:rFonts w:ascii="inherit" w:hAnsi="inherit"/>
          <w:color w:val="000000"/>
        </w:rPr>
        <w:t xml:space="preserve"> create an instance of an abstract class, a constructor can only be called during </w:t>
      </w:r>
      <w:hyperlink r:id="rId138" w:tgtFrame="_blank" w:history="1">
        <w:r>
          <w:rPr>
            <w:rStyle w:val="Hyperlink"/>
            <w:rFonts w:ascii="inherit" w:hAnsi="inherit"/>
            <w:color w:val="0066CC"/>
          </w:rPr>
          <w:t>constructor chaining</w:t>
        </w:r>
      </w:hyperlink>
      <w:r>
        <w:rPr>
          <w:rFonts w:ascii="inherit" w:hAnsi="inherit"/>
          <w:color w:val="000000"/>
        </w:rPr>
        <w:t>, i.e. when you create an instance of the concrete implementation class. </w:t>
      </w:r>
    </w:p>
    <w:p w14:paraId="7FECC9BE" w14:textId="77777777" w:rsidR="004871E0" w:rsidRDefault="004871E0" w:rsidP="004871E0">
      <w:pPr>
        <w:rPr>
          <w:rStyle w:val="Hyperlink"/>
          <w:color w:val="0066CC"/>
        </w:rPr>
      </w:pPr>
      <w:r>
        <w:rPr>
          <w:rFonts w:ascii="Trebuchet MS" w:hAnsi="Trebuchet MS"/>
          <w:color w:val="000000"/>
        </w:rPr>
        <w:fldChar w:fldCharType="begin"/>
      </w:r>
      <w:r>
        <w:rPr>
          <w:rFonts w:ascii="Trebuchet MS" w:hAnsi="Trebuchet MS"/>
          <w:color w:val="000000"/>
        </w:rPr>
        <w:instrText>HYPERLINK "https://javarevisited.blogspot.com/2011/06/10-examples-of-grep-command-in-unix-and.html?utm_campaign=s-javarevisited-blogspot&amp;utm_medium=recirculation&amp;utm_source=vdoai_stories" \t "_blank"</w:instrText>
      </w:r>
      <w:r>
        <w:rPr>
          <w:rFonts w:ascii="Trebuchet MS" w:hAnsi="Trebuchet MS"/>
          <w:color w:val="000000"/>
        </w:rPr>
      </w:r>
      <w:r>
        <w:rPr>
          <w:rFonts w:ascii="Trebuchet MS" w:hAnsi="Trebuchet MS"/>
          <w:color w:val="000000"/>
        </w:rPr>
        <w:fldChar w:fldCharType="separate"/>
      </w:r>
    </w:p>
    <w:p w14:paraId="3A047144" w14:textId="77777777" w:rsidR="004871E0" w:rsidRDefault="004871E0" w:rsidP="004871E0">
      <w:pPr>
        <w:rPr>
          <w:color w:val="000000"/>
        </w:rPr>
      </w:pPr>
      <w:r>
        <w:rPr>
          <w:rFonts w:ascii="Trebuchet MS" w:hAnsi="Trebuchet MS"/>
          <w:color w:val="000000"/>
        </w:rPr>
        <w:fldChar w:fldCharType="end"/>
      </w:r>
    </w:p>
    <w:p w14:paraId="5779FF44" w14:textId="77777777" w:rsidR="004871E0" w:rsidRDefault="004871E0" w:rsidP="004871E0">
      <w:pPr>
        <w:rPr>
          <w:rStyle w:val="Hyperlink"/>
          <w:color w:val="0066CC"/>
        </w:rPr>
      </w:pPr>
      <w:r>
        <w:rPr>
          <w:rFonts w:ascii="Trebuchet MS" w:hAnsi="Trebuchet MS"/>
          <w:color w:val="000000"/>
        </w:rPr>
        <w:fldChar w:fldCharType="begin"/>
      </w:r>
      <w:r>
        <w:rPr>
          <w:rFonts w:ascii="Trebuchet MS" w:hAnsi="Trebuchet MS"/>
          <w:color w:val="000000"/>
        </w:rPr>
        <w:instrText>HYPERLINK "https://javarevisited.blogspot.com/2017/03/10-examples-of-curl-command-in-unix-and-Linux.html?utm_campaign=s-javarevisited-blogspot&amp;utm_medium=recirculation&amp;utm_source=vdoai_stories" \t "_blank"</w:instrText>
      </w:r>
      <w:r>
        <w:rPr>
          <w:rFonts w:ascii="Trebuchet MS" w:hAnsi="Trebuchet MS"/>
          <w:color w:val="000000"/>
        </w:rPr>
      </w:r>
      <w:r>
        <w:rPr>
          <w:rFonts w:ascii="Trebuchet MS" w:hAnsi="Trebuchet MS"/>
          <w:color w:val="000000"/>
        </w:rPr>
        <w:fldChar w:fldCharType="separate"/>
      </w:r>
    </w:p>
    <w:p w14:paraId="7E42AB11" w14:textId="77777777" w:rsidR="004871E0" w:rsidRDefault="004871E0" w:rsidP="004871E0">
      <w:pPr>
        <w:rPr>
          <w:color w:val="000000"/>
        </w:rPr>
      </w:pPr>
      <w:r>
        <w:rPr>
          <w:rFonts w:ascii="Trebuchet MS" w:hAnsi="Trebuchet MS"/>
          <w:color w:val="000000"/>
        </w:rPr>
        <w:fldChar w:fldCharType="end"/>
      </w:r>
    </w:p>
    <w:p w14:paraId="5EA9A36F" w14:textId="77777777" w:rsidR="004871E0" w:rsidRDefault="004871E0" w:rsidP="004871E0">
      <w:pPr>
        <w:rPr>
          <w:rStyle w:val="Hyperlink"/>
          <w:color w:val="0066CC"/>
        </w:rPr>
      </w:pPr>
      <w:r>
        <w:rPr>
          <w:rFonts w:ascii="Trebuchet MS" w:hAnsi="Trebuchet MS"/>
          <w:color w:val="000000"/>
        </w:rPr>
        <w:fldChar w:fldCharType="begin"/>
      </w:r>
      <w:r>
        <w:rPr>
          <w:rFonts w:ascii="Trebuchet MS" w:hAnsi="Trebuchet MS"/>
          <w:color w:val="000000"/>
        </w:rPr>
        <w:instrText>HYPERLINK "https://javarevisited.blogspot.com/2020/05/top-5-courses-to-learn-eclipse-ide-for-java-developers.html?utm_campaign=s-javarevisited-blogspot&amp;utm_medium=recirculation&amp;utm_source=vdoai_stories" \t "_blank"</w:instrText>
      </w:r>
      <w:r>
        <w:rPr>
          <w:rFonts w:ascii="Trebuchet MS" w:hAnsi="Trebuchet MS"/>
          <w:color w:val="000000"/>
        </w:rPr>
      </w:r>
      <w:r>
        <w:rPr>
          <w:rFonts w:ascii="Trebuchet MS" w:hAnsi="Trebuchet MS"/>
          <w:color w:val="000000"/>
        </w:rPr>
        <w:fldChar w:fldCharType="separate"/>
      </w:r>
    </w:p>
    <w:p w14:paraId="2CEFC7B2" w14:textId="77777777" w:rsidR="004871E0" w:rsidRDefault="004871E0" w:rsidP="004871E0">
      <w:pPr>
        <w:rPr>
          <w:color w:val="000000"/>
        </w:rPr>
      </w:pPr>
      <w:r>
        <w:rPr>
          <w:rFonts w:ascii="Trebuchet MS" w:hAnsi="Trebuchet MS"/>
          <w:color w:val="000000"/>
        </w:rPr>
        <w:fldChar w:fldCharType="end"/>
      </w:r>
    </w:p>
    <w:p w14:paraId="05CCC080" w14:textId="77777777" w:rsidR="004871E0" w:rsidRDefault="004871E0" w:rsidP="004871E0">
      <w:pPr>
        <w:rPr>
          <w:rStyle w:val="Hyperlink"/>
          <w:color w:val="0066CC"/>
        </w:rPr>
      </w:pPr>
      <w:r>
        <w:rPr>
          <w:rFonts w:ascii="Trebuchet MS" w:hAnsi="Trebuchet MS"/>
          <w:color w:val="000000"/>
        </w:rPr>
        <w:fldChar w:fldCharType="begin"/>
      </w:r>
      <w:r>
        <w:rPr>
          <w:rFonts w:ascii="Trebuchet MS" w:hAnsi="Trebuchet MS"/>
          <w:color w:val="000000"/>
        </w:rPr>
        <w:instrText>HYPERLINK "https://javarevisited.blogspot.com/2020/04/top-5-books-to-learn-devops-for-developers.html?utm_campaign=s-javarevisited-blogspot&amp;utm_medium=recirculation&amp;utm_source=vdoai_stories" \t "_blank"</w:instrText>
      </w:r>
      <w:r>
        <w:rPr>
          <w:rFonts w:ascii="Trebuchet MS" w:hAnsi="Trebuchet MS"/>
          <w:color w:val="000000"/>
        </w:rPr>
      </w:r>
      <w:r>
        <w:rPr>
          <w:rFonts w:ascii="Trebuchet MS" w:hAnsi="Trebuchet MS"/>
          <w:color w:val="000000"/>
        </w:rPr>
        <w:fldChar w:fldCharType="separate"/>
      </w:r>
    </w:p>
    <w:p w14:paraId="1B0190E5" w14:textId="77777777" w:rsidR="004871E0" w:rsidRDefault="004871E0" w:rsidP="004871E0">
      <w:pPr>
        <w:rPr>
          <w:color w:val="000000"/>
        </w:rPr>
      </w:pPr>
      <w:r>
        <w:rPr>
          <w:rFonts w:ascii="Trebuchet MS" w:hAnsi="Trebuchet MS"/>
          <w:color w:val="000000"/>
        </w:rPr>
        <w:lastRenderedPageBreak/>
        <w:fldChar w:fldCharType="end"/>
      </w:r>
    </w:p>
    <w:p w14:paraId="262062FB" w14:textId="77777777" w:rsidR="004871E0" w:rsidRDefault="004871E0" w:rsidP="004871E0">
      <w:pPr>
        <w:numPr>
          <w:ilvl w:val="0"/>
          <w:numId w:val="244"/>
        </w:numPr>
        <w:spacing w:after="0" w:line="240" w:lineRule="auto"/>
        <w:rPr>
          <w:rFonts w:ascii="Trebuchet MS" w:hAnsi="Trebuchet MS"/>
          <w:color w:val="000000"/>
        </w:rPr>
      </w:pPr>
    </w:p>
    <w:p w14:paraId="4381FD18" w14:textId="77777777" w:rsidR="004871E0" w:rsidRDefault="004871E0" w:rsidP="004871E0">
      <w:pPr>
        <w:numPr>
          <w:ilvl w:val="0"/>
          <w:numId w:val="244"/>
        </w:numPr>
        <w:spacing w:after="0" w:line="240" w:lineRule="auto"/>
        <w:rPr>
          <w:rFonts w:ascii="Trebuchet MS" w:hAnsi="Trebuchet MS"/>
          <w:color w:val="000000"/>
        </w:rPr>
      </w:pPr>
    </w:p>
    <w:p w14:paraId="6CD74740" w14:textId="77777777" w:rsidR="004871E0" w:rsidRDefault="004871E0" w:rsidP="004871E0">
      <w:pPr>
        <w:numPr>
          <w:ilvl w:val="0"/>
          <w:numId w:val="244"/>
        </w:numPr>
        <w:spacing w:after="0" w:line="240" w:lineRule="auto"/>
        <w:rPr>
          <w:rFonts w:ascii="Trebuchet MS" w:hAnsi="Trebuchet MS"/>
          <w:color w:val="000000"/>
        </w:rPr>
      </w:pPr>
    </w:p>
    <w:p w14:paraId="19D551AC" w14:textId="77777777" w:rsidR="004871E0" w:rsidRDefault="004871E0" w:rsidP="004871E0">
      <w:pPr>
        <w:numPr>
          <w:ilvl w:val="0"/>
          <w:numId w:val="244"/>
        </w:numPr>
        <w:spacing w:after="0" w:line="240" w:lineRule="auto"/>
        <w:rPr>
          <w:rFonts w:ascii="Trebuchet MS" w:hAnsi="Trebuchet MS"/>
          <w:color w:val="000000"/>
        </w:rPr>
      </w:pPr>
    </w:p>
    <w:p w14:paraId="27AAEADC" w14:textId="77777777" w:rsidR="004871E0" w:rsidRDefault="004871E0" w:rsidP="004871E0">
      <w:pPr>
        <w:rPr>
          <w:rStyle w:val="Hyperlink"/>
          <w:color w:val="0066CC"/>
          <w:u w:val="none"/>
        </w:rPr>
      </w:pPr>
      <w:r>
        <w:rPr>
          <w:rFonts w:ascii="Trebuchet MS" w:hAnsi="Trebuchet MS"/>
          <w:color w:val="000000"/>
        </w:rPr>
        <w:fldChar w:fldCharType="begin"/>
      </w:r>
      <w:r>
        <w:rPr>
          <w:rFonts w:ascii="Trebuchet MS" w:hAnsi="Trebuchet MS"/>
          <w:color w:val="000000"/>
        </w:rPr>
        <w:instrText>HYPERLINK "https://javarevisited.blogspot.com/2011/06/10-examples-of-grep-command-in-unix-and.html?utm_campaign=s-javarevisited-blogspot&amp;utm_medium=recirculation&amp;utm_source=vdoai_stories" \t "_blank"</w:instrText>
      </w:r>
      <w:r>
        <w:rPr>
          <w:rFonts w:ascii="Trebuchet MS" w:hAnsi="Trebuchet MS"/>
          <w:color w:val="000000"/>
        </w:rPr>
      </w:r>
      <w:r>
        <w:rPr>
          <w:rFonts w:ascii="Trebuchet MS" w:hAnsi="Trebuchet MS"/>
          <w:color w:val="000000"/>
        </w:rPr>
        <w:fldChar w:fldCharType="separate"/>
      </w:r>
    </w:p>
    <w:p w14:paraId="6300B650" w14:textId="77777777" w:rsidR="004871E0" w:rsidRDefault="004871E0" w:rsidP="004871E0">
      <w:pPr>
        <w:rPr>
          <w:rStyle w:val="Hyperlink"/>
          <w:rFonts w:ascii="Trebuchet MS" w:hAnsi="Trebuchet MS"/>
          <w:color w:val="0066CC"/>
        </w:rPr>
      </w:pPr>
      <w:r>
        <w:rPr>
          <w:rFonts w:ascii="Trebuchet MS" w:hAnsi="Trebuchet MS"/>
          <w:color w:val="000000"/>
        </w:rPr>
        <w:fldChar w:fldCharType="end"/>
      </w:r>
      <w:r>
        <w:rPr>
          <w:rFonts w:ascii="Trebuchet MS" w:hAnsi="Trebuchet MS"/>
          <w:color w:val="000000"/>
        </w:rPr>
        <w:fldChar w:fldCharType="begin"/>
      </w:r>
      <w:r>
        <w:rPr>
          <w:rFonts w:ascii="Trebuchet MS" w:hAnsi="Trebuchet MS"/>
          <w:color w:val="000000"/>
        </w:rPr>
        <w:instrText>HYPERLINK "https://javarevisited.blogspot.com/2017/03/10-examples-of-curl-command-in-unix-and-Linux.html?utm_campaign=s-javarevisited-blogspot&amp;utm_medium=recirculation&amp;utm_source=vdoai_stories" \t "_blank"</w:instrText>
      </w:r>
      <w:r>
        <w:rPr>
          <w:rFonts w:ascii="Trebuchet MS" w:hAnsi="Trebuchet MS"/>
          <w:color w:val="000000"/>
        </w:rPr>
      </w:r>
      <w:r>
        <w:rPr>
          <w:rFonts w:ascii="Trebuchet MS" w:hAnsi="Trebuchet MS"/>
          <w:color w:val="000000"/>
        </w:rPr>
        <w:fldChar w:fldCharType="separate"/>
      </w:r>
    </w:p>
    <w:p w14:paraId="2D5F0457" w14:textId="77777777" w:rsidR="004871E0" w:rsidRDefault="004871E0" w:rsidP="004871E0">
      <w:pPr>
        <w:rPr>
          <w:rStyle w:val="Hyperlink"/>
          <w:rFonts w:ascii="Trebuchet MS" w:hAnsi="Trebuchet MS"/>
          <w:color w:val="0066CC"/>
        </w:rPr>
      </w:pPr>
      <w:r>
        <w:rPr>
          <w:rFonts w:ascii="Trebuchet MS" w:hAnsi="Trebuchet MS"/>
          <w:color w:val="000000"/>
        </w:rPr>
        <w:fldChar w:fldCharType="end"/>
      </w:r>
      <w:r>
        <w:rPr>
          <w:rFonts w:ascii="Trebuchet MS" w:hAnsi="Trebuchet MS"/>
          <w:color w:val="000000"/>
        </w:rPr>
        <w:fldChar w:fldCharType="begin"/>
      </w:r>
      <w:r>
        <w:rPr>
          <w:rFonts w:ascii="Trebuchet MS" w:hAnsi="Trebuchet MS"/>
          <w:color w:val="000000"/>
        </w:rPr>
        <w:instrText>HYPERLINK "https://javarevisited.blogspot.com/2020/05/top-5-courses-to-learn-eclipse-ide-for-java-developers.html?utm_campaign=s-javarevisited-blogspot&amp;utm_medium=recirculation&amp;utm_source=vdoai_stories" \t "_blank"</w:instrText>
      </w:r>
      <w:r>
        <w:rPr>
          <w:rFonts w:ascii="Trebuchet MS" w:hAnsi="Trebuchet MS"/>
          <w:color w:val="000000"/>
        </w:rPr>
      </w:r>
      <w:r>
        <w:rPr>
          <w:rFonts w:ascii="Trebuchet MS" w:hAnsi="Trebuchet MS"/>
          <w:color w:val="000000"/>
        </w:rPr>
        <w:fldChar w:fldCharType="separate"/>
      </w:r>
    </w:p>
    <w:p w14:paraId="313638F3" w14:textId="77777777" w:rsidR="004871E0" w:rsidRDefault="004871E0" w:rsidP="004871E0">
      <w:pPr>
        <w:rPr>
          <w:rStyle w:val="Hyperlink"/>
          <w:rFonts w:ascii="Trebuchet MS" w:hAnsi="Trebuchet MS"/>
          <w:color w:val="0066CC"/>
        </w:rPr>
      </w:pPr>
      <w:r>
        <w:rPr>
          <w:rFonts w:ascii="Trebuchet MS" w:hAnsi="Trebuchet MS"/>
          <w:color w:val="000000"/>
        </w:rPr>
        <w:fldChar w:fldCharType="end"/>
      </w:r>
      <w:r>
        <w:rPr>
          <w:rFonts w:ascii="Trebuchet MS" w:hAnsi="Trebuchet MS"/>
          <w:color w:val="000000"/>
        </w:rPr>
        <w:fldChar w:fldCharType="begin"/>
      </w:r>
      <w:r>
        <w:rPr>
          <w:rFonts w:ascii="Trebuchet MS" w:hAnsi="Trebuchet MS"/>
          <w:color w:val="000000"/>
        </w:rPr>
        <w:instrText>HYPERLINK "https://javarevisited.blogspot.com/2020/04/top-5-books-to-learn-devops-for-developers.html?utm_campaign=s-javarevisited-blogspot&amp;utm_medium=recirculation&amp;utm_source=vdoai_stories" \t "_blank"</w:instrText>
      </w:r>
      <w:r>
        <w:rPr>
          <w:rFonts w:ascii="Trebuchet MS" w:hAnsi="Trebuchet MS"/>
          <w:color w:val="000000"/>
        </w:rPr>
      </w:r>
      <w:r>
        <w:rPr>
          <w:rFonts w:ascii="Trebuchet MS" w:hAnsi="Trebuchet MS"/>
          <w:color w:val="000000"/>
        </w:rPr>
        <w:fldChar w:fldCharType="separate"/>
      </w:r>
    </w:p>
    <w:p w14:paraId="083396BA" w14:textId="77777777" w:rsidR="004871E0" w:rsidRDefault="004871E0" w:rsidP="004871E0">
      <w:pPr>
        <w:rPr>
          <w:color w:val="000000"/>
        </w:rPr>
      </w:pPr>
      <w:r>
        <w:rPr>
          <w:rFonts w:ascii="Trebuchet MS" w:hAnsi="Trebuchet MS"/>
          <w:color w:val="000000"/>
        </w:rPr>
        <w:fldChar w:fldCharType="end"/>
      </w:r>
    </w:p>
    <w:p w14:paraId="3E2A05E2" w14:textId="77777777" w:rsidR="004871E0" w:rsidRDefault="004871E0" w:rsidP="004871E0">
      <w:pPr>
        <w:rPr>
          <w:rFonts w:ascii="Trebuchet MS" w:hAnsi="Trebuchet MS"/>
          <w:color w:val="000000"/>
        </w:rPr>
      </w:pPr>
      <w:r>
        <w:rPr>
          <w:rFonts w:ascii="inherit" w:hAnsi="inherit"/>
          <w:color w:val="000000"/>
        </w:rPr>
        <w:br/>
        <w:t xml:space="preserve">Now some interviewer, ask what is the purpose of a constructor if you </w:t>
      </w:r>
      <w:proofErr w:type="spellStart"/>
      <w:r>
        <w:rPr>
          <w:rFonts w:ascii="inherit" w:hAnsi="inherit"/>
          <w:color w:val="000000"/>
        </w:rPr>
        <w:t>can not</w:t>
      </w:r>
      <w:proofErr w:type="spellEnd"/>
      <w:r>
        <w:rPr>
          <w:rFonts w:ascii="inherit" w:hAnsi="inherit"/>
          <w:color w:val="000000"/>
        </w:rPr>
        <w:t xml:space="preserve"> instantiate abstract class? Well, it can still be used to initialize common variables, which are declared inside an abstract class, and used by the various implementation. </w:t>
      </w:r>
      <w:r>
        <w:rPr>
          <w:rFonts w:ascii="Trebuchet MS" w:hAnsi="Trebuchet MS"/>
          <w:color w:val="000000"/>
        </w:rPr>
        <w:br/>
      </w:r>
      <w:r>
        <w:rPr>
          <w:rFonts w:ascii="inherit" w:hAnsi="inherit"/>
          <w:color w:val="000000"/>
        </w:rPr>
        <w:br/>
        <w:t>Also even if you don’t provide any constructor, the compiler will add a </w:t>
      </w:r>
      <w:hyperlink r:id="rId139" w:history="1">
        <w:r>
          <w:rPr>
            <w:rStyle w:val="Hyperlink"/>
            <w:rFonts w:ascii="inherit" w:hAnsi="inherit"/>
            <w:color w:val="0066CC"/>
          </w:rPr>
          <w:t>default no-argument constructor</w:t>
        </w:r>
      </w:hyperlink>
      <w:r>
        <w:rPr>
          <w:rFonts w:ascii="inherit" w:hAnsi="inherit"/>
          <w:color w:val="000000"/>
        </w:rPr>
        <w:t> in an abstract class, without that your subclass will not compile, since the first statement in any constructor implicitly calls </w:t>
      </w:r>
      <w:r>
        <w:rPr>
          <w:rFonts w:ascii="Courier New" w:hAnsi="Courier New" w:cs="Courier New"/>
          <w:color w:val="000000"/>
        </w:rPr>
        <w:t>super()</w:t>
      </w:r>
      <w:r>
        <w:rPr>
          <w:rFonts w:ascii="inherit" w:hAnsi="inherit"/>
          <w:color w:val="000000"/>
        </w:rPr>
        <w:t>, default superclass constructor in Java.</w:t>
      </w:r>
    </w:p>
    <w:p w14:paraId="6D307E4C" w14:textId="77777777" w:rsidR="004871E0" w:rsidRDefault="004871E0" w:rsidP="004871E0">
      <w:pPr>
        <w:spacing w:after="240"/>
        <w:rPr>
          <w:rFonts w:ascii="Trebuchet MS" w:hAnsi="Trebuchet MS"/>
          <w:color w:val="000000"/>
        </w:rPr>
      </w:pPr>
      <w:r>
        <w:rPr>
          <w:rFonts w:ascii="Trebuchet MS" w:hAnsi="Trebuchet MS"/>
          <w:color w:val="000000"/>
        </w:rPr>
        <w:br/>
      </w:r>
    </w:p>
    <w:p w14:paraId="786A2995" w14:textId="77777777" w:rsidR="004871E0" w:rsidRDefault="004871E0" w:rsidP="004871E0">
      <w:pPr>
        <w:pStyle w:val="Heading3"/>
        <w:rPr>
          <w:rFonts w:ascii="Trebuchet MS" w:hAnsi="Trebuchet MS"/>
          <w:color w:val="000000"/>
        </w:rPr>
      </w:pPr>
      <w:r>
        <w:rPr>
          <w:rFonts w:ascii="inherit" w:hAnsi="inherit"/>
          <w:color w:val="000000"/>
        </w:rPr>
        <w:t>2. Can abstract class implement interface in Java? do they require to implement all methods?</w:t>
      </w:r>
    </w:p>
    <w:p w14:paraId="1BCA42A0" w14:textId="77777777" w:rsidR="004871E0" w:rsidRDefault="004871E0" w:rsidP="004871E0">
      <w:pPr>
        <w:rPr>
          <w:rFonts w:ascii="Trebuchet MS" w:hAnsi="Trebuchet MS"/>
          <w:color w:val="000000"/>
        </w:rPr>
      </w:pPr>
      <w:r>
        <w:rPr>
          <w:rFonts w:ascii="inherit" w:hAnsi="inherit"/>
          <w:color w:val="000000"/>
        </w:rPr>
        <w:t>Yes, an abstract class can implement an interface by using the </w:t>
      </w:r>
      <w:r>
        <w:rPr>
          <w:rFonts w:ascii="Courier New" w:hAnsi="Courier New" w:cs="Courier New"/>
          <w:color w:val="000000"/>
        </w:rPr>
        <w:t>implements</w:t>
      </w:r>
      <w:r>
        <w:rPr>
          <w:rFonts w:ascii="inherit" w:hAnsi="inherit"/>
          <w:color w:val="000000"/>
        </w:rPr>
        <w:t> keyword. Since they are abstract, they don’t need to implement all methods. It’s good practice to provide an abstract base class, along with an interface to declare Type. One example of this is </w:t>
      </w:r>
      <w:proofErr w:type="spellStart"/>
      <w:proofErr w:type="gramStart"/>
      <w:r>
        <w:rPr>
          <w:rFonts w:ascii="Courier New" w:hAnsi="Courier New" w:cs="Courier New"/>
          <w:color w:val="000000"/>
        </w:rPr>
        <w:t>java.util</w:t>
      </w:r>
      <w:proofErr w:type="gramEnd"/>
      <w:r>
        <w:rPr>
          <w:rFonts w:ascii="Courier New" w:hAnsi="Courier New" w:cs="Courier New"/>
          <w:color w:val="000000"/>
        </w:rPr>
        <w:t>.List</w:t>
      </w:r>
      <w:proofErr w:type="spellEnd"/>
      <w:r>
        <w:rPr>
          <w:rFonts w:ascii="inherit" w:hAnsi="inherit"/>
          <w:color w:val="000000"/>
        </w:rPr>
        <w:t> interface and corresponding </w:t>
      </w:r>
      <w:proofErr w:type="spellStart"/>
      <w:r>
        <w:rPr>
          <w:rFonts w:ascii="Courier New" w:hAnsi="Courier New" w:cs="Courier New"/>
          <w:color w:val="000000"/>
        </w:rPr>
        <w:t>java.util.AbstractList</w:t>
      </w:r>
      <w:proofErr w:type="spellEnd"/>
      <w:r>
        <w:rPr>
          <w:rFonts w:ascii="inherit" w:hAnsi="inherit"/>
          <w:color w:val="000000"/>
        </w:rPr>
        <w:t> abstract class. </w:t>
      </w:r>
      <w:r>
        <w:rPr>
          <w:rFonts w:ascii="Trebuchet MS" w:hAnsi="Trebuchet MS"/>
          <w:color w:val="000000"/>
        </w:rPr>
        <w:br/>
      </w:r>
      <w:r>
        <w:rPr>
          <w:rFonts w:ascii="inherit" w:hAnsi="inherit"/>
          <w:color w:val="000000"/>
        </w:rPr>
        <w:br/>
        <w:t>Since </w:t>
      </w:r>
      <w:proofErr w:type="spellStart"/>
      <w:r>
        <w:rPr>
          <w:rFonts w:ascii="Courier New" w:hAnsi="Courier New" w:cs="Courier New"/>
          <w:color w:val="000000"/>
        </w:rPr>
        <w:t>AbstractList</w:t>
      </w:r>
      <w:proofErr w:type="spellEnd"/>
      <w:r>
        <w:rPr>
          <w:rFonts w:ascii="inherit" w:hAnsi="inherit"/>
          <w:color w:val="000000"/>
        </w:rPr>
        <w:t> implements all common methods,  concrete implementations like </w:t>
      </w:r>
      <w:hyperlink r:id="rId140" w:history="1">
        <w:r>
          <w:rPr>
            <w:rStyle w:val="Hyperlink"/>
            <w:rFonts w:ascii="inherit" w:hAnsi="inherit"/>
            <w:color w:val="0066CC"/>
          </w:rPr>
          <w:t>LinkedList</w:t>
        </w:r>
      </w:hyperlink>
      <w:r>
        <w:rPr>
          <w:rFonts w:ascii="inherit" w:hAnsi="inherit"/>
          <w:color w:val="000000"/>
        </w:rPr>
        <w:t> and </w:t>
      </w:r>
      <w:proofErr w:type="spellStart"/>
      <w:r>
        <w:rPr>
          <w:rFonts w:ascii="inherit" w:hAnsi="inherit"/>
          <w:color w:val="000000"/>
        </w:rPr>
        <w:fldChar w:fldCharType="begin"/>
      </w:r>
      <w:r>
        <w:rPr>
          <w:rFonts w:ascii="inherit" w:hAnsi="inherit"/>
          <w:color w:val="000000"/>
        </w:rPr>
        <w:instrText>HYPERLINK "http://javarevisited.blogspot.com/2012/03/how-to-loop-arraylist-in-java-code.html"</w:instrText>
      </w:r>
      <w:r>
        <w:rPr>
          <w:rFonts w:ascii="inherit" w:hAnsi="inherit"/>
          <w:color w:val="000000"/>
        </w:rPr>
      </w:r>
      <w:r>
        <w:rPr>
          <w:rFonts w:ascii="inherit" w:hAnsi="inherit"/>
          <w:color w:val="000000"/>
        </w:rPr>
        <w:fldChar w:fldCharType="separate"/>
      </w:r>
      <w:r>
        <w:rPr>
          <w:rStyle w:val="Hyperlink"/>
          <w:rFonts w:ascii="inherit" w:hAnsi="inherit"/>
          <w:color w:val="0066CC"/>
        </w:rPr>
        <w:t>ArrayList</w:t>
      </w:r>
      <w:proofErr w:type="spellEnd"/>
      <w:r>
        <w:rPr>
          <w:rFonts w:ascii="inherit" w:hAnsi="inherit"/>
          <w:color w:val="000000"/>
        </w:rPr>
        <w:fldChar w:fldCharType="end"/>
      </w:r>
      <w:r>
        <w:rPr>
          <w:rFonts w:ascii="inherit" w:hAnsi="inherit"/>
          <w:color w:val="000000"/>
        </w:rPr>
        <w:t> are free from the burden of implementing all methods, had they implemented </w:t>
      </w:r>
      <w:r>
        <w:rPr>
          <w:rFonts w:ascii="Courier New" w:hAnsi="Courier New" w:cs="Courier New"/>
          <w:color w:val="000000"/>
        </w:rPr>
        <w:t>List</w:t>
      </w:r>
      <w:r>
        <w:rPr>
          <w:rFonts w:ascii="inherit" w:hAnsi="inherit"/>
          <w:color w:val="000000"/>
        </w:rPr>
        <w:t> interface directly. </w:t>
      </w:r>
      <w:r>
        <w:rPr>
          <w:rFonts w:ascii="Trebuchet MS" w:hAnsi="Trebuchet MS"/>
          <w:color w:val="000000"/>
        </w:rPr>
        <w:br/>
      </w:r>
      <w:r>
        <w:rPr>
          <w:rFonts w:ascii="inherit" w:hAnsi="inherit"/>
          <w:color w:val="000000"/>
        </w:rPr>
        <w:br/>
        <w:t>It’s the best of both worlds, you can get the advantage of interface for declaring type, and flexibility of abstract class to implement common behavior in one place. Effective Java has a nice chapter on how to use interface and abstract class in Java, which is worth reading.</w:t>
      </w:r>
    </w:p>
    <w:p w14:paraId="396AB397" w14:textId="77777777" w:rsidR="004871E0" w:rsidRDefault="004871E0" w:rsidP="004871E0">
      <w:pPr>
        <w:rPr>
          <w:rFonts w:ascii="Trebuchet MS" w:hAnsi="Trebuchet MS"/>
          <w:color w:val="000000"/>
        </w:rPr>
      </w:pPr>
    </w:p>
    <w:p w14:paraId="4D787BED" w14:textId="77777777" w:rsidR="004871E0" w:rsidRDefault="004871E0" w:rsidP="004871E0">
      <w:pPr>
        <w:spacing w:after="240"/>
        <w:rPr>
          <w:rFonts w:ascii="Trebuchet MS" w:hAnsi="Trebuchet MS"/>
          <w:color w:val="000000"/>
        </w:rPr>
      </w:pPr>
      <w:r>
        <w:rPr>
          <w:rFonts w:ascii="Trebuchet MS" w:hAnsi="Trebuchet MS"/>
          <w:color w:val="000000"/>
        </w:rPr>
        <w:br/>
      </w:r>
    </w:p>
    <w:p w14:paraId="2237054C" w14:textId="77777777" w:rsidR="004871E0" w:rsidRDefault="004871E0" w:rsidP="004871E0">
      <w:pPr>
        <w:pStyle w:val="Heading3"/>
        <w:rPr>
          <w:rFonts w:ascii="Trebuchet MS" w:hAnsi="Trebuchet MS"/>
          <w:color w:val="000000"/>
        </w:rPr>
      </w:pPr>
      <w:r>
        <w:rPr>
          <w:rFonts w:ascii="inherit" w:hAnsi="inherit"/>
          <w:color w:val="000000"/>
        </w:rPr>
        <w:lastRenderedPageBreak/>
        <w:t>3. Can an abstract class be final in Java?</w:t>
      </w:r>
    </w:p>
    <w:p w14:paraId="33D2F20D" w14:textId="77777777" w:rsidR="004871E0" w:rsidRDefault="004871E0" w:rsidP="004871E0">
      <w:pPr>
        <w:rPr>
          <w:rFonts w:ascii="Trebuchet MS" w:hAnsi="Trebuchet MS"/>
          <w:color w:val="000000"/>
        </w:rPr>
      </w:pPr>
      <w:r>
        <w:rPr>
          <w:rFonts w:ascii="inherit" w:hAnsi="inherit"/>
          <w:color w:val="000000"/>
        </w:rPr>
        <w:t xml:space="preserve">No, an abstract class </w:t>
      </w:r>
      <w:proofErr w:type="spellStart"/>
      <w:r>
        <w:rPr>
          <w:rFonts w:ascii="inherit" w:hAnsi="inherit"/>
          <w:color w:val="000000"/>
        </w:rPr>
        <w:t>can not</w:t>
      </w:r>
      <w:proofErr w:type="spellEnd"/>
      <w:r>
        <w:rPr>
          <w:rFonts w:ascii="inherit" w:hAnsi="inherit"/>
          <w:color w:val="000000"/>
        </w:rPr>
        <w:t xml:space="preserve"> be final in Java. Making them final will stop the abstract class from being extended, which is the only way to use an abstract class. They are also opposite of each other, </w:t>
      </w:r>
      <w:r>
        <w:rPr>
          <w:rFonts w:ascii="Courier New" w:hAnsi="Courier New" w:cs="Courier New"/>
          <w:color w:val="000000"/>
        </w:rPr>
        <w:t>abstract</w:t>
      </w:r>
      <w:r>
        <w:rPr>
          <w:rFonts w:ascii="inherit" w:hAnsi="inherit"/>
          <w:color w:val="000000"/>
        </w:rPr>
        <w:t> keyword enforces to extend a class, for using it, on the other hand, </w:t>
      </w:r>
      <w:hyperlink r:id="rId141" w:history="1">
        <w:r>
          <w:rPr>
            <w:rStyle w:val="Hyperlink"/>
            <w:rFonts w:ascii="inherit" w:hAnsi="inherit"/>
            <w:color w:val="0066CC"/>
          </w:rPr>
          <w:t>final keyword</w:t>
        </w:r>
      </w:hyperlink>
      <w:r>
        <w:rPr>
          <w:rFonts w:ascii="inherit" w:hAnsi="inherit"/>
          <w:color w:val="000000"/>
        </w:rPr>
        <w:t> prevents a class from being extended. </w:t>
      </w:r>
    </w:p>
    <w:p w14:paraId="3E9CB477" w14:textId="77777777" w:rsidR="004871E0" w:rsidRDefault="004871E0" w:rsidP="004871E0">
      <w:pPr>
        <w:rPr>
          <w:rFonts w:ascii="Trebuchet MS" w:hAnsi="Trebuchet MS"/>
          <w:color w:val="000000"/>
        </w:rPr>
      </w:pPr>
    </w:p>
    <w:p w14:paraId="1CC4079C" w14:textId="77777777" w:rsidR="004871E0" w:rsidRDefault="004871E0" w:rsidP="004871E0">
      <w:pPr>
        <w:rPr>
          <w:rFonts w:ascii="Trebuchet MS" w:hAnsi="Trebuchet MS"/>
          <w:color w:val="000000"/>
        </w:rPr>
      </w:pPr>
      <w:r>
        <w:rPr>
          <w:rFonts w:ascii="inherit" w:hAnsi="inherit"/>
          <w:color w:val="000000"/>
        </w:rPr>
        <w:t xml:space="preserve">In real-world also, abstract signifies incompleteness, while final is used to demonstrate completeness. The bottom line is, you </w:t>
      </w:r>
      <w:proofErr w:type="spellStart"/>
      <w:r>
        <w:rPr>
          <w:rFonts w:ascii="inherit" w:hAnsi="inherit"/>
          <w:color w:val="000000"/>
        </w:rPr>
        <w:t>can not</w:t>
      </w:r>
      <w:proofErr w:type="spellEnd"/>
      <w:r>
        <w:rPr>
          <w:rFonts w:ascii="inherit" w:hAnsi="inherit"/>
          <w:color w:val="000000"/>
        </w:rPr>
        <w:t xml:space="preserve"> make your class </w:t>
      </w:r>
      <w:r>
        <w:rPr>
          <w:rFonts w:ascii="Courier New" w:hAnsi="Courier New" w:cs="Courier New"/>
          <w:color w:val="000000"/>
        </w:rPr>
        <w:t>abstract</w:t>
      </w:r>
      <w:r>
        <w:rPr>
          <w:rFonts w:ascii="inherit" w:hAnsi="inherit"/>
          <w:color w:val="000000"/>
        </w:rPr>
        <w:t> and </w:t>
      </w:r>
      <w:r>
        <w:rPr>
          <w:rFonts w:ascii="Courier New" w:hAnsi="Courier New" w:cs="Courier New"/>
          <w:color w:val="000000"/>
        </w:rPr>
        <w:t>final</w:t>
      </w:r>
      <w:r>
        <w:rPr>
          <w:rFonts w:ascii="inherit" w:hAnsi="inherit"/>
          <w:color w:val="000000"/>
        </w:rPr>
        <w:t> in Java, at the same time, it’s a compile-time error.</w:t>
      </w:r>
    </w:p>
    <w:p w14:paraId="27649F00" w14:textId="77777777" w:rsidR="004871E0" w:rsidRDefault="004871E0" w:rsidP="004871E0">
      <w:pPr>
        <w:rPr>
          <w:rFonts w:ascii="Trebuchet MS" w:hAnsi="Trebuchet MS"/>
          <w:color w:val="000000"/>
        </w:rPr>
      </w:pPr>
    </w:p>
    <w:p w14:paraId="5A3486BC" w14:textId="54720917" w:rsidR="004871E0" w:rsidRDefault="004871E0" w:rsidP="004871E0">
      <w:pPr>
        <w:jc w:val="center"/>
        <w:rPr>
          <w:rFonts w:ascii="Trebuchet MS" w:hAnsi="Trebuchet MS"/>
          <w:color w:val="000000"/>
        </w:rPr>
      </w:pPr>
      <w:r>
        <w:rPr>
          <w:rFonts w:ascii="Trebuchet MS" w:hAnsi="Trebuchet MS"/>
          <w:noProof/>
          <w:color w:val="0066CC"/>
        </w:rPr>
        <w:drawing>
          <wp:inline distT="0" distB="0" distL="0" distR="0" wp14:anchorId="205A4C51" wp14:editId="31ACFCFB">
            <wp:extent cx="3048000" cy="2552700"/>
            <wp:effectExtent l="0" t="0" r="0" b="0"/>
            <wp:docPr id="1788633156" name="Picture 34" descr="10 Abstract Class and Interface Interview Questions Answers in Java">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0 Abstract Class and Interface Interview Questions Answers in Java">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2C21BBEE" w14:textId="77777777" w:rsidR="004871E0" w:rsidRDefault="004871E0" w:rsidP="004871E0">
      <w:pPr>
        <w:spacing w:after="240"/>
        <w:rPr>
          <w:rFonts w:ascii="Trebuchet MS" w:hAnsi="Trebuchet MS"/>
          <w:color w:val="000000"/>
        </w:rPr>
      </w:pPr>
      <w:r>
        <w:rPr>
          <w:rFonts w:ascii="Trebuchet MS" w:hAnsi="Trebuchet MS"/>
          <w:color w:val="000000"/>
        </w:rPr>
        <w:br/>
      </w:r>
    </w:p>
    <w:p w14:paraId="253366F0" w14:textId="77777777" w:rsidR="004871E0" w:rsidRDefault="004871E0" w:rsidP="004871E0">
      <w:pPr>
        <w:pStyle w:val="Heading3"/>
        <w:rPr>
          <w:rFonts w:ascii="Trebuchet MS" w:hAnsi="Trebuchet MS"/>
          <w:color w:val="000000"/>
        </w:rPr>
      </w:pPr>
      <w:r>
        <w:rPr>
          <w:rFonts w:ascii="inherit" w:hAnsi="inherit"/>
          <w:color w:val="000000"/>
        </w:rPr>
        <w:t>4. Can abstract classes have static methods in Java?</w:t>
      </w:r>
    </w:p>
    <w:p w14:paraId="4000D7FC" w14:textId="77777777" w:rsidR="004871E0" w:rsidRDefault="004871E0" w:rsidP="004871E0">
      <w:pPr>
        <w:rPr>
          <w:rFonts w:ascii="Trebuchet MS" w:hAnsi="Trebuchet MS"/>
          <w:color w:val="000000"/>
        </w:rPr>
      </w:pPr>
      <w:r>
        <w:rPr>
          <w:rFonts w:ascii="inherit" w:hAnsi="inherit"/>
          <w:color w:val="000000"/>
        </w:rPr>
        <w:t>Yes, an abstract class can declare and define </w:t>
      </w:r>
      <w:hyperlink r:id="rId144" w:history="1">
        <w:r>
          <w:rPr>
            <w:rStyle w:val="Hyperlink"/>
            <w:rFonts w:ascii="inherit" w:hAnsi="inherit"/>
            <w:color w:val="0066CC"/>
          </w:rPr>
          <w:t>static methods</w:t>
        </w:r>
      </w:hyperlink>
      <w:r>
        <w:rPr>
          <w:rFonts w:ascii="inherit" w:hAnsi="inherit"/>
          <w:color w:val="000000"/>
        </w:rPr>
        <w:t>, nothing prevents doing that. But, you must follow guidelines for making a method static in Java, as it’s not welcomed in an object-oriented design, because </w:t>
      </w:r>
      <w:hyperlink r:id="rId145" w:history="1">
        <w:r>
          <w:rPr>
            <w:rStyle w:val="Hyperlink"/>
            <w:color w:val="0066CC"/>
          </w:rPr>
          <w:t xml:space="preserve">static methods </w:t>
        </w:r>
        <w:proofErr w:type="spellStart"/>
        <w:r>
          <w:rPr>
            <w:rStyle w:val="Hyperlink"/>
            <w:color w:val="0066CC"/>
          </w:rPr>
          <w:t>can not</w:t>
        </w:r>
        <w:proofErr w:type="spellEnd"/>
        <w:r>
          <w:rPr>
            <w:rStyle w:val="Hyperlink"/>
            <w:color w:val="0066CC"/>
          </w:rPr>
          <w:t xml:space="preserve"> be overridden in Java</w:t>
        </w:r>
      </w:hyperlink>
      <w:r>
        <w:rPr>
          <w:rFonts w:ascii="inherit" w:hAnsi="inherit"/>
          <w:color w:val="000000"/>
        </w:rPr>
        <w:t>. It’s very rare, you see static methods inside an abstract class, but as I said, if you have a very good reason for doing it, then nothing stops you.</w:t>
      </w:r>
    </w:p>
    <w:p w14:paraId="7B6AAD5E" w14:textId="77777777" w:rsidR="004871E0" w:rsidRDefault="004871E0" w:rsidP="004871E0">
      <w:pPr>
        <w:rPr>
          <w:rFonts w:ascii="Trebuchet MS" w:hAnsi="Trebuchet MS"/>
          <w:color w:val="000000"/>
        </w:rPr>
      </w:pPr>
    </w:p>
    <w:p w14:paraId="4689F2A6" w14:textId="77777777" w:rsidR="004871E0" w:rsidRDefault="004871E0" w:rsidP="004871E0">
      <w:pPr>
        <w:spacing w:after="240"/>
        <w:rPr>
          <w:rFonts w:ascii="Trebuchet MS" w:hAnsi="Trebuchet MS"/>
          <w:color w:val="000000"/>
        </w:rPr>
      </w:pPr>
    </w:p>
    <w:p w14:paraId="352E9BC1" w14:textId="77777777" w:rsidR="004871E0" w:rsidRDefault="004871E0" w:rsidP="004871E0">
      <w:pPr>
        <w:pStyle w:val="Heading3"/>
        <w:rPr>
          <w:rFonts w:ascii="Trebuchet MS" w:hAnsi="Trebuchet MS"/>
          <w:color w:val="000000"/>
        </w:rPr>
      </w:pPr>
      <w:r>
        <w:rPr>
          <w:rFonts w:ascii="inherit" w:hAnsi="inherit"/>
          <w:color w:val="000000"/>
        </w:rPr>
        <w:t>5. Can you create an instance of an abstract class?</w:t>
      </w:r>
    </w:p>
    <w:p w14:paraId="5819FF99" w14:textId="77777777" w:rsidR="004871E0" w:rsidRDefault="004871E0" w:rsidP="004871E0">
      <w:pPr>
        <w:rPr>
          <w:rFonts w:ascii="Trebuchet MS" w:hAnsi="Trebuchet MS"/>
          <w:color w:val="000000"/>
        </w:rPr>
      </w:pPr>
      <w:r>
        <w:rPr>
          <w:rFonts w:ascii="inherit" w:hAnsi="inherit"/>
          <w:color w:val="000000"/>
        </w:rPr>
        <w:lastRenderedPageBreak/>
        <w:t xml:space="preserve">No, you </w:t>
      </w:r>
      <w:proofErr w:type="spellStart"/>
      <w:r>
        <w:rPr>
          <w:rFonts w:ascii="inherit" w:hAnsi="inherit"/>
          <w:color w:val="000000"/>
        </w:rPr>
        <w:t>can not</w:t>
      </w:r>
      <w:proofErr w:type="spellEnd"/>
      <w:r>
        <w:rPr>
          <w:rFonts w:ascii="inherit" w:hAnsi="inherit"/>
          <w:color w:val="000000"/>
        </w:rPr>
        <w:t xml:space="preserve"> create instances of abstract class in Java, they are incomplete. Even though, if your abstract class doesn’t contain any abstract method, you </w:t>
      </w:r>
      <w:proofErr w:type="spellStart"/>
      <w:r>
        <w:rPr>
          <w:rFonts w:ascii="inherit" w:hAnsi="inherit"/>
          <w:color w:val="000000"/>
        </w:rPr>
        <w:t>can not</w:t>
      </w:r>
      <w:proofErr w:type="spellEnd"/>
      <w:r>
        <w:rPr>
          <w:rFonts w:ascii="inherit" w:hAnsi="inherit"/>
          <w:color w:val="000000"/>
        </w:rPr>
        <w:t xml:space="preserve"> create an instance of it. By making a class </w:t>
      </w:r>
      <w:proofErr w:type="gramStart"/>
      <w:r>
        <w:rPr>
          <w:rFonts w:ascii="Courier New" w:hAnsi="Courier New" w:cs="Courier New"/>
          <w:color w:val="000000"/>
        </w:rPr>
        <w:t>abstract</w:t>
      </w:r>
      <w:r>
        <w:rPr>
          <w:rFonts w:ascii="inherit" w:hAnsi="inherit"/>
          <w:color w:val="000000"/>
        </w:rPr>
        <w:t>,  you</w:t>
      </w:r>
      <w:proofErr w:type="gramEnd"/>
      <w:r>
        <w:rPr>
          <w:rFonts w:ascii="inherit" w:hAnsi="inherit"/>
          <w:color w:val="000000"/>
        </w:rPr>
        <w:t xml:space="preserve"> told the compiler that, it’s incomplete and should not be instantiated. Java compiler will throw an error when a code tries to instantiate an abstract class.</w:t>
      </w:r>
    </w:p>
    <w:p w14:paraId="786F6B2B" w14:textId="77777777" w:rsidR="004871E0" w:rsidRDefault="004871E0" w:rsidP="004871E0">
      <w:pPr>
        <w:spacing w:after="240"/>
        <w:rPr>
          <w:rFonts w:ascii="Trebuchet MS" w:hAnsi="Trebuchet MS"/>
          <w:color w:val="000000"/>
        </w:rPr>
      </w:pPr>
      <w:r>
        <w:rPr>
          <w:rFonts w:ascii="Trebuchet MS" w:hAnsi="Trebuchet MS"/>
          <w:color w:val="000000"/>
        </w:rPr>
        <w:br/>
      </w:r>
    </w:p>
    <w:p w14:paraId="656F419C" w14:textId="77777777" w:rsidR="004871E0" w:rsidRDefault="004871E0" w:rsidP="004871E0">
      <w:pPr>
        <w:pStyle w:val="Heading3"/>
        <w:rPr>
          <w:rFonts w:ascii="Trebuchet MS" w:hAnsi="Trebuchet MS"/>
          <w:color w:val="000000"/>
        </w:rPr>
      </w:pPr>
      <w:r>
        <w:rPr>
          <w:rFonts w:ascii="inherit" w:hAnsi="inherit"/>
          <w:color w:val="000000"/>
        </w:rPr>
        <w:t>6. Is it necessary for an abstract class to have an abstract method?</w:t>
      </w:r>
    </w:p>
    <w:p w14:paraId="7834FA93" w14:textId="717CDCF6" w:rsidR="004871E0" w:rsidRDefault="004871E0" w:rsidP="004871E0">
      <w:pPr>
        <w:rPr>
          <w:rFonts w:ascii="Trebuchet MS" w:hAnsi="Trebuchet MS"/>
          <w:color w:val="000000"/>
        </w:rPr>
      </w:pPr>
      <w:r>
        <w:rPr>
          <w:rFonts w:ascii="Trebuchet MS" w:hAnsi="Trebuchet MS"/>
          <w:noProof/>
          <w:color w:val="0066CC"/>
        </w:rPr>
        <w:drawing>
          <wp:inline distT="0" distB="0" distL="0" distR="0" wp14:anchorId="432E876F" wp14:editId="5B79FA1C">
            <wp:extent cx="381000" cy="381000"/>
            <wp:effectExtent l="0" t="0" r="0" b="0"/>
            <wp:docPr id="1818430597" name="Picture 33" descr="Java abstract class and interface interview Question answers">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Java abstract class and interface interview Question answers">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inherit" w:hAnsi="inherit"/>
          <w:color w:val="000000"/>
        </w:rPr>
        <w:t xml:space="preserve">No, </w:t>
      </w:r>
      <w:proofErr w:type="gramStart"/>
      <w:r>
        <w:rPr>
          <w:rFonts w:ascii="inherit" w:hAnsi="inherit"/>
          <w:color w:val="000000"/>
        </w:rPr>
        <w:t>It’s</w:t>
      </w:r>
      <w:proofErr w:type="gramEnd"/>
      <w:r>
        <w:rPr>
          <w:rFonts w:ascii="inherit" w:hAnsi="inherit"/>
          <w:color w:val="000000"/>
        </w:rPr>
        <w:t xml:space="preserve"> not mandatory for an abstract class to have any abstract method. You can make a class abstract in Java, by just using the </w:t>
      </w:r>
      <w:r>
        <w:rPr>
          <w:rFonts w:ascii="Courier New" w:hAnsi="Courier New" w:cs="Courier New"/>
          <w:color w:val="000000"/>
        </w:rPr>
        <w:t>abstract</w:t>
      </w:r>
      <w:r>
        <w:rPr>
          <w:rFonts w:ascii="inherit" w:hAnsi="inherit"/>
          <w:color w:val="000000"/>
        </w:rPr>
        <w:t xml:space="preserve"> keyword in the class declaration. The compiler will enforce all structural restrictions, applied to an abstract class, </w:t>
      </w:r>
      <w:proofErr w:type="gramStart"/>
      <w:r>
        <w:rPr>
          <w:rFonts w:ascii="inherit" w:hAnsi="inherit"/>
          <w:color w:val="000000"/>
        </w:rPr>
        <w:t>like,  not</w:t>
      </w:r>
      <w:proofErr w:type="gramEnd"/>
      <w:r>
        <w:rPr>
          <w:rFonts w:ascii="inherit" w:hAnsi="inherit"/>
          <w:color w:val="000000"/>
        </w:rPr>
        <w:t xml:space="preserve"> allowing to create of any instance. </w:t>
      </w:r>
    </w:p>
    <w:p w14:paraId="237DD1BD" w14:textId="77777777" w:rsidR="004871E0" w:rsidRDefault="004871E0" w:rsidP="004871E0">
      <w:pPr>
        <w:rPr>
          <w:rFonts w:ascii="Trebuchet MS" w:hAnsi="Trebuchet MS"/>
          <w:color w:val="000000"/>
        </w:rPr>
      </w:pPr>
    </w:p>
    <w:p w14:paraId="2CE40EB6" w14:textId="77777777" w:rsidR="004871E0" w:rsidRDefault="004871E0" w:rsidP="004871E0">
      <w:pPr>
        <w:rPr>
          <w:rFonts w:ascii="Trebuchet MS" w:hAnsi="Trebuchet MS"/>
          <w:color w:val="000000"/>
        </w:rPr>
      </w:pPr>
      <w:proofErr w:type="gramStart"/>
      <w:r>
        <w:rPr>
          <w:rFonts w:ascii="inherit" w:hAnsi="inherit"/>
          <w:color w:val="000000"/>
        </w:rPr>
        <w:t>By the way, it’s</w:t>
      </w:r>
      <w:proofErr w:type="gramEnd"/>
      <w:r>
        <w:rPr>
          <w:rFonts w:ascii="inherit" w:hAnsi="inherit"/>
          <w:color w:val="000000"/>
        </w:rPr>
        <w:t xml:space="preserve"> debatable whether you should have an abstract method inside the abstract class or interface. In my opinion, the abstract class should have abstract methods, because that’s the first thing programmer assumes when he sees that class. That would also go nicely along with the principle of least surprise.</w:t>
      </w:r>
    </w:p>
    <w:p w14:paraId="441527CB" w14:textId="77777777" w:rsidR="004871E0" w:rsidRDefault="004871E0" w:rsidP="004871E0">
      <w:pPr>
        <w:spacing w:after="240"/>
        <w:rPr>
          <w:rFonts w:ascii="Trebuchet MS" w:hAnsi="Trebuchet MS"/>
          <w:color w:val="000000"/>
        </w:rPr>
      </w:pPr>
      <w:r>
        <w:rPr>
          <w:rFonts w:ascii="Trebuchet MS" w:hAnsi="Trebuchet MS"/>
          <w:color w:val="000000"/>
        </w:rPr>
        <w:br/>
      </w:r>
    </w:p>
    <w:p w14:paraId="7AA4821D" w14:textId="77777777" w:rsidR="004871E0" w:rsidRDefault="004871E0" w:rsidP="004871E0">
      <w:pPr>
        <w:pStyle w:val="Heading3"/>
        <w:rPr>
          <w:rFonts w:ascii="Trebuchet MS" w:hAnsi="Trebuchet MS"/>
          <w:color w:val="000000"/>
        </w:rPr>
      </w:pPr>
      <w:r>
        <w:rPr>
          <w:rFonts w:ascii="inherit" w:hAnsi="inherit"/>
          <w:color w:val="000000"/>
        </w:rPr>
        <w:t>7. Difference between abstract class and interface in Java?</w:t>
      </w:r>
    </w:p>
    <w:p w14:paraId="14209DE8" w14:textId="77777777" w:rsidR="004871E0" w:rsidRDefault="004871E0" w:rsidP="004871E0">
      <w:pPr>
        <w:rPr>
          <w:rFonts w:ascii="Trebuchet MS" w:hAnsi="Trebuchet MS"/>
          <w:color w:val="000000"/>
        </w:rPr>
      </w:pPr>
      <w:r>
        <w:rPr>
          <w:rFonts w:ascii="inherit" w:hAnsi="inherit"/>
          <w:color w:val="000000"/>
        </w:rPr>
        <w:t>This is the most important and one of the classic Java Interview questions. I don’t know, how many times I have seen this question at all most all levels of Java interviews. One reason, which makes this question interesting is the ability to produce examples. </w:t>
      </w:r>
    </w:p>
    <w:p w14:paraId="42567B10" w14:textId="77777777" w:rsidR="004871E0" w:rsidRDefault="004871E0" w:rsidP="004871E0">
      <w:pPr>
        <w:rPr>
          <w:rFonts w:ascii="Trebuchet MS" w:hAnsi="Trebuchet MS"/>
          <w:color w:val="000000"/>
        </w:rPr>
      </w:pPr>
    </w:p>
    <w:p w14:paraId="0ABBEDFB" w14:textId="77777777" w:rsidR="004871E0" w:rsidRDefault="004871E0" w:rsidP="004871E0">
      <w:pPr>
        <w:rPr>
          <w:rFonts w:ascii="Trebuchet MS" w:hAnsi="Trebuchet MS"/>
          <w:color w:val="000000"/>
        </w:rPr>
      </w:pPr>
      <w:r>
        <w:rPr>
          <w:rFonts w:ascii="inherit" w:hAnsi="inherit"/>
          <w:color w:val="000000"/>
        </w:rPr>
        <w:t>It’s easy to answers questions on core OOP concepts like </w:t>
      </w:r>
      <w:hyperlink r:id="rId148" w:history="1">
        <w:r>
          <w:rPr>
            <w:rStyle w:val="Hyperlink"/>
            <w:rFonts w:ascii="inherit" w:hAnsi="inherit"/>
            <w:color w:val="0066CC"/>
          </w:rPr>
          <w:t>Abstraction</w:t>
        </w:r>
      </w:hyperlink>
      <w:r>
        <w:rPr>
          <w:rFonts w:ascii="inherit" w:hAnsi="inherit"/>
          <w:color w:val="000000"/>
        </w:rPr>
        <w:t>, </w:t>
      </w:r>
      <w:hyperlink r:id="rId149" w:history="1">
        <w:r>
          <w:rPr>
            <w:rStyle w:val="Hyperlink"/>
            <w:rFonts w:ascii="inherit" w:hAnsi="inherit"/>
            <w:color w:val="0066CC"/>
          </w:rPr>
          <w:t>Encapsulation</w:t>
        </w:r>
      </w:hyperlink>
      <w:r>
        <w:rPr>
          <w:rFonts w:ascii="inherit" w:hAnsi="inherit"/>
          <w:color w:val="000000"/>
        </w:rPr>
        <w:t>, </w:t>
      </w:r>
      <w:hyperlink r:id="rId150" w:history="1">
        <w:r>
          <w:rPr>
            <w:rStyle w:val="Hyperlink"/>
            <w:rFonts w:ascii="inherit" w:hAnsi="inherit"/>
            <w:color w:val="0066CC"/>
          </w:rPr>
          <w:t>Polymorphism</w:t>
        </w:r>
      </w:hyperlink>
      <w:r>
        <w:rPr>
          <w:rFonts w:ascii="inherit" w:hAnsi="inherit"/>
          <w:color w:val="000000"/>
        </w:rPr>
        <w:t>, and </w:t>
      </w:r>
      <w:hyperlink r:id="rId151" w:history="1">
        <w:r>
          <w:rPr>
            <w:rStyle w:val="Hyperlink"/>
            <w:rFonts w:ascii="inherit" w:hAnsi="inherit"/>
            <w:color w:val="0066CC"/>
          </w:rPr>
          <w:t>Inheritance</w:t>
        </w:r>
      </w:hyperlink>
      <w:r>
        <w:rPr>
          <w:rFonts w:ascii="inherit" w:hAnsi="inherit"/>
          <w:color w:val="000000"/>
        </w:rPr>
        <w:t>, but when it comes to subtle points like this, a candidate more often fumbled. You can see this post for all syntactical differences between abstract class and interface, but it deserves a post on its own.</w:t>
      </w:r>
    </w:p>
    <w:p w14:paraId="66A56F80" w14:textId="77777777" w:rsidR="004871E0" w:rsidRDefault="004871E0" w:rsidP="004871E0">
      <w:pPr>
        <w:spacing w:after="240"/>
        <w:rPr>
          <w:rFonts w:ascii="Trebuchet MS" w:hAnsi="Trebuchet MS"/>
          <w:color w:val="000000"/>
        </w:rPr>
      </w:pPr>
      <w:r>
        <w:rPr>
          <w:rFonts w:ascii="Trebuchet MS" w:hAnsi="Trebuchet MS"/>
          <w:color w:val="000000"/>
        </w:rPr>
        <w:br/>
      </w:r>
    </w:p>
    <w:p w14:paraId="73B37FFA" w14:textId="77777777" w:rsidR="004871E0" w:rsidRDefault="004871E0" w:rsidP="004871E0">
      <w:pPr>
        <w:pStyle w:val="Heading3"/>
        <w:rPr>
          <w:rFonts w:ascii="Trebuchet MS" w:hAnsi="Trebuchet MS"/>
          <w:color w:val="000000"/>
        </w:rPr>
      </w:pPr>
      <w:r>
        <w:rPr>
          <w:rFonts w:ascii="inherit" w:hAnsi="inherit"/>
          <w:color w:val="000000"/>
        </w:rPr>
        <w:t>8. When do you favor abstract class over interface?</w:t>
      </w:r>
    </w:p>
    <w:p w14:paraId="48418B09" w14:textId="77777777" w:rsidR="004871E0" w:rsidRDefault="004871E0" w:rsidP="004871E0">
      <w:pPr>
        <w:rPr>
          <w:rFonts w:ascii="Trebuchet MS" w:hAnsi="Trebuchet MS"/>
          <w:color w:val="000000"/>
        </w:rPr>
      </w:pPr>
      <w:r>
        <w:rPr>
          <w:rFonts w:ascii="inherit" w:hAnsi="inherit"/>
          <w:color w:val="000000"/>
        </w:rPr>
        <w:t>This is the follow-up of previous interview questions on abstract class and interface. If you know the syntactical difference, you can answer this question quite easily, as they are the one, which drives the decision. Since it’s almost impossible to add a new method on a published interface, it’s better to use abstract class, when evolution is a concern. </w:t>
      </w:r>
    </w:p>
    <w:p w14:paraId="157FC3CB" w14:textId="77777777" w:rsidR="004871E0" w:rsidRDefault="004871E0" w:rsidP="004871E0">
      <w:pPr>
        <w:rPr>
          <w:rFonts w:ascii="Trebuchet MS" w:hAnsi="Trebuchet MS"/>
          <w:color w:val="000000"/>
        </w:rPr>
      </w:pPr>
    </w:p>
    <w:p w14:paraId="61870F52" w14:textId="77777777" w:rsidR="004871E0" w:rsidRDefault="004871E0" w:rsidP="004871E0">
      <w:pPr>
        <w:rPr>
          <w:rFonts w:ascii="Trebuchet MS" w:hAnsi="Trebuchet MS"/>
          <w:color w:val="000000"/>
        </w:rPr>
      </w:pPr>
      <w:r>
        <w:rPr>
          <w:rFonts w:ascii="inherit" w:hAnsi="inherit"/>
          <w:color w:val="000000"/>
        </w:rPr>
        <w:t>Abstract class in Java evolves better than the interface. Similarly, if you have too many methods inside the interface, you are creating pain for all its implementation, consider providing an abstract class for default implementation. This is the pattern followed in the Java collection package, you can see </w:t>
      </w:r>
      <w:proofErr w:type="spellStart"/>
      <w:r>
        <w:rPr>
          <w:rFonts w:ascii="Courier New" w:hAnsi="Courier New" w:cs="Courier New"/>
          <w:color w:val="000000"/>
        </w:rPr>
        <w:t>AbstractList</w:t>
      </w:r>
      <w:proofErr w:type="spellEnd"/>
      <w:r>
        <w:rPr>
          <w:rFonts w:ascii="inherit" w:hAnsi="inherit"/>
          <w:color w:val="000000"/>
        </w:rPr>
        <w:t> provides a default implementation for the </w:t>
      </w:r>
      <w:r>
        <w:rPr>
          <w:rFonts w:ascii="Courier New" w:hAnsi="Courier New" w:cs="Courier New"/>
          <w:color w:val="000000"/>
        </w:rPr>
        <w:t>List</w:t>
      </w:r>
      <w:r>
        <w:rPr>
          <w:rFonts w:ascii="inherit" w:hAnsi="inherit"/>
          <w:color w:val="000000"/>
        </w:rPr>
        <w:t> interface.</w:t>
      </w:r>
    </w:p>
    <w:p w14:paraId="1563AF0F" w14:textId="77777777" w:rsidR="004871E0" w:rsidRDefault="004871E0" w:rsidP="004871E0">
      <w:pPr>
        <w:spacing w:after="240"/>
        <w:rPr>
          <w:rFonts w:ascii="Trebuchet MS" w:hAnsi="Trebuchet MS"/>
          <w:color w:val="000000"/>
        </w:rPr>
      </w:pPr>
      <w:r>
        <w:rPr>
          <w:rFonts w:ascii="Trebuchet MS" w:hAnsi="Trebuchet MS"/>
          <w:color w:val="000000"/>
        </w:rPr>
        <w:br/>
      </w:r>
    </w:p>
    <w:p w14:paraId="2C3F8600" w14:textId="77777777" w:rsidR="004871E0" w:rsidRDefault="004871E0" w:rsidP="004871E0">
      <w:pPr>
        <w:pStyle w:val="Heading3"/>
        <w:rPr>
          <w:rFonts w:ascii="Trebuchet MS" w:hAnsi="Trebuchet MS"/>
          <w:color w:val="000000"/>
        </w:rPr>
      </w:pPr>
      <w:r>
        <w:rPr>
          <w:rFonts w:ascii="inherit" w:hAnsi="inherit"/>
          <w:color w:val="000000"/>
        </w:rPr>
        <w:t>9. What is the abstract method in Java?</w:t>
      </w:r>
    </w:p>
    <w:p w14:paraId="1C0486A5" w14:textId="77777777" w:rsidR="004871E0" w:rsidRDefault="004871E0" w:rsidP="004871E0">
      <w:pPr>
        <w:rPr>
          <w:rFonts w:ascii="Trebuchet MS" w:hAnsi="Trebuchet MS"/>
          <w:color w:val="000000"/>
        </w:rPr>
      </w:pPr>
      <w:r>
        <w:rPr>
          <w:rFonts w:ascii="inherit" w:hAnsi="inherit"/>
          <w:color w:val="000000"/>
        </w:rPr>
        <w:t>An abstract method is a method without a body. You just declare the method, without defining it and use </w:t>
      </w:r>
      <w:r>
        <w:rPr>
          <w:rFonts w:ascii="Courier New" w:hAnsi="Courier New" w:cs="Courier New"/>
          <w:color w:val="000000"/>
        </w:rPr>
        <w:t>abstract</w:t>
      </w:r>
      <w:r>
        <w:rPr>
          <w:rFonts w:ascii="inherit" w:hAnsi="inherit"/>
          <w:color w:val="000000"/>
        </w:rPr>
        <w:t> keywords in the method declaration.  All methods declared inside </w:t>
      </w:r>
      <w:hyperlink r:id="rId152" w:history="1">
        <w:r>
          <w:rPr>
            <w:rStyle w:val="Hyperlink"/>
            <w:rFonts w:ascii="inherit" w:hAnsi="inherit"/>
            <w:color w:val="0066CC"/>
          </w:rPr>
          <w:t>Java Interface</w:t>
        </w:r>
      </w:hyperlink>
      <w:r>
        <w:rPr>
          <w:rFonts w:ascii="inherit" w:hAnsi="inherit"/>
          <w:color w:val="000000"/>
        </w:rPr>
        <w:t xml:space="preserve"> is by default abstract. Here is an example of an abstract method in </w:t>
      </w:r>
      <w:proofErr w:type="gramStart"/>
      <w:r>
        <w:rPr>
          <w:rFonts w:ascii="inherit" w:hAnsi="inherit"/>
          <w:color w:val="000000"/>
        </w:rPr>
        <w:t>Java</w:t>
      </w:r>
      <w:proofErr w:type="gramEnd"/>
    </w:p>
    <w:p w14:paraId="74AE16D8" w14:textId="77777777" w:rsidR="004871E0" w:rsidRDefault="004871E0" w:rsidP="004871E0">
      <w:pPr>
        <w:rPr>
          <w:rFonts w:ascii="Trebuchet MS" w:hAnsi="Trebuchet MS"/>
          <w:color w:val="000000"/>
        </w:rPr>
      </w:pPr>
    </w:p>
    <w:p w14:paraId="55AF516E" w14:textId="77777777" w:rsidR="004871E0" w:rsidRDefault="004871E0" w:rsidP="004871E0">
      <w:pPr>
        <w:rPr>
          <w:rFonts w:ascii="Trebuchet MS" w:hAnsi="Trebuchet MS"/>
          <w:color w:val="000000"/>
        </w:rPr>
      </w:pPr>
      <w:r>
        <w:rPr>
          <w:rFonts w:ascii="inherit" w:hAnsi="inherit"/>
          <w:color w:val="000000"/>
        </w:rPr>
        <w:t>                </w:t>
      </w:r>
      <w:r>
        <w:rPr>
          <w:rFonts w:ascii="Courier New" w:hAnsi="Courier New" w:cs="Courier New"/>
          <w:color w:val="000000"/>
        </w:rPr>
        <w:t xml:space="preserve">public void abstract </w:t>
      </w:r>
      <w:proofErr w:type="spellStart"/>
      <w:proofErr w:type="gramStart"/>
      <w:r>
        <w:rPr>
          <w:rFonts w:ascii="Courier New" w:hAnsi="Courier New" w:cs="Courier New"/>
          <w:color w:val="000000"/>
        </w:rPr>
        <w:t>printVersion</w:t>
      </w:r>
      <w:proofErr w:type="spellEnd"/>
      <w:r>
        <w:rPr>
          <w:rFonts w:ascii="Courier New" w:hAnsi="Courier New" w:cs="Courier New"/>
          <w:color w:val="000000"/>
        </w:rPr>
        <w:t>(</w:t>
      </w:r>
      <w:proofErr w:type="gramEnd"/>
      <w:r>
        <w:rPr>
          <w:rFonts w:ascii="Courier New" w:hAnsi="Courier New" w:cs="Courier New"/>
          <w:color w:val="000000"/>
        </w:rPr>
        <w:t>);</w:t>
      </w:r>
    </w:p>
    <w:p w14:paraId="41D3D7A1" w14:textId="77777777" w:rsidR="004871E0" w:rsidRDefault="004871E0" w:rsidP="004871E0">
      <w:pPr>
        <w:rPr>
          <w:rFonts w:ascii="Trebuchet MS" w:hAnsi="Trebuchet MS"/>
          <w:color w:val="000000"/>
        </w:rPr>
      </w:pPr>
    </w:p>
    <w:p w14:paraId="77042030" w14:textId="77777777" w:rsidR="004871E0" w:rsidRDefault="004871E0" w:rsidP="004871E0">
      <w:pPr>
        <w:rPr>
          <w:rFonts w:ascii="Trebuchet MS" w:hAnsi="Trebuchet MS"/>
          <w:color w:val="000000"/>
        </w:rPr>
      </w:pPr>
      <w:r>
        <w:rPr>
          <w:rFonts w:ascii="inherit" w:hAnsi="inherit"/>
          <w:color w:val="000000"/>
        </w:rPr>
        <w:t>Now, In order to implement this method, you need to extend the abstract class and </w:t>
      </w:r>
      <w:hyperlink r:id="rId153" w:history="1">
        <w:r>
          <w:rPr>
            <w:rStyle w:val="Hyperlink"/>
            <w:rFonts w:ascii="inherit" w:hAnsi="inherit"/>
            <w:color w:val="0066CC"/>
          </w:rPr>
          <w:t>override</w:t>
        </w:r>
      </w:hyperlink>
      <w:r>
        <w:rPr>
          <w:rFonts w:ascii="inherit" w:hAnsi="inherit"/>
          <w:color w:val="000000"/>
        </w:rPr>
        <w:t> this method.</w:t>
      </w:r>
    </w:p>
    <w:p w14:paraId="7453D66F" w14:textId="77777777" w:rsidR="004871E0" w:rsidRDefault="004871E0" w:rsidP="004871E0">
      <w:pPr>
        <w:spacing w:after="240"/>
        <w:rPr>
          <w:rFonts w:ascii="Trebuchet MS" w:hAnsi="Trebuchet MS"/>
          <w:color w:val="000000"/>
        </w:rPr>
      </w:pPr>
      <w:r>
        <w:rPr>
          <w:rFonts w:ascii="Trebuchet MS" w:hAnsi="Trebuchet MS"/>
          <w:color w:val="000000"/>
        </w:rPr>
        <w:br/>
      </w:r>
    </w:p>
    <w:p w14:paraId="4F564A0C" w14:textId="77777777" w:rsidR="004871E0" w:rsidRDefault="004871E0" w:rsidP="004871E0">
      <w:pPr>
        <w:pStyle w:val="Heading3"/>
        <w:rPr>
          <w:rFonts w:ascii="Trebuchet MS" w:hAnsi="Trebuchet MS"/>
          <w:color w:val="000000"/>
        </w:rPr>
      </w:pPr>
      <w:r>
        <w:rPr>
          <w:rFonts w:ascii="inherit" w:hAnsi="inherit"/>
          <w:color w:val="000000"/>
        </w:rPr>
        <w:t>10. Can an abstract class contains the main method in Java?</w:t>
      </w:r>
    </w:p>
    <w:p w14:paraId="3C639397" w14:textId="77777777" w:rsidR="004871E0" w:rsidRDefault="004871E0" w:rsidP="004871E0">
      <w:pPr>
        <w:rPr>
          <w:rFonts w:ascii="Trebuchet MS" w:hAnsi="Trebuchet MS"/>
          <w:color w:val="000000"/>
        </w:rPr>
      </w:pPr>
      <w:r>
        <w:rPr>
          <w:rFonts w:ascii="inherit" w:hAnsi="inherit"/>
          <w:color w:val="000000"/>
        </w:rPr>
        <w:t>Yes, an abstract class can contain the </w:t>
      </w:r>
      <w:hyperlink r:id="rId154" w:history="1">
        <w:r>
          <w:rPr>
            <w:rStyle w:val="Hyperlink"/>
            <w:rFonts w:ascii="inherit" w:hAnsi="inherit"/>
            <w:color w:val="0066CC"/>
          </w:rPr>
          <w:t>main method</w:t>
        </w:r>
      </w:hyperlink>
      <w:r>
        <w:rPr>
          <w:rFonts w:ascii="inherit" w:hAnsi="inherit"/>
          <w:color w:val="000000"/>
        </w:rPr>
        <w:t>, it just another static method and you can execute the Abstract class with the main method until you don’t create any instance.</w:t>
      </w:r>
    </w:p>
    <w:p w14:paraId="50134E11" w14:textId="2C9879A3" w:rsidR="004871E0" w:rsidRDefault="004E1F79" w:rsidP="004E1F79">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 xml:space="preserve"> </w:t>
      </w:r>
      <w:r w:rsidR="0044333E">
        <w:rPr>
          <w:rFonts w:ascii="Times New Roman" w:eastAsia="Times New Roman" w:hAnsi="Times New Roman" w:cs="Times New Roman"/>
          <w:b/>
          <w:bCs/>
          <w:color w:val="212121"/>
          <w:kern w:val="0"/>
          <w:sz w:val="36"/>
          <w:szCs w:val="36"/>
          <w14:ligatures w14:val="none"/>
        </w:rPr>
        <w:t>Object &amp; Class</w:t>
      </w:r>
    </w:p>
    <w:p w14:paraId="38E0EB6F" w14:textId="77777777" w:rsidR="0044333E" w:rsidRPr="0044333E" w:rsidRDefault="0044333E" w:rsidP="0044333E">
      <w:pPr>
        <w:shd w:val="clear" w:color="auto" w:fill="FFFFFF"/>
        <w:spacing w:before="150" w:after="150" w:line="240" w:lineRule="auto"/>
        <w:outlineLvl w:val="2"/>
        <w:rPr>
          <w:rFonts w:ascii="Oswald" w:eastAsia="Times New Roman" w:hAnsi="Oswald" w:cs="Times New Roman"/>
          <w:b/>
          <w:bCs/>
          <w:color w:val="333333"/>
          <w:kern w:val="0"/>
          <w:sz w:val="36"/>
          <w:szCs w:val="36"/>
          <w14:ligatures w14:val="none"/>
        </w:rPr>
      </w:pPr>
      <w:r w:rsidRPr="0044333E">
        <w:rPr>
          <w:rFonts w:ascii="Oswald" w:eastAsia="Times New Roman" w:hAnsi="Oswald" w:cs="Times New Roman"/>
          <w:b/>
          <w:bCs/>
          <w:color w:val="333333"/>
          <w:kern w:val="0"/>
          <w:sz w:val="36"/>
          <w:szCs w:val="36"/>
          <w14:ligatures w14:val="none"/>
        </w:rPr>
        <w:t>What is Object class in Java programming language?</w:t>
      </w:r>
    </w:p>
    <w:p w14:paraId="27B4CD61" w14:textId="77777777" w:rsidR="0044333E" w:rsidRPr="0044333E" w:rsidRDefault="0044333E" w:rsidP="0044333E">
      <w:pPr>
        <w:shd w:val="clear" w:color="auto" w:fill="FFFFFF"/>
        <w:spacing w:after="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 </w:t>
      </w:r>
      <w:proofErr w:type="spellStart"/>
      <w:r w:rsidRPr="0044333E">
        <w:rPr>
          <w:rFonts w:ascii="Helvetica" w:eastAsia="Times New Roman" w:hAnsi="Helvetica" w:cs="Times New Roman"/>
          <w:b/>
          <w:bCs/>
          <w:color w:val="FFFFFF"/>
          <w:kern w:val="0"/>
          <w:sz w:val="20"/>
          <w:szCs w:val="20"/>
          <w:shd w:val="clear" w:color="auto" w:fill="777777"/>
          <w14:ligatures w14:val="none"/>
        </w:rPr>
        <w:t>FAQKey</w:t>
      </w:r>
      <w:proofErr w:type="spellEnd"/>
      <w:r w:rsidRPr="0044333E">
        <w:rPr>
          <w:rFonts w:ascii="Helvetica" w:eastAsia="Times New Roman" w:hAnsi="Helvetica" w:cs="Times New Roman"/>
          <w:b/>
          <w:bCs/>
          <w:color w:val="FFFFFF"/>
          <w:kern w:val="0"/>
          <w:sz w:val="20"/>
          <w:szCs w:val="20"/>
          <w:shd w:val="clear" w:color="auto" w:fill="777777"/>
          <w14:ligatures w14:val="none"/>
        </w:rPr>
        <w:t xml:space="preserve"> Concept</w:t>
      </w:r>
    </w:p>
    <w:p w14:paraId="5E37C3B9" w14:textId="77777777" w:rsidR="0044333E" w:rsidRPr="0044333E" w:rsidRDefault="0044333E" w:rsidP="0044333E">
      <w:pPr>
        <w:shd w:val="clear" w:color="auto" w:fill="FFFFFF"/>
        <w:spacing w:after="150" w:line="240" w:lineRule="auto"/>
        <w:rPr>
          <w:rFonts w:ascii="Helvetica" w:eastAsia="Times New Roman" w:hAnsi="Helvetica" w:cs="Times New Roman"/>
          <w:color w:val="A94442"/>
          <w:kern w:val="0"/>
          <w:sz w:val="21"/>
          <w:szCs w:val="21"/>
          <w14:ligatures w14:val="none"/>
        </w:rPr>
      </w:pPr>
      <w:r w:rsidRPr="0044333E">
        <w:rPr>
          <w:rFonts w:ascii="Helvetica" w:eastAsia="Times New Roman" w:hAnsi="Helvetica" w:cs="Times New Roman"/>
          <w:color w:val="A94442"/>
          <w:kern w:val="0"/>
          <w:sz w:val="21"/>
          <w:szCs w:val="21"/>
          <w14:ligatures w14:val="none"/>
        </w:rPr>
        <w:t>* Similar Java Interview Question Recently Asked @ Accenture, Citi, Expeditors, GlobalLogic, Google, Morgan Stanley, Oracle, Software AG, Vanguard,</w:t>
      </w:r>
    </w:p>
    <w:p w14:paraId="1C5C86F9"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Object class defined in </w:t>
      </w:r>
      <w:proofErr w:type="spellStart"/>
      <w:proofErr w:type="gramStart"/>
      <w:r w:rsidRPr="0044333E">
        <w:rPr>
          <w:rFonts w:ascii="Helvetica" w:eastAsia="Times New Roman" w:hAnsi="Helvetica" w:cs="Times New Roman"/>
          <w:i/>
          <w:iCs/>
          <w:color w:val="333333"/>
          <w:kern w:val="0"/>
          <w:sz w:val="27"/>
          <w:szCs w:val="27"/>
          <w14:ligatures w14:val="none"/>
        </w:rPr>
        <w:t>java.lang</w:t>
      </w:r>
      <w:proofErr w:type="spellEnd"/>
      <w:proofErr w:type="gramEnd"/>
      <w:r w:rsidRPr="0044333E">
        <w:rPr>
          <w:rFonts w:ascii="Helvetica" w:eastAsia="Times New Roman" w:hAnsi="Helvetica" w:cs="Times New Roman"/>
          <w:color w:val="333333"/>
          <w:kern w:val="0"/>
          <w:sz w:val="27"/>
          <w:szCs w:val="27"/>
          <w14:ligatures w14:val="none"/>
        </w:rPr>
        <w:t> package is the superclass of all other classes defined in Java programming language. Every class extends from the Object class either directly or indirectly. All classes inherit the instance methods defined in the Object class.</w:t>
      </w:r>
    </w:p>
    <w:p w14:paraId="24B2AE1D" w14:textId="77777777" w:rsidR="0044333E" w:rsidRPr="0044333E" w:rsidRDefault="0044333E" w:rsidP="0044333E">
      <w:pPr>
        <w:shd w:val="clear" w:color="auto" w:fill="FFFFFF"/>
        <w:spacing w:before="150" w:after="150" w:line="240" w:lineRule="auto"/>
        <w:outlineLvl w:val="2"/>
        <w:rPr>
          <w:rFonts w:ascii="Oswald" w:eastAsia="Times New Roman" w:hAnsi="Oswald" w:cs="Times New Roman"/>
          <w:b/>
          <w:bCs/>
          <w:color w:val="333333"/>
          <w:kern w:val="0"/>
          <w:sz w:val="36"/>
          <w:szCs w:val="36"/>
          <w14:ligatures w14:val="none"/>
        </w:rPr>
      </w:pPr>
      <w:r w:rsidRPr="0044333E">
        <w:rPr>
          <w:rFonts w:ascii="Oswald" w:eastAsia="Times New Roman" w:hAnsi="Oswald" w:cs="Times New Roman"/>
          <w:b/>
          <w:bCs/>
          <w:color w:val="333333"/>
          <w:kern w:val="0"/>
          <w:sz w:val="36"/>
          <w:szCs w:val="36"/>
          <w14:ligatures w14:val="none"/>
        </w:rPr>
        <w:lastRenderedPageBreak/>
        <w:t>What are the non-static methods defined in the Object class that are inherited by all classes?</w:t>
      </w:r>
    </w:p>
    <w:p w14:paraId="75CE5617" w14:textId="77777777" w:rsidR="0044333E" w:rsidRPr="0044333E" w:rsidRDefault="0044333E" w:rsidP="0044333E">
      <w:pPr>
        <w:shd w:val="clear" w:color="auto" w:fill="FFFFFF"/>
        <w:spacing w:after="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 </w:t>
      </w:r>
      <w:proofErr w:type="spellStart"/>
      <w:r w:rsidRPr="0044333E">
        <w:rPr>
          <w:rFonts w:ascii="Helvetica" w:eastAsia="Times New Roman" w:hAnsi="Helvetica" w:cs="Times New Roman"/>
          <w:b/>
          <w:bCs/>
          <w:color w:val="FFFFFF"/>
          <w:kern w:val="0"/>
          <w:sz w:val="20"/>
          <w:szCs w:val="20"/>
          <w:shd w:val="clear" w:color="auto" w:fill="777777"/>
          <w14:ligatures w14:val="none"/>
        </w:rPr>
        <w:t>FAQKey</w:t>
      </w:r>
      <w:proofErr w:type="spellEnd"/>
      <w:r w:rsidRPr="0044333E">
        <w:rPr>
          <w:rFonts w:ascii="Helvetica" w:eastAsia="Times New Roman" w:hAnsi="Helvetica" w:cs="Times New Roman"/>
          <w:b/>
          <w:bCs/>
          <w:color w:val="FFFFFF"/>
          <w:kern w:val="0"/>
          <w:sz w:val="20"/>
          <w:szCs w:val="20"/>
          <w:shd w:val="clear" w:color="auto" w:fill="777777"/>
          <w14:ligatures w14:val="none"/>
        </w:rPr>
        <w:t xml:space="preserve"> Concept</w:t>
      </w:r>
    </w:p>
    <w:p w14:paraId="07C99C1B" w14:textId="77777777" w:rsidR="0044333E" w:rsidRPr="0044333E" w:rsidRDefault="0044333E" w:rsidP="0044333E">
      <w:pPr>
        <w:shd w:val="clear" w:color="auto" w:fill="FFFFFF"/>
        <w:spacing w:after="150" w:line="240" w:lineRule="auto"/>
        <w:rPr>
          <w:rFonts w:ascii="Helvetica" w:eastAsia="Times New Roman" w:hAnsi="Helvetica" w:cs="Times New Roman"/>
          <w:color w:val="A94442"/>
          <w:kern w:val="0"/>
          <w:sz w:val="21"/>
          <w:szCs w:val="21"/>
          <w14:ligatures w14:val="none"/>
        </w:rPr>
      </w:pPr>
      <w:r w:rsidRPr="0044333E">
        <w:rPr>
          <w:rFonts w:ascii="Helvetica" w:eastAsia="Times New Roman" w:hAnsi="Helvetica" w:cs="Times New Roman"/>
          <w:color w:val="A94442"/>
          <w:kern w:val="0"/>
          <w:sz w:val="21"/>
          <w:szCs w:val="21"/>
          <w14:ligatures w14:val="none"/>
        </w:rPr>
        <w:t>* Similar Java Interview Question Recently Asked @ Amadeus, Amdocs, Campus Labs, Deloitte, Ducat, Expeditors, </w:t>
      </w:r>
      <w:proofErr w:type="spellStart"/>
      <w:r w:rsidRPr="0044333E">
        <w:rPr>
          <w:rFonts w:ascii="Helvetica" w:eastAsia="Times New Roman" w:hAnsi="Helvetica" w:cs="Times New Roman"/>
          <w:color w:val="A94442"/>
          <w:kern w:val="0"/>
          <w:sz w:val="21"/>
          <w:szCs w:val="21"/>
          <w14:ligatures w14:val="none"/>
        </w:rPr>
        <w:t>FieldEZ</w:t>
      </w:r>
      <w:proofErr w:type="spellEnd"/>
      <w:r w:rsidRPr="0044333E">
        <w:rPr>
          <w:rFonts w:ascii="Helvetica" w:eastAsia="Times New Roman" w:hAnsi="Helvetica" w:cs="Times New Roman"/>
          <w:color w:val="A94442"/>
          <w:kern w:val="0"/>
          <w:sz w:val="21"/>
          <w:szCs w:val="21"/>
          <w14:ligatures w14:val="none"/>
        </w:rPr>
        <w:t>, Goldman Sachs, Google, PWC, Rakuten, </w:t>
      </w:r>
      <w:proofErr w:type="spellStart"/>
      <w:r w:rsidRPr="0044333E">
        <w:rPr>
          <w:rFonts w:ascii="Helvetica" w:eastAsia="Times New Roman" w:hAnsi="Helvetica" w:cs="Times New Roman"/>
          <w:color w:val="A94442"/>
          <w:kern w:val="0"/>
          <w:sz w:val="21"/>
          <w:szCs w:val="21"/>
          <w14:ligatures w14:val="none"/>
        </w:rPr>
        <w:t>VirtUSA</w:t>
      </w:r>
      <w:proofErr w:type="spellEnd"/>
      <w:r w:rsidRPr="0044333E">
        <w:rPr>
          <w:rFonts w:ascii="Helvetica" w:eastAsia="Times New Roman" w:hAnsi="Helvetica" w:cs="Times New Roman"/>
          <w:color w:val="A94442"/>
          <w:kern w:val="0"/>
          <w:sz w:val="21"/>
          <w:szCs w:val="21"/>
          <w14:ligatures w14:val="none"/>
        </w:rPr>
        <w:t>, </w:t>
      </w:r>
      <w:proofErr w:type="spellStart"/>
      <w:r w:rsidRPr="0044333E">
        <w:rPr>
          <w:rFonts w:ascii="Helvetica" w:eastAsia="Times New Roman" w:hAnsi="Helvetica" w:cs="Times New Roman"/>
          <w:color w:val="A94442"/>
          <w:kern w:val="0"/>
          <w:sz w:val="21"/>
          <w:szCs w:val="21"/>
          <w14:ligatures w14:val="none"/>
        </w:rPr>
        <w:t>Yodlee</w:t>
      </w:r>
      <w:proofErr w:type="spellEnd"/>
      <w:r w:rsidRPr="0044333E">
        <w:rPr>
          <w:rFonts w:ascii="Helvetica" w:eastAsia="Times New Roman" w:hAnsi="Helvetica" w:cs="Times New Roman"/>
          <w:color w:val="A94442"/>
          <w:kern w:val="0"/>
          <w:sz w:val="21"/>
          <w:szCs w:val="21"/>
          <w14:ligatures w14:val="none"/>
        </w:rPr>
        <w:t>,</w:t>
      </w:r>
    </w:p>
    <w:p w14:paraId="5C767313"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Object class defines eight non-static methods that are inherited by all other classes. A Java class can override any of these eight methods.</w:t>
      </w:r>
    </w:p>
    <w:p w14:paraId="472993BE" w14:textId="77777777" w:rsidR="0044333E" w:rsidRPr="0044333E" w:rsidRDefault="0044333E" w:rsidP="0044333E">
      <w:pPr>
        <w:numPr>
          <w:ilvl w:val="0"/>
          <w:numId w:val="245"/>
        </w:numPr>
        <w:shd w:val="clear" w:color="auto" w:fill="FFFFFF"/>
        <w:spacing w:before="100" w:beforeAutospacing="1" w:after="100" w:afterAutospacing="1" w:line="240" w:lineRule="auto"/>
        <w:rPr>
          <w:rFonts w:ascii="Helvetica" w:eastAsia="Times New Roman" w:hAnsi="Helvetica" w:cs="Times New Roman"/>
          <w:color w:val="333333"/>
          <w:kern w:val="0"/>
          <w:sz w:val="27"/>
          <w:szCs w:val="27"/>
          <w14:ligatures w14:val="none"/>
        </w:rPr>
      </w:pPr>
      <w:proofErr w:type="gramStart"/>
      <w:r w:rsidRPr="0044333E">
        <w:rPr>
          <w:rFonts w:ascii="Helvetica" w:eastAsia="Times New Roman" w:hAnsi="Helvetica" w:cs="Times New Roman"/>
          <w:b/>
          <w:bCs/>
          <w:color w:val="333333"/>
          <w:kern w:val="0"/>
          <w:sz w:val="27"/>
          <w:szCs w:val="27"/>
          <w14:ligatures w14:val="none"/>
        </w:rPr>
        <w:t>clone(</w:t>
      </w:r>
      <w:proofErr w:type="gramEnd"/>
      <w:r w:rsidRPr="0044333E">
        <w:rPr>
          <w:rFonts w:ascii="Helvetica" w:eastAsia="Times New Roman" w:hAnsi="Helvetica" w:cs="Times New Roman"/>
          <w:b/>
          <w:bCs/>
          <w:color w:val="333333"/>
          <w:kern w:val="0"/>
          <w:sz w:val="27"/>
          <w:szCs w:val="27"/>
          <w14:ligatures w14:val="none"/>
        </w:rPr>
        <w:t>)</w:t>
      </w:r>
      <w:r w:rsidRPr="0044333E">
        <w:rPr>
          <w:rFonts w:ascii="Helvetica" w:eastAsia="Times New Roman" w:hAnsi="Helvetica" w:cs="Times New Roman"/>
          <w:color w:val="333333"/>
          <w:kern w:val="0"/>
          <w:sz w:val="27"/>
          <w:szCs w:val="27"/>
          <w14:ligatures w14:val="none"/>
        </w:rPr>
        <w:t> - If a class implements </w:t>
      </w:r>
      <w:r w:rsidRPr="0044333E">
        <w:rPr>
          <w:rFonts w:ascii="Helvetica" w:eastAsia="Times New Roman" w:hAnsi="Helvetica" w:cs="Times New Roman"/>
          <w:i/>
          <w:iCs/>
          <w:color w:val="333333"/>
          <w:kern w:val="0"/>
          <w:sz w:val="27"/>
          <w:szCs w:val="27"/>
          <w14:ligatures w14:val="none"/>
        </w:rPr>
        <w:t>cloneable</w:t>
      </w:r>
      <w:r w:rsidRPr="0044333E">
        <w:rPr>
          <w:rFonts w:ascii="Helvetica" w:eastAsia="Times New Roman" w:hAnsi="Helvetica" w:cs="Times New Roman"/>
          <w:color w:val="333333"/>
          <w:kern w:val="0"/>
          <w:sz w:val="27"/>
          <w:szCs w:val="27"/>
          <w14:ligatures w14:val="none"/>
        </w:rPr>
        <w:t> interface, then calling clone() method on its object returns a copy of the object. If a class does not implement the </w:t>
      </w:r>
      <w:r w:rsidRPr="0044333E">
        <w:rPr>
          <w:rFonts w:ascii="Helvetica" w:eastAsia="Times New Roman" w:hAnsi="Helvetica" w:cs="Times New Roman"/>
          <w:i/>
          <w:iCs/>
          <w:color w:val="333333"/>
          <w:kern w:val="0"/>
          <w:sz w:val="27"/>
          <w:szCs w:val="27"/>
          <w14:ligatures w14:val="none"/>
        </w:rPr>
        <w:t>cloneable</w:t>
      </w:r>
      <w:r w:rsidRPr="0044333E">
        <w:rPr>
          <w:rFonts w:ascii="Helvetica" w:eastAsia="Times New Roman" w:hAnsi="Helvetica" w:cs="Times New Roman"/>
          <w:color w:val="333333"/>
          <w:kern w:val="0"/>
          <w:sz w:val="27"/>
          <w:szCs w:val="27"/>
          <w14:ligatures w14:val="none"/>
        </w:rPr>
        <w:t xml:space="preserve"> interface, and </w:t>
      </w:r>
      <w:proofErr w:type="gramStart"/>
      <w:r w:rsidRPr="0044333E">
        <w:rPr>
          <w:rFonts w:ascii="Helvetica" w:eastAsia="Times New Roman" w:hAnsi="Helvetica" w:cs="Times New Roman"/>
          <w:color w:val="333333"/>
          <w:kern w:val="0"/>
          <w:sz w:val="27"/>
          <w:szCs w:val="27"/>
          <w14:ligatures w14:val="none"/>
        </w:rPr>
        <w:t>clone(</w:t>
      </w:r>
      <w:proofErr w:type="gramEnd"/>
      <w:r w:rsidRPr="0044333E">
        <w:rPr>
          <w:rFonts w:ascii="Helvetica" w:eastAsia="Times New Roman" w:hAnsi="Helvetica" w:cs="Times New Roman"/>
          <w:color w:val="333333"/>
          <w:kern w:val="0"/>
          <w:sz w:val="27"/>
          <w:szCs w:val="27"/>
          <w14:ligatures w14:val="none"/>
        </w:rPr>
        <w:t>) method is called on its object, then the method throws a </w:t>
      </w:r>
      <w:proofErr w:type="spellStart"/>
      <w:r w:rsidRPr="0044333E">
        <w:rPr>
          <w:rFonts w:ascii="Helvetica" w:eastAsia="Times New Roman" w:hAnsi="Helvetica" w:cs="Times New Roman"/>
          <w:i/>
          <w:iCs/>
          <w:color w:val="333333"/>
          <w:kern w:val="0"/>
          <w:sz w:val="27"/>
          <w:szCs w:val="27"/>
          <w14:ligatures w14:val="none"/>
        </w:rPr>
        <w:t>CloneNotSupportedException</w:t>
      </w:r>
      <w:proofErr w:type="spellEnd"/>
      <w:r w:rsidRPr="0044333E">
        <w:rPr>
          <w:rFonts w:ascii="Helvetica" w:eastAsia="Times New Roman" w:hAnsi="Helvetica" w:cs="Times New Roman"/>
          <w:color w:val="333333"/>
          <w:kern w:val="0"/>
          <w:sz w:val="27"/>
          <w:szCs w:val="27"/>
          <w14:ligatures w14:val="none"/>
        </w:rPr>
        <w:t> exception.</w:t>
      </w:r>
    </w:p>
    <w:p w14:paraId="2115B2D2" w14:textId="77777777" w:rsidR="0044333E" w:rsidRPr="0044333E" w:rsidRDefault="0044333E" w:rsidP="0044333E">
      <w:pPr>
        <w:shd w:val="clear" w:color="auto" w:fill="FFFFFF"/>
        <w:spacing w:after="0" w:line="240" w:lineRule="auto"/>
        <w:ind w:left="720"/>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br/>
      </w:r>
    </w:p>
    <w:p w14:paraId="5879F11D" w14:textId="77777777" w:rsidR="0044333E" w:rsidRPr="0044333E" w:rsidRDefault="0044333E" w:rsidP="0044333E">
      <w:pPr>
        <w:numPr>
          <w:ilvl w:val="0"/>
          <w:numId w:val="245"/>
        </w:numPr>
        <w:shd w:val="clear" w:color="auto" w:fill="FFFFFF"/>
        <w:spacing w:before="100" w:beforeAutospacing="1" w:after="100" w:afterAutospacing="1" w:line="240" w:lineRule="auto"/>
        <w:rPr>
          <w:rFonts w:ascii="Helvetica" w:eastAsia="Times New Roman" w:hAnsi="Helvetica" w:cs="Times New Roman"/>
          <w:color w:val="333333"/>
          <w:kern w:val="0"/>
          <w:sz w:val="27"/>
          <w:szCs w:val="27"/>
          <w14:ligatures w14:val="none"/>
        </w:rPr>
      </w:pPr>
      <w:proofErr w:type="spellStart"/>
      <w:proofErr w:type="gramStart"/>
      <w:r w:rsidRPr="0044333E">
        <w:rPr>
          <w:rFonts w:ascii="Helvetica" w:eastAsia="Times New Roman" w:hAnsi="Helvetica" w:cs="Times New Roman"/>
          <w:b/>
          <w:bCs/>
          <w:color w:val="333333"/>
          <w:kern w:val="0"/>
          <w:sz w:val="27"/>
          <w:szCs w:val="27"/>
          <w14:ligatures w14:val="none"/>
        </w:rPr>
        <w:t>toString</w:t>
      </w:r>
      <w:proofErr w:type="spellEnd"/>
      <w:r w:rsidRPr="0044333E">
        <w:rPr>
          <w:rFonts w:ascii="Helvetica" w:eastAsia="Times New Roman" w:hAnsi="Helvetica" w:cs="Times New Roman"/>
          <w:b/>
          <w:bCs/>
          <w:color w:val="333333"/>
          <w:kern w:val="0"/>
          <w:sz w:val="27"/>
          <w:szCs w:val="27"/>
          <w14:ligatures w14:val="none"/>
        </w:rPr>
        <w:t>(</w:t>
      </w:r>
      <w:proofErr w:type="gramEnd"/>
      <w:r w:rsidRPr="0044333E">
        <w:rPr>
          <w:rFonts w:ascii="Helvetica" w:eastAsia="Times New Roman" w:hAnsi="Helvetica" w:cs="Times New Roman"/>
          <w:b/>
          <w:bCs/>
          <w:color w:val="333333"/>
          <w:kern w:val="0"/>
          <w:sz w:val="27"/>
          <w:szCs w:val="27"/>
          <w14:ligatures w14:val="none"/>
        </w:rPr>
        <w:t>)</w:t>
      </w:r>
      <w:r w:rsidRPr="0044333E">
        <w:rPr>
          <w:rFonts w:ascii="Helvetica" w:eastAsia="Times New Roman" w:hAnsi="Helvetica" w:cs="Times New Roman"/>
          <w:color w:val="333333"/>
          <w:kern w:val="0"/>
          <w:sz w:val="27"/>
          <w:szCs w:val="27"/>
          <w14:ligatures w14:val="none"/>
        </w:rPr>
        <w:t xml:space="preserve"> - You can get a string representation of any Java object by calling its </w:t>
      </w:r>
      <w:proofErr w:type="spellStart"/>
      <w:r w:rsidRPr="0044333E">
        <w:rPr>
          <w:rFonts w:ascii="Helvetica" w:eastAsia="Times New Roman" w:hAnsi="Helvetica" w:cs="Times New Roman"/>
          <w:color w:val="333333"/>
          <w:kern w:val="0"/>
          <w:sz w:val="27"/>
          <w:szCs w:val="27"/>
          <w14:ligatures w14:val="none"/>
        </w:rPr>
        <w:t>toString</w:t>
      </w:r>
      <w:proofErr w:type="spellEnd"/>
      <w:r w:rsidRPr="0044333E">
        <w:rPr>
          <w:rFonts w:ascii="Helvetica" w:eastAsia="Times New Roman" w:hAnsi="Helvetica" w:cs="Times New Roman"/>
          <w:color w:val="333333"/>
          <w:kern w:val="0"/>
          <w:sz w:val="27"/>
          <w:szCs w:val="27"/>
          <w14:ligatures w14:val="none"/>
        </w:rPr>
        <w:t xml:space="preserve">() method. The </w:t>
      </w:r>
      <w:proofErr w:type="spellStart"/>
      <w:proofErr w:type="gramStart"/>
      <w:r w:rsidRPr="0044333E">
        <w:rPr>
          <w:rFonts w:ascii="Helvetica" w:eastAsia="Times New Roman" w:hAnsi="Helvetica" w:cs="Times New Roman"/>
          <w:color w:val="333333"/>
          <w:kern w:val="0"/>
          <w:sz w:val="27"/>
          <w:szCs w:val="27"/>
          <w14:ligatures w14:val="none"/>
        </w:rPr>
        <w:t>toString</w:t>
      </w:r>
      <w:proofErr w:type="spellEnd"/>
      <w:r w:rsidRPr="0044333E">
        <w:rPr>
          <w:rFonts w:ascii="Helvetica" w:eastAsia="Times New Roman" w:hAnsi="Helvetica" w:cs="Times New Roman"/>
          <w:color w:val="333333"/>
          <w:kern w:val="0"/>
          <w:sz w:val="27"/>
          <w:szCs w:val="27"/>
          <w14:ligatures w14:val="none"/>
        </w:rPr>
        <w:t>(</w:t>
      </w:r>
      <w:proofErr w:type="gramEnd"/>
      <w:r w:rsidRPr="0044333E">
        <w:rPr>
          <w:rFonts w:ascii="Helvetica" w:eastAsia="Times New Roman" w:hAnsi="Helvetica" w:cs="Times New Roman"/>
          <w:color w:val="333333"/>
          <w:kern w:val="0"/>
          <w:sz w:val="27"/>
          <w:szCs w:val="27"/>
          <w14:ligatures w14:val="none"/>
        </w:rPr>
        <w:t xml:space="preserve">) method is defined in the Object class and is inherited by all Java classes. The </w:t>
      </w:r>
      <w:proofErr w:type="spellStart"/>
      <w:proofErr w:type="gramStart"/>
      <w:r w:rsidRPr="0044333E">
        <w:rPr>
          <w:rFonts w:ascii="Helvetica" w:eastAsia="Times New Roman" w:hAnsi="Helvetica" w:cs="Times New Roman"/>
          <w:color w:val="333333"/>
          <w:kern w:val="0"/>
          <w:sz w:val="27"/>
          <w:szCs w:val="27"/>
          <w14:ligatures w14:val="none"/>
        </w:rPr>
        <w:t>toString</w:t>
      </w:r>
      <w:proofErr w:type="spellEnd"/>
      <w:r w:rsidRPr="0044333E">
        <w:rPr>
          <w:rFonts w:ascii="Helvetica" w:eastAsia="Times New Roman" w:hAnsi="Helvetica" w:cs="Times New Roman"/>
          <w:color w:val="333333"/>
          <w:kern w:val="0"/>
          <w:sz w:val="27"/>
          <w:szCs w:val="27"/>
          <w14:ligatures w14:val="none"/>
        </w:rPr>
        <w:t>(</w:t>
      </w:r>
      <w:proofErr w:type="gramEnd"/>
      <w:r w:rsidRPr="0044333E">
        <w:rPr>
          <w:rFonts w:ascii="Helvetica" w:eastAsia="Times New Roman" w:hAnsi="Helvetica" w:cs="Times New Roman"/>
          <w:color w:val="333333"/>
          <w:kern w:val="0"/>
          <w:sz w:val="27"/>
          <w:szCs w:val="27"/>
          <w14:ligatures w14:val="none"/>
        </w:rPr>
        <w:t>) method is usually overridden so that it returns a meaningful string representation of the object.</w:t>
      </w:r>
    </w:p>
    <w:p w14:paraId="5923C2AB" w14:textId="77777777" w:rsidR="0044333E" w:rsidRPr="0044333E" w:rsidRDefault="0044333E" w:rsidP="0044333E">
      <w:pPr>
        <w:shd w:val="clear" w:color="auto" w:fill="FFFFFF"/>
        <w:spacing w:after="0" w:line="240" w:lineRule="auto"/>
        <w:ind w:left="720"/>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br/>
      </w:r>
    </w:p>
    <w:p w14:paraId="4BF011DB" w14:textId="77777777" w:rsidR="0044333E" w:rsidRPr="0044333E" w:rsidRDefault="0044333E" w:rsidP="0044333E">
      <w:pPr>
        <w:numPr>
          <w:ilvl w:val="0"/>
          <w:numId w:val="245"/>
        </w:numPr>
        <w:shd w:val="clear" w:color="auto" w:fill="FFFFFF"/>
        <w:spacing w:before="100" w:beforeAutospacing="1" w:after="100" w:afterAutospacing="1" w:line="240" w:lineRule="auto"/>
        <w:rPr>
          <w:rFonts w:ascii="Helvetica" w:eastAsia="Times New Roman" w:hAnsi="Helvetica" w:cs="Times New Roman"/>
          <w:color w:val="333333"/>
          <w:kern w:val="0"/>
          <w:sz w:val="27"/>
          <w:szCs w:val="27"/>
          <w14:ligatures w14:val="none"/>
        </w:rPr>
      </w:pPr>
      <w:proofErr w:type="gramStart"/>
      <w:r w:rsidRPr="0044333E">
        <w:rPr>
          <w:rFonts w:ascii="Helvetica" w:eastAsia="Times New Roman" w:hAnsi="Helvetica" w:cs="Times New Roman"/>
          <w:b/>
          <w:bCs/>
          <w:color w:val="333333"/>
          <w:kern w:val="0"/>
          <w:sz w:val="27"/>
          <w:szCs w:val="27"/>
          <w14:ligatures w14:val="none"/>
        </w:rPr>
        <w:t>equals(</w:t>
      </w:r>
      <w:proofErr w:type="gramEnd"/>
      <w:r w:rsidRPr="0044333E">
        <w:rPr>
          <w:rFonts w:ascii="Helvetica" w:eastAsia="Times New Roman" w:hAnsi="Helvetica" w:cs="Times New Roman"/>
          <w:b/>
          <w:bCs/>
          <w:color w:val="333333"/>
          <w:kern w:val="0"/>
          <w:sz w:val="27"/>
          <w:szCs w:val="27"/>
          <w14:ligatures w14:val="none"/>
        </w:rPr>
        <w:t>)</w:t>
      </w:r>
      <w:r w:rsidRPr="0044333E">
        <w:rPr>
          <w:rFonts w:ascii="Helvetica" w:eastAsia="Times New Roman" w:hAnsi="Helvetica" w:cs="Times New Roman"/>
          <w:color w:val="333333"/>
          <w:kern w:val="0"/>
          <w:sz w:val="27"/>
          <w:szCs w:val="27"/>
          <w14:ligatures w14:val="none"/>
        </w:rPr>
        <w:t> - You can check if an object equals another object by calling its equals() method and passing another object as a parameter to compare for equality.</w:t>
      </w:r>
      <w:r w:rsidRPr="0044333E">
        <w:rPr>
          <w:rFonts w:ascii="Helvetica" w:eastAsia="Times New Roman" w:hAnsi="Helvetica" w:cs="Times New Roman"/>
          <w:color w:val="333333"/>
          <w:kern w:val="0"/>
          <w:sz w:val="27"/>
          <w:szCs w:val="27"/>
          <w14:ligatures w14:val="none"/>
        </w:rPr>
        <w:br/>
      </w:r>
      <w:r w:rsidRPr="0044333E">
        <w:rPr>
          <w:rFonts w:ascii="Helvetica" w:eastAsia="Times New Roman" w:hAnsi="Helvetica" w:cs="Times New Roman"/>
          <w:color w:val="333333"/>
          <w:kern w:val="0"/>
          <w:sz w:val="27"/>
          <w:szCs w:val="27"/>
          <w14:ligatures w14:val="none"/>
        </w:rPr>
        <w:br/>
        <w:t>The equals() method defined in the Object class uses the identity operator (==) to determine if two objects are equal. Hence this method returns correct result for primitive data types; but returns incorrect result for objects since the identity operator checks if the object references are equal instead of checking the logical equality of objects.</w:t>
      </w:r>
      <w:r w:rsidRPr="0044333E">
        <w:rPr>
          <w:rFonts w:ascii="Helvetica" w:eastAsia="Times New Roman" w:hAnsi="Helvetica" w:cs="Times New Roman"/>
          <w:color w:val="333333"/>
          <w:kern w:val="0"/>
          <w:sz w:val="27"/>
          <w:szCs w:val="27"/>
          <w14:ligatures w14:val="none"/>
        </w:rPr>
        <w:br/>
      </w:r>
      <w:r w:rsidRPr="0044333E">
        <w:rPr>
          <w:rFonts w:ascii="Helvetica" w:eastAsia="Times New Roman" w:hAnsi="Helvetica" w:cs="Times New Roman"/>
          <w:color w:val="333333"/>
          <w:kern w:val="0"/>
          <w:sz w:val="27"/>
          <w:szCs w:val="27"/>
          <w14:ligatures w14:val="none"/>
        </w:rPr>
        <w:br/>
        <w:t xml:space="preserve">Hence </w:t>
      </w:r>
      <w:proofErr w:type="gramStart"/>
      <w:r w:rsidRPr="0044333E">
        <w:rPr>
          <w:rFonts w:ascii="Helvetica" w:eastAsia="Times New Roman" w:hAnsi="Helvetica" w:cs="Times New Roman"/>
          <w:color w:val="333333"/>
          <w:kern w:val="0"/>
          <w:sz w:val="27"/>
          <w:szCs w:val="27"/>
          <w14:ligatures w14:val="none"/>
        </w:rPr>
        <w:t>equals(</w:t>
      </w:r>
      <w:proofErr w:type="gramEnd"/>
      <w:r w:rsidRPr="0044333E">
        <w:rPr>
          <w:rFonts w:ascii="Helvetica" w:eastAsia="Times New Roman" w:hAnsi="Helvetica" w:cs="Times New Roman"/>
          <w:color w:val="333333"/>
          <w:kern w:val="0"/>
          <w:sz w:val="27"/>
          <w:szCs w:val="27"/>
          <w14:ligatures w14:val="none"/>
        </w:rPr>
        <w:t>) method is usually overridden to compare the logical equality of objects rather than their references.</w:t>
      </w:r>
    </w:p>
    <w:p w14:paraId="53E9E270" w14:textId="77777777" w:rsidR="0044333E" w:rsidRPr="0044333E" w:rsidRDefault="0044333E" w:rsidP="0044333E">
      <w:pPr>
        <w:shd w:val="clear" w:color="auto" w:fill="FFFFFF"/>
        <w:spacing w:after="0" w:line="240" w:lineRule="auto"/>
        <w:ind w:left="720"/>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lastRenderedPageBreak/>
        <w:br/>
      </w:r>
    </w:p>
    <w:p w14:paraId="4EA0C165" w14:textId="77777777" w:rsidR="0044333E" w:rsidRPr="0044333E" w:rsidRDefault="0044333E" w:rsidP="0044333E">
      <w:pPr>
        <w:numPr>
          <w:ilvl w:val="0"/>
          <w:numId w:val="245"/>
        </w:numPr>
        <w:shd w:val="clear" w:color="auto" w:fill="FFFFFF"/>
        <w:spacing w:before="100" w:beforeAutospacing="1" w:after="100" w:afterAutospacing="1" w:line="240" w:lineRule="auto"/>
        <w:rPr>
          <w:rFonts w:ascii="Helvetica" w:eastAsia="Times New Roman" w:hAnsi="Helvetica" w:cs="Times New Roman"/>
          <w:color w:val="333333"/>
          <w:kern w:val="0"/>
          <w:sz w:val="27"/>
          <w:szCs w:val="27"/>
          <w14:ligatures w14:val="none"/>
        </w:rPr>
      </w:pPr>
      <w:proofErr w:type="spellStart"/>
      <w:proofErr w:type="gramStart"/>
      <w:r w:rsidRPr="0044333E">
        <w:rPr>
          <w:rFonts w:ascii="Helvetica" w:eastAsia="Times New Roman" w:hAnsi="Helvetica" w:cs="Times New Roman"/>
          <w:b/>
          <w:bCs/>
          <w:color w:val="333333"/>
          <w:kern w:val="0"/>
          <w:sz w:val="27"/>
          <w:szCs w:val="27"/>
          <w14:ligatures w14:val="none"/>
        </w:rPr>
        <w:t>hashcode</w:t>
      </w:r>
      <w:proofErr w:type="spellEnd"/>
      <w:r w:rsidRPr="0044333E">
        <w:rPr>
          <w:rFonts w:ascii="Helvetica" w:eastAsia="Times New Roman" w:hAnsi="Helvetica" w:cs="Times New Roman"/>
          <w:b/>
          <w:bCs/>
          <w:color w:val="333333"/>
          <w:kern w:val="0"/>
          <w:sz w:val="27"/>
          <w:szCs w:val="27"/>
          <w14:ligatures w14:val="none"/>
        </w:rPr>
        <w:t>(</w:t>
      </w:r>
      <w:proofErr w:type="gramEnd"/>
      <w:r w:rsidRPr="0044333E">
        <w:rPr>
          <w:rFonts w:ascii="Helvetica" w:eastAsia="Times New Roman" w:hAnsi="Helvetica" w:cs="Times New Roman"/>
          <w:b/>
          <w:bCs/>
          <w:color w:val="333333"/>
          <w:kern w:val="0"/>
          <w:sz w:val="27"/>
          <w:szCs w:val="27"/>
          <w14:ligatures w14:val="none"/>
        </w:rPr>
        <w:t>)</w:t>
      </w:r>
      <w:r w:rsidRPr="0044333E">
        <w:rPr>
          <w:rFonts w:ascii="Helvetica" w:eastAsia="Times New Roman" w:hAnsi="Helvetica" w:cs="Times New Roman"/>
          <w:color w:val="333333"/>
          <w:kern w:val="0"/>
          <w:sz w:val="27"/>
          <w:szCs w:val="27"/>
          <w14:ligatures w14:val="none"/>
        </w:rPr>
        <w:t xml:space="preserve"> - You get the hash code of an object by calling its </w:t>
      </w:r>
      <w:proofErr w:type="spellStart"/>
      <w:r w:rsidRPr="0044333E">
        <w:rPr>
          <w:rFonts w:ascii="Helvetica" w:eastAsia="Times New Roman" w:hAnsi="Helvetica" w:cs="Times New Roman"/>
          <w:color w:val="333333"/>
          <w:kern w:val="0"/>
          <w:sz w:val="27"/>
          <w:szCs w:val="27"/>
          <w14:ligatures w14:val="none"/>
        </w:rPr>
        <w:t>hashcode</w:t>
      </w:r>
      <w:proofErr w:type="spellEnd"/>
      <w:r w:rsidRPr="0044333E">
        <w:rPr>
          <w:rFonts w:ascii="Helvetica" w:eastAsia="Times New Roman" w:hAnsi="Helvetica" w:cs="Times New Roman"/>
          <w:color w:val="333333"/>
          <w:kern w:val="0"/>
          <w:sz w:val="27"/>
          <w:szCs w:val="27"/>
          <w14:ligatures w14:val="none"/>
        </w:rPr>
        <w:t>() method. An objects hash code determines its memory address.</w:t>
      </w:r>
      <w:r w:rsidRPr="0044333E">
        <w:rPr>
          <w:rFonts w:ascii="Helvetica" w:eastAsia="Times New Roman" w:hAnsi="Helvetica" w:cs="Times New Roman"/>
          <w:color w:val="333333"/>
          <w:kern w:val="0"/>
          <w:sz w:val="27"/>
          <w:szCs w:val="27"/>
          <w14:ligatures w14:val="none"/>
        </w:rPr>
        <w:br/>
      </w:r>
      <w:r w:rsidRPr="0044333E">
        <w:rPr>
          <w:rFonts w:ascii="Helvetica" w:eastAsia="Times New Roman" w:hAnsi="Helvetica" w:cs="Times New Roman"/>
          <w:color w:val="333333"/>
          <w:kern w:val="0"/>
          <w:sz w:val="27"/>
          <w:szCs w:val="27"/>
          <w14:ligatures w14:val="none"/>
        </w:rPr>
        <w:br/>
        <w:t xml:space="preserve">As a rule, if two objects are equal then their hash codes must also be equal. If you override </w:t>
      </w:r>
      <w:proofErr w:type="gramStart"/>
      <w:r w:rsidRPr="0044333E">
        <w:rPr>
          <w:rFonts w:ascii="Helvetica" w:eastAsia="Times New Roman" w:hAnsi="Helvetica" w:cs="Times New Roman"/>
          <w:color w:val="333333"/>
          <w:kern w:val="0"/>
          <w:sz w:val="27"/>
          <w:szCs w:val="27"/>
          <w14:ligatures w14:val="none"/>
        </w:rPr>
        <w:t>equals(</w:t>
      </w:r>
      <w:proofErr w:type="gramEnd"/>
      <w:r w:rsidRPr="0044333E">
        <w:rPr>
          <w:rFonts w:ascii="Helvetica" w:eastAsia="Times New Roman" w:hAnsi="Helvetica" w:cs="Times New Roman"/>
          <w:color w:val="333333"/>
          <w:kern w:val="0"/>
          <w:sz w:val="27"/>
          <w:szCs w:val="27"/>
          <w14:ligatures w14:val="none"/>
        </w:rPr>
        <w:t xml:space="preserve">) method, then you also have to override the </w:t>
      </w:r>
      <w:proofErr w:type="spellStart"/>
      <w:r w:rsidRPr="0044333E">
        <w:rPr>
          <w:rFonts w:ascii="Helvetica" w:eastAsia="Times New Roman" w:hAnsi="Helvetica" w:cs="Times New Roman"/>
          <w:color w:val="333333"/>
          <w:kern w:val="0"/>
          <w:sz w:val="27"/>
          <w:szCs w:val="27"/>
          <w14:ligatures w14:val="none"/>
        </w:rPr>
        <w:t>hashcode</w:t>
      </w:r>
      <w:proofErr w:type="spellEnd"/>
      <w:r w:rsidRPr="0044333E">
        <w:rPr>
          <w:rFonts w:ascii="Helvetica" w:eastAsia="Times New Roman" w:hAnsi="Helvetica" w:cs="Times New Roman"/>
          <w:color w:val="333333"/>
          <w:kern w:val="0"/>
          <w:sz w:val="27"/>
          <w:szCs w:val="27"/>
          <w14:ligatures w14:val="none"/>
        </w:rPr>
        <w:t>() method to ensure that objects that are equal will have the same hash codes.</w:t>
      </w:r>
    </w:p>
    <w:p w14:paraId="08283050" w14:textId="77777777" w:rsidR="0044333E" w:rsidRPr="0044333E" w:rsidRDefault="0044333E" w:rsidP="0044333E">
      <w:pPr>
        <w:shd w:val="clear" w:color="auto" w:fill="FFFFFF"/>
        <w:spacing w:after="0" w:line="240" w:lineRule="auto"/>
        <w:ind w:left="720"/>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br/>
      </w:r>
    </w:p>
    <w:p w14:paraId="08D220C4" w14:textId="77777777" w:rsidR="0044333E" w:rsidRPr="0044333E" w:rsidRDefault="0044333E" w:rsidP="0044333E">
      <w:pPr>
        <w:numPr>
          <w:ilvl w:val="0"/>
          <w:numId w:val="245"/>
        </w:numPr>
        <w:shd w:val="clear" w:color="auto" w:fill="FFFFFF"/>
        <w:spacing w:before="100" w:beforeAutospacing="1" w:after="100" w:afterAutospacing="1" w:line="240" w:lineRule="auto"/>
        <w:rPr>
          <w:rFonts w:ascii="Helvetica" w:eastAsia="Times New Roman" w:hAnsi="Helvetica" w:cs="Times New Roman"/>
          <w:color w:val="333333"/>
          <w:kern w:val="0"/>
          <w:sz w:val="27"/>
          <w:szCs w:val="27"/>
          <w14:ligatures w14:val="none"/>
        </w:rPr>
      </w:pPr>
      <w:proofErr w:type="gramStart"/>
      <w:r w:rsidRPr="0044333E">
        <w:rPr>
          <w:rFonts w:ascii="Helvetica" w:eastAsia="Times New Roman" w:hAnsi="Helvetica" w:cs="Times New Roman"/>
          <w:b/>
          <w:bCs/>
          <w:color w:val="333333"/>
          <w:kern w:val="0"/>
          <w:sz w:val="27"/>
          <w:szCs w:val="27"/>
          <w14:ligatures w14:val="none"/>
        </w:rPr>
        <w:t>finalize(</w:t>
      </w:r>
      <w:proofErr w:type="gramEnd"/>
      <w:r w:rsidRPr="0044333E">
        <w:rPr>
          <w:rFonts w:ascii="Helvetica" w:eastAsia="Times New Roman" w:hAnsi="Helvetica" w:cs="Times New Roman"/>
          <w:b/>
          <w:bCs/>
          <w:color w:val="333333"/>
          <w:kern w:val="0"/>
          <w:sz w:val="27"/>
          <w:szCs w:val="27"/>
          <w14:ligatures w14:val="none"/>
        </w:rPr>
        <w:t>)</w:t>
      </w:r>
      <w:r w:rsidRPr="0044333E">
        <w:rPr>
          <w:rFonts w:ascii="Helvetica" w:eastAsia="Times New Roman" w:hAnsi="Helvetica" w:cs="Times New Roman"/>
          <w:color w:val="333333"/>
          <w:kern w:val="0"/>
          <w:sz w:val="27"/>
          <w:szCs w:val="27"/>
          <w14:ligatures w14:val="none"/>
        </w:rPr>
        <w:t> - The Java garbage collector calls the finalize() method of an object just before the object is garbage collected. But you cannot control when, or if, an object is garbage collected. Hence, you should not rely on this method to perform critical tasks.</w:t>
      </w:r>
    </w:p>
    <w:p w14:paraId="003FBF6C" w14:textId="77777777" w:rsidR="0044333E" w:rsidRPr="0044333E" w:rsidRDefault="0044333E" w:rsidP="0044333E">
      <w:pPr>
        <w:shd w:val="clear" w:color="auto" w:fill="FFFFFF"/>
        <w:spacing w:after="0" w:line="240" w:lineRule="auto"/>
        <w:ind w:left="720"/>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br/>
      </w:r>
    </w:p>
    <w:p w14:paraId="289F38E6" w14:textId="77777777" w:rsidR="0044333E" w:rsidRPr="0044333E" w:rsidRDefault="0044333E" w:rsidP="0044333E">
      <w:pPr>
        <w:numPr>
          <w:ilvl w:val="0"/>
          <w:numId w:val="245"/>
        </w:numPr>
        <w:shd w:val="clear" w:color="auto" w:fill="FFFFFF"/>
        <w:spacing w:before="100" w:beforeAutospacing="1" w:after="100" w:afterAutospacing="1" w:line="240" w:lineRule="auto"/>
        <w:rPr>
          <w:rFonts w:ascii="Helvetica" w:eastAsia="Times New Roman" w:hAnsi="Helvetica" w:cs="Times New Roman"/>
          <w:color w:val="333333"/>
          <w:kern w:val="0"/>
          <w:sz w:val="27"/>
          <w:szCs w:val="27"/>
          <w14:ligatures w14:val="none"/>
        </w:rPr>
      </w:pPr>
      <w:proofErr w:type="spellStart"/>
      <w:proofErr w:type="gramStart"/>
      <w:r w:rsidRPr="0044333E">
        <w:rPr>
          <w:rFonts w:ascii="Helvetica" w:eastAsia="Times New Roman" w:hAnsi="Helvetica" w:cs="Times New Roman"/>
          <w:b/>
          <w:bCs/>
          <w:color w:val="333333"/>
          <w:kern w:val="0"/>
          <w:sz w:val="27"/>
          <w:szCs w:val="27"/>
          <w14:ligatures w14:val="none"/>
        </w:rPr>
        <w:t>getClass</w:t>
      </w:r>
      <w:proofErr w:type="spellEnd"/>
      <w:r w:rsidRPr="0044333E">
        <w:rPr>
          <w:rFonts w:ascii="Helvetica" w:eastAsia="Times New Roman" w:hAnsi="Helvetica" w:cs="Times New Roman"/>
          <w:b/>
          <w:bCs/>
          <w:color w:val="333333"/>
          <w:kern w:val="0"/>
          <w:sz w:val="27"/>
          <w:szCs w:val="27"/>
          <w14:ligatures w14:val="none"/>
        </w:rPr>
        <w:t>(</w:t>
      </w:r>
      <w:proofErr w:type="gramEnd"/>
      <w:r w:rsidRPr="0044333E">
        <w:rPr>
          <w:rFonts w:ascii="Helvetica" w:eastAsia="Times New Roman" w:hAnsi="Helvetica" w:cs="Times New Roman"/>
          <w:b/>
          <w:bCs/>
          <w:color w:val="333333"/>
          <w:kern w:val="0"/>
          <w:sz w:val="27"/>
          <w:szCs w:val="27"/>
          <w14:ligatures w14:val="none"/>
        </w:rPr>
        <w:t>)</w:t>
      </w:r>
      <w:r w:rsidRPr="0044333E">
        <w:rPr>
          <w:rFonts w:ascii="Helvetica" w:eastAsia="Times New Roman" w:hAnsi="Helvetica" w:cs="Times New Roman"/>
          <w:color w:val="333333"/>
          <w:kern w:val="0"/>
          <w:sz w:val="27"/>
          <w:szCs w:val="27"/>
          <w14:ligatures w14:val="none"/>
        </w:rPr>
        <w:t xml:space="preserve"> - Calling </w:t>
      </w:r>
      <w:proofErr w:type="spellStart"/>
      <w:r w:rsidRPr="0044333E">
        <w:rPr>
          <w:rFonts w:ascii="Helvetica" w:eastAsia="Times New Roman" w:hAnsi="Helvetica" w:cs="Times New Roman"/>
          <w:color w:val="333333"/>
          <w:kern w:val="0"/>
          <w:sz w:val="27"/>
          <w:szCs w:val="27"/>
          <w14:ligatures w14:val="none"/>
        </w:rPr>
        <w:t>getClass</w:t>
      </w:r>
      <w:proofErr w:type="spellEnd"/>
      <w:r w:rsidRPr="0044333E">
        <w:rPr>
          <w:rFonts w:ascii="Helvetica" w:eastAsia="Times New Roman" w:hAnsi="Helvetica" w:cs="Times New Roman"/>
          <w:color w:val="333333"/>
          <w:kern w:val="0"/>
          <w:sz w:val="27"/>
          <w:szCs w:val="27"/>
          <w14:ligatures w14:val="none"/>
        </w:rPr>
        <w:t xml:space="preserve">() method on an object returns a Class object which is a runtime class of this object. The Class </w:t>
      </w:r>
      <w:proofErr w:type="spellStart"/>
      <w:r w:rsidRPr="0044333E">
        <w:rPr>
          <w:rFonts w:ascii="Helvetica" w:eastAsia="Times New Roman" w:hAnsi="Helvetica" w:cs="Times New Roman"/>
          <w:color w:val="333333"/>
          <w:kern w:val="0"/>
          <w:sz w:val="27"/>
          <w:szCs w:val="27"/>
          <w14:ligatures w14:val="none"/>
        </w:rPr>
        <w:t>class</w:t>
      </w:r>
      <w:proofErr w:type="spellEnd"/>
      <w:r w:rsidRPr="0044333E">
        <w:rPr>
          <w:rFonts w:ascii="Helvetica" w:eastAsia="Times New Roman" w:hAnsi="Helvetica" w:cs="Times New Roman"/>
          <w:color w:val="333333"/>
          <w:kern w:val="0"/>
          <w:sz w:val="27"/>
          <w:szCs w:val="27"/>
          <w14:ligatures w14:val="none"/>
        </w:rPr>
        <w:t xml:space="preserve"> defines </w:t>
      </w:r>
      <w:proofErr w:type="gramStart"/>
      <w:r w:rsidRPr="0044333E">
        <w:rPr>
          <w:rFonts w:ascii="Helvetica" w:eastAsia="Times New Roman" w:hAnsi="Helvetica" w:cs="Times New Roman"/>
          <w:color w:val="333333"/>
          <w:kern w:val="0"/>
          <w:sz w:val="27"/>
          <w:szCs w:val="27"/>
          <w14:ligatures w14:val="none"/>
        </w:rPr>
        <w:t>a number of</w:t>
      </w:r>
      <w:proofErr w:type="gramEnd"/>
      <w:r w:rsidRPr="0044333E">
        <w:rPr>
          <w:rFonts w:ascii="Helvetica" w:eastAsia="Times New Roman" w:hAnsi="Helvetica" w:cs="Times New Roman"/>
          <w:color w:val="333333"/>
          <w:kern w:val="0"/>
          <w:sz w:val="27"/>
          <w:szCs w:val="27"/>
          <w14:ligatures w14:val="none"/>
        </w:rPr>
        <w:t xml:space="preserve"> methods which helps to find the metadata of a class - such as the class name, methods defined in the class, check if the class is an interface, check if the class is an interface etc.</w:t>
      </w:r>
    </w:p>
    <w:p w14:paraId="7F569EE7" w14:textId="77777777" w:rsidR="0044333E" w:rsidRPr="0044333E" w:rsidRDefault="0044333E" w:rsidP="0044333E">
      <w:pPr>
        <w:shd w:val="clear" w:color="auto" w:fill="FFFFFF"/>
        <w:spacing w:after="0" w:line="240" w:lineRule="auto"/>
        <w:ind w:left="720"/>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br/>
      </w:r>
    </w:p>
    <w:p w14:paraId="391AF9DB" w14:textId="77777777" w:rsidR="0044333E" w:rsidRPr="0044333E" w:rsidRDefault="0044333E" w:rsidP="0044333E">
      <w:pPr>
        <w:numPr>
          <w:ilvl w:val="0"/>
          <w:numId w:val="245"/>
        </w:numPr>
        <w:shd w:val="clear" w:color="auto" w:fill="FFFFFF"/>
        <w:spacing w:before="100" w:beforeAutospacing="1" w:after="100" w:afterAutospacing="1" w:line="240" w:lineRule="auto"/>
        <w:rPr>
          <w:rFonts w:ascii="Helvetica" w:eastAsia="Times New Roman" w:hAnsi="Helvetica" w:cs="Times New Roman"/>
          <w:color w:val="333333"/>
          <w:kern w:val="0"/>
          <w:sz w:val="27"/>
          <w:szCs w:val="27"/>
          <w14:ligatures w14:val="none"/>
        </w:rPr>
      </w:pPr>
      <w:proofErr w:type="gramStart"/>
      <w:r w:rsidRPr="0044333E">
        <w:rPr>
          <w:rFonts w:ascii="Helvetica" w:eastAsia="Times New Roman" w:hAnsi="Helvetica" w:cs="Times New Roman"/>
          <w:b/>
          <w:bCs/>
          <w:color w:val="333333"/>
          <w:kern w:val="0"/>
          <w:sz w:val="27"/>
          <w:szCs w:val="27"/>
          <w14:ligatures w14:val="none"/>
        </w:rPr>
        <w:t>wait(</w:t>
      </w:r>
      <w:proofErr w:type="gramEnd"/>
      <w:r w:rsidRPr="0044333E">
        <w:rPr>
          <w:rFonts w:ascii="Helvetica" w:eastAsia="Times New Roman" w:hAnsi="Helvetica" w:cs="Times New Roman"/>
          <w:b/>
          <w:bCs/>
          <w:color w:val="333333"/>
          <w:kern w:val="0"/>
          <w:sz w:val="27"/>
          <w:szCs w:val="27"/>
          <w14:ligatures w14:val="none"/>
        </w:rPr>
        <w:t>)</w:t>
      </w:r>
      <w:r w:rsidRPr="0044333E">
        <w:rPr>
          <w:rFonts w:ascii="Helvetica" w:eastAsia="Times New Roman" w:hAnsi="Helvetica" w:cs="Times New Roman"/>
          <w:color w:val="333333"/>
          <w:kern w:val="0"/>
          <w:sz w:val="27"/>
          <w:szCs w:val="27"/>
          <w14:ligatures w14:val="none"/>
        </w:rPr>
        <w:t xml:space="preserve"> - wait() is one of the three methods defined in Object class that facilitates thread to thread communication in multi-threaded Java programs. Calling </w:t>
      </w:r>
      <w:proofErr w:type="gramStart"/>
      <w:r w:rsidRPr="0044333E">
        <w:rPr>
          <w:rFonts w:ascii="Helvetica" w:eastAsia="Times New Roman" w:hAnsi="Helvetica" w:cs="Times New Roman"/>
          <w:color w:val="333333"/>
          <w:kern w:val="0"/>
          <w:sz w:val="27"/>
          <w:szCs w:val="27"/>
          <w14:ligatures w14:val="none"/>
        </w:rPr>
        <w:t>wait(</w:t>
      </w:r>
      <w:proofErr w:type="gramEnd"/>
      <w:r w:rsidRPr="0044333E">
        <w:rPr>
          <w:rFonts w:ascii="Helvetica" w:eastAsia="Times New Roman" w:hAnsi="Helvetica" w:cs="Times New Roman"/>
          <w:color w:val="333333"/>
          <w:kern w:val="0"/>
          <w:sz w:val="27"/>
          <w:szCs w:val="27"/>
          <w14:ligatures w14:val="none"/>
        </w:rPr>
        <w:t>) on an object of type Thread stops the execution of current thread until the processing of the other thread is complete.</w:t>
      </w:r>
    </w:p>
    <w:p w14:paraId="5AF01CCD" w14:textId="77777777" w:rsidR="0044333E" w:rsidRPr="0044333E" w:rsidRDefault="0044333E" w:rsidP="0044333E">
      <w:pPr>
        <w:shd w:val="clear" w:color="auto" w:fill="FFFFFF"/>
        <w:spacing w:after="0" w:line="240" w:lineRule="auto"/>
        <w:ind w:left="720"/>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br/>
      </w:r>
    </w:p>
    <w:p w14:paraId="488DC0EF" w14:textId="77777777" w:rsidR="0044333E" w:rsidRPr="0044333E" w:rsidRDefault="0044333E" w:rsidP="0044333E">
      <w:pPr>
        <w:numPr>
          <w:ilvl w:val="0"/>
          <w:numId w:val="245"/>
        </w:numPr>
        <w:shd w:val="clear" w:color="auto" w:fill="FFFFFF"/>
        <w:spacing w:before="100" w:beforeAutospacing="1" w:after="100" w:afterAutospacing="1" w:line="240" w:lineRule="auto"/>
        <w:rPr>
          <w:rFonts w:ascii="Helvetica" w:eastAsia="Times New Roman" w:hAnsi="Helvetica" w:cs="Times New Roman"/>
          <w:color w:val="333333"/>
          <w:kern w:val="0"/>
          <w:sz w:val="27"/>
          <w:szCs w:val="27"/>
          <w14:ligatures w14:val="none"/>
        </w:rPr>
      </w:pPr>
      <w:proofErr w:type="gramStart"/>
      <w:r w:rsidRPr="0044333E">
        <w:rPr>
          <w:rFonts w:ascii="Helvetica" w:eastAsia="Times New Roman" w:hAnsi="Helvetica" w:cs="Times New Roman"/>
          <w:b/>
          <w:bCs/>
          <w:color w:val="333333"/>
          <w:kern w:val="0"/>
          <w:sz w:val="27"/>
          <w:szCs w:val="27"/>
          <w14:ligatures w14:val="none"/>
        </w:rPr>
        <w:t>notify(</w:t>
      </w:r>
      <w:proofErr w:type="gramEnd"/>
      <w:r w:rsidRPr="0044333E">
        <w:rPr>
          <w:rFonts w:ascii="Helvetica" w:eastAsia="Times New Roman" w:hAnsi="Helvetica" w:cs="Times New Roman"/>
          <w:b/>
          <w:bCs/>
          <w:color w:val="333333"/>
          <w:kern w:val="0"/>
          <w:sz w:val="27"/>
          <w:szCs w:val="27"/>
          <w14:ligatures w14:val="none"/>
        </w:rPr>
        <w:t>)</w:t>
      </w:r>
      <w:r w:rsidRPr="0044333E">
        <w:rPr>
          <w:rFonts w:ascii="Helvetica" w:eastAsia="Times New Roman" w:hAnsi="Helvetica" w:cs="Times New Roman"/>
          <w:color w:val="333333"/>
          <w:kern w:val="0"/>
          <w:sz w:val="27"/>
          <w:szCs w:val="27"/>
          <w14:ligatures w14:val="none"/>
        </w:rPr>
        <w:t xml:space="preserve"> - notify() is the second method </w:t>
      </w:r>
      <w:proofErr w:type="spellStart"/>
      <w:r w:rsidRPr="0044333E">
        <w:rPr>
          <w:rFonts w:ascii="Helvetica" w:eastAsia="Times New Roman" w:hAnsi="Helvetica" w:cs="Times New Roman"/>
          <w:color w:val="333333"/>
          <w:kern w:val="0"/>
          <w:sz w:val="27"/>
          <w:szCs w:val="27"/>
          <w14:ligatures w14:val="none"/>
        </w:rPr>
        <w:t>defind</w:t>
      </w:r>
      <w:proofErr w:type="spellEnd"/>
      <w:r w:rsidRPr="0044333E">
        <w:rPr>
          <w:rFonts w:ascii="Helvetica" w:eastAsia="Times New Roman" w:hAnsi="Helvetica" w:cs="Times New Roman"/>
          <w:color w:val="333333"/>
          <w:kern w:val="0"/>
          <w:sz w:val="27"/>
          <w:szCs w:val="27"/>
          <w14:ligatures w14:val="none"/>
        </w:rPr>
        <w:t xml:space="preserve"> in Java object class that facilitates thread to thread communication in multi-thread programming. </w:t>
      </w:r>
      <w:proofErr w:type="gramStart"/>
      <w:r w:rsidRPr="0044333E">
        <w:rPr>
          <w:rFonts w:ascii="Helvetica" w:eastAsia="Times New Roman" w:hAnsi="Helvetica" w:cs="Times New Roman"/>
          <w:color w:val="333333"/>
          <w:kern w:val="0"/>
          <w:sz w:val="27"/>
          <w:szCs w:val="27"/>
          <w14:ligatures w14:val="none"/>
        </w:rPr>
        <w:lastRenderedPageBreak/>
        <w:t>notify(</w:t>
      </w:r>
      <w:proofErr w:type="gramEnd"/>
      <w:r w:rsidRPr="0044333E">
        <w:rPr>
          <w:rFonts w:ascii="Helvetica" w:eastAsia="Times New Roman" w:hAnsi="Helvetica" w:cs="Times New Roman"/>
          <w:color w:val="333333"/>
          <w:kern w:val="0"/>
          <w:sz w:val="27"/>
          <w:szCs w:val="27"/>
          <w14:ligatures w14:val="none"/>
        </w:rPr>
        <w:t>) method will send an event notification or signal to a thread that is waiting in that object's waiting pool.</w:t>
      </w:r>
    </w:p>
    <w:p w14:paraId="012F7036" w14:textId="77777777" w:rsidR="0044333E" w:rsidRPr="0044333E" w:rsidRDefault="0044333E" w:rsidP="0044333E">
      <w:pPr>
        <w:shd w:val="clear" w:color="auto" w:fill="FFFFFF"/>
        <w:spacing w:after="0" w:line="240" w:lineRule="auto"/>
        <w:ind w:left="720"/>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br/>
      </w:r>
    </w:p>
    <w:p w14:paraId="13F083DD" w14:textId="77777777" w:rsidR="0044333E" w:rsidRPr="0044333E" w:rsidRDefault="0044333E" w:rsidP="0044333E">
      <w:pPr>
        <w:numPr>
          <w:ilvl w:val="0"/>
          <w:numId w:val="245"/>
        </w:numPr>
        <w:shd w:val="clear" w:color="auto" w:fill="FFFFFF"/>
        <w:spacing w:before="100" w:beforeAutospacing="1" w:after="100" w:afterAutospacing="1" w:line="240" w:lineRule="auto"/>
        <w:rPr>
          <w:rFonts w:ascii="Helvetica" w:eastAsia="Times New Roman" w:hAnsi="Helvetica" w:cs="Times New Roman"/>
          <w:color w:val="333333"/>
          <w:kern w:val="0"/>
          <w:sz w:val="27"/>
          <w:szCs w:val="27"/>
          <w14:ligatures w14:val="none"/>
        </w:rPr>
      </w:pPr>
      <w:proofErr w:type="spellStart"/>
      <w:proofErr w:type="gramStart"/>
      <w:r w:rsidRPr="0044333E">
        <w:rPr>
          <w:rFonts w:ascii="Helvetica" w:eastAsia="Times New Roman" w:hAnsi="Helvetica" w:cs="Times New Roman"/>
          <w:b/>
          <w:bCs/>
          <w:color w:val="333333"/>
          <w:kern w:val="0"/>
          <w:sz w:val="27"/>
          <w:szCs w:val="27"/>
          <w14:ligatures w14:val="none"/>
        </w:rPr>
        <w:t>notifyAll</w:t>
      </w:r>
      <w:proofErr w:type="spellEnd"/>
      <w:r w:rsidRPr="0044333E">
        <w:rPr>
          <w:rFonts w:ascii="Helvetica" w:eastAsia="Times New Roman" w:hAnsi="Helvetica" w:cs="Times New Roman"/>
          <w:b/>
          <w:bCs/>
          <w:color w:val="333333"/>
          <w:kern w:val="0"/>
          <w:sz w:val="27"/>
          <w:szCs w:val="27"/>
          <w14:ligatures w14:val="none"/>
        </w:rPr>
        <w:t>(</w:t>
      </w:r>
      <w:proofErr w:type="gramEnd"/>
      <w:r w:rsidRPr="0044333E">
        <w:rPr>
          <w:rFonts w:ascii="Helvetica" w:eastAsia="Times New Roman" w:hAnsi="Helvetica" w:cs="Times New Roman"/>
          <w:b/>
          <w:bCs/>
          <w:color w:val="333333"/>
          <w:kern w:val="0"/>
          <w:sz w:val="27"/>
          <w:szCs w:val="27"/>
          <w14:ligatures w14:val="none"/>
        </w:rPr>
        <w:t>)</w:t>
      </w:r>
      <w:r w:rsidRPr="0044333E">
        <w:rPr>
          <w:rFonts w:ascii="Helvetica" w:eastAsia="Times New Roman" w:hAnsi="Helvetica" w:cs="Times New Roman"/>
          <w:color w:val="333333"/>
          <w:kern w:val="0"/>
          <w:sz w:val="27"/>
          <w:szCs w:val="27"/>
          <w14:ligatures w14:val="none"/>
        </w:rPr>
        <w:t xml:space="preserve"> - </w:t>
      </w:r>
      <w:proofErr w:type="spellStart"/>
      <w:r w:rsidRPr="0044333E">
        <w:rPr>
          <w:rFonts w:ascii="Helvetica" w:eastAsia="Times New Roman" w:hAnsi="Helvetica" w:cs="Times New Roman"/>
          <w:color w:val="333333"/>
          <w:kern w:val="0"/>
          <w:sz w:val="27"/>
          <w:szCs w:val="27"/>
          <w14:ligatures w14:val="none"/>
        </w:rPr>
        <w:t>notifyAll</w:t>
      </w:r>
      <w:proofErr w:type="spellEnd"/>
      <w:r w:rsidRPr="0044333E">
        <w:rPr>
          <w:rFonts w:ascii="Helvetica" w:eastAsia="Times New Roman" w:hAnsi="Helvetica" w:cs="Times New Roman"/>
          <w:color w:val="333333"/>
          <w:kern w:val="0"/>
          <w:sz w:val="27"/>
          <w:szCs w:val="27"/>
          <w14:ligatures w14:val="none"/>
        </w:rPr>
        <w:t xml:space="preserve">() is the third method </w:t>
      </w:r>
      <w:proofErr w:type="spellStart"/>
      <w:r w:rsidRPr="0044333E">
        <w:rPr>
          <w:rFonts w:ascii="Helvetica" w:eastAsia="Times New Roman" w:hAnsi="Helvetica" w:cs="Times New Roman"/>
          <w:color w:val="333333"/>
          <w:kern w:val="0"/>
          <w:sz w:val="27"/>
          <w:szCs w:val="27"/>
          <w14:ligatures w14:val="none"/>
        </w:rPr>
        <w:t>defind</w:t>
      </w:r>
      <w:proofErr w:type="spellEnd"/>
      <w:r w:rsidRPr="0044333E">
        <w:rPr>
          <w:rFonts w:ascii="Helvetica" w:eastAsia="Times New Roman" w:hAnsi="Helvetica" w:cs="Times New Roman"/>
          <w:color w:val="333333"/>
          <w:kern w:val="0"/>
          <w:sz w:val="27"/>
          <w:szCs w:val="27"/>
          <w14:ligatures w14:val="none"/>
        </w:rPr>
        <w:t xml:space="preserve"> in Java object class that facilitates thread to thread communication in multi-thread programming. </w:t>
      </w:r>
      <w:proofErr w:type="spellStart"/>
      <w:proofErr w:type="gramStart"/>
      <w:r w:rsidRPr="0044333E">
        <w:rPr>
          <w:rFonts w:ascii="Helvetica" w:eastAsia="Times New Roman" w:hAnsi="Helvetica" w:cs="Times New Roman"/>
          <w:color w:val="333333"/>
          <w:kern w:val="0"/>
          <w:sz w:val="27"/>
          <w:szCs w:val="27"/>
          <w14:ligatures w14:val="none"/>
        </w:rPr>
        <w:t>notifyAll</w:t>
      </w:r>
      <w:proofErr w:type="spellEnd"/>
      <w:r w:rsidRPr="0044333E">
        <w:rPr>
          <w:rFonts w:ascii="Helvetica" w:eastAsia="Times New Roman" w:hAnsi="Helvetica" w:cs="Times New Roman"/>
          <w:color w:val="333333"/>
          <w:kern w:val="0"/>
          <w:sz w:val="27"/>
          <w:szCs w:val="27"/>
          <w14:ligatures w14:val="none"/>
        </w:rPr>
        <w:t>(</w:t>
      </w:r>
      <w:proofErr w:type="gramEnd"/>
      <w:r w:rsidRPr="0044333E">
        <w:rPr>
          <w:rFonts w:ascii="Helvetica" w:eastAsia="Times New Roman" w:hAnsi="Helvetica" w:cs="Times New Roman"/>
          <w:color w:val="333333"/>
          <w:kern w:val="0"/>
          <w:sz w:val="27"/>
          <w:szCs w:val="27"/>
          <w14:ligatures w14:val="none"/>
        </w:rPr>
        <w:t>) is similar to notify(), except that it sends notification to all threads that are waiting in that objects waiting pool</w:t>
      </w:r>
    </w:p>
    <w:p w14:paraId="0CFF6A44" w14:textId="6A8EC747" w:rsidR="0044333E" w:rsidRPr="0044333E" w:rsidRDefault="0044333E" w:rsidP="0044333E">
      <w:pPr>
        <w:shd w:val="clear" w:color="auto" w:fill="FFFFFF"/>
        <w:spacing w:after="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noProof/>
          <w:color w:val="333333"/>
          <w:kern w:val="0"/>
          <w:sz w:val="27"/>
          <w:szCs w:val="27"/>
          <w14:ligatures w14:val="none"/>
        </w:rPr>
        <w:lastRenderedPageBreak/>
        <w:drawing>
          <wp:inline distT="0" distB="0" distL="0" distR="0" wp14:anchorId="10737875" wp14:editId="5F2005E3">
            <wp:extent cx="5207000" cy="6375400"/>
            <wp:effectExtent l="0" t="0" r="0" b="6350"/>
            <wp:docPr id="23823556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567" name="Picture 35" descr="A screenshot of a computer&#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07000" cy="6375400"/>
                    </a:xfrm>
                    <a:prstGeom prst="rect">
                      <a:avLst/>
                    </a:prstGeom>
                    <a:noFill/>
                    <a:ln>
                      <a:noFill/>
                    </a:ln>
                  </pic:spPr>
                </pic:pic>
              </a:graphicData>
            </a:graphic>
          </wp:inline>
        </w:drawing>
      </w:r>
    </w:p>
    <w:p w14:paraId="3D9C5B6D" w14:textId="77777777" w:rsidR="0044333E" w:rsidRPr="0044333E" w:rsidRDefault="0044333E" w:rsidP="0044333E">
      <w:pPr>
        <w:shd w:val="clear" w:color="auto" w:fill="FFFFFF"/>
        <w:spacing w:before="150" w:after="150" w:line="240" w:lineRule="auto"/>
        <w:outlineLvl w:val="2"/>
        <w:rPr>
          <w:rFonts w:ascii="Oswald" w:eastAsia="Times New Roman" w:hAnsi="Oswald" w:cs="Times New Roman"/>
          <w:b/>
          <w:bCs/>
          <w:color w:val="333333"/>
          <w:kern w:val="0"/>
          <w:sz w:val="36"/>
          <w:szCs w:val="36"/>
          <w14:ligatures w14:val="none"/>
        </w:rPr>
      </w:pPr>
      <w:r w:rsidRPr="0044333E">
        <w:rPr>
          <w:rFonts w:ascii="Oswald" w:eastAsia="Times New Roman" w:hAnsi="Oswald" w:cs="Times New Roman"/>
          <w:b/>
          <w:bCs/>
          <w:color w:val="333333"/>
          <w:kern w:val="0"/>
          <w:sz w:val="36"/>
          <w:szCs w:val="36"/>
          <w14:ligatures w14:val="none"/>
        </w:rPr>
        <w:t>What is the difference between method Overloading and method Overriding?</w:t>
      </w:r>
    </w:p>
    <w:p w14:paraId="326C46F1" w14:textId="77777777" w:rsidR="0044333E" w:rsidRPr="0044333E" w:rsidRDefault="0044333E" w:rsidP="0044333E">
      <w:pPr>
        <w:shd w:val="clear" w:color="auto" w:fill="FFFFFF"/>
        <w:spacing w:after="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 </w:t>
      </w:r>
      <w:proofErr w:type="spellStart"/>
      <w:r w:rsidRPr="0044333E">
        <w:rPr>
          <w:rFonts w:ascii="Helvetica" w:eastAsia="Times New Roman" w:hAnsi="Helvetica" w:cs="Times New Roman"/>
          <w:b/>
          <w:bCs/>
          <w:color w:val="FFFFFF"/>
          <w:kern w:val="0"/>
          <w:sz w:val="20"/>
          <w:szCs w:val="20"/>
          <w:shd w:val="clear" w:color="auto" w:fill="777777"/>
          <w14:ligatures w14:val="none"/>
        </w:rPr>
        <w:t>FAQKey</w:t>
      </w:r>
      <w:proofErr w:type="spellEnd"/>
      <w:r w:rsidRPr="0044333E">
        <w:rPr>
          <w:rFonts w:ascii="Helvetica" w:eastAsia="Times New Roman" w:hAnsi="Helvetica" w:cs="Times New Roman"/>
          <w:b/>
          <w:bCs/>
          <w:color w:val="FFFFFF"/>
          <w:kern w:val="0"/>
          <w:sz w:val="20"/>
          <w:szCs w:val="20"/>
          <w:shd w:val="clear" w:color="auto" w:fill="777777"/>
          <w14:ligatures w14:val="none"/>
        </w:rPr>
        <w:t xml:space="preserve"> Concept</w:t>
      </w:r>
    </w:p>
    <w:p w14:paraId="7EEA61B7" w14:textId="77777777" w:rsidR="0044333E" w:rsidRPr="0044333E" w:rsidRDefault="0044333E" w:rsidP="0044333E">
      <w:pPr>
        <w:shd w:val="clear" w:color="auto" w:fill="FFFFFF"/>
        <w:spacing w:after="150" w:line="240" w:lineRule="auto"/>
        <w:rPr>
          <w:rFonts w:ascii="Helvetica" w:eastAsia="Times New Roman" w:hAnsi="Helvetica" w:cs="Times New Roman"/>
          <w:color w:val="A94442"/>
          <w:kern w:val="0"/>
          <w:sz w:val="21"/>
          <w:szCs w:val="21"/>
          <w14:ligatures w14:val="none"/>
        </w:rPr>
      </w:pPr>
      <w:r w:rsidRPr="0044333E">
        <w:rPr>
          <w:rFonts w:ascii="Helvetica" w:eastAsia="Times New Roman" w:hAnsi="Helvetica" w:cs="Times New Roman"/>
          <w:color w:val="A94442"/>
          <w:kern w:val="0"/>
          <w:sz w:val="21"/>
          <w:szCs w:val="21"/>
          <w14:ligatures w14:val="none"/>
        </w:rPr>
        <w:t>* Similar Java Interview Question Recently Asked @ ACL Worldwide, Amadeus, American Express, Atos, CA Technologies, Campus Labs, Capital One, FGM Group, General Dynamics, Home Depot, IBM, Keysight Technologies, Northrop Grumman, </w:t>
      </w:r>
      <w:proofErr w:type="spellStart"/>
      <w:r w:rsidRPr="0044333E">
        <w:rPr>
          <w:rFonts w:ascii="Helvetica" w:eastAsia="Times New Roman" w:hAnsi="Helvetica" w:cs="Times New Roman"/>
          <w:color w:val="A94442"/>
          <w:kern w:val="0"/>
          <w:sz w:val="21"/>
          <w:szCs w:val="21"/>
          <w14:ligatures w14:val="none"/>
        </w:rPr>
        <w:t>Revaturte</w:t>
      </w:r>
      <w:proofErr w:type="spellEnd"/>
      <w:r w:rsidRPr="0044333E">
        <w:rPr>
          <w:rFonts w:ascii="Helvetica" w:eastAsia="Times New Roman" w:hAnsi="Helvetica" w:cs="Times New Roman"/>
          <w:color w:val="A94442"/>
          <w:kern w:val="0"/>
          <w:sz w:val="21"/>
          <w:szCs w:val="21"/>
          <w14:ligatures w14:val="none"/>
        </w:rPr>
        <w:t>, TCS, Tech Mahindra, </w:t>
      </w:r>
      <w:proofErr w:type="spellStart"/>
      <w:r w:rsidRPr="0044333E">
        <w:rPr>
          <w:rFonts w:ascii="Helvetica" w:eastAsia="Times New Roman" w:hAnsi="Helvetica" w:cs="Times New Roman"/>
          <w:color w:val="A94442"/>
          <w:kern w:val="0"/>
          <w:sz w:val="21"/>
          <w:szCs w:val="21"/>
          <w14:ligatures w14:val="none"/>
        </w:rPr>
        <w:t>Techlogix</w:t>
      </w:r>
      <w:proofErr w:type="spellEnd"/>
      <w:r w:rsidRPr="0044333E">
        <w:rPr>
          <w:rFonts w:ascii="Helvetica" w:eastAsia="Times New Roman" w:hAnsi="Helvetica" w:cs="Times New Roman"/>
          <w:color w:val="A94442"/>
          <w:kern w:val="0"/>
          <w:sz w:val="21"/>
          <w:szCs w:val="21"/>
          <w14:ligatures w14:val="none"/>
        </w:rPr>
        <w:t>, Thomson Reuters, TMC, Trustwave,</w:t>
      </w:r>
    </w:p>
    <w:p w14:paraId="00B3A557"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lastRenderedPageBreak/>
        <w:t xml:space="preserve">Methods having same name and return types but different </w:t>
      </w:r>
      <w:proofErr w:type="gramStart"/>
      <w:r w:rsidRPr="0044333E">
        <w:rPr>
          <w:rFonts w:ascii="Helvetica" w:eastAsia="Times New Roman" w:hAnsi="Helvetica" w:cs="Times New Roman"/>
          <w:color w:val="333333"/>
          <w:kern w:val="0"/>
          <w:sz w:val="27"/>
          <w:szCs w:val="27"/>
          <w14:ligatures w14:val="none"/>
        </w:rPr>
        <w:t>arguments</w:t>
      </w:r>
      <w:proofErr w:type="gramEnd"/>
      <w:r w:rsidRPr="0044333E">
        <w:rPr>
          <w:rFonts w:ascii="Helvetica" w:eastAsia="Times New Roman" w:hAnsi="Helvetica" w:cs="Times New Roman"/>
          <w:color w:val="333333"/>
          <w:kern w:val="0"/>
          <w:sz w:val="27"/>
          <w:szCs w:val="27"/>
          <w14:ligatures w14:val="none"/>
        </w:rPr>
        <w:t xml:space="preserve"> types can be declared within a class. These methods are called overloaded methods. This concept is known as method </w:t>
      </w:r>
      <w:proofErr w:type="gramStart"/>
      <w:r w:rsidRPr="0044333E">
        <w:rPr>
          <w:rFonts w:ascii="Helvetica" w:eastAsia="Times New Roman" w:hAnsi="Helvetica" w:cs="Times New Roman"/>
          <w:color w:val="333333"/>
          <w:kern w:val="0"/>
          <w:sz w:val="27"/>
          <w:szCs w:val="27"/>
          <w14:ligatures w14:val="none"/>
        </w:rPr>
        <w:t>overloading</w:t>
      </w:r>
      <w:proofErr w:type="gramEnd"/>
    </w:p>
    <w:p w14:paraId="06DAB7D3"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b/>
          <w:bCs/>
          <w:color w:val="333333"/>
          <w:kern w:val="0"/>
          <w:sz w:val="27"/>
          <w:szCs w:val="27"/>
          <w14:ligatures w14:val="none"/>
        </w:rPr>
        <w:t>*** See complete answer and code snippet in the Java Interview Guide.</w:t>
      </w:r>
    </w:p>
    <w:p w14:paraId="0FCADC7E" w14:textId="77777777" w:rsidR="0044333E" w:rsidRPr="0044333E" w:rsidRDefault="0044333E" w:rsidP="0044333E">
      <w:pPr>
        <w:shd w:val="clear" w:color="auto" w:fill="FFFFFF"/>
        <w:spacing w:before="150" w:after="150" w:line="240" w:lineRule="auto"/>
        <w:outlineLvl w:val="2"/>
        <w:rPr>
          <w:rFonts w:ascii="Oswald" w:eastAsia="Times New Roman" w:hAnsi="Oswald" w:cs="Times New Roman"/>
          <w:b/>
          <w:bCs/>
          <w:color w:val="333333"/>
          <w:kern w:val="0"/>
          <w:sz w:val="36"/>
          <w:szCs w:val="36"/>
          <w14:ligatures w14:val="none"/>
        </w:rPr>
      </w:pPr>
      <w:r w:rsidRPr="0044333E">
        <w:rPr>
          <w:rFonts w:ascii="Oswald" w:eastAsia="Times New Roman" w:hAnsi="Oswald" w:cs="Times New Roman"/>
          <w:b/>
          <w:bCs/>
          <w:color w:val="333333"/>
          <w:kern w:val="0"/>
          <w:sz w:val="36"/>
          <w:szCs w:val="36"/>
          <w14:ligatures w14:val="none"/>
        </w:rPr>
        <w:t>What are final classes and final methods Java programming language?</w:t>
      </w:r>
    </w:p>
    <w:p w14:paraId="74798DA6" w14:textId="77777777" w:rsidR="0044333E" w:rsidRPr="0044333E" w:rsidRDefault="0044333E" w:rsidP="0044333E">
      <w:pPr>
        <w:shd w:val="clear" w:color="auto" w:fill="FFFFFF"/>
        <w:spacing w:after="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 </w:t>
      </w:r>
      <w:proofErr w:type="spellStart"/>
      <w:r w:rsidRPr="0044333E">
        <w:rPr>
          <w:rFonts w:ascii="Helvetica" w:eastAsia="Times New Roman" w:hAnsi="Helvetica" w:cs="Times New Roman"/>
          <w:b/>
          <w:bCs/>
          <w:color w:val="FFFFFF"/>
          <w:kern w:val="0"/>
          <w:sz w:val="20"/>
          <w:szCs w:val="20"/>
          <w:shd w:val="clear" w:color="auto" w:fill="777777"/>
          <w14:ligatures w14:val="none"/>
        </w:rPr>
        <w:t>FAQKey</w:t>
      </w:r>
      <w:proofErr w:type="spellEnd"/>
      <w:r w:rsidRPr="0044333E">
        <w:rPr>
          <w:rFonts w:ascii="Helvetica" w:eastAsia="Times New Roman" w:hAnsi="Helvetica" w:cs="Times New Roman"/>
          <w:b/>
          <w:bCs/>
          <w:color w:val="FFFFFF"/>
          <w:kern w:val="0"/>
          <w:sz w:val="20"/>
          <w:szCs w:val="20"/>
          <w:shd w:val="clear" w:color="auto" w:fill="777777"/>
          <w14:ligatures w14:val="none"/>
        </w:rPr>
        <w:t xml:space="preserve"> Concept</w:t>
      </w:r>
    </w:p>
    <w:p w14:paraId="763C0084" w14:textId="77777777" w:rsidR="0044333E" w:rsidRPr="0044333E" w:rsidRDefault="0044333E" w:rsidP="0044333E">
      <w:pPr>
        <w:shd w:val="clear" w:color="auto" w:fill="FFFFFF"/>
        <w:spacing w:after="150" w:line="240" w:lineRule="auto"/>
        <w:rPr>
          <w:rFonts w:ascii="Helvetica" w:eastAsia="Times New Roman" w:hAnsi="Helvetica" w:cs="Times New Roman"/>
          <w:color w:val="A94442"/>
          <w:kern w:val="0"/>
          <w:sz w:val="21"/>
          <w:szCs w:val="21"/>
          <w14:ligatures w14:val="none"/>
        </w:rPr>
      </w:pPr>
      <w:r w:rsidRPr="0044333E">
        <w:rPr>
          <w:rFonts w:ascii="Helvetica" w:eastAsia="Times New Roman" w:hAnsi="Helvetica" w:cs="Times New Roman"/>
          <w:color w:val="A94442"/>
          <w:kern w:val="0"/>
          <w:sz w:val="21"/>
          <w:szCs w:val="21"/>
          <w14:ligatures w14:val="none"/>
        </w:rPr>
        <w:t>* Similar Java Interview Question Recently Asked @ Acceltree, Alcatel-Lucent, Antra, Apple, Aricent, Capgemini, Capttal One, C-Edge, ConnectWise, </w:t>
      </w:r>
      <w:proofErr w:type="spellStart"/>
      <w:r w:rsidRPr="0044333E">
        <w:rPr>
          <w:rFonts w:ascii="Helvetica" w:eastAsia="Times New Roman" w:hAnsi="Helvetica" w:cs="Times New Roman"/>
          <w:color w:val="A94442"/>
          <w:kern w:val="0"/>
          <w:sz w:val="21"/>
          <w:szCs w:val="21"/>
          <w14:ligatures w14:val="none"/>
        </w:rPr>
        <w:t>Faithlife</w:t>
      </w:r>
      <w:proofErr w:type="spellEnd"/>
      <w:r w:rsidRPr="0044333E">
        <w:rPr>
          <w:rFonts w:ascii="Helvetica" w:eastAsia="Times New Roman" w:hAnsi="Helvetica" w:cs="Times New Roman"/>
          <w:color w:val="A94442"/>
          <w:kern w:val="0"/>
          <w:sz w:val="21"/>
          <w:szCs w:val="21"/>
          <w14:ligatures w14:val="none"/>
        </w:rPr>
        <w:t>, FDM, Financial Engines, GE, Goldman Sach, Group, Guidewire, HCL Technologies, IG, Incessant Technologies, Intuit, MathWorks, </w:t>
      </w:r>
      <w:proofErr w:type="spellStart"/>
      <w:r w:rsidRPr="0044333E">
        <w:rPr>
          <w:rFonts w:ascii="Helvetica" w:eastAsia="Times New Roman" w:hAnsi="Helvetica" w:cs="Times New Roman"/>
          <w:color w:val="A94442"/>
          <w:kern w:val="0"/>
          <w:sz w:val="21"/>
          <w:szCs w:val="21"/>
          <w14:ligatures w14:val="none"/>
        </w:rPr>
        <w:t>OpenEye</w:t>
      </w:r>
      <w:proofErr w:type="spellEnd"/>
      <w:r w:rsidRPr="0044333E">
        <w:rPr>
          <w:rFonts w:ascii="Helvetica" w:eastAsia="Times New Roman" w:hAnsi="Helvetica" w:cs="Times New Roman"/>
          <w:color w:val="A94442"/>
          <w:kern w:val="0"/>
          <w:sz w:val="21"/>
          <w:szCs w:val="21"/>
          <w14:ligatures w14:val="none"/>
        </w:rPr>
        <w:t>, Oracle, Orbitz, Palo Alto Networks, Priceline, Rackspace, Realex Payments, Revature, Rolta, Sears, ServiceNow, SonicWall, TechFlow, Virtusa, VMWare, Wealthfront,</w:t>
      </w:r>
    </w:p>
    <w:p w14:paraId="76ECBD10"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Final classes are Java classes that cannot be sub-classed. Final classes are declared using the keyword 'final'.</w:t>
      </w:r>
    </w:p>
    <w:p w14:paraId="731E0B6A"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Final methods are methods that cannot be overridden by sub-classes. Final methods are declared using the keyword 'final'...</w:t>
      </w:r>
    </w:p>
    <w:p w14:paraId="62A8E468"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b/>
          <w:bCs/>
          <w:color w:val="333333"/>
          <w:kern w:val="0"/>
          <w:sz w:val="27"/>
          <w:szCs w:val="27"/>
          <w14:ligatures w14:val="none"/>
        </w:rPr>
        <w:t>*** See complete answer and code snippet in the Java Interview Guide.</w:t>
      </w:r>
    </w:p>
    <w:p w14:paraId="044F5036" w14:textId="77777777" w:rsidR="0044333E" w:rsidRPr="0044333E" w:rsidRDefault="0044333E" w:rsidP="0044333E">
      <w:pPr>
        <w:shd w:val="clear" w:color="auto" w:fill="FFFFFF"/>
        <w:spacing w:before="150" w:after="150" w:line="240" w:lineRule="auto"/>
        <w:outlineLvl w:val="2"/>
        <w:rPr>
          <w:rFonts w:ascii="Oswald" w:eastAsia="Times New Roman" w:hAnsi="Oswald" w:cs="Times New Roman"/>
          <w:b/>
          <w:bCs/>
          <w:color w:val="333333"/>
          <w:kern w:val="0"/>
          <w:sz w:val="36"/>
          <w:szCs w:val="36"/>
          <w14:ligatures w14:val="none"/>
        </w:rPr>
      </w:pPr>
      <w:r w:rsidRPr="0044333E">
        <w:rPr>
          <w:rFonts w:ascii="Oswald" w:eastAsia="Times New Roman" w:hAnsi="Oswald" w:cs="Times New Roman"/>
          <w:b/>
          <w:bCs/>
          <w:color w:val="333333"/>
          <w:kern w:val="0"/>
          <w:sz w:val="36"/>
          <w:szCs w:val="36"/>
          <w14:ligatures w14:val="none"/>
        </w:rPr>
        <w:t>What are Access and Non-Access modifiers that can be added to a class or class-member declaration?</w:t>
      </w:r>
    </w:p>
    <w:p w14:paraId="71C4E6B4" w14:textId="77777777" w:rsidR="0044333E" w:rsidRPr="0044333E" w:rsidRDefault="0044333E" w:rsidP="0044333E">
      <w:pPr>
        <w:shd w:val="clear" w:color="auto" w:fill="FFFFFF"/>
        <w:spacing w:after="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 </w:t>
      </w:r>
      <w:r w:rsidRPr="0044333E">
        <w:rPr>
          <w:rFonts w:ascii="Helvetica" w:eastAsia="Times New Roman" w:hAnsi="Helvetica" w:cs="Times New Roman"/>
          <w:b/>
          <w:bCs/>
          <w:color w:val="FFFFFF"/>
          <w:kern w:val="0"/>
          <w:sz w:val="20"/>
          <w:szCs w:val="20"/>
          <w:shd w:val="clear" w:color="auto" w:fill="777777"/>
          <w14:ligatures w14:val="none"/>
        </w:rPr>
        <w:t>FAQ</w:t>
      </w:r>
    </w:p>
    <w:p w14:paraId="29D38559" w14:textId="77777777" w:rsidR="0044333E" w:rsidRPr="0044333E" w:rsidRDefault="0044333E" w:rsidP="0044333E">
      <w:pPr>
        <w:shd w:val="clear" w:color="auto" w:fill="FFFFFF"/>
        <w:spacing w:after="150" w:line="240" w:lineRule="auto"/>
        <w:rPr>
          <w:rFonts w:ascii="Helvetica" w:eastAsia="Times New Roman" w:hAnsi="Helvetica" w:cs="Times New Roman"/>
          <w:color w:val="A94442"/>
          <w:kern w:val="0"/>
          <w:sz w:val="21"/>
          <w:szCs w:val="21"/>
          <w14:ligatures w14:val="none"/>
        </w:rPr>
      </w:pPr>
      <w:r w:rsidRPr="0044333E">
        <w:rPr>
          <w:rFonts w:ascii="Helvetica" w:eastAsia="Times New Roman" w:hAnsi="Helvetica" w:cs="Times New Roman"/>
          <w:color w:val="A94442"/>
          <w:kern w:val="0"/>
          <w:sz w:val="21"/>
          <w:szCs w:val="21"/>
          <w14:ligatures w14:val="none"/>
        </w:rPr>
        <w:t>* Similar Java Interview Question Recently Asked @ ADP, Argonne National Laboratory, BAE Systems, Guidewire, Impetus Technologies, Polaris, Virtusa,</w:t>
      </w:r>
    </w:p>
    <w:p w14:paraId="32AF67D9"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 xml:space="preserve">Access modifiers control how a </w:t>
      </w:r>
      <w:proofErr w:type="gramStart"/>
      <w:r w:rsidRPr="0044333E">
        <w:rPr>
          <w:rFonts w:ascii="Helvetica" w:eastAsia="Times New Roman" w:hAnsi="Helvetica" w:cs="Times New Roman"/>
          <w:color w:val="333333"/>
          <w:kern w:val="0"/>
          <w:sz w:val="27"/>
          <w:szCs w:val="27"/>
          <w14:ligatures w14:val="none"/>
        </w:rPr>
        <w:t>class</w:t>
      </w:r>
      <w:proofErr w:type="gramEnd"/>
      <w:r w:rsidRPr="0044333E">
        <w:rPr>
          <w:rFonts w:ascii="Helvetica" w:eastAsia="Times New Roman" w:hAnsi="Helvetica" w:cs="Times New Roman"/>
          <w:color w:val="333333"/>
          <w:kern w:val="0"/>
          <w:sz w:val="27"/>
          <w:szCs w:val="27"/>
          <w14:ligatures w14:val="none"/>
        </w:rPr>
        <w:t xml:space="preserve"> or its members can be accessed. Non-access modifiers control other </w:t>
      </w:r>
      <w:proofErr w:type="spellStart"/>
      <w:r w:rsidRPr="0044333E">
        <w:rPr>
          <w:rFonts w:ascii="Helvetica" w:eastAsia="Times New Roman" w:hAnsi="Helvetica" w:cs="Times New Roman"/>
          <w:color w:val="333333"/>
          <w:kern w:val="0"/>
          <w:sz w:val="27"/>
          <w:szCs w:val="27"/>
          <w14:ligatures w14:val="none"/>
        </w:rPr>
        <w:t>aspests</w:t>
      </w:r>
      <w:proofErr w:type="spellEnd"/>
      <w:r w:rsidRPr="0044333E">
        <w:rPr>
          <w:rFonts w:ascii="Helvetica" w:eastAsia="Times New Roman" w:hAnsi="Helvetica" w:cs="Times New Roman"/>
          <w:color w:val="333333"/>
          <w:kern w:val="0"/>
          <w:sz w:val="27"/>
          <w:szCs w:val="27"/>
          <w14:ligatures w14:val="none"/>
        </w:rPr>
        <w:t xml:space="preserve"> of a class and its members.</w:t>
      </w:r>
    </w:p>
    <w:p w14:paraId="0E2FB25F"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 xml:space="preserve">For your interview you </w:t>
      </w:r>
      <w:proofErr w:type="gramStart"/>
      <w:r w:rsidRPr="0044333E">
        <w:rPr>
          <w:rFonts w:ascii="Helvetica" w:eastAsia="Times New Roman" w:hAnsi="Helvetica" w:cs="Times New Roman"/>
          <w:color w:val="333333"/>
          <w:kern w:val="0"/>
          <w:sz w:val="27"/>
          <w:szCs w:val="27"/>
          <w14:ligatures w14:val="none"/>
        </w:rPr>
        <w:t>have to</w:t>
      </w:r>
      <w:proofErr w:type="gramEnd"/>
      <w:r w:rsidRPr="0044333E">
        <w:rPr>
          <w:rFonts w:ascii="Helvetica" w:eastAsia="Times New Roman" w:hAnsi="Helvetica" w:cs="Times New Roman"/>
          <w:color w:val="333333"/>
          <w:kern w:val="0"/>
          <w:sz w:val="27"/>
          <w:szCs w:val="27"/>
          <w14:ligatures w14:val="none"/>
        </w:rPr>
        <w:t xml:space="preserve"> know the following combination of modifiers.</w:t>
      </w:r>
    </w:p>
    <w:p w14:paraId="56DAA560"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1. Class access modifiers</w:t>
      </w:r>
      <w:r w:rsidRPr="0044333E">
        <w:rPr>
          <w:rFonts w:ascii="Helvetica" w:eastAsia="Times New Roman" w:hAnsi="Helvetica" w:cs="Times New Roman"/>
          <w:color w:val="333333"/>
          <w:kern w:val="0"/>
          <w:sz w:val="27"/>
          <w:szCs w:val="27"/>
          <w14:ligatures w14:val="none"/>
        </w:rPr>
        <w:br/>
        <w:t>Class non-access modifiers</w:t>
      </w:r>
      <w:r w:rsidRPr="0044333E">
        <w:rPr>
          <w:rFonts w:ascii="Helvetica" w:eastAsia="Times New Roman" w:hAnsi="Helvetica" w:cs="Times New Roman"/>
          <w:color w:val="333333"/>
          <w:kern w:val="0"/>
          <w:sz w:val="27"/>
          <w:szCs w:val="27"/>
          <w14:ligatures w14:val="none"/>
        </w:rPr>
        <w:br/>
        <w:t>3. Class-member access modifiers</w:t>
      </w:r>
      <w:r w:rsidRPr="0044333E">
        <w:rPr>
          <w:rFonts w:ascii="Helvetica" w:eastAsia="Times New Roman" w:hAnsi="Helvetica" w:cs="Times New Roman"/>
          <w:color w:val="333333"/>
          <w:kern w:val="0"/>
          <w:sz w:val="27"/>
          <w:szCs w:val="27"/>
          <w14:ligatures w14:val="none"/>
        </w:rPr>
        <w:br/>
        <w:t>4. Class-member non-access modifiers.</w:t>
      </w:r>
    </w:p>
    <w:p w14:paraId="1D073CED"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 xml:space="preserve">The next four questions </w:t>
      </w:r>
      <w:proofErr w:type="gramStart"/>
      <w:r w:rsidRPr="0044333E">
        <w:rPr>
          <w:rFonts w:ascii="Helvetica" w:eastAsia="Times New Roman" w:hAnsi="Helvetica" w:cs="Times New Roman"/>
          <w:color w:val="333333"/>
          <w:kern w:val="0"/>
          <w:sz w:val="27"/>
          <w:szCs w:val="27"/>
          <w14:ligatures w14:val="none"/>
        </w:rPr>
        <w:t>addresses</w:t>
      </w:r>
      <w:proofErr w:type="gramEnd"/>
      <w:r w:rsidRPr="0044333E">
        <w:rPr>
          <w:rFonts w:ascii="Helvetica" w:eastAsia="Times New Roman" w:hAnsi="Helvetica" w:cs="Times New Roman"/>
          <w:color w:val="333333"/>
          <w:kern w:val="0"/>
          <w:sz w:val="27"/>
          <w:szCs w:val="27"/>
          <w14:ligatures w14:val="none"/>
        </w:rPr>
        <w:t xml:space="preserve"> these combinations.</w:t>
      </w:r>
    </w:p>
    <w:p w14:paraId="39B91CE6" w14:textId="77777777" w:rsidR="0044333E" w:rsidRPr="0044333E" w:rsidRDefault="0044333E" w:rsidP="0044333E">
      <w:pPr>
        <w:shd w:val="clear" w:color="auto" w:fill="FFFFFF"/>
        <w:spacing w:before="150" w:after="150" w:line="240" w:lineRule="auto"/>
        <w:outlineLvl w:val="2"/>
        <w:rPr>
          <w:rFonts w:ascii="Oswald" w:eastAsia="Times New Roman" w:hAnsi="Oswald" w:cs="Times New Roman"/>
          <w:b/>
          <w:bCs/>
          <w:color w:val="333333"/>
          <w:kern w:val="0"/>
          <w:sz w:val="36"/>
          <w:szCs w:val="36"/>
          <w14:ligatures w14:val="none"/>
        </w:rPr>
      </w:pPr>
      <w:r w:rsidRPr="0044333E">
        <w:rPr>
          <w:rFonts w:ascii="Oswald" w:eastAsia="Times New Roman" w:hAnsi="Oswald" w:cs="Times New Roman"/>
          <w:b/>
          <w:bCs/>
          <w:color w:val="333333"/>
          <w:kern w:val="0"/>
          <w:sz w:val="36"/>
          <w:szCs w:val="36"/>
          <w14:ligatures w14:val="none"/>
        </w:rPr>
        <w:t>What are the access modifiers that can be added to a class?</w:t>
      </w:r>
    </w:p>
    <w:p w14:paraId="0D96845E" w14:textId="77777777" w:rsidR="0044333E" w:rsidRPr="0044333E" w:rsidRDefault="0044333E" w:rsidP="0044333E">
      <w:pPr>
        <w:shd w:val="clear" w:color="auto" w:fill="FFFFFF"/>
        <w:spacing w:after="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lastRenderedPageBreak/>
        <w:t> </w:t>
      </w:r>
      <w:r w:rsidRPr="0044333E">
        <w:rPr>
          <w:rFonts w:ascii="Helvetica" w:eastAsia="Times New Roman" w:hAnsi="Helvetica" w:cs="Times New Roman"/>
          <w:b/>
          <w:bCs/>
          <w:color w:val="FFFFFF"/>
          <w:kern w:val="0"/>
          <w:sz w:val="20"/>
          <w:szCs w:val="20"/>
          <w:shd w:val="clear" w:color="auto" w:fill="777777"/>
          <w14:ligatures w14:val="none"/>
        </w:rPr>
        <w:t>FAQ</w:t>
      </w:r>
    </w:p>
    <w:p w14:paraId="6260B156"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Following access modifiers can be added to a class declaration.</w:t>
      </w:r>
    </w:p>
    <w:p w14:paraId="32800A02"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b/>
          <w:bCs/>
          <w:color w:val="333333"/>
          <w:kern w:val="0"/>
          <w:sz w:val="27"/>
          <w:szCs w:val="27"/>
          <w14:ligatures w14:val="none"/>
        </w:rPr>
        <w:t>public</w:t>
      </w:r>
      <w:r w:rsidRPr="0044333E">
        <w:rPr>
          <w:rFonts w:ascii="Helvetica" w:eastAsia="Times New Roman" w:hAnsi="Helvetica" w:cs="Times New Roman"/>
          <w:color w:val="333333"/>
          <w:kern w:val="0"/>
          <w:sz w:val="27"/>
          <w:szCs w:val="27"/>
          <w14:ligatures w14:val="none"/>
        </w:rPr>
        <w:t> - A class declared with public access modifier is accessible to all classes.</w:t>
      </w:r>
    </w:p>
    <w:p w14:paraId="750CB96D"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b/>
          <w:bCs/>
          <w:color w:val="333333"/>
          <w:kern w:val="0"/>
          <w:sz w:val="27"/>
          <w:szCs w:val="27"/>
          <w14:ligatures w14:val="none"/>
        </w:rPr>
        <w:t>*** See complete answer and code snippet in the Java Interview Guide.</w:t>
      </w:r>
    </w:p>
    <w:p w14:paraId="04328E7A" w14:textId="77777777" w:rsidR="0044333E" w:rsidRPr="0044333E" w:rsidRDefault="0044333E" w:rsidP="0044333E">
      <w:pPr>
        <w:shd w:val="clear" w:color="auto" w:fill="FFFFFF"/>
        <w:spacing w:before="150" w:after="150" w:line="240" w:lineRule="auto"/>
        <w:outlineLvl w:val="2"/>
        <w:rPr>
          <w:rFonts w:ascii="Oswald" w:eastAsia="Times New Roman" w:hAnsi="Oswald" w:cs="Times New Roman"/>
          <w:b/>
          <w:bCs/>
          <w:color w:val="333333"/>
          <w:kern w:val="0"/>
          <w:sz w:val="36"/>
          <w:szCs w:val="36"/>
          <w14:ligatures w14:val="none"/>
        </w:rPr>
      </w:pPr>
      <w:r w:rsidRPr="0044333E">
        <w:rPr>
          <w:rFonts w:ascii="Oswald" w:eastAsia="Times New Roman" w:hAnsi="Oswald" w:cs="Times New Roman"/>
          <w:b/>
          <w:bCs/>
          <w:color w:val="333333"/>
          <w:kern w:val="0"/>
          <w:sz w:val="36"/>
          <w:szCs w:val="36"/>
          <w14:ligatures w14:val="none"/>
        </w:rPr>
        <w:t xml:space="preserve">What are the </w:t>
      </w:r>
      <w:proofErr w:type="gramStart"/>
      <w:r w:rsidRPr="0044333E">
        <w:rPr>
          <w:rFonts w:ascii="Oswald" w:eastAsia="Times New Roman" w:hAnsi="Oswald" w:cs="Times New Roman"/>
          <w:b/>
          <w:bCs/>
          <w:color w:val="333333"/>
          <w:kern w:val="0"/>
          <w:sz w:val="36"/>
          <w:szCs w:val="36"/>
          <w14:ligatures w14:val="none"/>
        </w:rPr>
        <w:t>Non-access</w:t>
      </w:r>
      <w:proofErr w:type="gramEnd"/>
      <w:r w:rsidRPr="0044333E">
        <w:rPr>
          <w:rFonts w:ascii="Oswald" w:eastAsia="Times New Roman" w:hAnsi="Oswald" w:cs="Times New Roman"/>
          <w:b/>
          <w:bCs/>
          <w:color w:val="333333"/>
          <w:kern w:val="0"/>
          <w:sz w:val="36"/>
          <w:szCs w:val="36"/>
          <w14:ligatures w14:val="none"/>
        </w:rPr>
        <w:t xml:space="preserve"> modifiers that can be added to a class declaration?</w:t>
      </w:r>
    </w:p>
    <w:p w14:paraId="229085CF" w14:textId="77777777" w:rsidR="0044333E" w:rsidRPr="0044333E" w:rsidRDefault="0044333E" w:rsidP="0044333E">
      <w:pPr>
        <w:shd w:val="clear" w:color="auto" w:fill="FFFFFF"/>
        <w:spacing w:after="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 </w:t>
      </w:r>
      <w:r w:rsidRPr="0044333E">
        <w:rPr>
          <w:rFonts w:ascii="Helvetica" w:eastAsia="Times New Roman" w:hAnsi="Helvetica" w:cs="Times New Roman"/>
          <w:b/>
          <w:bCs/>
          <w:color w:val="FFFFFF"/>
          <w:kern w:val="0"/>
          <w:sz w:val="20"/>
          <w:szCs w:val="20"/>
          <w:shd w:val="clear" w:color="auto" w:fill="777777"/>
          <w14:ligatures w14:val="none"/>
        </w:rPr>
        <w:t>FAQ</w:t>
      </w:r>
    </w:p>
    <w:p w14:paraId="1D6A257A"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color w:val="333333"/>
          <w:kern w:val="0"/>
          <w:sz w:val="27"/>
          <w:szCs w:val="27"/>
          <w14:ligatures w14:val="none"/>
        </w:rPr>
        <w:t>Following non-access modifiers can be added to a class declaration.</w:t>
      </w:r>
    </w:p>
    <w:p w14:paraId="0C2C738B" w14:textId="77777777" w:rsidR="0044333E" w:rsidRPr="0044333E" w:rsidRDefault="0044333E" w:rsidP="0044333E">
      <w:pPr>
        <w:shd w:val="clear" w:color="auto" w:fill="FFFFFF"/>
        <w:spacing w:after="150" w:line="240" w:lineRule="auto"/>
        <w:rPr>
          <w:rFonts w:ascii="Helvetica" w:eastAsia="Times New Roman" w:hAnsi="Helvetica" w:cs="Times New Roman"/>
          <w:color w:val="333333"/>
          <w:kern w:val="0"/>
          <w:sz w:val="27"/>
          <w:szCs w:val="27"/>
          <w14:ligatures w14:val="none"/>
        </w:rPr>
      </w:pPr>
      <w:r w:rsidRPr="0044333E">
        <w:rPr>
          <w:rFonts w:ascii="Helvetica" w:eastAsia="Times New Roman" w:hAnsi="Helvetica" w:cs="Times New Roman"/>
          <w:b/>
          <w:bCs/>
          <w:color w:val="333333"/>
          <w:kern w:val="0"/>
          <w:sz w:val="27"/>
          <w:szCs w:val="27"/>
          <w14:ligatures w14:val="none"/>
        </w:rPr>
        <w:t>final</w:t>
      </w:r>
      <w:r w:rsidRPr="0044333E">
        <w:rPr>
          <w:rFonts w:ascii="Helvetica" w:eastAsia="Times New Roman" w:hAnsi="Helvetica" w:cs="Times New Roman"/>
          <w:color w:val="333333"/>
          <w:kern w:val="0"/>
          <w:sz w:val="27"/>
          <w:szCs w:val="27"/>
          <w14:ligatures w14:val="none"/>
        </w:rPr>
        <w:t> - A class declared as final cannot be sub-classed...</w:t>
      </w:r>
    </w:p>
    <w:p w14:paraId="5B8075A6" w14:textId="4B3EC88F" w:rsidR="0044333E" w:rsidRDefault="0044333E" w:rsidP="0044333E">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 xml:space="preserve"> Access Modifiers</w:t>
      </w:r>
    </w:p>
    <w:p w14:paraId="66D48122"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 How many types of modifiers in Java?</w:t>
      </w:r>
    </w:p>
    <w:p w14:paraId="016AF4CF"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There are two types of modifiers in Java:</w:t>
      </w:r>
    </w:p>
    <w:p w14:paraId="7F3E5B8C" w14:textId="77777777" w:rsidR="0044333E" w:rsidRDefault="0044333E" w:rsidP="0044333E">
      <w:pPr>
        <w:numPr>
          <w:ilvl w:val="0"/>
          <w:numId w:val="246"/>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Access modifiers</w:t>
      </w:r>
    </w:p>
    <w:p w14:paraId="164B0C77" w14:textId="77777777" w:rsidR="0044333E" w:rsidRDefault="0044333E" w:rsidP="0044333E">
      <w:pPr>
        <w:numPr>
          <w:ilvl w:val="0"/>
          <w:numId w:val="246"/>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Non- access modifiers</w:t>
      </w:r>
    </w:p>
    <w:p w14:paraId="5829E0F5"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 What are Access modifiers in java?</w:t>
      </w:r>
    </w:p>
    <w:p w14:paraId="59A80BE4"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Ans: </w:t>
      </w:r>
      <w:hyperlink r:id="rId156" w:history="1">
        <w:r>
          <w:rPr>
            <w:rStyle w:val="Hyperlink"/>
            <w:rFonts w:ascii="Segoe UI" w:hAnsi="Segoe UI" w:cs="Segoe UI"/>
            <w:sz w:val="27"/>
            <w:szCs w:val="27"/>
            <w:bdr w:val="none" w:sz="0" w:space="0" w:color="auto" w:frame="1"/>
          </w:rPr>
          <w:t>Access Modifiers</w:t>
        </w:r>
      </w:hyperlink>
      <w:r>
        <w:rPr>
          <w:rFonts w:ascii="Segoe UI" w:hAnsi="Segoe UI" w:cs="Segoe UI"/>
          <w:color w:val="000000"/>
          <w:sz w:val="27"/>
          <w:szCs w:val="27"/>
        </w:rPr>
        <w:t> are those modifiers that are used to restrict the visibility of classes, fields, methods, and constructors.</w:t>
      </w:r>
    </w:p>
    <w:p w14:paraId="1EDD1175"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Java supports four types of access modifiers:</w:t>
      </w:r>
    </w:p>
    <w:p w14:paraId="21F37100" w14:textId="77777777" w:rsidR="0044333E" w:rsidRDefault="0044333E" w:rsidP="0044333E">
      <w:pPr>
        <w:numPr>
          <w:ilvl w:val="0"/>
          <w:numId w:val="247"/>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Private</w:t>
      </w:r>
    </w:p>
    <w:p w14:paraId="1342C905" w14:textId="77777777" w:rsidR="0044333E" w:rsidRDefault="0044333E" w:rsidP="0044333E">
      <w:pPr>
        <w:numPr>
          <w:ilvl w:val="0"/>
          <w:numId w:val="247"/>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Default</w:t>
      </w:r>
    </w:p>
    <w:p w14:paraId="04268B41" w14:textId="77777777" w:rsidR="0044333E" w:rsidRDefault="0044333E" w:rsidP="0044333E">
      <w:pPr>
        <w:numPr>
          <w:ilvl w:val="0"/>
          <w:numId w:val="247"/>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Protected</w:t>
      </w:r>
    </w:p>
    <w:p w14:paraId="55B8E633" w14:textId="77777777" w:rsidR="0044333E" w:rsidRDefault="0044333E" w:rsidP="0044333E">
      <w:pPr>
        <w:numPr>
          <w:ilvl w:val="0"/>
          <w:numId w:val="247"/>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Public</w:t>
      </w:r>
    </w:p>
    <w:p w14:paraId="31640519"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a) </w:t>
      </w:r>
      <w:r>
        <w:rPr>
          <w:rStyle w:val="Strong"/>
          <w:rFonts w:ascii="Segoe UI" w:hAnsi="Segoe UI" w:cs="Segoe UI"/>
          <w:color w:val="FF0000"/>
          <w:sz w:val="27"/>
          <w:szCs w:val="27"/>
          <w:bdr w:val="none" w:sz="0" w:space="0" w:color="auto" w:frame="1"/>
        </w:rPr>
        <w:t>Private</w:t>
      </w:r>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Private members of a class can be accessed only within the class. It cannot be accessed from outside the class.</w:t>
      </w:r>
    </w:p>
    <w:p w14:paraId="6524705D"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b) </w:t>
      </w:r>
      <w:r>
        <w:rPr>
          <w:rStyle w:val="Strong"/>
          <w:rFonts w:ascii="Segoe UI" w:hAnsi="Segoe UI" w:cs="Segoe UI"/>
          <w:color w:val="FF0000"/>
          <w:sz w:val="27"/>
          <w:szCs w:val="27"/>
          <w:bdr w:val="none" w:sz="0" w:space="0" w:color="auto" w:frame="1"/>
        </w:rPr>
        <w:t>Default</w:t>
      </w:r>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Default members of a class are accessible within the same package due to visible only within the package. They cannot be accessed from outside the package.</w:t>
      </w:r>
    </w:p>
    <w:p w14:paraId="41F78949"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c) </w:t>
      </w:r>
      <w:r>
        <w:rPr>
          <w:rStyle w:val="Strong"/>
          <w:rFonts w:ascii="Segoe UI" w:hAnsi="Segoe UI" w:cs="Segoe UI"/>
          <w:color w:val="FF0000"/>
          <w:sz w:val="27"/>
          <w:szCs w:val="27"/>
          <w:bdr w:val="none" w:sz="0" w:space="0" w:color="auto" w:frame="1"/>
        </w:rPr>
        <w:t>Protected</w:t>
      </w:r>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Protected members of a class are visible within the package. Therefore, we can only access within the package but can be accessed to the subclasses outside the package through the inheritance only.</w:t>
      </w:r>
    </w:p>
    <w:p w14:paraId="505A85C4"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lastRenderedPageBreak/>
        <w:t>d) </w:t>
      </w:r>
      <w:r>
        <w:rPr>
          <w:rStyle w:val="Strong"/>
          <w:rFonts w:ascii="Segoe UI" w:hAnsi="Segoe UI" w:cs="Segoe UI"/>
          <w:color w:val="FF0000"/>
          <w:sz w:val="27"/>
          <w:szCs w:val="27"/>
          <w:bdr w:val="none" w:sz="0" w:space="0" w:color="auto" w:frame="1"/>
        </w:rPr>
        <w:t>Public</w:t>
      </w:r>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Public members are visible anywhere. So, we can access it anywhere within or outside the package.</w:t>
      </w:r>
    </w:p>
    <w:p w14:paraId="3BCA9EA6"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 Can we have a private constructor in Java?</w:t>
      </w:r>
    </w:p>
    <w:p w14:paraId="6735161A"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Yes, we can have a private constructor in Java.</w:t>
      </w:r>
    </w:p>
    <w:p w14:paraId="7A9DCE71" w14:textId="77777777" w:rsidR="0044333E" w:rsidRDefault="0044333E" w:rsidP="0044333E">
      <w:pPr>
        <w:numPr>
          <w:ilvl w:val="0"/>
          <w:numId w:val="248"/>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The private constructor is used when we do not want to create the object of that class.</w:t>
      </w:r>
    </w:p>
    <w:p w14:paraId="1305AD94" w14:textId="77777777" w:rsidR="0044333E" w:rsidRDefault="0044333E" w:rsidP="0044333E">
      <w:pPr>
        <w:numPr>
          <w:ilvl w:val="0"/>
          <w:numId w:val="248"/>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We cannot create a subclass of that class.</w:t>
      </w:r>
    </w:p>
    <w:p w14:paraId="5BE0C93A" w14:textId="77777777" w:rsidR="0044333E" w:rsidRDefault="0044333E" w:rsidP="0044333E">
      <w:pPr>
        <w:numPr>
          <w:ilvl w:val="0"/>
          <w:numId w:val="248"/>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It is also used in Singleton design and Factory method design patterns.</w:t>
      </w:r>
    </w:p>
    <w:p w14:paraId="59949454" w14:textId="77777777" w:rsidR="0044333E" w:rsidRDefault="0044333E" w:rsidP="0044333E">
      <w:pPr>
        <w:shd w:val="clear" w:color="auto" w:fill="FFFFFF"/>
        <w:rPr>
          <w:rFonts w:ascii="Segoe UI" w:hAnsi="Segoe UI" w:cs="Segoe UI"/>
          <w:color w:val="000000"/>
          <w:sz w:val="27"/>
          <w:szCs w:val="27"/>
        </w:rPr>
      </w:pPr>
      <w:r>
        <w:rPr>
          <w:rFonts w:ascii="Segoe UI" w:hAnsi="Segoe UI" w:cs="Segoe UI"/>
          <w:color w:val="000000"/>
          <w:sz w:val="27"/>
          <w:szCs w:val="27"/>
        </w:rPr>
        <w:br/>
      </w:r>
      <w:r>
        <w:rPr>
          <w:rStyle w:val="Strong"/>
          <w:rFonts w:ascii="Segoe UI" w:hAnsi="Segoe UI" w:cs="Segoe UI"/>
          <w:color w:val="000000"/>
          <w:sz w:val="27"/>
          <w:szCs w:val="27"/>
          <w:bdr w:val="none" w:sz="0" w:space="0" w:color="auto" w:frame="1"/>
        </w:rPr>
        <w:t>4. Which access modifiers can be used with a class?</w:t>
      </w:r>
    </w:p>
    <w:p w14:paraId="340B47B0"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Public and Default access modifiers can be used with a class.</w:t>
      </w:r>
    </w:p>
    <w:p w14:paraId="2FC9F75E"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5. Can we instantiate the object of derived class if the parent constructor is protected?</w:t>
      </w:r>
    </w:p>
    <w:p w14:paraId="72238F1D"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we cannot instantiate the object of derived class if the parent constructor is protected.</w:t>
      </w:r>
    </w:p>
    <w:p w14:paraId="59362DB1" w14:textId="77777777" w:rsidR="0044333E" w:rsidRDefault="0044333E" w:rsidP="0044333E">
      <w:pPr>
        <w:shd w:val="clear" w:color="auto" w:fill="FFFFFF"/>
        <w:spacing w:before="330" w:after="330"/>
        <w:rPr>
          <w:rFonts w:ascii="Segoe UI" w:hAnsi="Segoe UI" w:cs="Segoe UI"/>
          <w:color w:val="000000"/>
          <w:sz w:val="27"/>
          <w:szCs w:val="27"/>
        </w:rPr>
      </w:pPr>
      <w:r>
        <w:rPr>
          <w:rFonts w:ascii="Segoe UI" w:hAnsi="Segoe UI" w:cs="Segoe UI"/>
          <w:color w:val="000000"/>
          <w:sz w:val="27"/>
          <w:szCs w:val="27"/>
        </w:rPr>
        <w:pict w14:anchorId="2F3F818A">
          <v:rect id="_x0000_i1556" style="width:0;height:.75pt" o:hralign="center" o:hrstd="t" o:hr="t" fillcolor="#a0a0a0" stroked="f"/>
        </w:pict>
      </w:r>
    </w:p>
    <w:p w14:paraId="0E83B758"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6. What are non-access modifiers in Java?</w:t>
      </w:r>
    </w:p>
    <w:p w14:paraId="6E1D6EDA"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Ans: There are four </w:t>
      </w:r>
      <w:hyperlink r:id="rId157" w:history="1">
        <w:r>
          <w:rPr>
            <w:rStyle w:val="Hyperlink"/>
            <w:rFonts w:ascii="Segoe UI" w:hAnsi="Segoe UI" w:cs="Segoe UI"/>
            <w:sz w:val="27"/>
            <w:szCs w:val="27"/>
            <w:bdr w:val="none" w:sz="0" w:space="0" w:color="auto" w:frame="1"/>
          </w:rPr>
          <w:t>non-access modifiers in Java</w:t>
        </w:r>
      </w:hyperlink>
      <w:r>
        <w:rPr>
          <w:rFonts w:ascii="Segoe UI" w:hAnsi="Segoe UI" w:cs="Segoe UI"/>
          <w:color w:val="000000"/>
          <w:sz w:val="27"/>
          <w:szCs w:val="27"/>
        </w:rPr>
        <w:t>. They are as follows:</w:t>
      </w:r>
    </w:p>
    <w:p w14:paraId="7A3290C3" w14:textId="77777777" w:rsidR="0044333E" w:rsidRDefault="0044333E" w:rsidP="0044333E">
      <w:pPr>
        <w:numPr>
          <w:ilvl w:val="0"/>
          <w:numId w:val="249"/>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Static</w:t>
      </w:r>
    </w:p>
    <w:p w14:paraId="00E87484" w14:textId="77777777" w:rsidR="0044333E" w:rsidRDefault="0044333E" w:rsidP="0044333E">
      <w:pPr>
        <w:numPr>
          <w:ilvl w:val="0"/>
          <w:numId w:val="249"/>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Final</w:t>
      </w:r>
    </w:p>
    <w:p w14:paraId="70CAA02D" w14:textId="77777777" w:rsidR="0044333E" w:rsidRDefault="0044333E" w:rsidP="0044333E">
      <w:pPr>
        <w:numPr>
          <w:ilvl w:val="0"/>
          <w:numId w:val="249"/>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Abstract</w:t>
      </w:r>
    </w:p>
    <w:p w14:paraId="286FCF58" w14:textId="77777777" w:rsidR="0044333E" w:rsidRDefault="0044333E" w:rsidP="0044333E">
      <w:pPr>
        <w:numPr>
          <w:ilvl w:val="0"/>
          <w:numId w:val="249"/>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Synchronized</w:t>
      </w:r>
    </w:p>
    <w:p w14:paraId="64721EAF"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a) </w:t>
      </w:r>
      <w:r>
        <w:rPr>
          <w:rStyle w:val="Strong"/>
          <w:rFonts w:ascii="Segoe UI" w:hAnsi="Segoe UI" w:cs="Segoe UI"/>
          <w:color w:val="FF6600"/>
          <w:sz w:val="27"/>
          <w:szCs w:val="27"/>
          <w:bdr w:val="none" w:sz="0" w:space="0" w:color="auto" w:frame="1"/>
        </w:rPr>
        <w:t>Static</w:t>
      </w:r>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This modifier is used to check that a member is a class member or instance member. If you declare a class as static, this class will be executed first.</w:t>
      </w:r>
    </w:p>
    <w:p w14:paraId="091016DD"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b) </w:t>
      </w:r>
      <w:r>
        <w:rPr>
          <w:rStyle w:val="Strong"/>
          <w:rFonts w:ascii="Segoe UI" w:hAnsi="Segoe UI" w:cs="Segoe UI"/>
          <w:color w:val="FF6600"/>
          <w:sz w:val="27"/>
          <w:szCs w:val="27"/>
          <w:bdr w:val="none" w:sz="0" w:space="0" w:color="auto" w:frame="1"/>
        </w:rPr>
        <w:t>Final</w:t>
      </w:r>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Final is a keyword that is used to restrict the users. In other words, it is used to restrict further modification of a class, field, or method. If a class is declared as ‘final’, the class cannot be subclassed.</w:t>
      </w:r>
    </w:p>
    <w:p w14:paraId="4949D65B"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c) </w:t>
      </w:r>
      <w:r>
        <w:rPr>
          <w:rStyle w:val="Strong"/>
          <w:rFonts w:ascii="Segoe UI" w:hAnsi="Segoe UI" w:cs="Segoe UI"/>
          <w:color w:val="FF6600"/>
          <w:sz w:val="27"/>
          <w:szCs w:val="27"/>
          <w:bdr w:val="none" w:sz="0" w:space="0" w:color="auto" w:frame="1"/>
        </w:rPr>
        <w:t>Abstract</w:t>
      </w:r>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Abstract is a keyword that is used with a class or a method. An abstract class or abstract method is used for further modification. If a class is declared as ‘abstract’, the class cannot be instantiated.</w:t>
      </w:r>
    </w:p>
    <w:p w14:paraId="30B13222"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lastRenderedPageBreak/>
        <w:t>d) </w:t>
      </w:r>
      <w:r>
        <w:rPr>
          <w:rStyle w:val="Strong"/>
          <w:rFonts w:ascii="Segoe UI" w:hAnsi="Segoe UI" w:cs="Segoe UI"/>
          <w:color w:val="FF6600"/>
          <w:sz w:val="27"/>
          <w:szCs w:val="27"/>
          <w:bdr w:val="none" w:sz="0" w:space="0" w:color="auto" w:frame="1"/>
        </w:rPr>
        <w:t>Synchronized</w:t>
      </w:r>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It is used to achieve thread safeness. Only one thread can enter in a synchronized method or block at a given time.</w:t>
      </w:r>
    </w:p>
    <w:p w14:paraId="18DD0A5C" w14:textId="77777777" w:rsidR="0044333E" w:rsidRDefault="0044333E" w:rsidP="0044333E">
      <w:pPr>
        <w:shd w:val="clear" w:color="auto" w:fill="FFFFFF"/>
        <w:rPr>
          <w:rFonts w:ascii="Segoe UI" w:hAnsi="Segoe UI" w:cs="Segoe UI"/>
          <w:color w:val="000000"/>
          <w:sz w:val="27"/>
          <w:szCs w:val="27"/>
        </w:rPr>
      </w:pPr>
      <w:r>
        <w:rPr>
          <w:rFonts w:ascii="Segoe UI" w:hAnsi="Segoe UI" w:cs="Segoe UI"/>
          <w:color w:val="000000"/>
          <w:sz w:val="27"/>
          <w:szCs w:val="27"/>
        </w:rPr>
        <w:br/>
      </w:r>
      <w:r>
        <w:rPr>
          <w:rStyle w:val="Strong"/>
          <w:rFonts w:ascii="Segoe UI" w:hAnsi="Segoe UI" w:cs="Segoe UI"/>
          <w:color w:val="000000"/>
          <w:sz w:val="27"/>
          <w:szCs w:val="27"/>
          <w:bdr w:val="none" w:sz="0" w:space="0" w:color="auto" w:frame="1"/>
        </w:rPr>
        <w:t>7. Can we declare a top-level class as private?</w:t>
      </w:r>
    </w:p>
    <w:p w14:paraId="72E33440"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we cannot declare a top-level or outer class as private. It can have either “public” or no modifier.</w:t>
      </w:r>
    </w:p>
    <w:p w14:paraId="11586A5F"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If you declare a top-level class as a private, the compiler will complain that the “modifier private is not allowed here” but an inner class can be private.</w:t>
      </w:r>
    </w:p>
    <w:p w14:paraId="07F58061"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Inner class means class as a member of another class. The same is the case with protected.</w:t>
      </w:r>
    </w:p>
    <w:p w14:paraId="704AAFC0"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8. Can we declare an abstract method as private?</w:t>
      </w:r>
    </w:p>
    <w:p w14:paraId="7C454086"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an abstract method cannot be private. They must be declared as public, protected, or default so that they can be further modified.</w:t>
      </w:r>
    </w:p>
    <w:p w14:paraId="07C9448D"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9. Can we declare a top-level class as protected?</w:t>
      </w:r>
    </w:p>
    <w:p w14:paraId="4F57900A"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we cannot declare a class as protected. An inner class can be protected but not an outer class.</w:t>
      </w:r>
    </w:p>
    <w:p w14:paraId="6D3DC006"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10. Can a method or a class be final and abstract at the same time?</w:t>
      </w:r>
    </w:p>
    <w:p w14:paraId="74FC91B3"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it is not possible. A class or a method cannot be final or abstract at the same time because the final method or final class cannot be further modified whereas an abstract class or an abstract method must be modified further.</w:t>
      </w:r>
    </w:p>
    <w:p w14:paraId="186E730C" w14:textId="77777777" w:rsidR="0044333E" w:rsidRDefault="0044333E" w:rsidP="0044333E">
      <w:pPr>
        <w:shd w:val="clear" w:color="auto" w:fill="FFFFFF"/>
        <w:spacing w:before="330" w:after="330"/>
        <w:rPr>
          <w:rFonts w:ascii="Segoe UI" w:hAnsi="Segoe UI" w:cs="Segoe UI"/>
          <w:color w:val="000000"/>
          <w:sz w:val="27"/>
          <w:szCs w:val="27"/>
        </w:rPr>
      </w:pPr>
      <w:r>
        <w:rPr>
          <w:rFonts w:ascii="Segoe UI" w:hAnsi="Segoe UI" w:cs="Segoe UI"/>
          <w:color w:val="000000"/>
          <w:sz w:val="27"/>
          <w:szCs w:val="27"/>
        </w:rPr>
        <w:pict w14:anchorId="325957A3">
          <v:rect id="_x0000_i1557" style="width:0;height:.75pt" o:hralign="center" o:hrstd="t" o:hr="t" fillcolor="#a0a0a0" stroked="f"/>
        </w:pict>
      </w:r>
    </w:p>
    <w:p w14:paraId="60403FF1"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11. Why are access modifiers used?</w:t>
      </w:r>
    </w:p>
    <w:p w14:paraId="1BE1DD51"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 access modifiers are used to restrict the access of a class and its members. Access modifiers are used to reduce the visibility of the members of a class.</w:t>
      </w:r>
    </w:p>
    <w:p w14:paraId="42F41AF5"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12. Which is the default access modifier?</w:t>
      </w:r>
    </w:p>
    <w:p w14:paraId="29BAFB21"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‘Internal’ is the default access modifier if no access modifier is mentioned with a class or its members. Internal is a keyword that is used for declaration.</w:t>
      </w:r>
    </w:p>
    <w:p w14:paraId="0540D777"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13. What is the default access modifier for Interface?</w:t>
      </w:r>
    </w:p>
    <w:p w14:paraId="2396A5BB"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lastRenderedPageBreak/>
        <w:t xml:space="preserve">Ans: The public is the default access modifier for the interface. No other access modifier is allowed for </w:t>
      </w:r>
      <w:proofErr w:type="gramStart"/>
      <w:r>
        <w:rPr>
          <w:rFonts w:ascii="Segoe UI" w:hAnsi="Segoe UI" w:cs="Segoe UI"/>
          <w:color w:val="000000"/>
          <w:sz w:val="27"/>
          <w:szCs w:val="27"/>
        </w:rPr>
        <w:t>them</w:t>
      </w:r>
      <w:proofErr w:type="gramEnd"/>
    </w:p>
    <w:p w14:paraId="6560C4EF"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14. Can we define struct members as protected?</w:t>
      </w:r>
    </w:p>
    <w:p w14:paraId="4C6FE209"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we cannot define struct members as protected because struct does not support inheritance.</w:t>
      </w:r>
    </w:p>
    <w:p w14:paraId="7B3F4B9B"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15. What is the default access specifier for a class, an interface, and struct declared directly with a namespace?</w:t>
      </w:r>
    </w:p>
    <w:p w14:paraId="46447F6E"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Internal</w:t>
      </w:r>
    </w:p>
    <w:p w14:paraId="4CD97E32" w14:textId="77777777" w:rsidR="0044333E" w:rsidRDefault="0044333E" w:rsidP="0044333E">
      <w:pPr>
        <w:shd w:val="clear" w:color="auto" w:fill="FFFFFF"/>
        <w:spacing w:before="330" w:after="330"/>
        <w:rPr>
          <w:rFonts w:ascii="Segoe UI" w:hAnsi="Segoe UI" w:cs="Segoe UI"/>
          <w:color w:val="000000"/>
          <w:sz w:val="27"/>
          <w:szCs w:val="27"/>
        </w:rPr>
      </w:pPr>
      <w:r>
        <w:rPr>
          <w:rFonts w:ascii="Segoe UI" w:hAnsi="Segoe UI" w:cs="Segoe UI"/>
          <w:color w:val="000000"/>
          <w:sz w:val="27"/>
          <w:szCs w:val="27"/>
        </w:rPr>
        <w:pict w14:anchorId="2883E427">
          <v:rect id="_x0000_i1558" style="width:0;height:.75pt" o:hralign="center" o:hrstd="t" o:hr="t" fillcolor="#a0a0a0" stroked="f"/>
        </w:pict>
      </w:r>
    </w:p>
    <w:p w14:paraId="4ECB18D5"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16. What is access modifier for enumeration?</w:t>
      </w:r>
    </w:p>
    <w:p w14:paraId="608486F5"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Enumeration members are always public. No other access modifiers are allowed.</w:t>
      </w:r>
    </w:p>
    <w:p w14:paraId="573A4E34"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17. What is the role of private constructor in Java?</w:t>
      </w:r>
    </w:p>
    <w:p w14:paraId="72D6FBA0"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If you declare any constructor of a class as private, we cannot create the object of a class from outside the class. In other words, we cannot create the subclass of that class.</w:t>
      </w:r>
    </w:p>
    <w:p w14:paraId="3C80280E"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18. Which is the least restrictive access modifier in Java?</w:t>
      </w:r>
    </w:p>
    <w:p w14:paraId="1B8D6F8A"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Public</w:t>
      </w:r>
    </w:p>
    <w:p w14:paraId="1BFCBB6E"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19. Which is the most restrictive access modifier in Java?</w:t>
      </w:r>
    </w:p>
    <w:p w14:paraId="49AF2A93"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Private</w:t>
      </w:r>
    </w:p>
    <w:p w14:paraId="60012B68"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20. Which access modifier is also known as Universal access modifier?</w:t>
      </w:r>
    </w:p>
    <w:p w14:paraId="27EB251A"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Public</w:t>
      </w:r>
    </w:p>
    <w:p w14:paraId="02FB14A4"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21. Explain visibility control in Java.</w:t>
      </w:r>
    </w:p>
    <w:p w14:paraId="755381E9"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Visibility control in Java is implemented by the access modifiers.</w:t>
      </w:r>
    </w:p>
    <w:p w14:paraId="35EAA0BA" w14:textId="45033B39" w:rsidR="0044333E" w:rsidRDefault="0044333E" w:rsidP="0044333E">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Arrays</w:t>
      </w:r>
    </w:p>
    <w:p w14:paraId="0B92F532"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1) On which memory arrays are created in Java?</w:t>
      </w:r>
    </w:p>
    <w:p w14:paraId="1FD546A6"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Arrays are created on dynamic memory by JVM. There is no question of static memory in Java everything (variable, array, object, etc.) is created on dynamic memory only.</w:t>
      </w:r>
    </w:p>
    <w:p w14:paraId="54040CB8"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lastRenderedPageBreak/>
        <w:pict w14:anchorId="4B3BD660">
          <v:rect id="_x0000_i1562" style="width:0;height:.75pt" o:hralign="left" o:hrstd="t" o:hrnoshade="t" o:hr="t" fillcolor="#d4d4d4" stroked="f"/>
        </w:pict>
      </w:r>
    </w:p>
    <w:p w14:paraId="3A68D472"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 xml:space="preserve">2) Can we call the </w:t>
      </w:r>
      <w:proofErr w:type="gramStart"/>
      <w:r w:rsidRPr="0044333E">
        <w:rPr>
          <w:rFonts w:ascii="Helvetica" w:eastAsia="Times New Roman" w:hAnsi="Helvetica" w:cs="Times New Roman"/>
          <w:color w:val="610B4B"/>
          <w:kern w:val="0"/>
          <w:sz w:val="32"/>
          <w:szCs w:val="32"/>
          <w14:ligatures w14:val="none"/>
        </w:rPr>
        <w:t>main(</w:t>
      </w:r>
      <w:proofErr w:type="gramEnd"/>
      <w:r w:rsidRPr="0044333E">
        <w:rPr>
          <w:rFonts w:ascii="Helvetica" w:eastAsia="Times New Roman" w:hAnsi="Helvetica" w:cs="Times New Roman"/>
          <w:color w:val="610B4B"/>
          <w:kern w:val="0"/>
          <w:sz w:val="32"/>
          <w:szCs w:val="32"/>
          <w14:ligatures w14:val="none"/>
        </w:rPr>
        <w:t>) method of a class from another class?</w:t>
      </w:r>
    </w:p>
    <w:p w14:paraId="62AAFEF1"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Yes! We can call the </w:t>
      </w:r>
      <w:proofErr w:type="gramStart"/>
      <w:r w:rsidRPr="0044333E">
        <w:rPr>
          <w:rFonts w:ascii="Segoe UI" w:eastAsia="Times New Roman" w:hAnsi="Segoe UI" w:cs="Segoe UI"/>
          <w:color w:val="333333"/>
          <w:kern w:val="0"/>
          <w:sz w:val="24"/>
          <w:szCs w:val="24"/>
          <w14:ligatures w14:val="none"/>
        </w:rPr>
        <w:t>main(</w:t>
      </w:r>
      <w:proofErr w:type="gramEnd"/>
      <w:r w:rsidRPr="0044333E">
        <w:rPr>
          <w:rFonts w:ascii="Segoe UI" w:eastAsia="Times New Roman" w:hAnsi="Segoe UI" w:cs="Segoe UI"/>
          <w:color w:val="333333"/>
          <w:kern w:val="0"/>
          <w:sz w:val="24"/>
          <w:szCs w:val="24"/>
          <w14:ligatures w14:val="none"/>
        </w:rPr>
        <w:t xml:space="preserve">) method of a class from another class using </w:t>
      </w:r>
      <w:proofErr w:type="spellStart"/>
      <w:r w:rsidRPr="0044333E">
        <w:rPr>
          <w:rFonts w:ascii="Segoe UI" w:eastAsia="Times New Roman" w:hAnsi="Segoe UI" w:cs="Segoe UI"/>
          <w:color w:val="333333"/>
          <w:kern w:val="0"/>
          <w:sz w:val="24"/>
          <w:szCs w:val="24"/>
          <w14:ligatures w14:val="none"/>
        </w:rPr>
        <w:t>Classname.main</w:t>
      </w:r>
      <w:proofErr w:type="spellEnd"/>
      <w:r w:rsidRPr="0044333E">
        <w:rPr>
          <w:rFonts w:ascii="Segoe UI" w:eastAsia="Times New Roman" w:hAnsi="Segoe UI" w:cs="Segoe UI"/>
          <w:color w:val="333333"/>
          <w:kern w:val="0"/>
          <w:sz w:val="24"/>
          <w:szCs w:val="24"/>
          <w14:ligatures w14:val="none"/>
        </w:rPr>
        <w:t xml:space="preserve">(). At the time of calling the </w:t>
      </w:r>
      <w:proofErr w:type="gramStart"/>
      <w:r w:rsidRPr="0044333E">
        <w:rPr>
          <w:rFonts w:ascii="Segoe UI" w:eastAsia="Times New Roman" w:hAnsi="Segoe UI" w:cs="Segoe UI"/>
          <w:color w:val="333333"/>
          <w:kern w:val="0"/>
          <w:sz w:val="24"/>
          <w:szCs w:val="24"/>
          <w14:ligatures w14:val="none"/>
        </w:rPr>
        <w:t>main(</w:t>
      </w:r>
      <w:proofErr w:type="gramEnd"/>
      <w:r w:rsidRPr="0044333E">
        <w:rPr>
          <w:rFonts w:ascii="Segoe UI" w:eastAsia="Times New Roman" w:hAnsi="Segoe UI" w:cs="Segoe UI"/>
          <w:color w:val="333333"/>
          <w:kern w:val="0"/>
          <w:sz w:val="24"/>
          <w:szCs w:val="24"/>
          <w14:ligatures w14:val="none"/>
        </w:rPr>
        <w:t>) method, we should pass a string type array to it.</w:t>
      </w:r>
    </w:p>
    <w:p w14:paraId="5503421C"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519C0CEC">
          <v:rect id="_x0000_i1563" style="width:0;height:.75pt" o:hralign="left" o:hrstd="t" o:hrnoshade="t" o:hr="t" fillcolor="#d4d4d4" stroked="f"/>
        </w:pict>
      </w:r>
    </w:p>
    <w:p w14:paraId="790C0ED9"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3) What is an array in Java?</w:t>
      </w:r>
    </w:p>
    <w:p w14:paraId="5EA2A380"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An array is a finite and ordered collection of homogeneous data elements. It is finite because it contains a limited number of elements. It is ordered because all the elements are stored one by one in a contiguous location of computer memory (heap) in a linear fashion. It is homogeneous because all elements of an array are of the same data type only. We can store either primitive types or object references into it.</w:t>
      </w:r>
    </w:p>
    <w:p w14:paraId="20674B54"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6AA890B9">
          <v:rect id="_x0000_i1564" style="width:0;height:.75pt" o:hralign="left" o:hrstd="t" o:hrnoshade="t" o:hr="t" fillcolor="#d4d4d4" stroked="f"/>
        </w:pict>
      </w:r>
    </w:p>
    <w:p w14:paraId="35C1A996"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4) What are the types of an array?</w:t>
      </w:r>
    </w:p>
    <w:p w14:paraId="6193B1B0"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Arrays are generally categorized into two parts as described below:</w:t>
      </w:r>
    </w:p>
    <w:p w14:paraId="7A1490BD" w14:textId="77777777" w:rsidR="0044333E" w:rsidRPr="0044333E" w:rsidRDefault="0044333E" w:rsidP="0044333E">
      <w:pPr>
        <w:numPr>
          <w:ilvl w:val="0"/>
          <w:numId w:val="25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Single Dimensional Array</w:t>
      </w:r>
    </w:p>
    <w:p w14:paraId="0201A0C5" w14:textId="77777777" w:rsidR="0044333E" w:rsidRPr="0044333E" w:rsidRDefault="0044333E" w:rsidP="0044333E">
      <w:pPr>
        <w:numPr>
          <w:ilvl w:val="0"/>
          <w:numId w:val="25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Multi-Dimensional Array (2D and 3D arrays)</w:t>
      </w:r>
    </w:p>
    <w:p w14:paraId="13814DA8"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5FC504FD">
          <v:rect id="_x0000_i1565" style="width:0;height:.75pt" o:hralign="left" o:hrstd="t" o:hrnoshade="t" o:hr="t" fillcolor="#d4d4d4" stroked="f"/>
        </w:pict>
      </w:r>
    </w:p>
    <w:p w14:paraId="628CE053"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5) Is it possible to declare array size as negative?</w:t>
      </w:r>
    </w:p>
    <w:p w14:paraId="5186CD22"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No, it is not possible to declare array size as negative. Still, if we declare the negative size, there will be no compile-time error. But we get the </w:t>
      </w:r>
      <w:proofErr w:type="spellStart"/>
      <w:r w:rsidRPr="0044333E">
        <w:rPr>
          <w:rFonts w:ascii="Segoe UI" w:eastAsia="Times New Roman" w:hAnsi="Segoe UI" w:cs="Segoe UI"/>
          <w:color w:val="333333"/>
          <w:kern w:val="0"/>
          <w:sz w:val="24"/>
          <w:szCs w:val="24"/>
          <w14:ligatures w14:val="none"/>
        </w:rPr>
        <w:t>NegativeArraySizeException</w:t>
      </w:r>
      <w:proofErr w:type="spellEnd"/>
      <w:r w:rsidRPr="0044333E">
        <w:rPr>
          <w:rFonts w:ascii="Segoe UI" w:eastAsia="Times New Roman" w:hAnsi="Segoe UI" w:cs="Segoe UI"/>
          <w:color w:val="333333"/>
          <w:kern w:val="0"/>
          <w:sz w:val="24"/>
          <w:szCs w:val="24"/>
          <w14:ligatures w14:val="none"/>
        </w:rPr>
        <w:t xml:space="preserve"> at run-time.</w:t>
      </w:r>
    </w:p>
    <w:p w14:paraId="3B786A4B"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245D3A73">
          <v:rect id="_x0000_i1566" style="width:0;height:.75pt" o:hralign="left" o:hrstd="t" o:hrnoshade="t" o:hr="t" fillcolor="#d4d4d4" stroked="f"/>
        </w:pict>
      </w:r>
    </w:p>
    <w:p w14:paraId="15928A07"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 xml:space="preserve">6) What is the difference between int </w:t>
      </w:r>
      <w:proofErr w:type="gramStart"/>
      <w:r w:rsidRPr="0044333E">
        <w:rPr>
          <w:rFonts w:ascii="Helvetica" w:eastAsia="Times New Roman" w:hAnsi="Helvetica" w:cs="Times New Roman"/>
          <w:color w:val="610B4B"/>
          <w:kern w:val="0"/>
          <w:sz w:val="32"/>
          <w:szCs w:val="32"/>
          <w14:ligatures w14:val="none"/>
        </w:rPr>
        <w:t>array[</w:t>
      </w:r>
      <w:proofErr w:type="gramEnd"/>
      <w:r w:rsidRPr="0044333E">
        <w:rPr>
          <w:rFonts w:ascii="Helvetica" w:eastAsia="Times New Roman" w:hAnsi="Helvetica" w:cs="Times New Roman"/>
          <w:color w:val="610B4B"/>
          <w:kern w:val="0"/>
          <w:sz w:val="32"/>
          <w:szCs w:val="32"/>
          <w14:ligatures w14:val="none"/>
        </w:rPr>
        <w:t>] and int[] array?</w:t>
      </w:r>
    </w:p>
    <w:p w14:paraId="31C5ECA9"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There is no difference between </w:t>
      </w:r>
      <w:proofErr w:type="gramStart"/>
      <w:r w:rsidRPr="0044333E">
        <w:rPr>
          <w:rFonts w:ascii="Segoe UI" w:eastAsia="Times New Roman" w:hAnsi="Segoe UI" w:cs="Segoe UI"/>
          <w:color w:val="333333"/>
          <w:kern w:val="0"/>
          <w:sz w:val="24"/>
          <w:szCs w:val="24"/>
          <w14:ligatures w14:val="none"/>
        </w:rPr>
        <w:t>array[</w:t>
      </w:r>
      <w:proofErr w:type="gramEnd"/>
      <w:r w:rsidRPr="0044333E">
        <w:rPr>
          <w:rFonts w:ascii="Segoe UI" w:eastAsia="Times New Roman" w:hAnsi="Segoe UI" w:cs="Segoe UI"/>
          <w:color w:val="333333"/>
          <w:kern w:val="0"/>
          <w:sz w:val="24"/>
          <w:szCs w:val="24"/>
          <w14:ligatures w14:val="none"/>
        </w:rPr>
        <w:t xml:space="preserve">] and []array. Both </w:t>
      </w:r>
      <w:proofErr w:type="gramStart"/>
      <w:r w:rsidRPr="0044333E">
        <w:rPr>
          <w:rFonts w:ascii="Segoe UI" w:eastAsia="Times New Roman" w:hAnsi="Segoe UI" w:cs="Segoe UI"/>
          <w:color w:val="333333"/>
          <w:kern w:val="0"/>
          <w:sz w:val="24"/>
          <w:szCs w:val="24"/>
          <w14:ligatures w14:val="none"/>
        </w:rPr>
        <w:t>array[</w:t>
      </w:r>
      <w:proofErr w:type="gramEnd"/>
      <w:r w:rsidRPr="0044333E">
        <w:rPr>
          <w:rFonts w:ascii="Segoe UI" w:eastAsia="Times New Roman" w:hAnsi="Segoe UI" w:cs="Segoe UI"/>
          <w:color w:val="333333"/>
          <w:kern w:val="0"/>
          <w:sz w:val="24"/>
          <w:szCs w:val="24"/>
          <w14:ligatures w14:val="none"/>
        </w:rPr>
        <w:t xml:space="preserve">] and []array are the ways to declare an array. The only difference between them is that if we are declaring more than </w:t>
      </w:r>
      <w:r w:rsidRPr="0044333E">
        <w:rPr>
          <w:rFonts w:ascii="Segoe UI" w:eastAsia="Times New Roman" w:hAnsi="Segoe UI" w:cs="Segoe UI"/>
          <w:color w:val="333333"/>
          <w:kern w:val="0"/>
          <w:sz w:val="24"/>
          <w:szCs w:val="24"/>
          <w14:ligatures w14:val="none"/>
        </w:rPr>
        <w:lastRenderedPageBreak/>
        <w:t>one array in a line, we should use prefix []. If we are declaring a single array in a line, we should use postfix []. For example, consider the following declaration:</w:t>
      </w:r>
    </w:p>
    <w:p w14:paraId="1114D921" w14:textId="77777777" w:rsidR="0044333E" w:rsidRPr="0044333E" w:rsidRDefault="0044333E" w:rsidP="0044333E">
      <w:pPr>
        <w:numPr>
          <w:ilvl w:val="0"/>
          <w:numId w:val="251"/>
        </w:numPr>
        <w:spacing w:after="0"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b/>
          <w:bCs/>
          <w:color w:val="006699"/>
          <w:kern w:val="0"/>
          <w:sz w:val="24"/>
          <w:szCs w:val="24"/>
          <w:bdr w:val="none" w:sz="0" w:space="0" w:color="auto" w:frame="1"/>
          <w14:ligatures w14:val="none"/>
        </w:rPr>
        <w:t>int</w:t>
      </w:r>
      <w:r w:rsidRPr="0044333E">
        <w:rPr>
          <w:rFonts w:ascii="Segoe UI" w:eastAsia="Times New Roman" w:hAnsi="Segoe UI" w:cs="Segoe UI"/>
          <w:color w:val="000000"/>
          <w:kern w:val="0"/>
          <w:sz w:val="24"/>
          <w:szCs w:val="24"/>
          <w:bdr w:val="none" w:sz="0" w:space="0" w:color="auto" w:frame="1"/>
          <w14:ligatures w14:val="none"/>
        </w:rPr>
        <w:t> array1[], array</w:t>
      </w:r>
      <w:proofErr w:type="gramStart"/>
      <w:r w:rsidRPr="0044333E">
        <w:rPr>
          <w:rFonts w:ascii="Segoe UI" w:eastAsia="Times New Roman" w:hAnsi="Segoe UI" w:cs="Segoe UI"/>
          <w:color w:val="000000"/>
          <w:kern w:val="0"/>
          <w:sz w:val="24"/>
          <w:szCs w:val="24"/>
          <w:bdr w:val="none" w:sz="0" w:space="0" w:color="auto" w:frame="1"/>
          <w14:ligatures w14:val="none"/>
        </w:rPr>
        <w:t>2;   </w:t>
      </w:r>
      <w:proofErr w:type="gramEnd"/>
      <w:r w:rsidRPr="0044333E">
        <w:rPr>
          <w:rFonts w:ascii="Segoe UI" w:eastAsia="Times New Roman" w:hAnsi="Segoe UI" w:cs="Segoe UI"/>
          <w:color w:val="008200"/>
          <w:kern w:val="0"/>
          <w:sz w:val="24"/>
          <w:szCs w:val="24"/>
          <w:bdr w:val="none" w:sz="0" w:space="0" w:color="auto" w:frame="1"/>
          <w14:ligatures w14:val="none"/>
        </w:rPr>
        <w:t>//array1[] is an array while array2 is just a variable of type int</w:t>
      </w:r>
      <w:r w:rsidRPr="0044333E">
        <w:rPr>
          <w:rFonts w:ascii="Segoe UI" w:eastAsia="Times New Roman" w:hAnsi="Segoe UI" w:cs="Segoe UI"/>
          <w:color w:val="000000"/>
          <w:kern w:val="0"/>
          <w:sz w:val="24"/>
          <w:szCs w:val="24"/>
          <w:bdr w:val="none" w:sz="0" w:space="0" w:color="auto" w:frame="1"/>
          <w14:ligatures w14:val="none"/>
        </w:rPr>
        <w:t>  </w:t>
      </w:r>
    </w:p>
    <w:p w14:paraId="67DA7046" w14:textId="77777777" w:rsidR="0044333E" w:rsidRPr="0044333E" w:rsidRDefault="0044333E" w:rsidP="0044333E">
      <w:pPr>
        <w:numPr>
          <w:ilvl w:val="0"/>
          <w:numId w:val="251"/>
        </w:numPr>
        <w:spacing w:after="120" w:line="375" w:lineRule="atLeast"/>
        <w:jc w:val="both"/>
        <w:rPr>
          <w:rFonts w:ascii="Segoe UI" w:eastAsia="Times New Roman" w:hAnsi="Segoe UI" w:cs="Segoe UI"/>
          <w:color w:val="000000"/>
          <w:kern w:val="0"/>
          <w:sz w:val="24"/>
          <w:szCs w:val="24"/>
          <w14:ligatures w14:val="none"/>
        </w:rPr>
      </w:pPr>
      <w:proofErr w:type="gramStart"/>
      <w:r w:rsidRPr="0044333E">
        <w:rPr>
          <w:rFonts w:ascii="Segoe UI" w:eastAsia="Times New Roman" w:hAnsi="Segoe UI" w:cs="Segoe UI"/>
          <w:b/>
          <w:bCs/>
          <w:color w:val="006699"/>
          <w:kern w:val="0"/>
          <w:sz w:val="24"/>
          <w:szCs w:val="24"/>
          <w:bdr w:val="none" w:sz="0" w:space="0" w:color="auto" w:frame="1"/>
          <w14:ligatures w14:val="none"/>
        </w:rPr>
        <w:t>int</w:t>
      </w:r>
      <w:r w:rsidRPr="0044333E">
        <w:rPr>
          <w:rFonts w:ascii="Segoe UI" w:eastAsia="Times New Roman" w:hAnsi="Segoe UI" w:cs="Segoe UI"/>
          <w:color w:val="000000"/>
          <w:kern w:val="0"/>
          <w:sz w:val="24"/>
          <w:szCs w:val="24"/>
          <w:bdr w:val="none" w:sz="0" w:space="0" w:color="auto" w:frame="1"/>
          <w14:ligatures w14:val="none"/>
        </w:rPr>
        <w:t>[</w:t>
      </w:r>
      <w:proofErr w:type="gramEnd"/>
      <w:r w:rsidRPr="0044333E">
        <w:rPr>
          <w:rFonts w:ascii="Segoe UI" w:eastAsia="Times New Roman" w:hAnsi="Segoe UI" w:cs="Segoe UI"/>
          <w:color w:val="000000"/>
          <w:kern w:val="0"/>
          <w:sz w:val="24"/>
          <w:szCs w:val="24"/>
          <w:bdr w:val="none" w:sz="0" w:space="0" w:color="auto" w:frame="1"/>
          <w14:ligatures w14:val="none"/>
        </w:rPr>
        <w:t>] arr1, arr2;  </w:t>
      </w:r>
      <w:r w:rsidRPr="0044333E">
        <w:rPr>
          <w:rFonts w:ascii="Segoe UI" w:eastAsia="Times New Roman" w:hAnsi="Segoe UI" w:cs="Segoe UI"/>
          <w:color w:val="008200"/>
          <w:kern w:val="0"/>
          <w:sz w:val="24"/>
          <w:szCs w:val="24"/>
          <w:bdr w:val="none" w:sz="0" w:space="0" w:color="auto" w:frame="1"/>
          <w14:ligatures w14:val="none"/>
        </w:rPr>
        <w:t>//both arr1 and arr2 are arrays of int type</w:t>
      </w:r>
      <w:r w:rsidRPr="0044333E">
        <w:rPr>
          <w:rFonts w:ascii="Segoe UI" w:eastAsia="Times New Roman" w:hAnsi="Segoe UI" w:cs="Segoe UI"/>
          <w:color w:val="000000"/>
          <w:kern w:val="0"/>
          <w:sz w:val="24"/>
          <w:szCs w:val="24"/>
          <w:bdr w:val="none" w:sz="0" w:space="0" w:color="auto" w:frame="1"/>
          <w14:ligatures w14:val="none"/>
        </w:rPr>
        <w:t>  </w:t>
      </w:r>
    </w:p>
    <w:p w14:paraId="42120A7E"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27980DC5">
          <v:rect id="_x0000_i1567" style="width:0;height:.75pt" o:hralign="left" o:hrstd="t" o:hrnoshade="t" o:hr="t" fillcolor="#d4d4d4" stroked="f"/>
        </w:pict>
      </w:r>
    </w:p>
    <w:p w14:paraId="49294E2D"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7) How to copy an array in Java?</w:t>
      </w:r>
    </w:p>
    <w:p w14:paraId="50A8FC59"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We can create a copy of an array in two ways, first one is manually by iterating over the array and the second one is by using the </w:t>
      </w:r>
      <w:proofErr w:type="spellStart"/>
      <w:proofErr w:type="gramStart"/>
      <w:r w:rsidRPr="0044333E">
        <w:rPr>
          <w:rFonts w:ascii="Segoe UI" w:eastAsia="Times New Roman" w:hAnsi="Segoe UI" w:cs="Segoe UI"/>
          <w:color w:val="333333"/>
          <w:kern w:val="0"/>
          <w:sz w:val="24"/>
          <w:szCs w:val="24"/>
          <w14:ligatures w14:val="none"/>
        </w:rPr>
        <w:t>arrayCopy</w:t>
      </w:r>
      <w:proofErr w:type="spellEnd"/>
      <w:r w:rsidRPr="0044333E">
        <w:rPr>
          <w:rFonts w:ascii="Segoe UI" w:eastAsia="Times New Roman" w:hAnsi="Segoe UI" w:cs="Segoe UI"/>
          <w:color w:val="333333"/>
          <w:kern w:val="0"/>
          <w:sz w:val="24"/>
          <w:szCs w:val="24"/>
          <w14:ligatures w14:val="none"/>
        </w:rPr>
        <w:t>(</w:t>
      </w:r>
      <w:proofErr w:type="gramEnd"/>
      <w:r w:rsidRPr="0044333E">
        <w:rPr>
          <w:rFonts w:ascii="Segoe UI" w:eastAsia="Times New Roman" w:hAnsi="Segoe UI" w:cs="Segoe UI"/>
          <w:color w:val="333333"/>
          <w:kern w:val="0"/>
          <w:sz w:val="24"/>
          <w:szCs w:val="24"/>
          <w14:ligatures w14:val="none"/>
        </w:rPr>
        <w:t xml:space="preserve">) method. Using the </w:t>
      </w:r>
      <w:proofErr w:type="spellStart"/>
      <w:proofErr w:type="gramStart"/>
      <w:r w:rsidRPr="0044333E">
        <w:rPr>
          <w:rFonts w:ascii="Segoe UI" w:eastAsia="Times New Roman" w:hAnsi="Segoe UI" w:cs="Segoe UI"/>
          <w:color w:val="333333"/>
          <w:kern w:val="0"/>
          <w:sz w:val="24"/>
          <w:szCs w:val="24"/>
          <w14:ligatures w14:val="none"/>
        </w:rPr>
        <w:t>arrayCopy</w:t>
      </w:r>
      <w:proofErr w:type="spellEnd"/>
      <w:r w:rsidRPr="0044333E">
        <w:rPr>
          <w:rFonts w:ascii="Segoe UI" w:eastAsia="Times New Roman" w:hAnsi="Segoe UI" w:cs="Segoe UI"/>
          <w:color w:val="333333"/>
          <w:kern w:val="0"/>
          <w:sz w:val="24"/>
          <w:szCs w:val="24"/>
          <w14:ligatures w14:val="none"/>
        </w:rPr>
        <w:t>(</w:t>
      </w:r>
      <w:proofErr w:type="gramEnd"/>
      <w:r w:rsidRPr="0044333E">
        <w:rPr>
          <w:rFonts w:ascii="Segoe UI" w:eastAsia="Times New Roman" w:hAnsi="Segoe UI" w:cs="Segoe UI"/>
          <w:color w:val="333333"/>
          <w:kern w:val="0"/>
          <w:sz w:val="24"/>
          <w:szCs w:val="24"/>
          <w14:ligatures w14:val="none"/>
        </w:rPr>
        <w:t>) method of the System class is the fastest way to copy an array and also allows us to copy a part of the array. These two methods are the popular ways to copy an array.</w:t>
      </w:r>
    </w:p>
    <w:p w14:paraId="7DE5C0AA"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The other two methods to copy an array is to use the </w:t>
      </w:r>
      <w:proofErr w:type="spellStart"/>
      <w:r w:rsidRPr="0044333E">
        <w:rPr>
          <w:rFonts w:ascii="Segoe UI" w:eastAsia="Times New Roman" w:hAnsi="Segoe UI" w:cs="Segoe UI"/>
          <w:color w:val="333333"/>
          <w:kern w:val="0"/>
          <w:sz w:val="24"/>
          <w:szCs w:val="24"/>
          <w14:ligatures w14:val="none"/>
        </w:rPr>
        <w:t>Arrays.copyOf</w:t>
      </w:r>
      <w:proofErr w:type="spellEnd"/>
      <w:r w:rsidRPr="0044333E">
        <w:rPr>
          <w:rFonts w:ascii="Segoe UI" w:eastAsia="Times New Roman" w:hAnsi="Segoe UI" w:cs="Segoe UI"/>
          <w:color w:val="333333"/>
          <w:kern w:val="0"/>
          <w:sz w:val="24"/>
          <w:szCs w:val="24"/>
          <w14:ligatures w14:val="none"/>
        </w:rPr>
        <w:t xml:space="preserve">() method and using </w:t>
      </w:r>
      <w:proofErr w:type="gramStart"/>
      <w:r w:rsidRPr="0044333E">
        <w:rPr>
          <w:rFonts w:ascii="Segoe UI" w:eastAsia="Times New Roman" w:hAnsi="Segoe UI" w:cs="Segoe UI"/>
          <w:color w:val="333333"/>
          <w:kern w:val="0"/>
          <w:sz w:val="24"/>
          <w:szCs w:val="24"/>
          <w14:ligatures w14:val="none"/>
        </w:rPr>
        <w:t>clone(</w:t>
      </w:r>
      <w:proofErr w:type="gramEnd"/>
      <w:r w:rsidRPr="0044333E">
        <w:rPr>
          <w:rFonts w:ascii="Segoe UI" w:eastAsia="Times New Roman" w:hAnsi="Segoe UI" w:cs="Segoe UI"/>
          <w:color w:val="333333"/>
          <w:kern w:val="0"/>
          <w:sz w:val="24"/>
          <w:szCs w:val="24"/>
          <w14:ligatures w14:val="none"/>
        </w:rPr>
        <w:t>) method.</w:t>
      </w:r>
    </w:p>
    <w:p w14:paraId="721D2DE5"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0F54F6B1">
          <v:rect id="_x0000_i1568" style="width:0;height:.75pt" o:hralign="left" o:hrstd="t" o:hrnoshade="t" o:hr="t" fillcolor="#d4d4d4" stroked="f"/>
        </w:pict>
      </w:r>
    </w:p>
    <w:p w14:paraId="64769902"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8) What is the default value of the array?</w:t>
      </w:r>
    </w:p>
    <w:p w14:paraId="34D8D471"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When we create a new array, it always initialized with the default values. The default values of the array are:</w:t>
      </w:r>
    </w:p>
    <w:p w14:paraId="7D5AD068" w14:textId="77777777" w:rsidR="0044333E" w:rsidRPr="0044333E" w:rsidRDefault="0044333E" w:rsidP="0044333E">
      <w:pPr>
        <w:numPr>
          <w:ilvl w:val="0"/>
          <w:numId w:val="25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If an array is of byte, short, int, and long type, the default value is </w:t>
      </w:r>
      <w:r w:rsidRPr="0044333E">
        <w:rPr>
          <w:rFonts w:ascii="Segoe UI" w:eastAsia="Times New Roman" w:hAnsi="Segoe UI" w:cs="Segoe UI"/>
          <w:b/>
          <w:bCs/>
          <w:color w:val="000000"/>
          <w:kern w:val="0"/>
          <w:sz w:val="24"/>
          <w:szCs w:val="24"/>
          <w14:ligatures w14:val="none"/>
        </w:rPr>
        <w:t>0</w:t>
      </w:r>
      <w:r w:rsidRPr="0044333E">
        <w:rPr>
          <w:rFonts w:ascii="Segoe UI" w:eastAsia="Times New Roman" w:hAnsi="Segoe UI" w:cs="Segoe UI"/>
          <w:color w:val="000000"/>
          <w:kern w:val="0"/>
          <w:sz w:val="24"/>
          <w:szCs w:val="24"/>
          <w14:ligatures w14:val="none"/>
        </w:rPr>
        <w:t>.</w:t>
      </w:r>
    </w:p>
    <w:p w14:paraId="1FFA326D" w14:textId="77777777" w:rsidR="0044333E" w:rsidRPr="0044333E" w:rsidRDefault="0044333E" w:rsidP="0044333E">
      <w:pPr>
        <w:numPr>
          <w:ilvl w:val="0"/>
          <w:numId w:val="25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If an array is of float and double type, the default value is </w:t>
      </w:r>
      <w:r w:rsidRPr="0044333E">
        <w:rPr>
          <w:rFonts w:ascii="Segoe UI" w:eastAsia="Times New Roman" w:hAnsi="Segoe UI" w:cs="Segoe UI"/>
          <w:b/>
          <w:bCs/>
          <w:color w:val="000000"/>
          <w:kern w:val="0"/>
          <w:sz w:val="24"/>
          <w:szCs w:val="24"/>
          <w14:ligatures w14:val="none"/>
        </w:rPr>
        <w:t>0</w:t>
      </w:r>
      <w:r w:rsidRPr="0044333E">
        <w:rPr>
          <w:rFonts w:ascii="Segoe UI" w:eastAsia="Times New Roman" w:hAnsi="Segoe UI" w:cs="Segoe UI"/>
          <w:color w:val="000000"/>
          <w:kern w:val="0"/>
          <w:sz w:val="24"/>
          <w:szCs w:val="24"/>
          <w14:ligatures w14:val="none"/>
        </w:rPr>
        <w:t>.</w:t>
      </w:r>
    </w:p>
    <w:p w14:paraId="5C6D30D3" w14:textId="77777777" w:rsidR="0044333E" w:rsidRPr="0044333E" w:rsidRDefault="0044333E" w:rsidP="0044333E">
      <w:pPr>
        <w:numPr>
          <w:ilvl w:val="0"/>
          <w:numId w:val="25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If an array is of Boolean type, the default value is </w:t>
      </w:r>
      <w:r w:rsidRPr="0044333E">
        <w:rPr>
          <w:rFonts w:ascii="Segoe UI" w:eastAsia="Times New Roman" w:hAnsi="Segoe UI" w:cs="Segoe UI"/>
          <w:b/>
          <w:bCs/>
          <w:color w:val="000000"/>
          <w:kern w:val="0"/>
          <w:sz w:val="24"/>
          <w:szCs w:val="24"/>
          <w14:ligatures w14:val="none"/>
        </w:rPr>
        <w:t>false</w:t>
      </w:r>
      <w:r w:rsidRPr="0044333E">
        <w:rPr>
          <w:rFonts w:ascii="Segoe UI" w:eastAsia="Times New Roman" w:hAnsi="Segoe UI" w:cs="Segoe UI"/>
          <w:color w:val="000000"/>
          <w:kern w:val="0"/>
          <w:sz w:val="24"/>
          <w:szCs w:val="24"/>
          <w14:ligatures w14:val="none"/>
        </w:rPr>
        <w:t>.</w:t>
      </w:r>
    </w:p>
    <w:p w14:paraId="63F6F574" w14:textId="77777777" w:rsidR="0044333E" w:rsidRPr="0044333E" w:rsidRDefault="0044333E" w:rsidP="0044333E">
      <w:pPr>
        <w:numPr>
          <w:ilvl w:val="0"/>
          <w:numId w:val="25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If an array is of an Object type, the default value is </w:t>
      </w:r>
      <w:r w:rsidRPr="0044333E">
        <w:rPr>
          <w:rFonts w:ascii="Segoe UI" w:eastAsia="Times New Roman" w:hAnsi="Segoe UI" w:cs="Segoe UI"/>
          <w:b/>
          <w:bCs/>
          <w:color w:val="000000"/>
          <w:kern w:val="0"/>
          <w:sz w:val="24"/>
          <w:szCs w:val="24"/>
          <w14:ligatures w14:val="none"/>
        </w:rPr>
        <w:t>null</w:t>
      </w:r>
      <w:r w:rsidRPr="0044333E">
        <w:rPr>
          <w:rFonts w:ascii="Segoe UI" w:eastAsia="Times New Roman" w:hAnsi="Segoe UI" w:cs="Segoe UI"/>
          <w:color w:val="000000"/>
          <w:kern w:val="0"/>
          <w:sz w:val="24"/>
          <w:szCs w:val="24"/>
          <w14:ligatures w14:val="none"/>
        </w:rPr>
        <w:t>.</w:t>
      </w:r>
    </w:p>
    <w:p w14:paraId="14334513"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498899A6">
          <v:rect id="_x0000_i1569" style="width:0;height:.75pt" o:hralign="left" o:hrstd="t" o:hrnoshade="t" o:hr="t" fillcolor="#d4d4d4" stroked="f"/>
        </w:pict>
      </w:r>
    </w:p>
    <w:p w14:paraId="0DEDACE4"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9) What do you understand by the jagged array?</w:t>
      </w:r>
    </w:p>
    <w:p w14:paraId="720E6923"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A jagged array is a multidimensional array in which member arrays are of different sizes. For example, int </w:t>
      </w:r>
      <w:proofErr w:type="gramStart"/>
      <w:r w:rsidRPr="0044333E">
        <w:rPr>
          <w:rFonts w:ascii="Segoe UI" w:eastAsia="Times New Roman" w:hAnsi="Segoe UI" w:cs="Segoe UI"/>
          <w:color w:val="333333"/>
          <w:kern w:val="0"/>
          <w:sz w:val="24"/>
          <w:szCs w:val="24"/>
          <w14:ligatures w14:val="none"/>
        </w:rPr>
        <w:t>array[</w:t>
      </w:r>
      <w:proofErr w:type="gramEnd"/>
      <w:r w:rsidRPr="0044333E">
        <w:rPr>
          <w:rFonts w:ascii="Segoe UI" w:eastAsia="Times New Roman" w:hAnsi="Segoe UI" w:cs="Segoe UI"/>
          <w:color w:val="333333"/>
          <w:kern w:val="0"/>
          <w:sz w:val="24"/>
          <w:szCs w:val="24"/>
          <w14:ligatures w14:val="none"/>
        </w:rPr>
        <w:t>][]=new int[3][]. The statement creates a two-dimensional jagged array.</w:t>
      </w:r>
    </w:p>
    <w:p w14:paraId="2DE45A67"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187B5BBC">
          <v:rect id="_x0000_i1570" style="width:0;height:.75pt" o:hralign="left" o:hrstd="t" o:hrnoshade="t" o:hr="t" fillcolor="#d4d4d4" stroked="f"/>
        </w:pict>
      </w:r>
    </w:p>
    <w:p w14:paraId="2C6CF078"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lastRenderedPageBreak/>
        <w:t xml:space="preserve">10) What </w:t>
      </w:r>
      <w:proofErr w:type="gramStart"/>
      <w:r w:rsidRPr="0044333E">
        <w:rPr>
          <w:rFonts w:ascii="Helvetica" w:eastAsia="Times New Roman" w:hAnsi="Helvetica" w:cs="Times New Roman"/>
          <w:color w:val="610B4B"/>
          <w:kern w:val="0"/>
          <w:sz w:val="32"/>
          <w:szCs w:val="32"/>
          <w14:ligatures w14:val="none"/>
        </w:rPr>
        <w:t>is</w:t>
      </w:r>
      <w:proofErr w:type="gramEnd"/>
      <w:r w:rsidRPr="0044333E">
        <w:rPr>
          <w:rFonts w:ascii="Helvetica" w:eastAsia="Times New Roman" w:hAnsi="Helvetica" w:cs="Times New Roman"/>
          <w:color w:val="610B4B"/>
          <w:kern w:val="0"/>
          <w:sz w:val="32"/>
          <w:szCs w:val="32"/>
          <w14:ligatures w14:val="none"/>
        </w:rPr>
        <w:t xml:space="preserve"> an anonymous array also give an example?</w:t>
      </w:r>
    </w:p>
    <w:p w14:paraId="6A51F745"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Array reference that is not stored in a variable. It is used in the construction of other objects. Java's Polygon class has a constructor that parses anonymous array as a parameter.</w:t>
      </w:r>
    </w:p>
    <w:p w14:paraId="6587FD70" w14:textId="77777777" w:rsidR="0044333E" w:rsidRPr="0044333E" w:rsidRDefault="0044333E" w:rsidP="0044333E">
      <w:pPr>
        <w:numPr>
          <w:ilvl w:val="0"/>
          <w:numId w:val="253"/>
        </w:numPr>
        <w:spacing w:after="120"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bdr w:val="none" w:sz="0" w:space="0" w:color="auto" w:frame="1"/>
          <w14:ligatures w14:val="none"/>
        </w:rPr>
        <w:t>Polygon(</w:t>
      </w:r>
      <w:proofErr w:type="gramStart"/>
      <w:r w:rsidRPr="0044333E">
        <w:rPr>
          <w:rFonts w:ascii="Segoe UI" w:eastAsia="Times New Roman" w:hAnsi="Segoe UI" w:cs="Segoe UI"/>
          <w:b/>
          <w:bCs/>
          <w:color w:val="006699"/>
          <w:kern w:val="0"/>
          <w:sz w:val="24"/>
          <w:szCs w:val="24"/>
          <w:bdr w:val="none" w:sz="0" w:space="0" w:color="auto" w:frame="1"/>
          <w14:ligatures w14:val="none"/>
        </w:rPr>
        <w:t>int</w:t>
      </w:r>
      <w:r w:rsidRPr="0044333E">
        <w:rPr>
          <w:rFonts w:ascii="Segoe UI" w:eastAsia="Times New Roman" w:hAnsi="Segoe UI" w:cs="Segoe UI"/>
          <w:color w:val="000000"/>
          <w:kern w:val="0"/>
          <w:sz w:val="24"/>
          <w:szCs w:val="24"/>
          <w:bdr w:val="none" w:sz="0" w:space="0" w:color="auto" w:frame="1"/>
          <w14:ligatures w14:val="none"/>
        </w:rPr>
        <w:t>[</w:t>
      </w:r>
      <w:proofErr w:type="gramEnd"/>
      <w:r w:rsidRPr="0044333E">
        <w:rPr>
          <w:rFonts w:ascii="Segoe UI" w:eastAsia="Times New Roman" w:hAnsi="Segoe UI" w:cs="Segoe UI"/>
          <w:color w:val="000000"/>
          <w:kern w:val="0"/>
          <w:sz w:val="24"/>
          <w:szCs w:val="24"/>
          <w:bdr w:val="none" w:sz="0" w:space="0" w:color="auto" w:frame="1"/>
          <w14:ligatures w14:val="none"/>
        </w:rPr>
        <w:t>] </w:t>
      </w:r>
      <w:proofErr w:type="spellStart"/>
      <w:r w:rsidRPr="0044333E">
        <w:rPr>
          <w:rFonts w:ascii="Segoe UI" w:eastAsia="Times New Roman" w:hAnsi="Segoe UI" w:cs="Segoe UI"/>
          <w:color w:val="000000"/>
          <w:kern w:val="0"/>
          <w:sz w:val="24"/>
          <w:szCs w:val="24"/>
          <w:bdr w:val="none" w:sz="0" w:space="0" w:color="auto" w:frame="1"/>
          <w14:ligatures w14:val="none"/>
        </w:rPr>
        <w:t>xvalues</w:t>
      </w:r>
      <w:proofErr w:type="spellEnd"/>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b/>
          <w:bCs/>
          <w:color w:val="006699"/>
          <w:kern w:val="0"/>
          <w:sz w:val="24"/>
          <w:szCs w:val="24"/>
          <w:bdr w:val="none" w:sz="0" w:space="0" w:color="auto" w:frame="1"/>
          <w14:ligatures w14:val="none"/>
        </w:rPr>
        <w:t>int</w:t>
      </w:r>
      <w:r w:rsidRPr="0044333E">
        <w:rPr>
          <w:rFonts w:ascii="Segoe UI" w:eastAsia="Times New Roman" w:hAnsi="Segoe UI" w:cs="Segoe UI"/>
          <w:color w:val="000000"/>
          <w:kern w:val="0"/>
          <w:sz w:val="24"/>
          <w:szCs w:val="24"/>
          <w:bdr w:val="none" w:sz="0" w:space="0" w:color="auto" w:frame="1"/>
          <w14:ligatures w14:val="none"/>
        </w:rPr>
        <w:t>[] </w:t>
      </w:r>
      <w:proofErr w:type="spellStart"/>
      <w:r w:rsidRPr="0044333E">
        <w:rPr>
          <w:rFonts w:ascii="Segoe UI" w:eastAsia="Times New Roman" w:hAnsi="Segoe UI" w:cs="Segoe UI"/>
          <w:color w:val="000000"/>
          <w:kern w:val="0"/>
          <w:sz w:val="24"/>
          <w:szCs w:val="24"/>
          <w:bdr w:val="none" w:sz="0" w:space="0" w:color="auto" w:frame="1"/>
          <w14:ligatures w14:val="none"/>
        </w:rPr>
        <w:t>yvalues</w:t>
      </w:r>
      <w:proofErr w:type="spellEnd"/>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b/>
          <w:bCs/>
          <w:color w:val="006699"/>
          <w:kern w:val="0"/>
          <w:sz w:val="24"/>
          <w:szCs w:val="24"/>
          <w:bdr w:val="none" w:sz="0" w:space="0" w:color="auto" w:frame="1"/>
          <w14:ligatures w14:val="none"/>
        </w:rPr>
        <w:t>int</w:t>
      </w:r>
      <w:r w:rsidRPr="0044333E">
        <w:rPr>
          <w:rFonts w:ascii="Segoe UI" w:eastAsia="Times New Roman" w:hAnsi="Segoe UI" w:cs="Segoe UI"/>
          <w:color w:val="000000"/>
          <w:kern w:val="0"/>
          <w:sz w:val="24"/>
          <w:szCs w:val="24"/>
          <w:bdr w:val="none" w:sz="0" w:space="0" w:color="auto" w:frame="1"/>
          <w14:ligatures w14:val="none"/>
        </w:rPr>
        <w:t> n)  </w:t>
      </w:r>
    </w:p>
    <w:p w14:paraId="2D1296B1"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For example:</w:t>
      </w:r>
    </w:p>
    <w:p w14:paraId="3D2BD872" w14:textId="77777777" w:rsidR="0044333E" w:rsidRPr="0044333E" w:rsidRDefault="0044333E" w:rsidP="0044333E">
      <w:pPr>
        <w:numPr>
          <w:ilvl w:val="0"/>
          <w:numId w:val="254"/>
        </w:numPr>
        <w:spacing w:after="120"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bdr w:val="none" w:sz="0" w:space="0" w:color="auto" w:frame="1"/>
          <w14:ligatures w14:val="none"/>
        </w:rPr>
        <w:t>Polygon triangle=</w:t>
      </w:r>
      <w:r w:rsidRPr="0044333E">
        <w:rPr>
          <w:rFonts w:ascii="Segoe UI" w:eastAsia="Times New Roman" w:hAnsi="Segoe UI" w:cs="Segoe UI"/>
          <w:b/>
          <w:bCs/>
          <w:color w:val="006699"/>
          <w:kern w:val="0"/>
          <w:sz w:val="24"/>
          <w:szCs w:val="24"/>
          <w:bdr w:val="none" w:sz="0" w:space="0" w:color="auto" w:frame="1"/>
          <w14:ligatures w14:val="none"/>
        </w:rPr>
        <w:t>new</w:t>
      </w:r>
      <w:r w:rsidRPr="0044333E">
        <w:rPr>
          <w:rFonts w:ascii="Segoe UI" w:eastAsia="Times New Roman" w:hAnsi="Segoe UI" w:cs="Segoe UI"/>
          <w:color w:val="000000"/>
          <w:kern w:val="0"/>
          <w:sz w:val="24"/>
          <w:szCs w:val="24"/>
          <w:bdr w:val="none" w:sz="0" w:space="0" w:color="auto" w:frame="1"/>
          <w14:ligatures w14:val="none"/>
        </w:rPr>
        <w:t> </w:t>
      </w:r>
      <w:proofErr w:type="gramStart"/>
      <w:r w:rsidRPr="0044333E">
        <w:rPr>
          <w:rFonts w:ascii="Segoe UI" w:eastAsia="Times New Roman" w:hAnsi="Segoe UI" w:cs="Segoe UI"/>
          <w:color w:val="000000"/>
          <w:kern w:val="0"/>
          <w:sz w:val="24"/>
          <w:szCs w:val="24"/>
          <w:bdr w:val="none" w:sz="0" w:space="0" w:color="auto" w:frame="1"/>
          <w14:ligatures w14:val="none"/>
        </w:rPr>
        <w:t>Polygon(</w:t>
      </w:r>
      <w:proofErr w:type="gramEnd"/>
      <w:r w:rsidRPr="0044333E">
        <w:rPr>
          <w:rFonts w:ascii="Segoe UI" w:eastAsia="Times New Roman" w:hAnsi="Segoe UI" w:cs="Segoe UI"/>
          <w:b/>
          <w:bCs/>
          <w:color w:val="006699"/>
          <w:kern w:val="0"/>
          <w:sz w:val="24"/>
          <w:szCs w:val="24"/>
          <w:bdr w:val="none" w:sz="0" w:space="0" w:color="auto" w:frame="1"/>
          <w14:ligatures w14:val="none"/>
        </w:rPr>
        <w:t>new</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b/>
          <w:bCs/>
          <w:color w:val="006699"/>
          <w:kern w:val="0"/>
          <w:sz w:val="24"/>
          <w:szCs w:val="24"/>
          <w:bdr w:val="none" w:sz="0" w:space="0" w:color="auto" w:frame="1"/>
          <w14:ligatures w14:val="none"/>
        </w:rPr>
        <w:t>int</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color w:val="C00000"/>
          <w:kern w:val="0"/>
          <w:sz w:val="24"/>
          <w:szCs w:val="24"/>
          <w:bdr w:val="none" w:sz="0" w:space="0" w:color="auto" w:frame="1"/>
          <w14:ligatures w14:val="none"/>
        </w:rPr>
        <w:t>0</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color w:val="C00000"/>
          <w:kern w:val="0"/>
          <w:sz w:val="24"/>
          <w:szCs w:val="24"/>
          <w:bdr w:val="none" w:sz="0" w:space="0" w:color="auto" w:frame="1"/>
          <w14:ligatures w14:val="none"/>
        </w:rPr>
        <w:t>10</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color w:val="C00000"/>
          <w:kern w:val="0"/>
          <w:sz w:val="24"/>
          <w:szCs w:val="24"/>
          <w:bdr w:val="none" w:sz="0" w:space="0" w:color="auto" w:frame="1"/>
          <w14:ligatures w14:val="none"/>
        </w:rPr>
        <w:t>5</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b/>
          <w:bCs/>
          <w:color w:val="006699"/>
          <w:kern w:val="0"/>
          <w:sz w:val="24"/>
          <w:szCs w:val="24"/>
          <w:bdr w:val="none" w:sz="0" w:space="0" w:color="auto" w:frame="1"/>
          <w14:ligatures w14:val="none"/>
        </w:rPr>
        <w:t>new</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b/>
          <w:bCs/>
          <w:color w:val="006699"/>
          <w:kern w:val="0"/>
          <w:sz w:val="24"/>
          <w:szCs w:val="24"/>
          <w:bdr w:val="none" w:sz="0" w:space="0" w:color="auto" w:frame="1"/>
          <w14:ligatures w14:val="none"/>
        </w:rPr>
        <w:t>int</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color w:val="C00000"/>
          <w:kern w:val="0"/>
          <w:sz w:val="24"/>
          <w:szCs w:val="24"/>
          <w:bdr w:val="none" w:sz="0" w:space="0" w:color="auto" w:frame="1"/>
          <w14:ligatures w14:val="none"/>
        </w:rPr>
        <w:t>10</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color w:val="C00000"/>
          <w:kern w:val="0"/>
          <w:sz w:val="24"/>
          <w:szCs w:val="24"/>
          <w:bdr w:val="none" w:sz="0" w:space="0" w:color="auto" w:frame="1"/>
          <w14:ligatures w14:val="none"/>
        </w:rPr>
        <w:t>0</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color w:val="C00000"/>
          <w:kern w:val="0"/>
          <w:sz w:val="24"/>
          <w:szCs w:val="24"/>
          <w:bdr w:val="none" w:sz="0" w:space="0" w:color="auto" w:frame="1"/>
          <w14:ligatures w14:val="none"/>
        </w:rPr>
        <w:t>5</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color w:val="C00000"/>
          <w:kern w:val="0"/>
          <w:sz w:val="24"/>
          <w:szCs w:val="24"/>
          <w:bdr w:val="none" w:sz="0" w:space="0" w:color="auto" w:frame="1"/>
          <w14:ligatures w14:val="none"/>
        </w:rPr>
        <w:t>3</w:t>
      </w:r>
      <w:r w:rsidRPr="0044333E">
        <w:rPr>
          <w:rFonts w:ascii="Segoe UI" w:eastAsia="Times New Roman" w:hAnsi="Segoe UI" w:cs="Segoe UI"/>
          <w:color w:val="000000"/>
          <w:kern w:val="0"/>
          <w:sz w:val="24"/>
          <w:szCs w:val="24"/>
          <w:bdr w:val="none" w:sz="0" w:space="0" w:color="auto" w:frame="1"/>
          <w14:ligatures w14:val="none"/>
        </w:rPr>
        <w:t>)  </w:t>
      </w:r>
    </w:p>
    <w:p w14:paraId="561B6694"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The above statement creates a triangle that an anonymous array.</w:t>
      </w:r>
    </w:p>
    <w:p w14:paraId="743B1B72"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4F7AFA63">
          <v:rect id="_x0000_i1571" style="width:0;height:.75pt" o:hralign="left" o:hrstd="t" o:hrnoshade="t" o:hr="t" fillcolor="#d4d4d4" stroked="f"/>
        </w:pict>
      </w:r>
    </w:p>
    <w:p w14:paraId="1A98E2E5"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11) How many ways to find the duplicate elements in an array?</w:t>
      </w:r>
    </w:p>
    <w:p w14:paraId="7645360B"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There are the following five ways to find the duplicate array in Java.</w:t>
      </w:r>
    </w:p>
    <w:p w14:paraId="58372F71" w14:textId="77777777" w:rsidR="0044333E" w:rsidRPr="0044333E" w:rsidRDefault="0044333E" w:rsidP="0044333E">
      <w:pPr>
        <w:numPr>
          <w:ilvl w:val="0"/>
          <w:numId w:val="255"/>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b/>
          <w:bCs/>
          <w:color w:val="000000"/>
          <w:kern w:val="0"/>
          <w:sz w:val="24"/>
          <w:szCs w:val="24"/>
          <w14:ligatures w14:val="none"/>
        </w:rPr>
        <w:t>Brute Force Method:</w:t>
      </w:r>
      <w:r w:rsidRPr="0044333E">
        <w:rPr>
          <w:rFonts w:ascii="Segoe UI" w:eastAsia="Times New Roman" w:hAnsi="Segoe UI" w:cs="Segoe UI"/>
          <w:color w:val="000000"/>
          <w:kern w:val="0"/>
          <w:sz w:val="24"/>
          <w:szCs w:val="24"/>
          <w14:ligatures w14:val="none"/>
        </w:rPr>
        <w:t> In this method, we compare each element of an array with the other elements. If any of the two elements are found equal, we consider them as duplicates. The method has time complexity O(n</w:t>
      </w:r>
      <w:r w:rsidRPr="0044333E">
        <w:rPr>
          <w:rFonts w:ascii="Segoe UI" w:eastAsia="Times New Roman" w:hAnsi="Segoe UI" w:cs="Segoe UI"/>
          <w:color w:val="000000"/>
          <w:kern w:val="0"/>
          <w:sz w:val="24"/>
          <w:szCs w:val="24"/>
          <w:vertAlign w:val="superscript"/>
          <w14:ligatures w14:val="none"/>
        </w:rPr>
        <w:t>2</w:t>
      </w:r>
      <w:r w:rsidRPr="0044333E">
        <w:rPr>
          <w:rFonts w:ascii="Segoe UI" w:eastAsia="Times New Roman" w:hAnsi="Segoe UI" w:cs="Segoe UI"/>
          <w:color w:val="000000"/>
          <w:kern w:val="0"/>
          <w:sz w:val="24"/>
          <w:szCs w:val="24"/>
          <w14:ligatures w14:val="none"/>
        </w:rPr>
        <w:t>).</w:t>
      </w:r>
    </w:p>
    <w:p w14:paraId="5823EE2C" w14:textId="77777777" w:rsidR="0044333E" w:rsidRPr="0044333E" w:rsidRDefault="0044333E" w:rsidP="0044333E">
      <w:pPr>
        <w:numPr>
          <w:ilvl w:val="0"/>
          <w:numId w:val="255"/>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b/>
          <w:bCs/>
          <w:color w:val="000000"/>
          <w:kern w:val="0"/>
          <w:sz w:val="24"/>
          <w:szCs w:val="24"/>
          <w14:ligatures w14:val="none"/>
        </w:rPr>
        <w:t>Using HashSet:</w:t>
      </w:r>
      <w:r w:rsidRPr="0044333E">
        <w:rPr>
          <w:rFonts w:ascii="Segoe UI" w:eastAsia="Times New Roman" w:hAnsi="Segoe UI" w:cs="Segoe UI"/>
          <w:color w:val="000000"/>
          <w:kern w:val="0"/>
          <w:sz w:val="24"/>
          <w:szCs w:val="24"/>
          <w14:ligatures w14:val="none"/>
        </w:rPr>
        <w:t xml:space="preserve"> We can also use the HashSet class to find the duplicate elements in an array. To find the duplicate elements, iterate over the array elements and insert them into HashSet by invoking </w:t>
      </w:r>
      <w:proofErr w:type="gramStart"/>
      <w:r w:rsidRPr="0044333E">
        <w:rPr>
          <w:rFonts w:ascii="Segoe UI" w:eastAsia="Times New Roman" w:hAnsi="Segoe UI" w:cs="Segoe UI"/>
          <w:color w:val="000000"/>
          <w:kern w:val="0"/>
          <w:sz w:val="24"/>
          <w:szCs w:val="24"/>
          <w14:ligatures w14:val="none"/>
        </w:rPr>
        <w:t>add(</w:t>
      </w:r>
      <w:proofErr w:type="gramEnd"/>
      <w:r w:rsidRPr="0044333E">
        <w:rPr>
          <w:rFonts w:ascii="Segoe UI" w:eastAsia="Times New Roman" w:hAnsi="Segoe UI" w:cs="Segoe UI"/>
          <w:color w:val="000000"/>
          <w:kern w:val="0"/>
          <w:sz w:val="24"/>
          <w:szCs w:val="24"/>
          <w14:ligatures w14:val="none"/>
        </w:rPr>
        <w:t>) method of the HashSet class. If the method returns false it means that the element is already present in the Set. It takes O(n) time to find the duplicate elements.</w:t>
      </w:r>
    </w:p>
    <w:p w14:paraId="7574EBF1" w14:textId="77777777" w:rsidR="0044333E" w:rsidRPr="0044333E" w:rsidRDefault="0044333E" w:rsidP="0044333E">
      <w:pPr>
        <w:numPr>
          <w:ilvl w:val="0"/>
          <w:numId w:val="255"/>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b/>
          <w:bCs/>
          <w:color w:val="000000"/>
          <w:kern w:val="0"/>
          <w:sz w:val="24"/>
          <w:szCs w:val="24"/>
          <w14:ligatures w14:val="none"/>
        </w:rPr>
        <w:t>Using HashMap:</w:t>
      </w:r>
      <w:r w:rsidRPr="0044333E">
        <w:rPr>
          <w:rFonts w:ascii="Segoe UI" w:eastAsia="Times New Roman" w:hAnsi="Segoe UI" w:cs="Segoe UI"/>
          <w:color w:val="000000"/>
          <w:kern w:val="0"/>
          <w:sz w:val="24"/>
          <w:szCs w:val="24"/>
          <w14:ligatures w14:val="none"/>
        </w:rPr>
        <w:t xml:space="preserve"> We know that HashMap uses key-value pair to store an element. When we use HashMap to find the duplicate array, we store the elements of the array as keys and the frequency of the elements as values. If the value of any key is greater than 1, the key is a duplicate element. Its time and space complexity </w:t>
      </w:r>
      <w:proofErr w:type="gramStart"/>
      <w:r w:rsidRPr="0044333E">
        <w:rPr>
          <w:rFonts w:ascii="Segoe UI" w:eastAsia="Times New Roman" w:hAnsi="Segoe UI" w:cs="Segoe UI"/>
          <w:color w:val="000000"/>
          <w:kern w:val="0"/>
          <w:sz w:val="24"/>
          <w:szCs w:val="24"/>
          <w14:ligatures w14:val="none"/>
        </w:rPr>
        <w:t>is</w:t>
      </w:r>
      <w:proofErr w:type="gramEnd"/>
      <w:r w:rsidRPr="0044333E">
        <w:rPr>
          <w:rFonts w:ascii="Segoe UI" w:eastAsia="Times New Roman" w:hAnsi="Segoe UI" w:cs="Segoe UI"/>
          <w:color w:val="000000"/>
          <w:kern w:val="0"/>
          <w:sz w:val="24"/>
          <w:szCs w:val="24"/>
          <w14:ligatures w14:val="none"/>
        </w:rPr>
        <w:t xml:space="preserve"> O(n). Using this method, we can also find the number of occurrences of duplicates.</w:t>
      </w:r>
    </w:p>
    <w:p w14:paraId="218C7437"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3BE47F8E">
          <v:rect id="_x0000_i1572" style="width:0;height:.75pt" o:hralign="left" o:hrstd="t" o:hrnoshade="t" o:hr="t" fillcolor="#d4d4d4" stroked="f"/>
        </w:pict>
      </w:r>
    </w:p>
    <w:p w14:paraId="2453189B"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12) Which operations can be performed on an array?</w:t>
      </w:r>
    </w:p>
    <w:p w14:paraId="22E3B5BF"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lastRenderedPageBreak/>
        <w:t>On an array, we can perform the searching, sorting, traversal, deletion, and insertion operation.</w:t>
      </w:r>
    </w:p>
    <w:p w14:paraId="14C02626"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47FE5163">
          <v:rect id="_x0000_i1573" style="width:0;height:.75pt" o:hralign="left" o:hrstd="t" o:hrnoshade="t" o:hr="t" fillcolor="#d4d4d4" stroked="f"/>
        </w:pict>
      </w:r>
    </w:p>
    <w:p w14:paraId="2A843767"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13) Consider the following statements and tell that the declaration is true or not. Also, specify the reason?</w:t>
      </w:r>
    </w:p>
    <w:p w14:paraId="2D4E3BB7" w14:textId="77777777" w:rsidR="0044333E" w:rsidRPr="0044333E" w:rsidRDefault="0044333E" w:rsidP="0044333E">
      <w:pPr>
        <w:numPr>
          <w:ilvl w:val="0"/>
          <w:numId w:val="256"/>
        </w:numPr>
        <w:spacing w:after="0"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b/>
          <w:bCs/>
          <w:color w:val="006699"/>
          <w:kern w:val="0"/>
          <w:sz w:val="24"/>
          <w:szCs w:val="24"/>
          <w:bdr w:val="none" w:sz="0" w:space="0" w:color="auto" w:frame="1"/>
          <w14:ligatures w14:val="none"/>
        </w:rPr>
        <w:t>int</w:t>
      </w:r>
      <w:r w:rsidRPr="0044333E">
        <w:rPr>
          <w:rFonts w:ascii="Segoe UI" w:eastAsia="Times New Roman" w:hAnsi="Segoe UI" w:cs="Segoe UI"/>
          <w:color w:val="000000"/>
          <w:kern w:val="0"/>
          <w:sz w:val="24"/>
          <w:szCs w:val="24"/>
          <w:bdr w:val="none" w:sz="0" w:space="0" w:color="auto" w:frame="1"/>
          <w14:ligatures w14:val="none"/>
        </w:rPr>
        <w:t> y=</w:t>
      </w:r>
      <w:proofErr w:type="gramStart"/>
      <w:r w:rsidRPr="0044333E">
        <w:rPr>
          <w:rFonts w:ascii="Segoe UI" w:eastAsia="Times New Roman" w:hAnsi="Segoe UI" w:cs="Segoe UI"/>
          <w:color w:val="C00000"/>
          <w:kern w:val="0"/>
          <w:sz w:val="24"/>
          <w:szCs w:val="24"/>
          <w:bdr w:val="none" w:sz="0" w:space="0" w:color="auto" w:frame="1"/>
          <w14:ligatures w14:val="none"/>
        </w:rPr>
        <w:t>56</w:t>
      </w:r>
      <w:r w:rsidRPr="0044333E">
        <w:rPr>
          <w:rFonts w:ascii="Segoe UI" w:eastAsia="Times New Roman" w:hAnsi="Segoe UI" w:cs="Segoe UI"/>
          <w:color w:val="000000"/>
          <w:kern w:val="0"/>
          <w:sz w:val="24"/>
          <w:szCs w:val="24"/>
          <w:bdr w:val="none" w:sz="0" w:space="0" w:color="auto" w:frame="1"/>
          <w14:ligatures w14:val="none"/>
        </w:rPr>
        <w:t>;</w:t>
      </w:r>
      <w:proofErr w:type="gramEnd"/>
      <w:r w:rsidRPr="0044333E">
        <w:rPr>
          <w:rFonts w:ascii="Segoe UI" w:eastAsia="Times New Roman" w:hAnsi="Segoe UI" w:cs="Segoe UI"/>
          <w:color w:val="000000"/>
          <w:kern w:val="0"/>
          <w:sz w:val="24"/>
          <w:szCs w:val="24"/>
          <w:bdr w:val="none" w:sz="0" w:space="0" w:color="auto" w:frame="1"/>
          <w14:ligatures w14:val="none"/>
        </w:rPr>
        <w:t>  </w:t>
      </w:r>
    </w:p>
    <w:p w14:paraId="2D55B865" w14:textId="77777777" w:rsidR="0044333E" w:rsidRPr="0044333E" w:rsidRDefault="0044333E" w:rsidP="0044333E">
      <w:pPr>
        <w:numPr>
          <w:ilvl w:val="0"/>
          <w:numId w:val="256"/>
        </w:numPr>
        <w:spacing w:after="120" w:line="375" w:lineRule="atLeast"/>
        <w:jc w:val="both"/>
        <w:rPr>
          <w:rFonts w:ascii="Segoe UI" w:eastAsia="Times New Roman" w:hAnsi="Segoe UI" w:cs="Segoe UI"/>
          <w:color w:val="000000"/>
          <w:kern w:val="0"/>
          <w:sz w:val="24"/>
          <w:szCs w:val="24"/>
          <w14:ligatures w14:val="none"/>
        </w:rPr>
      </w:pPr>
      <w:proofErr w:type="gramStart"/>
      <w:r w:rsidRPr="0044333E">
        <w:rPr>
          <w:rFonts w:ascii="Segoe UI" w:eastAsia="Times New Roman" w:hAnsi="Segoe UI" w:cs="Segoe UI"/>
          <w:b/>
          <w:bCs/>
          <w:color w:val="006699"/>
          <w:kern w:val="0"/>
          <w:sz w:val="24"/>
          <w:szCs w:val="24"/>
          <w:bdr w:val="none" w:sz="0" w:space="0" w:color="auto" w:frame="1"/>
          <w14:ligatures w14:val="none"/>
        </w:rPr>
        <w:t>int</w:t>
      </w:r>
      <w:r w:rsidRPr="0044333E">
        <w:rPr>
          <w:rFonts w:ascii="Segoe UI" w:eastAsia="Times New Roman" w:hAnsi="Segoe UI" w:cs="Segoe UI"/>
          <w:color w:val="000000"/>
          <w:kern w:val="0"/>
          <w:sz w:val="24"/>
          <w:szCs w:val="24"/>
          <w:bdr w:val="none" w:sz="0" w:space="0" w:color="auto" w:frame="1"/>
          <w14:ligatures w14:val="none"/>
        </w:rPr>
        <w:t>[</w:t>
      </w:r>
      <w:proofErr w:type="gramEnd"/>
      <w:r w:rsidRPr="0044333E">
        <w:rPr>
          <w:rFonts w:ascii="Segoe UI" w:eastAsia="Times New Roman" w:hAnsi="Segoe UI" w:cs="Segoe UI"/>
          <w:color w:val="000000"/>
          <w:kern w:val="0"/>
          <w:sz w:val="24"/>
          <w:szCs w:val="24"/>
          <w:bdr w:val="none" w:sz="0" w:space="0" w:color="auto" w:frame="1"/>
          <w14:ligatures w14:val="none"/>
        </w:rPr>
        <w:t>] number={</w:t>
      </w:r>
      <w:r w:rsidRPr="0044333E">
        <w:rPr>
          <w:rFonts w:ascii="Segoe UI" w:eastAsia="Times New Roman" w:hAnsi="Segoe UI" w:cs="Segoe UI"/>
          <w:color w:val="C00000"/>
          <w:kern w:val="0"/>
          <w:sz w:val="24"/>
          <w:szCs w:val="24"/>
          <w:bdr w:val="none" w:sz="0" w:space="0" w:color="auto" w:frame="1"/>
          <w14:ligatures w14:val="none"/>
        </w:rPr>
        <w:t>12</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color w:val="C00000"/>
          <w:kern w:val="0"/>
          <w:sz w:val="24"/>
          <w:szCs w:val="24"/>
          <w:bdr w:val="none" w:sz="0" w:space="0" w:color="auto" w:frame="1"/>
          <w14:ligatures w14:val="none"/>
        </w:rPr>
        <w:t>34</w:t>
      </w:r>
      <w:r w:rsidRPr="0044333E">
        <w:rPr>
          <w:rFonts w:ascii="Segoe UI" w:eastAsia="Times New Roman" w:hAnsi="Segoe UI" w:cs="Segoe UI"/>
          <w:color w:val="000000"/>
          <w:kern w:val="0"/>
          <w:sz w:val="24"/>
          <w:szCs w:val="24"/>
          <w:bdr w:val="none" w:sz="0" w:space="0" w:color="auto" w:frame="1"/>
          <w14:ligatures w14:val="none"/>
        </w:rPr>
        <w:t>, </w:t>
      </w:r>
      <w:r w:rsidRPr="0044333E">
        <w:rPr>
          <w:rFonts w:ascii="Segoe UI" w:eastAsia="Times New Roman" w:hAnsi="Segoe UI" w:cs="Segoe UI"/>
          <w:color w:val="C00000"/>
          <w:kern w:val="0"/>
          <w:sz w:val="24"/>
          <w:szCs w:val="24"/>
          <w:bdr w:val="none" w:sz="0" w:space="0" w:color="auto" w:frame="1"/>
          <w14:ligatures w14:val="none"/>
        </w:rPr>
        <w:t>90</w:t>
      </w:r>
      <w:r w:rsidRPr="0044333E">
        <w:rPr>
          <w:rFonts w:ascii="Segoe UI" w:eastAsia="Times New Roman" w:hAnsi="Segoe UI" w:cs="Segoe UI"/>
          <w:color w:val="000000"/>
          <w:kern w:val="0"/>
          <w:sz w:val="24"/>
          <w:szCs w:val="24"/>
          <w:bdr w:val="none" w:sz="0" w:space="0" w:color="auto" w:frame="1"/>
          <w14:ligatures w14:val="none"/>
        </w:rPr>
        <w:t>, y, </w:t>
      </w:r>
      <w:r w:rsidRPr="0044333E">
        <w:rPr>
          <w:rFonts w:ascii="Segoe UI" w:eastAsia="Times New Roman" w:hAnsi="Segoe UI" w:cs="Segoe UI"/>
          <w:color w:val="C00000"/>
          <w:kern w:val="0"/>
          <w:sz w:val="24"/>
          <w:szCs w:val="24"/>
          <w:bdr w:val="none" w:sz="0" w:space="0" w:color="auto" w:frame="1"/>
          <w14:ligatures w14:val="none"/>
        </w:rPr>
        <w:t>65</w:t>
      </w:r>
      <w:r w:rsidRPr="0044333E">
        <w:rPr>
          <w:rFonts w:ascii="Segoe UI" w:eastAsia="Times New Roman" w:hAnsi="Segoe UI" w:cs="Segoe UI"/>
          <w:color w:val="000000"/>
          <w:kern w:val="0"/>
          <w:sz w:val="24"/>
          <w:szCs w:val="24"/>
          <w:bdr w:val="none" w:sz="0" w:space="0" w:color="auto" w:frame="1"/>
          <w14:ligatures w14:val="none"/>
        </w:rPr>
        <w:t>};  </w:t>
      </w:r>
    </w:p>
    <w:p w14:paraId="4C8FB728"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The declaration of the above array is true. Because Java allows us to use two different array-specific syntax shortcuts both to initialize (put explicit values into an array's elements) and construct (instantiate the array object itself) in a single statement. The first statement is used to declare, </w:t>
      </w:r>
      <w:proofErr w:type="gramStart"/>
      <w:r w:rsidRPr="0044333E">
        <w:rPr>
          <w:rFonts w:ascii="Segoe UI" w:eastAsia="Times New Roman" w:hAnsi="Segoe UI" w:cs="Segoe UI"/>
          <w:color w:val="333333"/>
          <w:kern w:val="0"/>
          <w:sz w:val="24"/>
          <w:szCs w:val="24"/>
          <w14:ligatures w14:val="none"/>
        </w:rPr>
        <w:t>create</w:t>
      </w:r>
      <w:proofErr w:type="gramEnd"/>
      <w:r w:rsidRPr="0044333E">
        <w:rPr>
          <w:rFonts w:ascii="Segoe UI" w:eastAsia="Times New Roman" w:hAnsi="Segoe UI" w:cs="Segoe UI"/>
          <w:color w:val="333333"/>
          <w:kern w:val="0"/>
          <w:sz w:val="24"/>
          <w:szCs w:val="24"/>
          <w14:ligatures w14:val="none"/>
        </w:rPr>
        <w:t xml:space="preserve"> and initialize in one statement. The second statement does the following four things:</w:t>
      </w:r>
    </w:p>
    <w:p w14:paraId="407269C6" w14:textId="77777777" w:rsidR="0044333E" w:rsidRPr="0044333E" w:rsidRDefault="0044333E" w:rsidP="0044333E">
      <w:pPr>
        <w:numPr>
          <w:ilvl w:val="0"/>
          <w:numId w:val="25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b/>
          <w:bCs/>
          <w:color w:val="000000"/>
          <w:kern w:val="0"/>
          <w:sz w:val="24"/>
          <w:szCs w:val="24"/>
          <w14:ligatures w14:val="none"/>
        </w:rPr>
        <w:t>Declares</w:t>
      </w:r>
      <w:r w:rsidRPr="0044333E">
        <w:rPr>
          <w:rFonts w:ascii="Segoe UI" w:eastAsia="Times New Roman" w:hAnsi="Segoe UI" w:cs="Segoe UI"/>
          <w:color w:val="000000"/>
          <w:kern w:val="0"/>
          <w:sz w:val="24"/>
          <w:szCs w:val="24"/>
          <w14:ligatures w14:val="none"/>
        </w:rPr>
        <w:t> an int array reference variable named number.</w:t>
      </w:r>
    </w:p>
    <w:p w14:paraId="0050AE85" w14:textId="77777777" w:rsidR="0044333E" w:rsidRPr="0044333E" w:rsidRDefault="0044333E" w:rsidP="0044333E">
      <w:pPr>
        <w:numPr>
          <w:ilvl w:val="0"/>
          <w:numId w:val="25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b/>
          <w:bCs/>
          <w:color w:val="000000"/>
          <w:kern w:val="0"/>
          <w:sz w:val="24"/>
          <w:szCs w:val="24"/>
          <w14:ligatures w14:val="none"/>
        </w:rPr>
        <w:t>Creates</w:t>
      </w:r>
      <w:r w:rsidRPr="0044333E">
        <w:rPr>
          <w:rFonts w:ascii="Segoe UI" w:eastAsia="Times New Roman" w:hAnsi="Segoe UI" w:cs="Segoe UI"/>
          <w:color w:val="000000"/>
          <w:kern w:val="0"/>
          <w:sz w:val="24"/>
          <w:szCs w:val="24"/>
          <w14:ligatures w14:val="none"/>
        </w:rPr>
        <w:t> an int array with a length of five (five elements).</w:t>
      </w:r>
    </w:p>
    <w:p w14:paraId="3243D2C6" w14:textId="77777777" w:rsidR="0044333E" w:rsidRPr="0044333E" w:rsidRDefault="0044333E" w:rsidP="0044333E">
      <w:pPr>
        <w:numPr>
          <w:ilvl w:val="0"/>
          <w:numId w:val="25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b/>
          <w:bCs/>
          <w:color w:val="000000"/>
          <w:kern w:val="0"/>
          <w:sz w:val="24"/>
          <w:szCs w:val="24"/>
          <w14:ligatures w14:val="none"/>
        </w:rPr>
        <w:t>Populates</w:t>
      </w:r>
      <w:r w:rsidRPr="0044333E">
        <w:rPr>
          <w:rFonts w:ascii="Segoe UI" w:eastAsia="Times New Roman" w:hAnsi="Segoe UI" w:cs="Segoe UI"/>
          <w:color w:val="000000"/>
          <w:kern w:val="0"/>
          <w:sz w:val="24"/>
          <w:szCs w:val="24"/>
          <w14:ligatures w14:val="none"/>
        </w:rPr>
        <w:t> the array's elements with the values 12, 34, 90, 56, and 65.</w:t>
      </w:r>
    </w:p>
    <w:p w14:paraId="6EF9C115" w14:textId="77777777" w:rsidR="0044333E" w:rsidRPr="0044333E" w:rsidRDefault="0044333E" w:rsidP="0044333E">
      <w:pPr>
        <w:numPr>
          <w:ilvl w:val="0"/>
          <w:numId w:val="257"/>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b/>
          <w:bCs/>
          <w:color w:val="000000"/>
          <w:kern w:val="0"/>
          <w:sz w:val="24"/>
          <w:szCs w:val="24"/>
          <w14:ligatures w14:val="none"/>
        </w:rPr>
        <w:t>Assigns</w:t>
      </w:r>
      <w:r w:rsidRPr="0044333E">
        <w:rPr>
          <w:rFonts w:ascii="Segoe UI" w:eastAsia="Times New Roman" w:hAnsi="Segoe UI" w:cs="Segoe UI"/>
          <w:color w:val="000000"/>
          <w:kern w:val="0"/>
          <w:sz w:val="24"/>
          <w:szCs w:val="24"/>
          <w14:ligatures w14:val="none"/>
        </w:rPr>
        <w:t> the new array object to the reference variable number.</w:t>
      </w:r>
    </w:p>
    <w:p w14:paraId="7E7131F8"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028524E6">
          <v:rect id="_x0000_i1574" style="width:0;height:.75pt" o:hralign="left" o:hrstd="t" o:hrnoshade="t" o:hr="t" fillcolor="#d4d4d4" stroked="f"/>
        </w:pict>
      </w:r>
    </w:p>
    <w:p w14:paraId="5796F44C"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14) Can a Set be an array?</w:t>
      </w:r>
    </w:p>
    <w:p w14:paraId="5526F587"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In Java, a Set is an array, but an array is not necessarily a Set. Because repetition is allowed in array but in Set. For example, consider the following figure:</w:t>
      </w:r>
    </w:p>
    <w:p w14:paraId="52A627CA" w14:textId="4B3C3D7A"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noProof/>
          <w:kern w:val="0"/>
          <w:sz w:val="24"/>
          <w:szCs w:val="24"/>
          <w14:ligatures w14:val="none"/>
        </w:rPr>
        <w:lastRenderedPageBreak/>
        <w:drawing>
          <wp:inline distT="0" distB="0" distL="0" distR="0" wp14:anchorId="48E54E8A" wp14:editId="702EB755">
            <wp:extent cx="5943600" cy="2626360"/>
            <wp:effectExtent l="0" t="0" r="0" b="0"/>
            <wp:docPr id="2038788256" name="Picture 36" descr="Array Interview Ques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rray Interview Questions in Java"/>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B5151DD"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2002ECD0">
          <v:rect id="_x0000_i1576" style="width:0;height:.75pt" o:hralign="left" o:hrstd="t" o:hrnoshade="t" o:hr="t" fillcolor="#d4d4d4" stroked="f"/>
        </w:pict>
      </w:r>
    </w:p>
    <w:p w14:paraId="09BE7131"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15) Is it possible to make an array volatile?</w:t>
      </w:r>
    </w:p>
    <w:p w14:paraId="6A091979"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Yes, we can make an array volatile in Java. But we only make the variable that is pointing to array volatile. If an array is changed by replacing individual elements that happen before the guarantee provided by volatile variables will not hold.</w:t>
      </w:r>
    </w:p>
    <w:p w14:paraId="7A232B64" w14:textId="77777777" w:rsidR="0044333E" w:rsidRPr="0044333E" w:rsidRDefault="0044333E" w:rsidP="0044333E">
      <w:pPr>
        <w:spacing w:after="0" w:line="240" w:lineRule="auto"/>
        <w:jc w:val="center"/>
        <w:rPr>
          <w:rFonts w:ascii="Times New Roman" w:eastAsia="Times New Roman" w:hAnsi="Times New Roman" w:cs="Times New Roman"/>
          <w:color w:val="808080"/>
          <w:kern w:val="0"/>
          <w:sz w:val="17"/>
          <w:szCs w:val="17"/>
          <w14:ligatures w14:val="none"/>
        </w:rPr>
      </w:pPr>
      <w:r w:rsidRPr="0044333E">
        <w:rPr>
          <w:rFonts w:ascii="Times New Roman" w:eastAsia="Times New Roman" w:hAnsi="Times New Roman" w:cs="Times New Roman"/>
          <w:color w:val="808080"/>
          <w:kern w:val="0"/>
          <w:sz w:val="17"/>
          <w:szCs w:val="17"/>
          <w14:ligatures w14:val="none"/>
        </w:rPr>
        <w:t>ADVERTISEMENT</w:t>
      </w:r>
    </w:p>
    <w:p w14:paraId="3244A5DF" w14:textId="77777777" w:rsidR="0044333E" w:rsidRPr="0044333E" w:rsidRDefault="0044333E" w:rsidP="0044333E">
      <w:pPr>
        <w:spacing w:after="150" w:line="240" w:lineRule="auto"/>
        <w:jc w:val="center"/>
        <w:rPr>
          <w:rFonts w:ascii="Times New Roman" w:eastAsia="Times New Roman" w:hAnsi="Times New Roman" w:cs="Times New Roman"/>
          <w:color w:val="808080"/>
          <w:kern w:val="0"/>
          <w:sz w:val="17"/>
          <w:szCs w:val="17"/>
          <w14:ligatures w14:val="none"/>
        </w:rPr>
      </w:pPr>
      <w:r w:rsidRPr="0044333E">
        <w:rPr>
          <w:rFonts w:ascii="Times New Roman" w:eastAsia="Times New Roman" w:hAnsi="Times New Roman" w:cs="Times New Roman"/>
          <w:color w:val="808080"/>
          <w:kern w:val="0"/>
          <w:sz w:val="17"/>
          <w:szCs w:val="17"/>
          <w14:ligatures w14:val="none"/>
        </w:rPr>
        <w:t>ADVERTISEMENT</w:t>
      </w:r>
    </w:p>
    <w:p w14:paraId="0E9C304F"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2B43A887">
          <v:rect id="_x0000_i1577" style="width:0;height:.75pt" o:hralign="left" o:hrstd="t" o:hrnoshade="t" o:hr="t" fillcolor="#d4d4d4" stroked="f"/>
        </w:pict>
      </w:r>
    </w:p>
    <w:p w14:paraId="18F60771"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16) What happens if we declare an array without assigning the size?</w:t>
      </w:r>
    </w:p>
    <w:p w14:paraId="31882B21"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It is not possible to declare an array without size. When we declare an array without assigning the size, it throws the compile-time error. For example, height=new </w:t>
      </w:r>
      <w:proofErr w:type="gramStart"/>
      <w:r w:rsidRPr="0044333E">
        <w:rPr>
          <w:rFonts w:ascii="Segoe UI" w:eastAsia="Times New Roman" w:hAnsi="Segoe UI" w:cs="Segoe UI"/>
          <w:color w:val="333333"/>
          <w:kern w:val="0"/>
          <w:sz w:val="24"/>
          <w:szCs w:val="24"/>
          <w14:ligatures w14:val="none"/>
        </w:rPr>
        <w:t>int[</w:t>
      </w:r>
      <w:proofErr w:type="gramEnd"/>
      <w:r w:rsidRPr="0044333E">
        <w:rPr>
          <w:rFonts w:ascii="Segoe UI" w:eastAsia="Times New Roman" w:hAnsi="Segoe UI" w:cs="Segoe UI"/>
          <w:color w:val="333333"/>
          <w:kern w:val="0"/>
          <w:sz w:val="24"/>
          <w:szCs w:val="24"/>
          <w14:ligatures w14:val="none"/>
        </w:rPr>
        <w:t>].</w:t>
      </w:r>
    </w:p>
    <w:p w14:paraId="4FEB69DA"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5DA50906">
          <v:rect id="_x0000_i1578" style="width:0;height:.75pt" o:hralign="left" o:hrstd="t" o:hrnoshade="t" o:hr="t" fillcolor="#d4d4d4" stroked="f"/>
        </w:pict>
      </w:r>
    </w:p>
    <w:p w14:paraId="1548BA5F"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17) Can we declare array size as negative?</w:t>
      </w:r>
    </w:p>
    <w:p w14:paraId="222290C0"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No, the array size cannot be negative. If we declare an array with a negative size, it throws </w:t>
      </w:r>
      <w:proofErr w:type="spellStart"/>
      <w:r w:rsidRPr="0044333E">
        <w:rPr>
          <w:rFonts w:ascii="Segoe UI" w:eastAsia="Times New Roman" w:hAnsi="Segoe UI" w:cs="Segoe UI"/>
          <w:color w:val="333333"/>
          <w:kern w:val="0"/>
          <w:sz w:val="24"/>
          <w:szCs w:val="24"/>
          <w14:ligatures w14:val="none"/>
        </w:rPr>
        <w:t>NegativeArraySizeException</w:t>
      </w:r>
      <w:proofErr w:type="spellEnd"/>
      <w:r w:rsidRPr="0044333E">
        <w:rPr>
          <w:rFonts w:ascii="Segoe UI" w:eastAsia="Times New Roman" w:hAnsi="Segoe UI" w:cs="Segoe UI"/>
          <w:color w:val="333333"/>
          <w:kern w:val="0"/>
          <w:sz w:val="24"/>
          <w:szCs w:val="24"/>
          <w14:ligatures w14:val="none"/>
        </w:rPr>
        <w:t xml:space="preserve"> at run time.</w:t>
      </w:r>
    </w:p>
    <w:p w14:paraId="2317DF1B"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1F581E0C">
          <v:rect id="_x0000_i1579" style="width:0;height:.75pt" o:hralign="left" o:hrstd="t" o:hrnoshade="t" o:hr="t" fillcolor="#d4d4d4" stroked="f"/>
        </w:pict>
      </w:r>
    </w:p>
    <w:p w14:paraId="65D6E1FA"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 xml:space="preserve">18) When </w:t>
      </w:r>
      <w:proofErr w:type="spellStart"/>
      <w:r w:rsidRPr="0044333E">
        <w:rPr>
          <w:rFonts w:ascii="Helvetica" w:eastAsia="Times New Roman" w:hAnsi="Helvetica" w:cs="Times New Roman"/>
          <w:color w:val="610B4B"/>
          <w:kern w:val="0"/>
          <w:sz w:val="32"/>
          <w:szCs w:val="32"/>
          <w14:ligatures w14:val="none"/>
        </w:rPr>
        <w:t>ArrayIndexOutOfBoundsException</w:t>
      </w:r>
      <w:proofErr w:type="spellEnd"/>
      <w:r w:rsidRPr="0044333E">
        <w:rPr>
          <w:rFonts w:ascii="Helvetica" w:eastAsia="Times New Roman" w:hAnsi="Helvetica" w:cs="Times New Roman"/>
          <w:color w:val="610B4B"/>
          <w:kern w:val="0"/>
          <w:sz w:val="32"/>
          <w:szCs w:val="32"/>
          <w14:ligatures w14:val="none"/>
        </w:rPr>
        <w:t xml:space="preserve"> occurs?</w:t>
      </w:r>
    </w:p>
    <w:p w14:paraId="7FA8257C" w14:textId="77777777" w:rsidR="0044333E" w:rsidRPr="0044333E" w:rsidRDefault="0044333E" w:rsidP="0044333E">
      <w:pPr>
        <w:shd w:val="clear" w:color="auto" w:fill="FFFFFF"/>
        <w:spacing w:after="0" w:line="240" w:lineRule="auto"/>
        <w:jc w:val="center"/>
        <w:rPr>
          <w:rFonts w:ascii="Segoe UI" w:eastAsia="Times New Roman" w:hAnsi="Segoe UI" w:cs="Segoe UI"/>
          <w:color w:val="808080"/>
          <w:kern w:val="0"/>
          <w:sz w:val="17"/>
          <w:szCs w:val="17"/>
          <w14:ligatures w14:val="none"/>
        </w:rPr>
      </w:pPr>
      <w:r w:rsidRPr="0044333E">
        <w:rPr>
          <w:rFonts w:ascii="Segoe UI" w:eastAsia="Times New Roman" w:hAnsi="Segoe UI" w:cs="Segoe UI"/>
          <w:color w:val="808080"/>
          <w:kern w:val="0"/>
          <w:sz w:val="17"/>
          <w:szCs w:val="17"/>
          <w14:ligatures w14:val="none"/>
        </w:rPr>
        <w:lastRenderedPageBreak/>
        <w:t>ADVERTISEMENT</w:t>
      </w:r>
    </w:p>
    <w:p w14:paraId="70B2F4F0" w14:textId="77777777" w:rsidR="0044333E" w:rsidRPr="0044333E" w:rsidRDefault="0044333E" w:rsidP="0044333E">
      <w:pPr>
        <w:shd w:val="clear" w:color="auto" w:fill="FFFFFF"/>
        <w:spacing w:after="150" w:line="240" w:lineRule="auto"/>
        <w:jc w:val="center"/>
        <w:rPr>
          <w:rFonts w:ascii="Segoe UI" w:eastAsia="Times New Roman" w:hAnsi="Segoe UI" w:cs="Segoe UI"/>
          <w:color w:val="808080"/>
          <w:kern w:val="0"/>
          <w:sz w:val="17"/>
          <w:szCs w:val="17"/>
          <w14:ligatures w14:val="none"/>
        </w:rPr>
      </w:pPr>
      <w:r w:rsidRPr="0044333E">
        <w:rPr>
          <w:rFonts w:ascii="Segoe UI" w:eastAsia="Times New Roman" w:hAnsi="Segoe UI" w:cs="Segoe UI"/>
          <w:color w:val="808080"/>
          <w:kern w:val="0"/>
          <w:sz w:val="17"/>
          <w:szCs w:val="17"/>
          <w14:ligatures w14:val="none"/>
        </w:rPr>
        <w:t>ADVERTISEMENT</w:t>
      </w:r>
    </w:p>
    <w:p w14:paraId="1C6B94CC"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The </w:t>
      </w:r>
      <w:proofErr w:type="spellStart"/>
      <w:r w:rsidRPr="0044333E">
        <w:rPr>
          <w:rFonts w:ascii="Segoe UI" w:eastAsia="Times New Roman" w:hAnsi="Segoe UI" w:cs="Segoe UI"/>
          <w:color w:val="333333"/>
          <w:kern w:val="0"/>
          <w:sz w:val="24"/>
          <w:szCs w:val="24"/>
          <w14:ligatures w14:val="none"/>
        </w:rPr>
        <w:t>ArrayIndexOutOfBoundsException</w:t>
      </w:r>
      <w:proofErr w:type="spellEnd"/>
      <w:r w:rsidRPr="0044333E">
        <w:rPr>
          <w:rFonts w:ascii="Segoe UI" w:eastAsia="Times New Roman" w:hAnsi="Segoe UI" w:cs="Segoe UI"/>
          <w:color w:val="333333"/>
          <w:kern w:val="0"/>
          <w:sz w:val="24"/>
          <w:szCs w:val="24"/>
          <w14:ligatures w14:val="none"/>
        </w:rPr>
        <w:t xml:space="preserve"> occurs when the program tries to access the index of an array. The exception also occurs when the index is higher than the size of the array or the index is negative.</w:t>
      </w:r>
    </w:p>
    <w:p w14:paraId="66382874"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1285774C">
          <v:rect id="_x0000_i1580" style="width:0;height:.75pt" o:hralign="left" o:hrstd="t" o:hrnoshade="t" o:hr="t" fillcolor="#d4d4d4" stroked="f"/>
        </w:pict>
      </w:r>
    </w:p>
    <w:p w14:paraId="1374DBE3"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19) Which method of the Arrays class can be used to search a specific element in an array?</w:t>
      </w:r>
    </w:p>
    <w:p w14:paraId="05243C9B"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The </w:t>
      </w:r>
      <w:proofErr w:type="spellStart"/>
      <w:proofErr w:type="gramStart"/>
      <w:r w:rsidRPr="0044333E">
        <w:rPr>
          <w:rFonts w:ascii="Segoe UI" w:eastAsia="Times New Roman" w:hAnsi="Segoe UI" w:cs="Segoe UI"/>
          <w:color w:val="333333"/>
          <w:kern w:val="0"/>
          <w:sz w:val="24"/>
          <w:szCs w:val="24"/>
          <w14:ligatures w14:val="none"/>
        </w:rPr>
        <w:t>binarySearch</w:t>
      </w:r>
      <w:proofErr w:type="spellEnd"/>
      <w:r w:rsidRPr="0044333E">
        <w:rPr>
          <w:rFonts w:ascii="Segoe UI" w:eastAsia="Times New Roman" w:hAnsi="Segoe UI" w:cs="Segoe UI"/>
          <w:color w:val="333333"/>
          <w:kern w:val="0"/>
          <w:sz w:val="24"/>
          <w:szCs w:val="24"/>
          <w14:ligatures w14:val="none"/>
        </w:rPr>
        <w:t>(</w:t>
      </w:r>
      <w:proofErr w:type="gramEnd"/>
      <w:r w:rsidRPr="0044333E">
        <w:rPr>
          <w:rFonts w:ascii="Segoe UI" w:eastAsia="Times New Roman" w:hAnsi="Segoe UI" w:cs="Segoe UI"/>
          <w:color w:val="333333"/>
          <w:kern w:val="0"/>
          <w:sz w:val="24"/>
          <w:szCs w:val="24"/>
          <w14:ligatures w14:val="none"/>
        </w:rPr>
        <w:t>) method of the Arrays class is used to search a specific element in an array. The method uses the binary search algorithm. The array must be in natural ordering before making this call. It is the simplest and most efficient method to find an element in a sorted array.</w:t>
      </w:r>
    </w:p>
    <w:p w14:paraId="5A35AF11"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253E5648">
          <v:rect id="_x0000_i1581" style="width:0;height:.75pt" o:hralign="left" o:hrstd="t" o:hrnoshade="t" o:hr="t" fillcolor="#d4d4d4" stroked="f"/>
        </w:pict>
      </w:r>
    </w:p>
    <w:p w14:paraId="588A182F"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20) How to retrieve the class name of an array?</w:t>
      </w:r>
    </w:p>
    <w:p w14:paraId="44CEAA53"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An array is an object. From the object we can retrieve the class name. We invoke the </w:t>
      </w:r>
      <w:proofErr w:type="spellStart"/>
      <w:proofErr w:type="gramStart"/>
      <w:r w:rsidRPr="0044333E">
        <w:rPr>
          <w:rFonts w:ascii="Segoe UI" w:eastAsia="Times New Roman" w:hAnsi="Segoe UI" w:cs="Segoe UI"/>
          <w:color w:val="333333"/>
          <w:kern w:val="0"/>
          <w:sz w:val="24"/>
          <w:szCs w:val="24"/>
          <w14:ligatures w14:val="none"/>
        </w:rPr>
        <w:t>getClass</w:t>
      </w:r>
      <w:proofErr w:type="spellEnd"/>
      <w:r w:rsidRPr="0044333E">
        <w:rPr>
          <w:rFonts w:ascii="Segoe UI" w:eastAsia="Times New Roman" w:hAnsi="Segoe UI" w:cs="Segoe UI"/>
          <w:color w:val="333333"/>
          <w:kern w:val="0"/>
          <w:sz w:val="24"/>
          <w:szCs w:val="24"/>
          <w14:ligatures w14:val="none"/>
        </w:rPr>
        <w:t>(</w:t>
      </w:r>
      <w:proofErr w:type="gramEnd"/>
      <w:r w:rsidRPr="0044333E">
        <w:rPr>
          <w:rFonts w:ascii="Segoe UI" w:eastAsia="Times New Roman" w:hAnsi="Segoe UI" w:cs="Segoe UI"/>
          <w:color w:val="333333"/>
          <w:kern w:val="0"/>
          <w:sz w:val="24"/>
          <w:szCs w:val="24"/>
          <w14:ligatures w14:val="none"/>
        </w:rPr>
        <w:t xml:space="preserve">) and </w:t>
      </w:r>
      <w:proofErr w:type="spellStart"/>
      <w:r w:rsidRPr="0044333E">
        <w:rPr>
          <w:rFonts w:ascii="Segoe UI" w:eastAsia="Times New Roman" w:hAnsi="Segoe UI" w:cs="Segoe UI"/>
          <w:color w:val="333333"/>
          <w:kern w:val="0"/>
          <w:sz w:val="24"/>
          <w:szCs w:val="24"/>
          <w14:ligatures w14:val="none"/>
        </w:rPr>
        <w:t>getName</w:t>
      </w:r>
      <w:proofErr w:type="spellEnd"/>
      <w:r w:rsidRPr="0044333E">
        <w:rPr>
          <w:rFonts w:ascii="Segoe UI" w:eastAsia="Times New Roman" w:hAnsi="Segoe UI" w:cs="Segoe UI"/>
          <w:color w:val="333333"/>
          <w:kern w:val="0"/>
          <w:sz w:val="24"/>
          <w:szCs w:val="24"/>
          <w14:ligatures w14:val="none"/>
        </w:rPr>
        <w:t xml:space="preserve">() method that retrieves the class name of an array. The </w:t>
      </w:r>
      <w:proofErr w:type="spellStart"/>
      <w:proofErr w:type="gramStart"/>
      <w:r w:rsidRPr="0044333E">
        <w:rPr>
          <w:rFonts w:ascii="Segoe UI" w:eastAsia="Times New Roman" w:hAnsi="Segoe UI" w:cs="Segoe UI"/>
          <w:color w:val="333333"/>
          <w:kern w:val="0"/>
          <w:sz w:val="24"/>
          <w:szCs w:val="24"/>
          <w14:ligatures w14:val="none"/>
        </w:rPr>
        <w:t>getClass</w:t>
      </w:r>
      <w:proofErr w:type="spellEnd"/>
      <w:r w:rsidRPr="0044333E">
        <w:rPr>
          <w:rFonts w:ascii="Segoe UI" w:eastAsia="Times New Roman" w:hAnsi="Segoe UI" w:cs="Segoe UI"/>
          <w:color w:val="333333"/>
          <w:kern w:val="0"/>
          <w:sz w:val="24"/>
          <w:szCs w:val="24"/>
          <w14:ligatures w14:val="none"/>
        </w:rPr>
        <w:t>(</w:t>
      </w:r>
      <w:proofErr w:type="gramEnd"/>
      <w:r w:rsidRPr="0044333E">
        <w:rPr>
          <w:rFonts w:ascii="Segoe UI" w:eastAsia="Times New Roman" w:hAnsi="Segoe UI" w:cs="Segoe UI"/>
          <w:color w:val="333333"/>
          <w:kern w:val="0"/>
          <w:sz w:val="24"/>
          <w:szCs w:val="24"/>
          <w14:ligatures w14:val="none"/>
        </w:rPr>
        <w:t xml:space="preserve">) is the method of the Object class that returns the runtime class of the object. While the </w:t>
      </w:r>
      <w:proofErr w:type="spellStart"/>
      <w:proofErr w:type="gramStart"/>
      <w:r w:rsidRPr="0044333E">
        <w:rPr>
          <w:rFonts w:ascii="Segoe UI" w:eastAsia="Times New Roman" w:hAnsi="Segoe UI" w:cs="Segoe UI"/>
          <w:color w:val="333333"/>
          <w:kern w:val="0"/>
          <w:sz w:val="24"/>
          <w:szCs w:val="24"/>
          <w14:ligatures w14:val="none"/>
        </w:rPr>
        <w:t>getName</w:t>
      </w:r>
      <w:proofErr w:type="spellEnd"/>
      <w:r w:rsidRPr="0044333E">
        <w:rPr>
          <w:rFonts w:ascii="Segoe UI" w:eastAsia="Times New Roman" w:hAnsi="Segoe UI" w:cs="Segoe UI"/>
          <w:color w:val="333333"/>
          <w:kern w:val="0"/>
          <w:sz w:val="24"/>
          <w:szCs w:val="24"/>
          <w14:ligatures w14:val="none"/>
        </w:rPr>
        <w:t>(</w:t>
      </w:r>
      <w:proofErr w:type="gramEnd"/>
      <w:r w:rsidRPr="0044333E">
        <w:rPr>
          <w:rFonts w:ascii="Segoe UI" w:eastAsia="Times New Roman" w:hAnsi="Segoe UI" w:cs="Segoe UI"/>
          <w:color w:val="333333"/>
          <w:kern w:val="0"/>
          <w:sz w:val="24"/>
          <w:szCs w:val="24"/>
          <w14:ligatures w14:val="none"/>
        </w:rPr>
        <w:t xml:space="preserve">) is the method of the Class </w:t>
      </w:r>
      <w:proofErr w:type="spellStart"/>
      <w:r w:rsidRPr="0044333E">
        <w:rPr>
          <w:rFonts w:ascii="Segoe UI" w:eastAsia="Times New Roman" w:hAnsi="Segoe UI" w:cs="Segoe UI"/>
          <w:color w:val="333333"/>
          <w:kern w:val="0"/>
          <w:sz w:val="24"/>
          <w:szCs w:val="24"/>
          <w14:ligatures w14:val="none"/>
        </w:rPr>
        <w:t>class</w:t>
      </w:r>
      <w:proofErr w:type="spellEnd"/>
      <w:r w:rsidRPr="0044333E">
        <w:rPr>
          <w:rFonts w:ascii="Segoe UI" w:eastAsia="Times New Roman" w:hAnsi="Segoe UI" w:cs="Segoe UI"/>
          <w:color w:val="333333"/>
          <w:kern w:val="0"/>
          <w:sz w:val="24"/>
          <w:szCs w:val="24"/>
          <w14:ligatures w14:val="none"/>
        </w:rPr>
        <w:t xml:space="preserve"> that returns the name of the class/array class.</w:t>
      </w:r>
    </w:p>
    <w:p w14:paraId="47691788"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6380E06C">
          <v:rect id="_x0000_i1582" style="width:0;height:.75pt" o:hralign="left" o:hrstd="t" o:hrnoshade="t" o:hr="t" fillcolor="#d4d4d4" stroked="f"/>
        </w:pict>
      </w:r>
    </w:p>
    <w:p w14:paraId="25B88D08"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 xml:space="preserve">21) What is the difference between Array and </w:t>
      </w:r>
      <w:proofErr w:type="spellStart"/>
      <w:r w:rsidRPr="0044333E">
        <w:rPr>
          <w:rFonts w:ascii="Helvetica" w:eastAsia="Times New Roman" w:hAnsi="Helvetica" w:cs="Times New Roman"/>
          <w:color w:val="610B4B"/>
          <w:kern w:val="0"/>
          <w:sz w:val="32"/>
          <w:szCs w:val="32"/>
          <w14:ligatures w14:val="none"/>
        </w:rPr>
        <w:t>ArrayList</w:t>
      </w:r>
      <w:proofErr w:type="spellEnd"/>
      <w:r w:rsidRPr="0044333E">
        <w:rPr>
          <w:rFonts w:ascii="Helvetica" w:eastAsia="Times New Roman" w:hAnsi="Helvetica" w:cs="Times New Roman"/>
          <w:color w:val="610B4B"/>
          <w:kern w:val="0"/>
          <w:sz w:val="32"/>
          <w:szCs w:val="32"/>
          <w14:ligatures w14:val="none"/>
        </w:rPr>
        <w:t>?</w:t>
      </w:r>
    </w:p>
    <w:p w14:paraId="34073077"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b/>
          <w:bCs/>
          <w:color w:val="333333"/>
          <w:kern w:val="0"/>
          <w:sz w:val="24"/>
          <w:szCs w:val="24"/>
          <w14:ligatures w14:val="none"/>
        </w:rPr>
        <w:t>Array:</w:t>
      </w:r>
      <w:r w:rsidRPr="0044333E">
        <w:rPr>
          <w:rFonts w:ascii="Segoe UI" w:eastAsia="Times New Roman" w:hAnsi="Segoe UI" w:cs="Segoe UI"/>
          <w:color w:val="333333"/>
          <w:kern w:val="0"/>
          <w:sz w:val="24"/>
          <w:szCs w:val="24"/>
          <w14:ligatures w14:val="none"/>
        </w:rPr>
        <w:t> Array is static. It is of fixed size. Its size cannot be changed once it is declared. It contains both primitive data types and objects of a class. Array does not have generic features.</w:t>
      </w:r>
    </w:p>
    <w:p w14:paraId="12DB26CA"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proofErr w:type="spellStart"/>
      <w:r w:rsidRPr="0044333E">
        <w:rPr>
          <w:rFonts w:ascii="Segoe UI" w:eastAsia="Times New Roman" w:hAnsi="Segoe UI" w:cs="Segoe UI"/>
          <w:b/>
          <w:bCs/>
          <w:color w:val="333333"/>
          <w:kern w:val="0"/>
          <w:sz w:val="24"/>
          <w:szCs w:val="24"/>
          <w14:ligatures w14:val="none"/>
        </w:rPr>
        <w:t>ArrayList</w:t>
      </w:r>
      <w:proofErr w:type="spellEnd"/>
      <w:r w:rsidRPr="0044333E">
        <w:rPr>
          <w:rFonts w:ascii="Segoe UI" w:eastAsia="Times New Roman" w:hAnsi="Segoe UI" w:cs="Segoe UI"/>
          <w:b/>
          <w:bCs/>
          <w:color w:val="333333"/>
          <w:kern w:val="0"/>
          <w:sz w:val="24"/>
          <w:szCs w:val="24"/>
          <w14:ligatures w14:val="none"/>
        </w:rPr>
        <w:t>:</w:t>
      </w:r>
      <w:r w:rsidRPr="0044333E">
        <w:rPr>
          <w:rFonts w:ascii="Segoe UI" w:eastAsia="Times New Roman" w:hAnsi="Segoe UI" w:cs="Segoe UI"/>
          <w:color w:val="333333"/>
          <w:kern w:val="0"/>
          <w:sz w:val="24"/>
          <w:szCs w:val="24"/>
          <w14:ligatures w14:val="none"/>
        </w:rPr>
        <w:t> </w:t>
      </w:r>
      <w:proofErr w:type="spellStart"/>
      <w:r w:rsidRPr="0044333E">
        <w:rPr>
          <w:rFonts w:ascii="Segoe UI" w:eastAsia="Times New Roman" w:hAnsi="Segoe UI" w:cs="Segoe UI"/>
          <w:color w:val="333333"/>
          <w:kern w:val="0"/>
          <w:sz w:val="24"/>
          <w:szCs w:val="24"/>
          <w14:ligatures w14:val="none"/>
        </w:rPr>
        <w:t>ArrayList</w:t>
      </w:r>
      <w:proofErr w:type="spellEnd"/>
      <w:r w:rsidRPr="0044333E">
        <w:rPr>
          <w:rFonts w:ascii="Segoe UI" w:eastAsia="Times New Roman" w:hAnsi="Segoe UI" w:cs="Segoe UI"/>
          <w:color w:val="333333"/>
          <w:kern w:val="0"/>
          <w:sz w:val="24"/>
          <w:szCs w:val="24"/>
          <w14:ligatures w14:val="none"/>
        </w:rPr>
        <w:t xml:space="preserve"> is dynamic in size. Its size or capacity automatically grows when we add element into it. It contains only the object entries. It has a generic feature.</w:t>
      </w:r>
    </w:p>
    <w:p w14:paraId="7C6BD9E3"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622E6806">
          <v:rect id="_x0000_i1583" style="width:0;height:.75pt" o:hralign="left" o:hrstd="t" o:hrnoshade="t" o:hr="t" fillcolor="#d4d4d4" stroked="f"/>
        </w:pict>
      </w:r>
    </w:p>
    <w:p w14:paraId="5092D6BF"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22) How can we check an array contains values or not?</w:t>
      </w:r>
    </w:p>
    <w:p w14:paraId="2C452BD7"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lastRenderedPageBreak/>
        <w:t xml:space="preserve">Java Arrays class provides two methods </w:t>
      </w:r>
      <w:proofErr w:type="spellStart"/>
      <w:proofErr w:type="gramStart"/>
      <w:r w:rsidRPr="0044333E">
        <w:rPr>
          <w:rFonts w:ascii="Segoe UI" w:eastAsia="Times New Roman" w:hAnsi="Segoe UI" w:cs="Segoe UI"/>
          <w:color w:val="333333"/>
          <w:kern w:val="0"/>
          <w:sz w:val="24"/>
          <w:szCs w:val="24"/>
          <w14:ligatures w14:val="none"/>
        </w:rPr>
        <w:t>isExists</w:t>
      </w:r>
      <w:proofErr w:type="spellEnd"/>
      <w:r w:rsidRPr="0044333E">
        <w:rPr>
          <w:rFonts w:ascii="Segoe UI" w:eastAsia="Times New Roman" w:hAnsi="Segoe UI" w:cs="Segoe UI"/>
          <w:color w:val="333333"/>
          <w:kern w:val="0"/>
          <w:sz w:val="24"/>
          <w:szCs w:val="24"/>
          <w14:ligatures w14:val="none"/>
        </w:rPr>
        <w:t>(</w:t>
      </w:r>
      <w:proofErr w:type="gramEnd"/>
      <w:r w:rsidRPr="0044333E">
        <w:rPr>
          <w:rFonts w:ascii="Segoe UI" w:eastAsia="Times New Roman" w:hAnsi="Segoe UI" w:cs="Segoe UI"/>
          <w:color w:val="333333"/>
          <w:kern w:val="0"/>
          <w:sz w:val="24"/>
          <w:szCs w:val="24"/>
          <w14:ligatures w14:val="none"/>
        </w:rPr>
        <w:t>) and contains() to check an array has elements or not. Both the methods return true if an array has elements else returns false.</w:t>
      </w:r>
    </w:p>
    <w:p w14:paraId="74AF9166"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29599163">
          <v:rect id="_x0000_i1584" style="width:0;height:.75pt" o:hralign="left" o:hrstd="t" o:hrnoshade="t" o:hr="t" fillcolor="#d4d4d4" stroked="f"/>
        </w:pict>
      </w:r>
    </w:p>
    <w:p w14:paraId="0E69DC09"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 xml:space="preserve">23) What is the equilibrium index of an array also </w:t>
      </w:r>
      <w:proofErr w:type="gramStart"/>
      <w:r w:rsidRPr="0044333E">
        <w:rPr>
          <w:rFonts w:ascii="Helvetica" w:eastAsia="Times New Roman" w:hAnsi="Helvetica" w:cs="Times New Roman"/>
          <w:color w:val="610B4B"/>
          <w:kern w:val="0"/>
          <w:sz w:val="32"/>
          <w:szCs w:val="32"/>
          <w14:ligatures w14:val="none"/>
        </w:rPr>
        <w:t>give</w:t>
      </w:r>
      <w:proofErr w:type="gramEnd"/>
      <w:r w:rsidRPr="0044333E">
        <w:rPr>
          <w:rFonts w:ascii="Helvetica" w:eastAsia="Times New Roman" w:hAnsi="Helvetica" w:cs="Times New Roman"/>
          <w:color w:val="610B4B"/>
          <w:kern w:val="0"/>
          <w:sz w:val="32"/>
          <w:szCs w:val="32"/>
          <w14:ligatures w14:val="none"/>
        </w:rPr>
        <w:t xml:space="preserve"> an example?</w:t>
      </w:r>
    </w:p>
    <w:p w14:paraId="0E2B00FE"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If the sum of lower indices is equal to the sum of higher indices is called an equilibrium index of an array. For example, consider the following array: [-7, 1, 5, 2, -4, 3, 0], where:</w:t>
      </w:r>
    </w:p>
    <w:p w14:paraId="22D1BAD6"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proofErr w:type="gramStart"/>
      <w:r w:rsidRPr="0044333E">
        <w:rPr>
          <w:rFonts w:ascii="Segoe UI" w:eastAsia="Times New Roman" w:hAnsi="Segoe UI" w:cs="Segoe UI"/>
          <w:color w:val="333333"/>
          <w:kern w:val="0"/>
          <w:sz w:val="24"/>
          <w:szCs w:val="24"/>
          <w14:ligatures w14:val="none"/>
        </w:rPr>
        <w:t>a[</w:t>
      </w:r>
      <w:proofErr w:type="gramEnd"/>
      <w:r w:rsidRPr="0044333E">
        <w:rPr>
          <w:rFonts w:ascii="Segoe UI" w:eastAsia="Times New Roman" w:hAnsi="Segoe UI" w:cs="Segoe UI"/>
          <w:color w:val="333333"/>
          <w:kern w:val="0"/>
          <w:sz w:val="24"/>
          <w:szCs w:val="24"/>
          <w14:ligatures w14:val="none"/>
        </w:rPr>
        <w:t>0]=-7, a[1]=1, a[2]=5, a[3]=2, a[4]=-4, a[5]=3, a[6]=0</w:t>
      </w:r>
    </w:p>
    <w:p w14:paraId="62F95DCF"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Let's find the equilibrium index. According to the definition:</w:t>
      </w:r>
    </w:p>
    <w:p w14:paraId="1390C5A3"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The sum of lower indices is = a[</w:t>
      </w:r>
      <w:proofErr w:type="gramStart"/>
      <w:r w:rsidRPr="0044333E">
        <w:rPr>
          <w:rFonts w:ascii="Segoe UI" w:eastAsia="Times New Roman" w:hAnsi="Segoe UI" w:cs="Segoe UI"/>
          <w:color w:val="333333"/>
          <w:kern w:val="0"/>
          <w:sz w:val="24"/>
          <w:szCs w:val="24"/>
          <w14:ligatures w14:val="none"/>
        </w:rPr>
        <w:t>0]+</w:t>
      </w:r>
      <w:proofErr w:type="gramEnd"/>
      <w:r w:rsidRPr="0044333E">
        <w:rPr>
          <w:rFonts w:ascii="Segoe UI" w:eastAsia="Times New Roman" w:hAnsi="Segoe UI" w:cs="Segoe UI"/>
          <w:color w:val="333333"/>
          <w:kern w:val="0"/>
          <w:sz w:val="24"/>
          <w:szCs w:val="24"/>
          <w14:ligatures w14:val="none"/>
        </w:rPr>
        <w:t>a[1]+a[2] = -7+1+5 = -1</w:t>
      </w:r>
    </w:p>
    <w:p w14:paraId="33FAC639"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The sum of higher indices is = a[</w:t>
      </w:r>
      <w:proofErr w:type="gramStart"/>
      <w:r w:rsidRPr="0044333E">
        <w:rPr>
          <w:rFonts w:ascii="Segoe UI" w:eastAsia="Times New Roman" w:hAnsi="Segoe UI" w:cs="Segoe UI"/>
          <w:color w:val="333333"/>
          <w:kern w:val="0"/>
          <w:sz w:val="24"/>
          <w:szCs w:val="24"/>
          <w14:ligatures w14:val="none"/>
        </w:rPr>
        <w:t>4]+</w:t>
      </w:r>
      <w:proofErr w:type="gramEnd"/>
      <w:r w:rsidRPr="0044333E">
        <w:rPr>
          <w:rFonts w:ascii="Segoe UI" w:eastAsia="Times New Roman" w:hAnsi="Segoe UI" w:cs="Segoe UI"/>
          <w:color w:val="333333"/>
          <w:kern w:val="0"/>
          <w:sz w:val="24"/>
          <w:szCs w:val="24"/>
          <w14:ligatures w14:val="none"/>
        </w:rPr>
        <w:t>a[5]+a[6] = -4+3+0 = -1</w:t>
      </w:r>
    </w:p>
    <w:p w14:paraId="3693418A"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We observe that the sum of lower indices is equal to the sum of higher indices. Hence, the equilibrium index is 3.</w:t>
      </w:r>
    </w:p>
    <w:p w14:paraId="4A4613E3"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 xml:space="preserve">In the above array, 6 is also an equilibrium index because the sum of </w:t>
      </w:r>
      <w:proofErr w:type="gramStart"/>
      <w:r w:rsidRPr="0044333E">
        <w:rPr>
          <w:rFonts w:ascii="Segoe UI" w:eastAsia="Times New Roman" w:hAnsi="Segoe UI" w:cs="Segoe UI"/>
          <w:color w:val="333333"/>
          <w:kern w:val="0"/>
          <w:sz w:val="24"/>
          <w:szCs w:val="24"/>
          <w14:ligatures w14:val="none"/>
        </w:rPr>
        <w:t>a[</w:t>
      </w:r>
      <w:proofErr w:type="gramEnd"/>
      <w:r w:rsidRPr="0044333E">
        <w:rPr>
          <w:rFonts w:ascii="Segoe UI" w:eastAsia="Times New Roman" w:hAnsi="Segoe UI" w:cs="Segoe UI"/>
          <w:color w:val="333333"/>
          <w:kern w:val="0"/>
          <w:sz w:val="24"/>
          <w:szCs w:val="24"/>
          <w14:ligatures w14:val="none"/>
        </w:rPr>
        <w:t>0] to a[5] is 0, and the value of index a[6] is 0.</w:t>
      </w:r>
    </w:p>
    <w:p w14:paraId="7D75D39D"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6C2B4952">
          <v:rect id="_x0000_i1585" style="width:0;height:.75pt" o:hralign="left" o:hrstd="t" o:hrnoshade="t" o:hr="t" fillcolor="#d4d4d4" stroked="f"/>
        </w:pict>
      </w:r>
    </w:p>
    <w:p w14:paraId="2C441A4F"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 xml:space="preserve">24) What is </w:t>
      </w:r>
      <w:proofErr w:type="gramStart"/>
      <w:r w:rsidRPr="0044333E">
        <w:rPr>
          <w:rFonts w:ascii="Helvetica" w:eastAsia="Times New Roman" w:hAnsi="Helvetica" w:cs="Times New Roman"/>
          <w:color w:val="610B4B"/>
          <w:kern w:val="0"/>
          <w:sz w:val="32"/>
          <w:szCs w:val="32"/>
          <w14:ligatures w14:val="none"/>
        </w:rPr>
        <w:t>left-rotation</w:t>
      </w:r>
      <w:proofErr w:type="gramEnd"/>
      <w:r w:rsidRPr="0044333E">
        <w:rPr>
          <w:rFonts w:ascii="Helvetica" w:eastAsia="Times New Roman" w:hAnsi="Helvetica" w:cs="Times New Roman"/>
          <w:color w:val="610B4B"/>
          <w:kern w:val="0"/>
          <w:sz w:val="32"/>
          <w:szCs w:val="32"/>
          <w14:ligatures w14:val="none"/>
        </w:rPr>
        <w:t xml:space="preserve"> in an array?</w:t>
      </w:r>
    </w:p>
    <w:p w14:paraId="4BB20E4F"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proofErr w:type="gramStart"/>
      <w:r w:rsidRPr="0044333E">
        <w:rPr>
          <w:rFonts w:ascii="Segoe UI" w:eastAsia="Times New Roman" w:hAnsi="Segoe UI" w:cs="Segoe UI"/>
          <w:color w:val="333333"/>
          <w:kern w:val="0"/>
          <w:sz w:val="24"/>
          <w:szCs w:val="24"/>
          <w14:ligatures w14:val="none"/>
        </w:rPr>
        <w:t>Left-rotation</w:t>
      </w:r>
      <w:proofErr w:type="gramEnd"/>
      <w:r w:rsidRPr="0044333E">
        <w:rPr>
          <w:rFonts w:ascii="Segoe UI" w:eastAsia="Times New Roman" w:hAnsi="Segoe UI" w:cs="Segoe UI"/>
          <w:color w:val="333333"/>
          <w:kern w:val="0"/>
          <w:sz w:val="24"/>
          <w:szCs w:val="24"/>
          <w14:ligatures w14:val="none"/>
        </w:rPr>
        <w:t xml:space="preserve"> is an operation that can be performed over an array. In this operation, each element of an array shifts 1 unit to the left. Therefore, the lowest index's value moves to the highest index. We can perform any number of rotations over an array. It is also known as a circular array. Let's perform left-rotation twice over an array [7, 8, 9, 2, 5, 6].</w:t>
      </w:r>
    </w:p>
    <w:p w14:paraId="08DBBCBA"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color w:val="333333"/>
          <w:kern w:val="0"/>
          <w:sz w:val="24"/>
          <w:szCs w:val="24"/>
          <w14:ligatures w14:val="none"/>
        </w:rPr>
        <w:t>After one rotation, we get the array </w:t>
      </w:r>
      <w:r w:rsidRPr="0044333E">
        <w:rPr>
          <w:rFonts w:ascii="Segoe UI" w:eastAsia="Times New Roman" w:hAnsi="Segoe UI" w:cs="Segoe UI"/>
          <w:b/>
          <w:bCs/>
          <w:color w:val="333333"/>
          <w:kern w:val="0"/>
          <w:sz w:val="24"/>
          <w:szCs w:val="24"/>
          <w14:ligatures w14:val="none"/>
        </w:rPr>
        <w:t>[8, 9, 2, 5, 6, 7],</w:t>
      </w:r>
      <w:r w:rsidRPr="0044333E">
        <w:rPr>
          <w:rFonts w:ascii="Segoe UI" w:eastAsia="Times New Roman" w:hAnsi="Segoe UI" w:cs="Segoe UI"/>
          <w:color w:val="333333"/>
          <w:kern w:val="0"/>
          <w:sz w:val="24"/>
          <w:szCs w:val="24"/>
          <w14:ligatures w14:val="none"/>
        </w:rPr>
        <w:t> after the second rotation, we get </w:t>
      </w:r>
      <w:r w:rsidRPr="0044333E">
        <w:rPr>
          <w:rFonts w:ascii="Segoe UI" w:eastAsia="Times New Roman" w:hAnsi="Segoe UI" w:cs="Segoe UI"/>
          <w:b/>
          <w:bCs/>
          <w:color w:val="333333"/>
          <w:kern w:val="0"/>
          <w:sz w:val="24"/>
          <w:szCs w:val="24"/>
          <w14:ligatures w14:val="none"/>
        </w:rPr>
        <w:t>[9, 2, 5, 6, 8]</w:t>
      </w:r>
      <w:r w:rsidRPr="0044333E">
        <w:rPr>
          <w:rFonts w:ascii="Segoe UI" w:eastAsia="Times New Roman" w:hAnsi="Segoe UI" w:cs="Segoe UI"/>
          <w:color w:val="333333"/>
          <w:kern w:val="0"/>
          <w:sz w:val="24"/>
          <w:szCs w:val="24"/>
          <w14:ligatures w14:val="none"/>
        </w:rPr>
        <w:t>.</w:t>
      </w:r>
    </w:p>
    <w:p w14:paraId="70E3DEBE" w14:textId="77777777" w:rsidR="0044333E" w:rsidRPr="0044333E" w:rsidRDefault="0044333E" w:rsidP="0044333E">
      <w:pPr>
        <w:spacing w:after="0" w:line="240" w:lineRule="auto"/>
        <w:rPr>
          <w:rFonts w:ascii="Times New Roman" w:eastAsia="Times New Roman" w:hAnsi="Times New Roman" w:cs="Times New Roman"/>
          <w:kern w:val="0"/>
          <w:sz w:val="24"/>
          <w:szCs w:val="24"/>
          <w14:ligatures w14:val="none"/>
        </w:rPr>
      </w:pPr>
      <w:r w:rsidRPr="0044333E">
        <w:rPr>
          <w:rFonts w:ascii="Times New Roman" w:eastAsia="Times New Roman" w:hAnsi="Times New Roman" w:cs="Times New Roman"/>
          <w:kern w:val="0"/>
          <w:sz w:val="24"/>
          <w:szCs w:val="24"/>
          <w14:ligatures w14:val="none"/>
        </w:rPr>
        <w:pict w14:anchorId="53A8BE22">
          <v:rect id="_x0000_i1586" style="width:0;height:.75pt" o:hralign="left" o:hrstd="t" o:hrnoshade="t" o:hr="t" fillcolor="#d4d4d4" stroked="f"/>
        </w:pict>
      </w:r>
    </w:p>
    <w:p w14:paraId="70E5218C" w14:textId="77777777" w:rsidR="0044333E" w:rsidRPr="0044333E" w:rsidRDefault="0044333E" w:rsidP="0044333E">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44333E">
        <w:rPr>
          <w:rFonts w:ascii="Helvetica" w:eastAsia="Times New Roman" w:hAnsi="Helvetica" w:cs="Times New Roman"/>
          <w:color w:val="610B4B"/>
          <w:kern w:val="0"/>
          <w:sz w:val="32"/>
          <w:szCs w:val="32"/>
          <w14:ligatures w14:val="none"/>
        </w:rPr>
        <w:t>25) what are the advantages and disadvantages of an array?</w:t>
      </w:r>
    </w:p>
    <w:p w14:paraId="2144E1E3"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b/>
          <w:bCs/>
          <w:color w:val="333333"/>
          <w:kern w:val="0"/>
          <w:sz w:val="24"/>
          <w:szCs w:val="24"/>
          <w14:ligatures w14:val="none"/>
        </w:rPr>
        <w:t>Advantages of Array</w:t>
      </w:r>
    </w:p>
    <w:p w14:paraId="6A9A75D6" w14:textId="77777777" w:rsidR="0044333E" w:rsidRPr="0044333E" w:rsidRDefault="0044333E" w:rsidP="0044333E">
      <w:pPr>
        <w:numPr>
          <w:ilvl w:val="0"/>
          <w:numId w:val="25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lastRenderedPageBreak/>
        <w:t>We can store multiple elements of the same type under a single variable.</w:t>
      </w:r>
    </w:p>
    <w:p w14:paraId="42A791AC" w14:textId="77777777" w:rsidR="0044333E" w:rsidRPr="0044333E" w:rsidRDefault="0044333E" w:rsidP="0044333E">
      <w:pPr>
        <w:numPr>
          <w:ilvl w:val="0"/>
          <w:numId w:val="25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We can implement other data structures such as Stack, Queue, Tree, etc. with the help of an array.</w:t>
      </w:r>
    </w:p>
    <w:p w14:paraId="318C41C9" w14:textId="77777777" w:rsidR="0044333E" w:rsidRPr="0044333E" w:rsidRDefault="0044333E" w:rsidP="0044333E">
      <w:pPr>
        <w:numPr>
          <w:ilvl w:val="0"/>
          <w:numId w:val="25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We can fetch data elements using the index at run time.</w:t>
      </w:r>
    </w:p>
    <w:p w14:paraId="6CC48EBD" w14:textId="77777777" w:rsidR="0044333E" w:rsidRPr="0044333E" w:rsidRDefault="0044333E" w:rsidP="0044333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44333E">
        <w:rPr>
          <w:rFonts w:ascii="Segoe UI" w:eastAsia="Times New Roman" w:hAnsi="Segoe UI" w:cs="Segoe UI"/>
          <w:b/>
          <w:bCs/>
          <w:color w:val="333333"/>
          <w:kern w:val="0"/>
          <w:sz w:val="24"/>
          <w:szCs w:val="24"/>
          <w14:ligatures w14:val="none"/>
        </w:rPr>
        <w:t>Disadvantages of Array</w:t>
      </w:r>
    </w:p>
    <w:p w14:paraId="4BA4D6E1" w14:textId="77777777" w:rsidR="0044333E" w:rsidRPr="0044333E" w:rsidRDefault="0044333E" w:rsidP="0044333E">
      <w:pPr>
        <w:numPr>
          <w:ilvl w:val="0"/>
          <w:numId w:val="259"/>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Before using an array, it is mandatory to declare its size.</w:t>
      </w:r>
    </w:p>
    <w:p w14:paraId="0DD45713" w14:textId="77777777" w:rsidR="0044333E" w:rsidRPr="0044333E" w:rsidRDefault="0044333E" w:rsidP="0044333E">
      <w:pPr>
        <w:numPr>
          <w:ilvl w:val="0"/>
          <w:numId w:val="259"/>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It is a static structure, so we cannot increase or decreases memory allocation.</w:t>
      </w:r>
    </w:p>
    <w:p w14:paraId="261D2582" w14:textId="77777777" w:rsidR="0044333E" w:rsidRPr="0044333E" w:rsidRDefault="0044333E" w:rsidP="0044333E">
      <w:pPr>
        <w:numPr>
          <w:ilvl w:val="0"/>
          <w:numId w:val="259"/>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Insertion and deletion operations are difficult because elements stored at the contiguous memory location. It also increases the cost.</w:t>
      </w:r>
    </w:p>
    <w:p w14:paraId="4734A925" w14:textId="77777777" w:rsidR="0044333E" w:rsidRPr="0044333E" w:rsidRDefault="0044333E" w:rsidP="0044333E">
      <w:pPr>
        <w:numPr>
          <w:ilvl w:val="0"/>
          <w:numId w:val="259"/>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4333E">
        <w:rPr>
          <w:rFonts w:ascii="Segoe UI" w:eastAsia="Times New Roman" w:hAnsi="Segoe UI" w:cs="Segoe UI"/>
          <w:color w:val="000000"/>
          <w:kern w:val="0"/>
          <w:sz w:val="24"/>
          <w:szCs w:val="24"/>
          <w14:ligatures w14:val="none"/>
        </w:rPr>
        <w:t>Allocate more memory than required is the wastage of memory.</w:t>
      </w:r>
    </w:p>
    <w:p w14:paraId="35D493A9" w14:textId="36724DFC" w:rsidR="0044333E" w:rsidRDefault="0044333E" w:rsidP="0044333E">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Encapsulation</w:t>
      </w:r>
    </w:p>
    <w:p w14:paraId="2CA19AE6"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1. What is Encapsulation in Java? Why is it called Data hiding?</w:t>
      </w:r>
    </w:p>
    <w:p w14:paraId="4EC02379"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Ans: The process of binding data and corresponding methods (behavior) together into a single unit is called encapsulation in Java.</w:t>
      </w:r>
    </w:p>
    <w:p w14:paraId="3C1DC275"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In other words, encapsulation is a programming technique that binds the class members (variables and methods) together and prevents them from being accessed by other classes, thereby we can keep variables and methods safes from outside interference and misuse.</w:t>
      </w:r>
    </w:p>
    <w:p w14:paraId="5CB9D2C0"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 xml:space="preserve">If a field is declared private in the </w:t>
      </w:r>
      <w:proofErr w:type="gramStart"/>
      <w:r w:rsidRPr="0044333E">
        <w:rPr>
          <w:rFonts w:ascii="Segoe UI" w:eastAsia="Times New Roman" w:hAnsi="Segoe UI" w:cs="Segoe UI"/>
          <w:color w:val="000000"/>
          <w:kern w:val="0"/>
          <w:sz w:val="27"/>
          <w:szCs w:val="27"/>
          <w14:ligatures w14:val="none"/>
        </w:rPr>
        <w:t>class</w:t>
      </w:r>
      <w:proofErr w:type="gramEnd"/>
      <w:r w:rsidRPr="0044333E">
        <w:rPr>
          <w:rFonts w:ascii="Segoe UI" w:eastAsia="Times New Roman" w:hAnsi="Segoe UI" w:cs="Segoe UI"/>
          <w:color w:val="000000"/>
          <w:kern w:val="0"/>
          <w:sz w:val="27"/>
          <w:szCs w:val="27"/>
          <w14:ligatures w14:val="none"/>
        </w:rPr>
        <w:t xml:space="preserve"> then it cannot be accessed by anyone outside the class and hides the fields within the class. Therefore, Encapsulation is also called data hiding.</w:t>
      </w:r>
    </w:p>
    <w:p w14:paraId="5FD6FE31"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2. What are the important features of Encapsulation?</w:t>
      </w:r>
    </w:p>
    <w:p w14:paraId="55E293F6"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Ans: Encapsulation means combining the data of our application and its manipulation in one place. It allows the state of an object to be accessed and modified through behavior. It reduces the coupling of modules and increases the cohesion inside them.</w:t>
      </w:r>
    </w:p>
    <w:p w14:paraId="70532F5D"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3. What is the advantage of Encapsulation?</w:t>
      </w:r>
    </w:p>
    <w:p w14:paraId="424CEB4F"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Ans: There are the following advantages of encapsulation in Java. They are as follows:</w:t>
      </w:r>
    </w:p>
    <w:p w14:paraId="1BEC1E87" w14:textId="77777777" w:rsidR="0044333E" w:rsidRPr="0044333E" w:rsidRDefault="0044333E" w:rsidP="0044333E">
      <w:pPr>
        <w:numPr>
          <w:ilvl w:val="0"/>
          <w:numId w:val="260"/>
        </w:numPr>
        <w:shd w:val="clear" w:color="auto" w:fill="FFFFFF"/>
        <w:spacing w:after="0" w:line="240" w:lineRule="auto"/>
        <w:ind w:left="1440"/>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lastRenderedPageBreak/>
        <w:t xml:space="preserve">The encapsulated code is </w:t>
      </w:r>
      <w:proofErr w:type="gramStart"/>
      <w:r w:rsidRPr="0044333E">
        <w:rPr>
          <w:rFonts w:ascii="Segoe UI" w:eastAsia="Times New Roman" w:hAnsi="Segoe UI" w:cs="Segoe UI"/>
          <w:color w:val="000000"/>
          <w:kern w:val="0"/>
          <w:sz w:val="27"/>
          <w:szCs w:val="27"/>
          <w14:ligatures w14:val="none"/>
        </w:rPr>
        <w:t>more flexible and easy</w:t>
      </w:r>
      <w:proofErr w:type="gramEnd"/>
      <w:r w:rsidRPr="0044333E">
        <w:rPr>
          <w:rFonts w:ascii="Segoe UI" w:eastAsia="Times New Roman" w:hAnsi="Segoe UI" w:cs="Segoe UI"/>
          <w:color w:val="000000"/>
          <w:kern w:val="0"/>
          <w:sz w:val="27"/>
          <w:szCs w:val="27"/>
          <w14:ligatures w14:val="none"/>
        </w:rPr>
        <w:t xml:space="preserve"> to change with new requirements.</w:t>
      </w:r>
    </w:p>
    <w:p w14:paraId="4C5BD8F0" w14:textId="77777777" w:rsidR="0044333E" w:rsidRPr="0044333E" w:rsidRDefault="0044333E" w:rsidP="0044333E">
      <w:pPr>
        <w:numPr>
          <w:ilvl w:val="0"/>
          <w:numId w:val="260"/>
        </w:numPr>
        <w:shd w:val="clear" w:color="auto" w:fill="FFFFFF"/>
        <w:spacing w:after="0" w:line="240" w:lineRule="auto"/>
        <w:ind w:left="1440"/>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It prevents the other classes to access the private fields.</w:t>
      </w:r>
    </w:p>
    <w:p w14:paraId="7A9E5C5B" w14:textId="77777777" w:rsidR="0044333E" w:rsidRPr="0044333E" w:rsidRDefault="0044333E" w:rsidP="0044333E">
      <w:pPr>
        <w:numPr>
          <w:ilvl w:val="0"/>
          <w:numId w:val="260"/>
        </w:numPr>
        <w:shd w:val="clear" w:color="auto" w:fill="FFFFFF"/>
        <w:spacing w:after="0" w:line="240" w:lineRule="auto"/>
        <w:ind w:left="1440"/>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Encapsulation allows modifying implemented code without breaking other code who have implemented the code.</w:t>
      </w:r>
    </w:p>
    <w:p w14:paraId="284A01DA" w14:textId="77777777" w:rsidR="0044333E" w:rsidRPr="0044333E" w:rsidRDefault="0044333E" w:rsidP="0044333E">
      <w:pPr>
        <w:numPr>
          <w:ilvl w:val="0"/>
          <w:numId w:val="260"/>
        </w:numPr>
        <w:shd w:val="clear" w:color="auto" w:fill="FFFFFF"/>
        <w:spacing w:after="0" w:line="240" w:lineRule="auto"/>
        <w:ind w:left="1440"/>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It keeps the data and codes safe from external inheritance. Thus, Encapsulation helps to achieve security.</w:t>
      </w:r>
    </w:p>
    <w:p w14:paraId="3A35C629" w14:textId="77777777" w:rsidR="0044333E" w:rsidRPr="0044333E" w:rsidRDefault="0044333E" w:rsidP="0044333E">
      <w:pPr>
        <w:numPr>
          <w:ilvl w:val="0"/>
          <w:numId w:val="260"/>
        </w:numPr>
        <w:shd w:val="clear" w:color="auto" w:fill="FFFFFF"/>
        <w:spacing w:after="0" w:line="240" w:lineRule="auto"/>
        <w:ind w:left="1440"/>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It improves the maintainability of the application.</w:t>
      </w:r>
    </w:p>
    <w:p w14:paraId="3BFFF50D"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4. What are the main benefits of using encapsulation in Java?</w:t>
      </w:r>
    </w:p>
    <w:p w14:paraId="6568CB9D"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br/>
        <w:t>Ans: The main benefits of using encapsulation are:</w:t>
      </w:r>
    </w:p>
    <w:p w14:paraId="0058225A" w14:textId="77777777" w:rsidR="0044333E" w:rsidRPr="0044333E" w:rsidRDefault="0044333E" w:rsidP="0044333E">
      <w:pPr>
        <w:numPr>
          <w:ilvl w:val="0"/>
          <w:numId w:val="261"/>
        </w:numPr>
        <w:shd w:val="clear" w:color="auto" w:fill="FFFFFF"/>
        <w:spacing w:after="0" w:line="240" w:lineRule="auto"/>
        <w:ind w:left="1440"/>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The main benefit of encapsulation is the ability to modify the implemented code without breaking the others code who have implemented the code.</w:t>
      </w:r>
    </w:p>
    <w:p w14:paraId="502A81C7" w14:textId="77777777" w:rsidR="0044333E" w:rsidRPr="0044333E" w:rsidRDefault="0044333E" w:rsidP="0044333E">
      <w:pPr>
        <w:numPr>
          <w:ilvl w:val="0"/>
          <w:numId w:val="261"/>
        </w:numPr>
        <w:shd w:val="clear" w:color="auto" w:fill="FFFFFF"/>
        <w:spacing w:after="0" w:line="240" w:lineRule="auto"/>
        <w:ind w:left="1440"/>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It also provides us with maintainability, flexibility, and extensibility to our code.</w:t>
      </w:r>
    </w:p>
    <w:p w14:paraId="09C19A25" w14:textId="77777777" w:rsidR="0044333E" w:rsidRPr="0044333E" w:rsidRDefault="0044333E" w:rsidP="0044333E">
      <w:pPr>
        <w:numPr>
          <w:ilvl w:val="0"/>
          <w:numId w:val="261"/>
        </w:numPr>
        <w:shd w:val="clear" w:color="auto" w:fill="FFFFFF"/>
        <w:spacing w:after="0" w:line="240" w:lineRule="auto"/>
        <w:ind w:left="1440"/>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The fields of a class can be made read-only or write-only.</w:t>
      </w:r>
    </w:p>
    <w:p w14:paraId="6343400D" w14:textId="77777777" w:rsidR="0044333E" w:rsidRPr="0044333E" w:rsidRDefault="0044333E" w:rsidP="0044333E">
      <w:pPr>
        <w:numPr>
          <w:ilvl w:val="0"/>
          <w:numId w:val="261"/>
        </w:numPr>
        <w:shd w:val="clear" w:color="auto" w:fill="FFFFFF"/>
        <w:spacing w:after="0" w:line="240" w:lineRule="auto"/>
        <w:ind w:left="1440"/>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 class can have total control over what is stored in its fields.</w:t>
      </w:r>
    </w:p>
    <w:p w14:paraId="25FD1EEC"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5. How to achieve encapsulation in Java? Give an example.</w:t>
      </w:r>
    </w:p>
    <w:p w14:paraId="7A98024C"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Ans: There are two key points that should be kept in mind to achieve the encapsulation in Java. They are as follows:</w:t>
      </w:r>
    </w:p>
    <w:p w14:paraId="349D1126" w14:textId="77777777" w:rsidR="0044333E" w:rsidRPr="0044333E" w:rsidRDefault="0044333E" w:rsidP="0044333E">
      <w:pPr>
        <w:numPr>
          <w:ilvl w:val="0"/>
          <w:numId w:val="262"/>
        </w:numPr>
        <w:shd w:val="clear" w:color="auto" w:fill="FFFFFF"/>
        <w:spacing w:after="0" w:line="240" w:lineRule="auto"/>
        <w:ind w:left="1440"/>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Declare the variable of the class as private.</w:t>
      </w:r>
    </w:p>
    <w:p w14:paraId="08A7BC3E" w14:textId="77777777" w:rsidR="0044333E" w:rsidRPr="0044333E" w:rsidRDefault="0044333E" w:rsidP="0044333E">
      <w:pPr>
        <w:numPr>
          <w:ilvl w:val="0"/>
          <w:numId w:val="262"/>
        </w:numPr>
        <w:shd w:val="clear" w:color="auto" w:fill="FFFFFF"/>
        <w:spacing w:after="0" w:line="240" w:lineRule="auto"/>
        <w:ind w:left="1440"/>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Provide public setter and getter methods to modify the values of variables.</w:t>
      </w:r>
    </w:p>
    <w:p w14:paraId="25ED5D68"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Let’s understand it with the help of an example program.</w:t>
      </w:r>
    </w:p>
    <w:p w14:paraId="1E25322E"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public class </w:t>
      </w:r>
      <w:proofErr w:type="spellStart"/>
      <w:proofErr w:type="gramStart"/>
      <w:r w:rsidRPr="0044333E">
        <w:rPr>
          <w:rFonts w:ascii="inherit" w:eastAsia="Times New Roman" w:hAnsi="inherit" w:cs="Courier New"/>
          <w:color w:val="FFFFFF"/>
          <w:spacing w:val="12"/>
          <w:kern w:val="0"/>
          <w:sz w:val="26"/>
          <w:szCs w:val="26"/>
          <w14:ligatures w14:val="none"/>
        </w:rPr>
        <w:t>EncapsulationTest</w:t>
      </w:r>
      <w:proofErr w:type="spellEnd"/>
      <w:r w:rsidRPr="0044333E">
        <w:rPr>
          <w:rFonts w:ascii="inherit" w:eastAsia="Times New Roman" w:hAnsi="inherit" w:cs="Courier New"/>
          <w:color w:val="FFFFFF"/>
          <w:spacing w:val="12"/>
          <w:kern w:val="0"/>
          <w:sz w:val="26"/>
          <w:szCs w:val="26"/>
          <w14:ligatures w14:val="none"/>
        </w:rPr>
        <w:t>{</w:t>
      </w:r>
      <w:proofErr w:type="gramEnd"/>
    </w:p>
    <w:p w14:paraId="1402C88F"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private String </w:t>
      </w:r>
      <w:proofErr w:type="gramStart"/>
      <w:r w:rsidRPr="0044333E">
        <w:rPr>
          <w:rFonts w:ascii="inherit" w:eastAsia="Times New Roman" w:hAnsi="inherit" w:cs="Courier New"/>
          <w:color w:val="FFFFFF"/>
          <w:spacing w:val="12"/>
          <w:kern w:val="0"/>
          <w:sz w:val="26"/>
          <w:szCs w:val="26"/>
          <w14:ligatures w14:val="none"/>
        </w:rPr>
        <w:t>name;</w:t>
      </w:r>
      <w:proofErr w:type="gramEnd"/>
      <w:r w:rsidRPr="0044333E">
        <w:rPr>
          <w:rFonts w:ascii="inherit" w:eastAsia="Times New Roman" w:hAnsi="inherit" w:cs="Courier New"/>
          <w:color w:val="FFFFFF"/>
          <w:spacing w:val="12"/>
          <w:kern w:val="0"/>
          <w:sz w:val="26"/>
          <w:szCs w:val="26"/>
          <w14:ligatures w14:val="none"/>
        </w:rPr>
        <w:t xml:space="preserve"> </w:t>
      </w:r>
    </w:p>
    <w:p w14:paraId="49D4D21E"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private String </w:t>
      </w:r>
      <w:proofErr w:type="spellStart"/>
      <w:proofErr w:type="gramStart"/>
      <w:r w:rsidRPr="0044333E">
        <w:rPr>
          <w:rFonts w:ascii="inherit" w:eastAsia="Times New Roman" w:hAnsi="inherit" w:cs="Courier New"/>
          <w:color w:val="FFFFFF"/>
          <w:spacing w:val="12"/>
          <w:kern w:val="0"/>
          <w:sz w:val="26"/>
          <w:szCs w:val="26"/>
          <w14:ligatures w14:val="none"/>
        </w:rPr>
        <w:t>idNum</w:t>
      </w:r>
      <w:proofErr w:type="spellEnd"/>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xml:space="preserve"> </w:t>
      </w:r>
    </w:p>
    <w:p w14:paraId="048D9D46"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private int </w:t>
      </w:r>
      <w:proofErr w:type="gramStart"/>
      <w:r w:rsidRPr="0044333E">
        <w:rPr>
          <w:rFonts w:ascii="inherit" w:eastAsia="Times New Roman" w:hAnsi="inherit" w:cs="Courier New"/>
          <w:color w:val="FFFFFF"/>
          <w:spacing w:val="12"/>
          <w:kern w:val="0"/>
          <w:sz w:val="26"/>
          <w:szCs w:val="26"/>
          <w14:ligatures w14:val="none"/>
        </w:rPr>
        <w:t>age;</w:t>
      </w:r>
      <w:proofErr w:type="gramEnd"/>
      <w:r w:rsidRPr="0044333E">
        <w:rPr>
          <w:rFonts w:ascii="inherit" w:eastAsia="Times New Roman" w:hAnsi="inherit" w:cs="Courier New"/>
          <w:color w:val="FFFFFF"/>
          <w:spacing w:val="12"/>
          <w:kern w:val="0"/>
          <w:sz w:val="26"/>
          <w:szCs w:val="26"/>
          <w14:ligatures w14:val="none"/>
        </w:rPr>
        <w:t xml:space="preserve"> </w:t>
      </w:r>
    </w:p>
    <w:p w14:paraId="47D727C6"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p>
    <w:p w14:paraId="241DAA41"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public int </w:t>
      </w:r>
      <w:proofErr w:type="spellStart"/>
      <w:proofErr w:type="gramStart"/>
      <w:r w:rsidRPr="0044333E">
        <w:rPr>
          <w:rFonts w:ascii="inherit" w:eastAsia="Times New Roman" w:hAnsi="inherit" w:cs="Courier New"/>
          <w:color w:val="FFFFFF"/>
          <w:spacing w:val="12"/>
          <w:kern w:val="0"/>
          <w:sz w:val="26"/>
          <w:szCs w:val="26"/>
          <w14:ligatures w14:val="none"/>
        </w:rPr>
        <w:t>getAge</w:t>
      </w:r>
      <w:proofErr w:type="spellEnd"/>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xml:space="preserve">) { </w:t>
      </w:r>
    </w:p>
    <w:p w14:paraId="2119327E"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lastRenderedPageBreak/>
        <w:t xml:space="preserve">   return </w:t>
      </w:r>
      <w:proofErr w:type="gramStart"/>
      <w:r w:rsidRPr="0044333E">
        <w:rPr>
          <w:rFonts w:ascii="inherit" w:eastAsia="Times New Roman" w:hAnsi="inherit" w:cs="Courier New"/>
          <w:color w:val="FFFFFF"/>
          <w:spacing w:val="12"/>
          <w:kern w:val="0"/>
          <w:sz w:val="26"/>
          <w:szCs w:val="26"/>
          <w14:ligatures w14:val="none"/>
        </w:rPr>
        <w:t>age;</w:t>
      </w:r>
      <w:proofErr w:type="gramEnd"/>
      <w:r w:rsidRPr="0044333E">
        <w:rPr>
          <w:rFonts w:ascii="inherit" w:eastAsia="Times New Roman" w:hAnsi="inherit" w:cs="Courier New"/>
          <w:color w:val="FFFFFF"/>
          <w:spacing w:val="12"/>
          <w:kern w:val="0"/>
          <w:sz w:val="26"/>
          <w:szCs w:val="26"/>
          <w14:ligatures w14:val="none"/>
        </w:rPr>
        <w:t xml:space="preserve"> </w:t>
      </w:r>
    </w:p>
    <w:p w14:paraId="5EB2CC0F"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
    <w:p w14:paraId="0C4B55D0"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public String </w:t>
      </w:r>
      <w:proofErr w:type="spellStart"/>
      <w:proofErr w:type="gramStart"/>
      <w:r w:rsidRPr="0044333E">
        <w:rPr>
          <w:rFonts w:ascii="inherit" w:eastAsia="Times New Roman" w:hAnsi="inherit" w:cs="Courier New"/>
          <w:color w:val="FFFFFF"/>
          <w:spacing w:val="12"/>
          <w:kern w:val="0"/>
          <w:sz w:val="26"/>
          <w:szCs w:val="26"/>
          <w14:ligatures w14:val="none"/>
        </w:rPr>
        <w:t>getName</w:t>
      </w:r>
      <w:proofErr w:type="spellEnd"/>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xml:space="preserve">) { </w:t>
      </w:r>
    </w:p>
    <w:p w14:paraId="4127B16D"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return </w:t>
      </w:r>
      <w:proofErr w:type="gramStart"/>
      <w:r w:rsidRPr="0044333E">
        <w:rPr>
          <w:rFonts w:ascii="inherit" w:eastAsia="Times New Roman" w:hAnsi="inherit" w:cs="Courier New"/>
          <w:color w:val="FFFFFF"/>
          <w:spacing w:val="12"/>
          <w:kern w:val="0"/>
          <w:sz w:val="26"/>
          <w:szCs w:val="26"/>
          <w14:ligatures w14:val="none"/>
        </w:rPr>
        <w:t>name;</w:t>
      </w:r>
      <w:proofErr w:type="gramEnd"/>
      <w:r w:rsidRPr="0044333E">
        <w:rPr>
          <w:rFonts w:ascii="inherit" w:eastAsia="Times New Roman" w:hAnsi="inherit" w:cs="Courier New"/>
          <w:color w:val="FFFFFF"/>
          <w:spacing w:val="12"/>
          <w:kern w:val="0"/>
          <w:sz w:val="26"/>
          <w:szCs w:val="26"/>
          <w14:ligatures w14:val="none"/>
        </w:rPr>
        <w:t xml:space="preserve"> </w:t>
      </w:r>
    </w:p>
    <w:p w14:paraId="2ACE8A86"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
    <w:p w14:paraId="50A50E0C"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public String </w:t>
      </w:r>
      <w:proofErr w:type="spellStart"/>
      <w:proofErr w:type="gramStart"/>
      <w:r w:rsidRPr="0044333E">
        <w:rPr>
          <w:rFonts w:ascii="inherit" w:eastAsia="Times New Roman" w:hAnsi="inherit" w:cs="Courier New"/>
          <w:color w:val="FFFFFF"/>
          <w:spacing w:val="12"/>
          <w:kern w:val="0"/>
          <w:sz w:val="26"/>
          <w:szCs w:val="26"/>
          <w14:ligatures w14:val="none"/>
        </w:rPr>
        <w:t>getIdNum</w:t>
      </w:r>
      <w:proofErr w:type="spellEnd"/>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xml:space="preserve">) { </w:t>
      </w:r>
    </w:p>
    <w:p w14:paraId="6718B441"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return </w:t>
      </w:r>
      <w:proofErr w:type="spellStart"/>
      <w:proofErr w:type="gramStart"/>
      <w:r w:rsidRPr="0044333E">
        <w:rPr>
          <w:rFonts w:ascii="inherit" w:eastAsia="Times New Roman" w:hAnsi="inherit" w:cs="Courier New"/>
          <w:color w:val="FFFFFF"/>
          <w:spacing w:val="12"/>
          <w:kern w:val="0"/>
          <w:sz w:val="26"/>
          <w:szCs w:val="26"/>
          <w14:ligatures w14:val="none"/>
        </w:rPr>
        <w:t>idNum</w:t>
      </w:r>
      <w:proofErr w:type="spellEnd"/>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xml:space="preserve"> </w:t>
      </w:r>
    </w:p>
    <w:p w14:paraId="39C80FE9"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
    <w:p w14:paraId="4B171F82"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public void </w:t>
      </w:r>
      <w:proofErr w:type="spellStart"/>
      <w:proofErr w:type="gramStart"/>
      <w:r w:rsidRPr="0044333E">
        <w:rPr>
          <w:rFonts w:ascii="inherit" w:eastAsia="Times New Roman" w:hAnsi="inherit" w:cs="Courier New"/>
          <w:color w:val="FFFFFF"/>
          <w:spacing w:val="12"/>
          <w:kern w:val="0"/>
          <w:sz w:val="26"/>
          <w:szCs w:val="26"/>
          <w14:ligatures w14:val="none"/>
        </w:rPr>
        <w:t>setAge</w:t>
      </w:r>
      <w:proofErr w:type="spellEnd"/>
      <w:r w:rsidRPr="0044333E">
        <w:rPr>
          <w:rFonts w:ascii="inherit" w:eastAsia="Times New Roman" w:hAnsi="inherit" w:cs="Courier New"/>
          <w:color w:val="FFFFFF"/>
          <w:spacing w:val="12"/>
          <w:kern w:val="0"/>
          <w:sz w:val="26"/>
          <w:szCs w:val="26"/>
          <w14:ligatures w14:val="none"/>
        </w:rPr>
        <w:t>( int</w:t>
      </w:r>
      <w:proofErr w:type="gramEnd"/>
      <w:r w:rsidRPr="0044333E">
        <w:rPr>
          <w:rFonts w:ascii="inherit" w:eastAsia="Times New Roman" w:hAnsi="inherit" w:cs="Courier New"/>
          <w:color w:val="FFFFFF"/>
          <w:spacing w:val="12"/>
          <w:kern w:val="0"/>
          <w:sz w:val="26"/>
          <w:szCs w:val="26"/>
          <w14:ligatures w14:val="none"/>
        </w:rPr>
        <w:t xml:space="preserve"> </w:t>
      </w:r>
      <w:proofErr w:type="spellStart"/>
      <w:r w:rsidRPr="0044333E">
        <w:rPr>
          <w:rFonts w:ascii="inherit" w:eastAsia="Times New Roman" w:hAnsi="inherit" w:cs="Courier New"/>
          <w:color w:val="FFFFFF"/>
          <w:spacing w:val="12"/>
          <w:kern w:val="0"/>
          <w:sz w:val="26"/>
          <w:szCs w:val="26"/>
          <w14:ligatures w14:val="none"/>
        </w:rPr>
        <w:t>newAge</w:t>
      </w:r>
      <w:proofErr w:type="spellEnd"/>
      <w:r w:rsidRPr="0044333E">
        <w:rPr>
          <w:rFonts w:ascii="inherit" w:eastAsia="Times New Roman" w:hAnsi="inherit" w:cs="Courier New"/>
          <w:color w:val="FFFFFF"/>
          <w:spacing w:val="12"/>
          <w:kern w:val="0"/>
          <w:sz w:val="26"/>
          <w:szCs w:val="26"/>
          <w14:ligatures w14:val="none"/>
        </w:rPr>
        <w:t xml:space="preserve">) { </w:t>
      </w:r>
    </w:p>
    <w:p w14:paraId="51208B1A"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age = </w:t>
      </w:r>
      <w:proofErr w:type="spellStart"/>
      <w:proofErr w:type="gramStart"/>
      <w:r w:rsidRPr="0044333E">
        <w:rPr>
          <w:rFonts w:ascii="inherit" w:eastAsia="Times New Roman" w:hAnsi="inherit" w:cs="Courier New"/>
          <w:color w:val="FFFFFF"/>
          <w:spacing w:val="12"/>
          <w:kern w:val="0"/>
          <w:sz w:val="26"/>
          <w:szCs w:val="26"/>
          <w14:ligatures w14:val="none"/>
        </w:rPr>
        <w:t>newAge</w:t>
      </w:r>
      <w:proofErr w:type="spellEnd"/>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xml:space="preserve"> </w:t>
      </w:r>
    </w:p>
    <w:p w14:paraId="68854C38"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
    <w:p w14:paraId="5CC9F023"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public void </w:t>
      </w:r>
      <w:proofErr w:type="spellStart"/>
      <w:proofErr w:type="gramStart"/>
      <w:r w:rsidRPr="0044333E">
        <w:rPr>
          <w:rFonts w:ascii="inherit" w:eastAsia="Times New Roman" w:hAnsi="inherit" w:cs="Courier New"/>
          <w:color w:val="FFFFFF"/>
          <w:spacing w:val="12"/>
          <w:kern w:val="0"/>
          <w:sz w:val="26"/>
          <w:szCs w:val="26"/>
          <w14:ligatures w14:val="none"/>
        </w:rPr>
        <w:t>setName</w:t>
      </w:r>
      <w:proofErr w:type="spellEnd"/>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xml:space="preserve">String </w:t>
      </w:r>
      <w:proofErr w:type="spellStart"/>
      <w:r w:rsidRPr="0044333E">
        <w:rPr>
          <w:rFonts w:ascii="inherit" w:eastAsia="Times New Roman" w:hAnsi="inherit" w:cs="Courier New"/>
          <w:color w:val="FFFFFF"/>
          <w:spacing w:val="12"/>
          <w:kern w:val="0"/>
          <w:sz w:val="26"/>
          <w:szCs w:val="26"/>
          <w14:ligatures w14:val="none"/>
        </w:rPr>
        <w:t>newName</w:t>
      </w:r>
      <w:proofErr w:type="spellEnd"/>
      <w:r w:rsidRPr="0044333E">
        <w:rPr>
          <w:rFonts w:ascii="inherit" w:eastAsia="Times New Roman" w:hAnsi="inherit" w:cs="Courier New"/>
          <w:color w:val="FFFFFF"/>
          <w:spacing w:val="12"/>
          <w:kern w:val="0"/>
          <w:sz w:val="26"/>
          <w:szCs w:val="26"/>
          <w14:ligatures w14:val="none"/>
        </w:rPr>
        <w:t xml:space="preserve">) { </w:t>
      </w:r>
    </w:p>
    <w:p w14:paraId="4A0E48DA"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name = </w:t>
      </w:r>
      <w:proofErr w:type="spellStart"/>
      <w:proofErr w:type="gramStart"/>
      <w:r w:rsidRPr="0044333E">
        <w:rPr>
          <w:rFonts w:ascii="inherit" w:eastAsia="Times New Roman" w:hAnsi="inherit" w:cs="Courier New"/>
          <w:color w:val="FFFFFF"/>
          <w:spacing w:val="12"/>
          <w:kern w:val="0"/>
          <w:sz w:val="26"/>
          <w:szCs w:val="26"/>
          <w14:ligatures w14:val="none"/>
        </w:rPr>
        <w:t>newName</w:t>
      </w:r>
      <w:proofErr w:type="spellEnd"/>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xml:space="preserve"> </w:t>
      </w:r>
    </w:p>
    <w:p w14:paraId="210DC0BE"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
    <w:p w14:paraId="27A801EE"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public void </w:t>
      </w:r>
      <w:proofErr w:type="spellStart"/>
      <w:proofErr w:type="gramStart"/>
      <w:r w:rsidRPr="0044333E">
        <w:rPr>
          <w:rFonts w:ascii="inherit" w:eastAsia="Times New Roman" w:hAnsi="inherit" w:cs="Courier New"/>
          <w:color w:val="FFFFFF"/>
          <w:spacing w:val="12"/>
          <w:kern w:val="0"/>
          <w:sz w:val="26"/>
          <w:szCs w:val="26"/>
          <w14:ligatures w14:val="none"/>
        </w:rPr>
        <w:t>setIdNum</w:t>
      </w:r>
      <w:proofErr w:type="spellEnd"/>
      <w:r w:rsidRPr="0044333E">
        <w:rPr>
          <w:rFonts w:ascii="inherit" w:eastAsia="Times New Roman" w:hAnsi="inherit" w:cs="Courier New"/>
          <w:color w:val="FFFFFF"/>
          <w:spacing w:val="12"/>
          <w:kern w:val="0"/>
          <w:sz w:val="26"/>
          <w:szCs w:val="26"/>
          <w14:ligatures w14:val="none"/>
        </w:rPr>
        <w:t>( String</w:t>
      </w:r>
      <w:proofErr w:type="gramEnd"/>
      <w:r w:rsidRPr="0044333E">
        <w:rPr>
          <w:rFonts w:ascii="inherit" w:eastAsia="Times New Roman" w:hAnsi="inherit" w:cs="Courier New"/>
          <w:color w:val="FFFFFF"/>
          <w:spacing w:val="12"/>
          <w:kern w:val="0"/>
          <w:sz w:val="26"/>
          <w:szCs w:val="26"/>
          <w14:ligatures w14:val="none"/>
        </w:rPr>
        <w:t xml:space="preserve"> </w:t>
      </w:r>
      <w:proofErr w:type="spellStart"/>
      <w:r w:rsidRPr="0044333E">
        <w:rPr>
          <w:rFonts w:ascii="inherit" w:eastAsia="Times New Roman" w:hAnsi="inherit" w:cs="Courier New"/>
          <w:color w:val="FFFFFF"/>
          <w:spacing w:val="12"/>
          <w:kern w:val="0"/>
          <w:sz w:val="26"/>
          <w:szCs w:val="26"/>
          <w14:ligatures w14:val="none"/>
        </w:rPr>
        <w:t>newId</w:t>
      </w:r>
      <w:proofErr w:type="spellEnd"/>
      <w:r w:rsidRPr="0044333E">
        <w:rPr>
          <w:rFonts w:ascii="inherit" w:eastAsia="Times New Roman" w:hAnsi="inherit" w:cs="Courier New"/>
          <w:color w:val="FFFFFF"/>
          <w:spacing w:val="12"/>
          <w:kern w:val="0"/>
          <w:sz w:val="26"/>
          <w:szCs w:val="26"/>
          <w14:ligatures w14:val="none"/>
        </w:rPr>
        <w:t xml:space="preserve">) { </w:t>
      </w:r>
    </w:p>
    <w:p w14:paraId="735ED72F"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roofErr w:type="spellStart"/>
      <w:r w:rsidRPr="0044333E">
        <w:rPr>
          <w:rFonts w:ascii="inherit" w:eastAsia="Times New Roman" w:hAnsi="inherit" w:cs="Courier New"/>
          <w:color w:val="FFFFFF"/>
          <w:spacing w:val="12"/>
          <w:kern w:val="0"/>
          <w:sz w:val="26"/>
          <w:szCs w:val="26"/>
          <w14:ligatures w14:val="none"/>
        </w:rPr>
        <w:t>idNum</w:t>
      </w:r>
      <w:proofErr w:type="spellEnd"/>
      <w:r w:rsidRPr="0044333E">
        <w:rPr>
          <w:rFonts w:ascii="inherit" w:eastAsia="Times New Roman" w:hAnsi="inherit" w:cs="Courier New"/>
          <w:color w:val="FFFFFF"/>
          <w:spacing w:val="12"/>
          <w:kern w:val="0"/>
          <w:sz w:val="26"/>
          <w:szCs w:val="26"/>
          <w14:ligatures w14:val="none"/>
        </w:rPr>
        <w:t xml:space="preserve"> = </w:t>
      </w:r>
      <w:proofErr w:type="spellStart"/>
      <w:proofErr w:type="gramStart"/>
      <w:r w:rsidRPr="0044333E">
        <w:rPr>
          <w:rFonts w:ascii="inherit" w:eastAsia="Times New Roman" w:hAnsi="inherit" w:cs="Courier New"/>
          <w:color w:val="FFFFFF"/>
          <w:spacing w:val="12"/>
          <w:kern w:val="0"/>
          <w:sz w:val="26"/>
          <w:szCs w:val="26"/>
          <w14:ligatures w14:val="none"/>
        </w:rPr>
        <w:t>newId</w:t>
      </w:r>
      <w:proofErr w:type="spellEnd"/>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xml:space="preserve"> </w:t>
      </w:r>
    </w:p>
    <w:p w14:paraId="18720A1B"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 </w:t>
      </w:r>
    </w:p>
    <w:p w14:paraId="69FA742A"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w:t>
      </w:r>
    </w:p>
    <w:p w14:paraId="48475E9A"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6. What is data hiding in Java?</w:t>
      </w:r>
    </w:p>
    <w:p w14:paraId="750510A2"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lastRenderedPageBreak/>
        <w:t xml:space="preserve">Ans: An outside person cannot access our internal data directly or our internal data should not go out directly. This oops feature is called data hiding </w:t>
      </w:r>
      <w:proofErr w:type="spellStart"/>
      <w:r w:rsidRPr="0044333E">
        <w:rPr>
          <w:rFonts w:ascii="Segoe UI" w:eastAsia="Times New Roman" w:hAnsi="Segoe UI" w:cs="Segoe UI"/>
          <w:color w:val="000000"/>
          <w:kern w:val="0"/>
          <w:sz w:val="27"/>
          <w:szCs w:val="27"/>
          <w14:ligatures w14:val="none"/>
        </w:rPr>
        <w:t>n</w:t>
      </w:r>
      <w:proofErr w:type="spellEnd"/>
      <w:r w:rsidRPr="0044333E">
        <w:rPr>
          <w:rFonts w:ascii="Segoe UI" w:eastAsia="Times New Roman" w:hAnsi="Segoe UI" w:cs="Segoe UI"/>
          <w:color w:val="000000"/>
          <w:kern w:val="0"/>
          <w:sz w:val="27"/>
          <w:szCs w:val="27"/>
          <w14:ligatures w14:val="none"/>
        </w:rPr>
        <w:t xml:space="preserve"> Java. After validation or authentication, the outside person can access our internal data.</w:t>
      </w:r>
    </w:p>
    <w:p w14:paraId="5E5C1D1F"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br/>
      </w:r>
      <w:r w:rsidRPr="0044333E">
        <w:rPr>
          <w:rFonts w:ascii="Segoe UI" w:eastAsia="Times New Roman" w:hAnsi="Segoe UI" w:cs="Segoe UI"/>
          <w:b/>
          <w:bCs/>
          <w:color w:val="000000"/>
          <w:kern w:val="0"/>
          <w:sz w:val="27"/>
          <w:szCs w:val="27"/>
          <w:bdr w:val="none" w:sz="0" w:space="0" w:color="auto" w:frame="1"/>
          <w14:ligatures w14:val="none"/>
        </w:rPr>
        <w:t>7. How to achieve Data hiding programmatically?</w:t>
      </w:r>
    </w:p>
    <w:p w14:paraId="0ED61B49"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Ans: By declaring data members (variables) as private, we can achieve or implement data hiding. If the variables are declared as private in the class, nobody can access them from outside the class.</w:t>
      </w:r>
    </w:p>
    <w:p w14:paraId="46E17E02"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The biggest advantage of data hiding is we can achieve security.</w:t>
      </w:r>
    </w:p>
    <w:p w14:paraId="53ABFF4C"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8. What is a Tightly encapsulated class in Java?</w:t>
      </w:r>
    </w:p>
    <w:p w14:paraId="086DE805"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Ans: If each variable is declared as private in the class, it is called tightly encapsulated class in Java. For tightly encapsulated class, we are not required to check whether class contains getter and setter method or not and whether these methods are declared as public or not.</w:t>
      </w:r>
    </w:p>
    <w:p w14:paraId="7B6AC062"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9. What is the difference between Abstraction and Encapsulation?</w:t>
      </w:r>
      <w:r w:rsidRPr="0044333E">
        <w:rPr>
          <w:rFonts w:ascii="Segoe UI" w:eastAsia="Times New Roman" w:hAnsi="Segoe UI" w:cs="Segoe UI"/>
          <w:color w:val="000000"/>
          <w:kern w:val="0"/>
          <w:sz w:val="27"/>
          <w:szCs w:val="27"/>
          <w14:ligatures w14:val="none"/>
        </w:rPr>
        <w:br/>
        <w:t>Or, how abstraction is different from encapsulation in Java?</w:t>
      </w:r>
    </w:p>
    <w:p w14:paraId="49637520"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Ans: There are the following differences between Abstraction and Encapsulation:</w:t>
      </w:r>
    </w:p>
    <w:p w14:paraId="07911A7B"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 Abstraction solves the problem at the design level whereas encapsulation solves the problem at the implementation level.</w:t>
      </w:r>
    </w:p>
    <w:p w14:paraId="64B18998"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b) Abstraction is implemented in Java using Interface and Abstract class whereas encapsulation is implemented using private and protected access modifiers.</w:t>
      </w:r>
    </w:p>
    <w:p w14:paraId="09F86CCE"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c) Abstraction is used to hide the unwanted data and giving relevant data whereas encapsulation is used for hiding data and code in a single unit to prevent access from outside.</w:t>
      </w:r>
    </w:p>
    <w:p w14:paraId="1A72D37C"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d) The real-time example of Abstraction is TV Remote Button whereas the real-time example of Encapsulation is medical medicine.</w:t>
      </w:r>
    </w:p>
    <w:p w14:paraId="4227FBD0"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10. Can we achieve abstraction without encapsulation in Java?</w:t>
      </w:r>
    </w:p>
    <w:p w14:paraId="12F42425"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Ans: Yes, we can achieve abstraction without encapsulation because both are different things and different concepts.</w:t>
      </w:r>
    </w:p>
    <w:p w14:paraId="3B1B6127"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lastRenderedPageBreak/>
        <w:t>11. What are getter and setter methods in Java?</w:t>
      </w:r>
    </w:p>
    <w:p w14:paraId="246AFA79"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Ans: In Java, setter method is a method that is used for updating the values of a variable. This method is also known as mutator method.</w:t>
      </w:r>
    </w:p>
    <w:p w14:paraId="3717BD9D"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Getter method is a method that is used to retrieve the value of a variable or return the value of the private member variable. This method is also known as an accessor method.</w:t>
      </w:r>
    </w:p>
    <w:p w14:paraId="24D1F8B8"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 xml:space="preserve">12. In the following code, radius is declared as private in the class Circle, and </w:t>
      </w:r>
      <w:proofErr w:type="spellStart"/>
      <w:r w:rsidRPr="0044333E">
        <w:rPr>
          <w:rFonts w:ascii="Segoe UI" w:eastAsia="Times New Roman" w:hAnsi="Segoe UI" w:cs="Segoe UI"/>
          <w:b/>
          <w:bCs/>
          <w:color w:val="000000"/>
          <w:kern w:val="0"/>
          <w:sz w:val="27"/>
          <w:szCs w:val="27"/>
          <w:bdr w:val="none" w:sz="0" w:space="0" w:color="auto" w:frame="1"/>
          <w14:ligatures w14:val="none"/>
        </w:rPr>
        <w:t>myCircle</w:t>
      </w:r>
      <w:proofErr w:type="spellEnd"/>
      <w:r w:rsidRPr="0044333E">
        <w:rPr>
          <w:rFonts w:ascii="Segoe UI" w:eastAsia="Times New Roman" w:hAnsi="Segoe UI" w:cs="Segoe UI"/>
          <w:b/>
          <w:bCs/>
          <w:color w:val="000000"/>
          <w:kern w:val="0"/>
          <w:sz w:val="27"/>
          <w:szCs w:val="27"/>
          <w:bdr w:val="none" w:sz="0" w:space="0" w:color="auto" w:frame="1"/>
          <w14:ligatures w14:val="none"/>
        </w:rPr>
        <w:t xml:space="preserve"> is an instance of class Circle. Does the code cause any error problems? If so, explain why?</w:t>
      </w:r>
    </w:p>
    <w:p w14:paraId="263F65AA"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class Circle {</w:t>
      </w:r>
      <w:r w:rsidRPr="0044333E">
        <w:rPr>
          <w:rFonts w:ascii="inherit" w:eastAsia="Times New Roman" w:hAnsi="inherit" w:cs="Courier New"/>
          <w:color w:val="FFFFFF"/>
          <w:spacing w:val="12"/>
          <w:kern w:val="0"/>
          <w:sz w:val="26"/>
          <w:szCs w:val="26"/>
          <w14:ligatures w14:val="none"/>
        </w:rPr>
        <w:tab/>
      </w:r>
    </w:p>
    <w:p w14:paraId="692BF4C9"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private double radius = </w:t>
      </w:r>
      <w:proofErr w:type="gramStart"/>
      <w:r w:rsidRPr="0044333E">
        <w:rPr>
          <w:rFonts w:ascii="inherit" w:eastAsia="Times New Roman" w:hAnsi="inherit" w:cs="Courier New"/>
          <w:color w:val="FFFFFF"/>
          <w:spacing w:val="12"/>
          <w:kern w:val="0"/>
          <w:sz w:val="26"/>
          <w:szCs w:val="26"/>
          <w14:ligatures w14:val="none"/>
        </w:rPr>
        <w:t>1;</w:t>
      </w:r>
      <w:proofErr w:type="gramEnd"/>
      <w:r w:rsidRPr="0044333E">
        <w:rPr>
          <w:rFonts w:ascii="inherit" w:eastAsia="Times New Roman" w:hAnsi="inherit" w:cs="Courier New"/>
          <w:color w:val="FFFFFF"/>
          <w:spacing w:val="12"/>
          <w:kern w:val="0"/>
          <w:sz w:val="26"/>
          <w:szCs w:val="26"/>
          <w14:ligatures w14:val="none"/>
        </w:rPr>
        <w:t xml:space="preserve"> </w:t>
      </w:r>
    </w:p>
    <w:p w14:paraId="565AAE8A"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ab/>
      </w:r>
    </w:p>
    <w:p w14:paraId="6FE6D712"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Find area of the circle */</w:t>
      </w:r>
    </w:p>
    <w:p w14:paraId="05D5BFCF"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ab/>
      </w:r>
    </w:p>
    <w:p w14:paraId="742C1BD2"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public double </w:t>
      </w:r>
      <w:proofErr w:type="spellStart"/>
      <w:proofErr w:type="gramStart"/>
      <w:r w:rsidRPr="0044333E">
        <w:rPr>
          <w:rFonts w:ascii="inherit" w:eastAsia="Times New Roman" w:hAnsi="inherit" w:cs="Courier New"/>
          <w:color w:val="FFFFFF"/>
          <w:spacing w:val="12"/>
          <w:kern w:val="0"/>
          <w:sz w:val="26"/>
          <w:szCs w:val="26"/>
          <w14:ligatures w14:val="none"/>
        </w:rPr>
        <w:t>getArea</w:t>
      </w:r>
      <w:proofErr w:type="spellEnd"/>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w:t>
      </w:r>
    </w:p>
    <w:p w14:paraId="5B344D42"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ab/>
        <w:t xml:space="preserve">return radius * radius * </w:t>
      </w:r>
      <w:proofErr w:type="spellStart"/>
      <w:proofErr w:type="gramStart"/>
      <w:r w:rsidRPr="0044333E">
        <w:rPr>
          <w:rFonts w:ascii="inherit" w:eastAsia="Times New Roman" w:hAnsi="inherit" w:cs="Courier New"/>
          <w:color w:val="FFFFFF"/>
          <w:spacing w:val="12"/>
          <w:kern w:val="0"/>
          <w:sz w:val="26"/>
          <w:szCs w:val="26"/>
          <w14:ligatures w14:val="none"/>
        </w:rPr>
        <w:t>Math.PI</w:t>
      </w:r>
      <w:proofErr w:type="spellEnd"/>
      <w:r w:rsidRPr="0044333E">
        <w:rPr>
          <w:rFonts w:ascii="inherit" w:eastAsia="Times New Roman" w:hAnsi="inherit" w:cs="Courier New"/>
          <w:color w:val="FFFFFF"/>
          <w:spacing w:val="12"/>
          <w:kern w:val="0"/>
          <w:sz w:val="26"/>
          <w:szCs w:val="26"/>
          <w14:ligatures w14:val="none"/>
        </w:rPr>
        <w:t>;</w:t>
      </w:r>
      <w:proofErr w:type="gramEnd"/>
    </w:p>
    <w:p w14:paraId="0084D47E"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w:t>
      </w:r>
    </w:p>
    <w:p w14:paraId="02D88E63"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public static void </w:t>
      </w:r>
      <w:proofErr w:type="gramStart"/>
      <w:r w:rsidRPr="0044333E">
        <w:rPr>
          <w:rFonts w:ascii="inherit" w:eastAsia="Times New Roman" w:hAnsi="inherit" w:cs="Courier New"/>
          <w:color w:val="FFFFFF"/>
          <w:spacing w:val="12"/>
          <w:kern w:val="0"/>
          <w:sz w:val="26"/>
          <w:szCs w:val="26"/>
          <w14:ligatures w14:val="none"/>
        </w:rPr>
        <w:t>main(</w:t>
      </w:r>
      <w:proofErr w:type="gramEnd"/>
      <w:r w:rsidRPr="0044333E">
        <w:rPr>
          <w:rFonts w:ascii="inherit" w:eastAsia="Times New Roman" w:hAnsi="inherit" w:cs="Courier New"/>
          <w:color w:val="FFFFFF"/>
          <w:spacing w:val="12"/>
          <w:kern w:val="0"/>
          <w:sz w:val="26"/>
          <w:szCs w:val="26"/>
          <w14:ligatures w14:val="none"/>
        </w:rPr>
        <w:t xml:space="preserve">String[] </w:t>
      </w:r>
      <w:proofErr w:type="spellStart"/>
      <w:r w:rsidRPr="0044333E">
        <w:rPr>
          <w:rFonts w:ascii="inherit" w:eastAsia="Times New Roman" w:hAnsi="inherit" w:cs="Courier New"/>
          <w:color w:val="FFFFFF"/>
          <w:spacing w:val="12"/>
          <w:kern w:val="0"/>
          <w:sz w:val="26"/>
          <w:szCs w:val="26"/>
          <w14:ligatures w14:val="none"/>
        </w:rPr>
        <w:t>args</w:t>
      </w:r>
      <w:proofErr w:type="spellEnd"/>
      <w:r w:rsidRPr="0044333E">
        <w:rPr>
          <w:rFonts w:ascii="inherit" w:eastAsia="Times New Roman" w:hAnsi="inherit" w:cs="Courier New"/>
          <w:color w:val="FFFFFF"/>
          <w:spacing w:val="12"/>
          <w:kern w:val="0"/>
          <w:sz w:val="26"/>
          <w:szCs w:val="26"/>
          <w14:ligatures w14:val="none"/>
        </w:rPr>
        <w:t>) {</w:t>
      </w:r>
    </w:p>
    <w:p w14:paraId="48DB30AD"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Circle </w:t>
      </w:r>
      <w:proofErr w:type="spellStart"/>
      <w:r w:rsidRPr="0044333E">
        <w:rPr>
          <w:rFonts w:ascii="inherit" w:eastAsia="Times New Roman" w:hAnsi="inherit" w:cs="Courier New"/>
          <w:color w:val="FFFFFF"/>
          <w:spacing w:val="12"/>
          <w:kern w:val="0"/>
          <w:sz w:val="26"/>
          <w:szCs w:val="26"/>
          <w14:ligatures w14:val="none"/>
        </w:rPr>
        <w:t>myCircle</w:t>
      </w:r>
      <w:proofErr w:type="spellEnd"/>
      <w:r w:rsidRPr="0044333E">
        <w:rPr>
          <w:rFonts w:ascii="inherit" w:eastAsia="Times New Roman" w:hAnsi="inherit" w:cs="Courier New"/>
          <w:color w:val="FFFFFF"/>
          <w:spacing w:val="12"/>
          <w:kern w:val="0"/>
          <w:sz w:val="26"/>
          <w:szCs w:val="26"/>
          <w14:ligatures w14:val="none"/>
        </w:rPr>
        <w:t xml:space="preserve"> = new </w:t>
      </w:r>
      <w:proofErr w:type="gramStart"/>
      <w:r w:rsidRPr="0044333E">
        <w:rPr>
          <w:rFonts w:ascii="inherit" w:eastAsia="Times New Roman" w:hAnsi="inherit" w:cs="Courier New"/>
          <w:color w:val="FFFFFF"/>
          <w:spacing w:val="12"/>
          <w:kern w:val="0"/>
          <w:sz w:val="26"/>
          <w:szCs w:val="26"/>
          <w14:ligatures w14:val="none"/>
        </w:rPr>
        <w:t>Circle(</w:t>
      </w:r>
      <w:proofErr w:type="gramEnd"/>
      <w:r w:rsidRPr="0044333E">
        <w:rPr>
          <w:rFonts w:ascii="inherit" w:eastAsia="Times New Roman" w:hAnsi="inherit" w:cs="Courier New"/>
          <w:color w:val="FFFFFF"/>
          <w:spacing w:val="12"/>
          <w:kern w:val="0"/>
          <w:sz w:val="26"/>
          <w:szCs w:val="26"/>
          <w14:ligatures w14:val="none"/>
        </w:rPr>
        <w:t>);</w:t>
      </w:r>
    </w:p>
    <w:p w14:paraId="1BE7317B"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
    <w:p w14:paraId="0F61F1A3"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roofErr w:type="spellStart"/>
      <w:r w:rsidRPr="0044333E">
        <w:rPr>
          <w:rFonts w:ascii="inherit" w:eastAsia="Times New Roman" w:hAnsi="inherit" w:cs="Courier New"/>
          <w:color w:val="FFFFFF"/>
          <w:spacing w:val="12"/>
          <w:kern w:val="0"/>
          <w:sz w:val="26"/>
          <w:szCs w:val="26"/>
          <w14:ligatures w14:val="none"/>
        </w:rPr>
        <w:t>System.out.println</w:t>
      </w:r>
      <w:proofErr w:type="spellEnd"/>
      <w:r w:rsidRPr="0044333E">
        <w:rPr>
          <w:rFonts w:ascii="inherit" w:eastAsia="Times New Roman" w:hAnsi="inherit" w:cs="Courier New"/>
          <w:color w:val="FFFFFF"/>
          <w:spacing w:val="12"/>
          <w:kern w:val="0"/>
          <w:sz w:val="26"/>
          <w:szCs w:val="26"/>
          <w14:ligatures w14:val="none"/>
        </w:rPr>
        <w:t xml:space="preserve">("Radius is " + </w:t>
      </w:r>
      <w:proofErr w:type="spellStart"/>
      <w:r w:rsidRPr="0044333E">
        <w:rPr>
          <w:rFonts w:ascii="inherit" w:eastAsia="Times New Roman" w:hAnsi="inherit" w:cs="Courier New"/>
          <w:color w:val="FFFFFF"/>
          <w:spacing w:val="12"/>
          <w:kern w:val="0"/>
          <w:sz w:val="26"/>
          <w:szCs w:val="26"/>
          <w14:ligatures w14:val="none"/>
        </w:rPr>
        <w:t>myCircle.radius</w:t>
      </w:r>
      <w:proofErr w:type="spellEnd"/>
      <w:proofErr w:type="gramStart"/>
      <w:r w:rsidRPr="0044333E">
        <w:rPr>
          <w:rFonts w:ascii="inherit" w:eastAsia="Times New Roman" w:hAnsi="inherit" w:cs="Courier New"/>
          <w:color w:val="FFFFFF"/>
          <w:spacing w:val="12"/>
          <w:kern w:val="0"/>
          <w:sz w:val="26"/>
          <w:szCs w:val="26"/>
          <w14:ligatures w14:val="none"/>
        </w:rPr>
        <w:t>);</w:t>
      </w:r>
      <w:proofErr w:type="gramEnd"/>
    </w:p>
    <w:p w14:paraId="3B7FA54D"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roofErr w:type="spellStart"/>
      <w:r w:rsidRPr="0044333E">
        <w:rPr>
          <w:rFonts w:ascii="inherit" w:eastAsia="Times New Roman" w:hAnsi="inherit" w:cs="Courier New"/>
          <w:color w:val="FFFFFF"/>
          <w:spacing w:val="12"/>
          <w:kern w:val="0"/>
          <w:sz w:val="26"/>
          <w:szCs w:val="26"/>
          <w14:ligatures w14:val="none"/>
        </w:rPr>
        <w:t>System.out.println</w:t>
      </w:r>
      <w:proofErr w:type="spellEnd"/>
      <w:r w:rsidRPr="0044333E">
        <w:rPr>
          <w:rFonts w:ascii="inherit" w:eastAsia="Times New Roman" w:hAnsi="inherit" w:cs="Courier New"/>
          <w:color w:val="FFFFFF"/>
          <w:spacing w:val="12"/>
          <w:kern w:val="0"/>
          <w:sz w:val="26"/>
          <w:szCs w:val="26"/>
          <w14:ligatures w14:val="none"/>
        </w:rPr>
        <w:t xml:space="preserve">("Area of </w:t>
      </w:r>
      <w:proofErr w:type="spellStart"/>
      <w:r w:rsidRPr="0044333E">
        <w:rPr>
          <w:rFonts w:ascii="inherit" w:eastAsia="Times New Roman" w:hAnsi="inherit" w:cs="Courier New"/>
          <w:color w:val="FFFFFF"/>
          <w:spacing w:val="12"/>
          <w:kern w:val="0"/>
          <w:sz w:val="26"/>
          <w:szCs w:val="26"/>
          <w14:ligatures w14:val="none"/>
        </w:rPr>
        <w:t>cirle</w:t>
      </w:r>
      <w:proofErr w:type="spellEnd"/>
      <w:r w:rsidRPr="0044333E">
        <w:rPr>
          <w:rFonts w:ascii="inherit" w:eastAsia="Times New Roman" w:hAnsi="inherit" w:cs="Courier New"/>
          <w:color w:val="FFFFFF"/>
          <w:spacing w:val="12"/>
          <w:kern w:val="0"/>
          <w:sz w:val="26"/>
          <w:szCs w:val="26"/>
          <w14:ligatures w14:val="none"/>
        </w:rPr>
        <w:t>: " +</w:t>
      </w:r>
      <w:proofErr w:type="spellStart"/>
      <w:r w:rsidRPr="0044333E">
        <w:rPr>
          <w:rFonts w:ascii="inherit" w:eastAsia="Times New Roman" w:hAnsi="inherit" w:cs="Courier New"/>
          <w:color w:val="FFFFFF"/>
          <w:spacing w:val="12"/>
          <w:kern w:val="0"/>
          <w:sz w:val="26"/>
          <w:szCs w:val="26"/>
          <w14:ligatures w14:val="none"/>
        </w:rPr>
        <w:t>myCircle.getArea</w:t>
      </w:r>
      <w:proofErr w:type="spellEnd"/>
      <w:r w:rsidRPr="0044333E">
        <w:rPr>
          <w:rFonts w:ascii="inherit" w:eastAsia="Times New Roman" w:hAnsi="inherit" w:cs="Courier New"/>
          <w:color w:val="FFFFFF"/>
          <w:spacing w:val="12"/>
          <w:kern w:val="0"/>
          <w:sz w:val="26"/>
          <w:szCs w:val="26"/>
          <w14:ligatures w14:val="none"/>
        </w:rPr>
        <w:t>()</w:t>
      </w:r>
      <w:proofErr w:type="gramStart"/>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xml:space="preserve"> </w:t>
      </w:r>
    </w:p>
    <w:p w14:paraId="2AF53F75"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
    <w:p w14:paraId="1D904618"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lastRenderedPageBreak/>
        <w:t>}</w:t>
      </w:r>
    </w:p>
    <w:p w14:paraId="42DDD159"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 xml:space="preserve">Ans: No, the above code will not create any problem. The code will be compiled successfully. The output is: Radius is 1.0, Area of </w:t>
      </w:r>
      <w:proofErr w:type="spellStart"/>
      <w:r w:rsidRPr="0044333E">
        <w:rPr>
          <w:rFonts w:ascii="Segoe UI" w:eastAsia="Times New Roman" w:hAnsi="Segoe UI" w:cs="Segoe UI"/>
          <w:color w:val="000000"/>
          <w:kern w:val="0"/>
          <w:sz w:val="27"/>
          <w:szCs w:val="27"/>
          <w14:ligatures w14:val="none"/>
        </w:rPr>
        <w:t>cirle</w:t>
      </w:r>
      <w:proofErr w:type="spellEnd"/>
      <w:r w:rsidRPr="0044333E">
        <w:rPr>
          <w:rFonts w:ascii="Segoe UI" w:eastAsia="Times New Roman" w:hAnsi="Segoe UI" w:cs="Segoe UI"/>
          <w:color w:val="000000"/>
          <w:kern w:val="0"/>
          <w:sz w:val="27"/>
          <w:szCs w:val="27"/>
          <w14:ligatures w14:val="none"/>
        </w:rPr>
        <w:t>: 3.141592653589793.</w:t>
      </w:r>
    </w:p>
    <w:p w14:paraId="52B519E0"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13. Does reflection violates encapsulation in Java?</w:t>
      </w:r>
    </w:p>
    <w:p w14:paraId="08AE785A"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Ans: Reflection violates encapsulation because it reveals the internal data structures.</w:t>
      </w:r>
    </w:p>
    <w:p w14:paraId="284BBD3C"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14. Explain design pattern based on encapsulation in java?</w:t>
      </w:r>
    </w:p>
    <w:p w14:paraId="7CA76489"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Ans: In many design patterns, Java uses the encapsulation technique and one of them is Factory pattern which is used to create the objects.</w:t>
      </w:r>
    </w:p>
    <w:p w14:paraId="3CC8CF62"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Factory pattern is a better choice in creating the object of those classes whose creation logic can vary. It is also used for creating different implementations of the same interface.</w:t>
      </w:r>
    </w:p>
    <w:p w14:paraId="7EC8C6ED"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w:t>
      </w:r>
      <w:proofErr w:type="spellStart"/>
      <w:r w:rsidRPr="0044333E">
        <w:rPr>
          <w:rFonts w:ascii="Segoe UI" w:eastAsia="Times New Roman" w:hAnsi="Segoe UI" w:cs="Segoe UI"/>
          <w:color w:val="000000"/>
          <w:kern w:val="0"/>
          <w:sz w:val="27"/>
          <w:szCs w:val="27"/>
          <w14:ligatures w14:val="none"/>
        </w:rPr>
        <w:t>BorderFactory</w:t>
      </w:r>
      <w:proofErr w:type="spellEnd"/>
      <w:r w:rsidRPr="0044333E">
        <w:rPr>
          <w:rFonts w:ascii="Segoe UI" w:eastAsia="Times New Roman" w:hAnsi="Segoe UI" w:cs="Segoe UI"/>
          <w:color w:val="000000"/>
          <w:kern w:val="0"/>
          <w:sz w:val="27"/>
          <w:szCs w:val="27"/>
          <w14:ligatures w14:val="none"/>
        </w:rPr>
        <w:t xml:space="preserve"> </w:t>
      </w:r>
      <w:proofErr w:type="spellStart"/>
      <w:r w:rsidRPr="0044333E">
        <w:rPr>
          <w:rFonts w:ascii="Segoe UI" w:eastAsia="Times New Roman" w:hAnsi="Segoe UI" w:cs="Segoe UI"/>
          <w:color w:val="000000"/>
          <w:kern w:val="0"/>
          <w:sz w:val="27"/>
          <w:szCs w:val="27"/>
          <w14:ligatures w14:val="none"/>
        </w:rPr>
        <w:t>class’</w:t>
      </w:r>
      <w:proofErr w:type="spellEnd"/>
      <w:r w:rsidRPr="0044333E">
        <w:rPr>
          <w:rFonts w:ascii="Segoe UI" w:eastAsia="Times New Roman" w:hAnsi="Segoe UI" w:cs="Segoe UI"/>
          <w:color w:val="000000"/>
          <w:kern w:val="0"/>
          <w:sz w:val="27"/>
          <w:szCs w:val="27"/>
          <w14:ligatures w14:val="none"/>
        </w:rPr>
        <w:t xml:space="preserve"> of JDK is a good example of encapsulation in Java which creates different types of ‘</w:t>
      </w:r>
      <w:proofErr w:type="gramStart"/>
      <w:r w:rsidRPr="0044333E">
        <w:rPr>
          <w:rFonts w:ascii="Segoe UI" w:eastAsia="Times New Roman" w:hAnsi="Segoe UI" w:cs="Segoe UI"/>
          <w:color w:val="000000"/>
          <w:kern w:val="0"/>
          <w:sz w:val="27"/>
          <w:szCs w:val="27"/>
          <w14:ligatures w14:val="none"/>
        </w:rPr>
        <w:t>border</w:t>
      </w:r>
      <w:proofErr w:type="gramEnd"/>
      <w:r w:rsidRPr="0044333E">
        <w:rPr>
          <w:rFonts w:ascii="Segoe UI" w:eastAsia="Times New Roman" w:hAnsi="Segoe UI" w:cs="Segoe UI"/>
          <w:color w:val="000000"/>
          <w:kern w:val="0"/>
          <w:sz w:val="27"/>
          <w:szCs w:val="27"/>
          <w14:ligatures w14:val="none"/>
        </w:rPr>
        <w:t>’ and encapsulates creation logic of border.</w:t>
      </w:r>
    </w:p>
    <w:p w14:paraId="77847A9D" w14:textId="77777777" w:rsidR="0044333E" w:rsidRPr="0044333E" w:rsidRDefault="0044333E" w:rsidP="0044333E">
      <w:pPr>
        <w:shd w:val="clear" w:color="auto" w:fill="FFFFFF"/>
        <w:spacing w:after="0"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b/>
          <w:bCs/>
          <w:color w:val="000000"/>
          <w:kern w:val="0"/>
          <w:sz w:val="27"/>
          <w:szCs w:val="27"/>
          <w:bdr w:val="none" w:sz="0" w:space="0" w:color="auto" w:frame="1"/>
          <w14:ligatures w14:val="none"/>
        </w:rPr>
        <w:t xml:space="preserve">15. How can the variable of the </w:t>
      </w:r>
      <w:proofErr w:type="spellStart"/>
      <w:r w:rsidRPr="0044333E">
        <w:rPr>
          <w:rFonts w:ascii="Segoe UI" w:eastAsia="Times New Roman" w:hAnsi="Segoe UI" w:cs="Segoe UI"/>
          <w:b/>
          <w:bCs/>
          <w:color w:val="000000"/>
          <w:kern w:val="0"/>
          <w:sz w:val="27"/>
          <w:szCs w:val="27"/>
          <w:bdr w:val="none" w:sz="0" w:space="0" w:color="auto" w:frame="1"/>
          <w14:ligatures w14:val="none"/>
        </w:rPr>
        <w:t>EncapsulationTest</w:t>
      </w:r>
      <w:proofErr w:type="spellEnd"/>
      <w:r w:rsidRPr="0044333E">
        <w:rPr>
          <w:rFonts w:ascii="Segoe UI" w:eastAsia="Times New Roman" w:hAnsi="Segoe UI" w:cs="Segoe UI"/>
          <w:b/>
          <w:bCs/>
          <w:color w:val="000000"/>
          <w:kern w:val="0"/>
          <w:sz w:val="27"/>
          <w:szCs w:val="27"/>
          <w:bdr w:val="none" w:sz="0" w:space="0" w:color="auto" w:frame="1"/>
          <w14:ligatures w14:val="none"/>
        </w:rPr>
        <w:t xml:space="preserve"> be accessed by using getter and setter methods?</w:t>
      </w:r>
    </w:p>
    <w:p w14:paraId="3060D771"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 xml:space="preserve">Ans: The public </w:t>
      </w:r>
      <w:proofErr w:type="spellStart"/>
      <w:proofErr w:type="gramStart"/>
      <w:r w:rsidRPr="0044333E">
        <w:rPr>
          <w:rFonts w:ascii="Segoe UI" w:eastAsia="Times New Roman" w:hAnsi="Segoe UI" w:cs="Segoe UI"/>
          <w:color w:val="000000"/>
          <w:kern w:val="0"/>
          <w:sz w:val="27"/>
          <w:szCs w:val="27"/>
          <w14:ligatures w14:val="none"/>
        </w:rPr>
        <w:t>setXXX</w:t>
      </w:r>
      <w:proofErr w:type="spellEnd"/>
      <w:r w:rsidRPr="0044333E">
        <w:rPr>
          <w:rFonts w:ascii="Segoe UI" w:eastAsia="Times New Roman" w:hAnsi="Segoe UI" w:cs="Segoe UI"/>
          <w:color w:val="000000"/>
          <w:kern w:val="0"/>
          <w:sz w:val="27"/>
          <w:szCs w:val="27"/>
          <w14:ligatures w14:val="none"/>
        </w:rPr>
        <w:t>(</w:t>
      </w:r>
      <w:proofErr w:type="gramEnd"/>
      <w:r w:rsidRPr="0044333E">
        <w:rPr>
          <w:rFonts w:ascii="Segoe UI" w:eastAsia="Times New Roman" w:hAnsi="Segoe UI" w:cs="Segoe UI"/>
          <w:color w:val="000000"/>
          <w:kern w:val="0"/>
          <w:sz w:val="27"/>
          <w:szCs w:val="27"/>
          <w14:ligatures w14:val="none"/>
        </w:rPr>
        <w:t xml:space="preserve">) and </w:t>
      </w:r>
      <w:proofErr w:type="spellStart"/>
      <w:r w:rsidRPr="0044333E">
        <w:rPr>
          <w:rFonts w:ascii="Segoe UI" w:eastAsia="Times New Roman" w:hAnsi="Segoe UI" w:cs="Segoe UI"/>
          <w:color w:val="000000"/>
          <w:kern w:val="0"/>
          <w:sz w:val="27"/>
          <w:szCs w:val="27"/>
          <w14:ligatures w14:val="none"/>
        </w:rPr>
        <w:t>getXXX</w:t>
      </w:r>
      <w:proofErr w:type="spellEnd"/>
      <w:r w:rsidRPr="0044333E">
        <w:rPr>
          <w:rFonts w:ascii="Segoe UI" w:eastAsia="Times New Roman" w:hAnsi="Segoe UI" w:cs="Segoe UI"/>
          <w:color w:val="000000"/>
          <w:kern w:val="0"/>
          <w:sz w:val="27"/>
          <w:szCs w:val="27"/>
          <w14:ligatures w14:val="none"/>
        </w:rPr>
        <w:t xml:space="preserve">() methods are access points of the instance variable of </w:t>
      </w:r>
      <w:proofErr w:type="spellStart"/>
      <w:r w:rsidRPr="0044333E">
        <w:rPr>
          <w:rFonts w:ascii="Segoe UI" w:eastAsia="Times New Roman" w:hAnsi="Segoe UI" w:cs="Segoe UI"/>
          <w:color w:val="000000"/>
          <w:kern w:val="0"/>
          <w:sz w:val="27"/>
          <w:szCs w:val="27"/>
          <w14:ligatures w14:val="none"/>
        </w:rPr>
        <w:t>EncapsulationTest</w:t>
      </w:r>
      <w:proofErr w:type="spellEnd"/>
      <w:r w:rsidRPr="0044333E">
        <w:rPr>
          <w:rFonts w:ascii="Segoe UI" w:eastAsia="Times New Roman" w:hAnsi="Segoe UI" w:cs="Segoe UI"/>
          <w:color w:val="000000"/>
          <w:kern w:val="0"/>
          <w:sz w:val="27"/>
          <w:szCs w:val="27"/>
          <w14:ligatures w14:val="none"/>
        </w:rPr>
        <w:t xml:space="preserve"> class. Basically, these methods are known as getter and setter methods.</w:t>
      </w:r>
    </w:p>
    <w:p w14:paraId="0E35CE04"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 xml:space="preserve">Therefore, any class that wants to access variable should access them through these getters and setters. The variables of the </w:t>
      </w:r>
      <w:proofErr w:type="spellStart"/>
      <w:r w:rsidRPr="0044333E">
        <w:rPr>
          <w:rFonts w:ascii="Segoe UI" w:eastAsia="Times New Roman" w:hAnsi="Segoe UI" w:cs="Segoe UI"/>
          <w:color w:val="000000"/>
          <w:kern w:val="0"/>
          <w:sz w:val="27"/>
          <w:szCs w:val="27"/>
          <w14:ligatures w14:val="none"/>
        </w:rPr>
        <w:t>EncapsulationTest</w:t>
      </w:r>
      <w:proofErr w:type="spellEnd"/>
      <w:r w:rsidRPr="0044333E">
        <w:rPr>
          <w:rFonts w:ascii="Segoe UI" w:eastAsia="Times New Roman" w:hAnsi="Segoe UI" w:cs="Segoe UI"/>
          <w:color w:val="000000"/>
          <w:kern w:val="0"/>
          <w:sz w:val="27"/>
          <w:szCs w:val="27"/>
          <w14:ligatures w14:val="none"/>
        </w:rPr>
        <w:t xml:space="preserve"> class can be </w:t>
      </w:r>
      <w:proofErr w:type="gramStart"/>
      <w:r w:rsidRPr="0044333E">
        <w:rPr>
          <w:rFonts w:ascii="Segoe UI" w:eastAsia="Times New Roman" w:hAnsi="Segoe UI" w:cs="Segoe UI"/>
          <w:color w:val="000000"/>
          <w:kern w:val="0"/>
          <w:sz w:val="27"/>
          <w:szCs w:val="27"/>
          <w14:ligatures w14:val="none"/>
        </w:rPr>
        <w:t>accessed  as</w:t>
      </w:r>
      <w:proofErr w:type="gramEnd"/>
      <w:r w:rsidRPr="0044333E">
        <w:rPr>
          <w:rFonts w:ascii="Segoe UI" w:eastAsia="Times New Roman" w:hAnsi="Segoe UI" w:cs="Segoe UI"/>
          <w:color w:val="000000"/>
          <w:kern w:val="0"/>
          <w:sz w:val="27"/>
          <w:szCs w:val="27"/>
          <w14:ligatures w14:val="none"/>
        </w:rPr>
        <w:t xml:space="preserve"> shown in the following code:</w:t>
      </w:r>
    </w:p>
    <w:p w14:paraId="412D1943"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public class </w:t>
      </w:r>
      <w:proofErr w:type="spellStart"/>
      <w:r w:rsidRPr="0044333E">
        <w:rPr>
          <w:rFonts w:ascii="inherit" w:eastAsia="Times New Roman" w:hAnsi="inherit" w:cs="Courier New"/>
          <w:color w:val="FFFFFF"/>
          <w:spacing w:val="12"/>
          <w:kern w:val="0"/>
          <w:sz w:val="26"/>
          <w:szCs w:val="26"/>
          <w14:ligatures w14:val="none"/>
        </w:rPr>
        <w:t>RunEncapTest</w:t>
      </w:r>
      <w:proofErr w:type="spellEnd"/>
      <w:r w:rsidRPr="0044333E">
        <w:rPr>
          <w:rFonts w:ascii="inherit" w:eastAsia="Times New Roman" w:hAnsi="inherit" w:cs="Courier New"/>
          <w:color w:val="FFFFFF"/>
          <w:spacing w:val="12"/>
          <w:kern w:val="0"/>
          <w:sz w:val="26"/>
          <w:szCs w:val="26"/>
          <w14:ligatures w14:val="none"/>
        </w:rPr>
        <w:t xml:space="preserve"> { </w:t>
      </w:r>
    </w:p>
    <w:p w14:paraId="7A2F06D0"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public static void </w:t>
      </w:r>
      <w:proofErr w:type="gramStart"/>
      <w:r w:rsidRPr="0044333E">
        <w:rPr>
          <w:rFonts w:ascii="inherit" w:eastAsia="Times New Roman" w:hAnsi="inherit" w:cs="Courier New"/>
          <w:color w:val="FFFFFF"/>
          <w:spacing w:val="12"/>
          <w:kern w:val="0"/>
          <w:sz w:val="26"/>
          <w:szCs w:val="26"/>
          <w14:ligatures w14:val="none"/>
        </w:rPr>
        <w:t>main(</w:t>
      </w:r>
      <w:proofErr w:type="gramEnd"/>
      <w:r w:rsidRPr="0044333E">
        <w:rPr>
          <w:rFonts w:ascii="inherit" w:eastAsia="Times New Roman" w:hAnsi="inherit" w:cs="Courier New"/>
          <w:color w:val="FFFFFF"/>
          <w:spacing w:val="12"/>
          <w:kern w:val="0"/>
          <w:sz w:val="26"/>
          <w:szCs w:val="26"/>
          <w14:ligatures w14:val="none"/>
        </w:rPr>
        <w:t xml:space="preserve">String </w:t>
      </w:r>
      <w:proofErr w:type="spellStart"/>
      <w:r w:rsidRPr="0044333E">
        <w:rPr>
          <w:rFonts w:ascii="inherit" w:eastAsia="Times New Roman" w:hAnsi="inherit" w:cs="Courier New"/>
          <w:color w:val="FFFFFF"/>
          <w:spacing w:val="12"/>
          <w:kern w:val="0"/>
          <w:sz w:val="26"/>
          <w:szCs w:val="26"/>
          <w14:ligatures w14:val="none"/>
        </w:rPr>
        <w:t>args</w:t>
      </w:r>
      <w:proofErr w:type="spellEnd"/>
      <w:r w:rsidRPr="0044333E">
        <w:rPr>
          <w:rFonts w:ascii="inherit" w:eastAsia="Times New Roman" w:hAnsi="inherit" w:cs="Courier New"/>
          <w:color w:val="FFFFFF"/>
          <w:spacing w:val="12"/>
          <w:kern w:val="0"/>
          <w:sz w:val="26"/>
          <w:szCs w:val="26"/>
          <w14:ligatures w14:val="none"/>
        </w:rPr>
        <w:t xml:space="preserve">[ ][ ]) </w:t>
      </w:r>
    </w:p>
    <w:p w14:paraId="792553D8"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
    <w:p w14:paraId="280E7018"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roofErr w:type="spellStart"/>
      <w:r w:rsidRPr="0044333E">
        <w:rPr>
          <w:rFonts w:ascii="inherit" w:eastAsia="Times New Roman" w:hAnsi="inherit" w:cs="Courier New"/>
          <w:color w:val="FFFFFF"/>
          <w:spacing w:val="12"/>
          <w:kern w:val="0"/>
          <w:sz w:val="26"/>
          <w:szCs w:val="26"/>
          <w14:ligatures w14:val="none"/>
        </w:rPr>
        <w:t>EncaptulationTest</w:t>
      </w:r>
      <w:proofErr w:type="spellEnd"/>
      <w:r w:rsidRPr="0044333E">
        <w:rPr>
          <w:rFonts w:ascii="inherit" w:eastAsia="Times New Roman" w:hAnsi="inherit" w:cs="Courier New"/>
          <w:color w:val="FFFFFF"/>
          <w:spacing w:val="12"/>
          <w:kern w:val="0"/>
          <w:sz w:val="26"/>
          <w:szCs w:val="26"/>
          <w14:ligatures w14:val="none"/>
        </w:rPr>
        <w:t xml:space="preserve"> </w:t>
      </w:r>
      <w:proofErr w:type="spellStart"/>
      <w:r w:rsidRPr="0044333E">
        <w:rPr>
          <w:rFonts w:ascii="inherit" w:eastAsia="Times New Roman" w:hAnsi="inherit" w:cs="Courier New"/>
          <w:color w:val="FFFFFF"/>
          <w:spacing w:val="12"/>
          <w:kern w:val="0"/>
          <w:sz w:val="26"/>
          <w:szCs w:val="26"/>
          <w14:ligatures w14:val="none"/>
        </w:rPr>
        <w:t>encap</w:t>
      </w:r>
      <w:proofErr w:type="spellEnd"/>
      <w:r w:rsidRPr="0044333E">
        <w:rPr>
          <w:rFonts w:ascii="inherit" w:eastAsia="Times New Roman" w:hAnsi="inherit" w:cs="Courier New"/>
          <w:color w:val="FFFFFF"/>
          <w:spacing w:val="12"/>
          <w:kern w:val="0"/>
          <w:sz w:val="26"/>
          <w:szCs w:val="26"/>
          <w14:ligatures w14:val="none"/>
        </w:rPr>
        <w:t xml:space="preserve"> = new </w:t>
      </w:r>
      <w:proofErr w:type="spellStart"/>
      <w:proofErr w:type="gramStart"/>
      <w:r w:rsidRPr="0044333E">
        <w:rPr>
          <w:rFonts w:ascii="inherit" w:eastAsia="Times New Roman" w:hAnsi="inherit" w:cs="Courier New"/>
          <w:color w:val="FFFFFF"/>
          <w:spacing w:val="12"/>
          <w:kern w:val="0"/>
          <w:sz w:val="26"/>
          <w:szCs w:val="26"/>
          <w14:ligatures w14:val="none"/>
        </w:rPr>
        <w:t>EncapsulationTest</w:t>
      </w:r>
      <w:proofErr w:type="spellEnd"/>
      <w:r w:rsidRPr="0044333E">
        <w:rPr>
          <w:rFonts w:ascii="inherit" w:eastAsia="Times New Roman" w:hAnsi="inherit" w:cs="Courier New"/>
          <w:color w:val="FFFFFF"/>
          <w:spacing w:val="12"/>
          <w:kern w:val="0"/>
          <w:sz w:val="26"/>
          <w:szCs w:val="26"/>
          <w14:ligatures w14:val="none"/>
        </w:rPr>
        <w:t>(</w:t>
      </w:r>
      <w:proofErr w:type="gramEnd"/>
      <w:r w:rsidRPr="0044333E">
        <w:rPr>
          <w:rFonts w:ascii="inherit" w:eastAsia="Times New Roman" w:hAnsi="inherit" w:cs="Courier New"/>
          <w:color w:val="FFFFFF"/>
          <w:spacing w:val="12"/>
          <w:kern w:val="0"/>
          <w:sz w:val="26"/>
          <w:szCs w:val="26"/>
          <w14:ligatures w14:val="none"/>
        </w:rPr>
        <w:t xml:space="preserve">); </w:t>
      </w:r>
    </w:p>
    <w:p w14:paraId="4CEF0E7A"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roofErr w:type="spellStart"/>
      <w:proofErr w:type="gramStart"/>
      <w:r w:rsidRPr="0044333E">
        <w:rPr>
          <w:rFonts w:ascii="inherit" w:eastAsia="Times New Roman" w:hAnsi="inherit" w:cs="Courier New"/>
          <w:color w:val="FFFFFF"/>
          <w:spacing w:val="12"/>
          <w:kern w:val="0"/>
          <w:sz w:val="26"/>
          <w:szCs w:val="26"/>
          <w14:ligatures w14:val="none"/>
        </w:rPr>
        <w:t>encap.setName</w:t>
      </w:r>
      <w:proofErr w:type="spellEnd"/>
      <w:proofErr w:type="gramEnd"/>
      <w:r w:rsidRPr="0044333E">
        <w:rPr>
          <w:rFonts w:ascii="inherit" w:eastAsia="Times New Roman" w:hAnsi="inherit" w:cs="Courier New"/>
          <w:color w:val="FFFFFF"/>
          <w:spacing w:val="12"/>
          <w:kern w:val="0"/>
          <w:sz w:val="26"/>
          <w:szCs w:val="26"/>
          <w14:ligatures w14:val="none"/>
        </w:rPr>
        <w:t xml:space="preserve">("John"); </w:t>
      </w:r>
    </w:p>
    <w:p w14:paraId="0A0B3C49"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lastRenderedPageBreak/>
        <w:t xml:space="preserve">    </w:t>
      </w:r>
      <w:proofErr w:type="spellStart"/>
      <w:proofErr w:type="gramStart"/>
      <w:r w:rsidRPr="0044333E">
        <w:rPr>
          <w:rFonts w:ascii="inherit" w:eastAsia="Times New Roman" w:hAnsi="inherit" w:cs="Courier New"/>
          <w:color w:val="FFFFFF"/>
          <w:spacing w:val="12"/>
          <w:kern w:val="0"/>
          <w:sz w:val="26"/>
          <w:szCs w:val="26"/>
          <w14:ligatures w14:val="none"/>
        </w:rPr>
        <w:t>encap.setAge</w:t>
      </w:r>
      <w:proofErr w:type="spellEnd"/>
      <w:proofErr w:type="gramEnd"/>
      <w:r w:rsidRPr="0044333E">
        <w:rPr>
          <w:rFonts w:ascii="inherit" w:eastAsia="Times New Roman" w:hAnsi="inherit" w:cs="Courier New"/>
          <w:color w:val="FFFFFF"/>
          <w:spacing w:val="12"/>
          <w:kern w:val="0"/>
          <w:sz w:val="26"/>
          <w:szCs w:val="26"/>
          <w14:ligatures w14:val="none"/>
        </w:rPr>
        <w:t xml:space="preserve">(22); </w:t>
      </w:r>
    </w:p>
    <w:p w14:paraId="6C146773"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roofErr w:type="spellStart"/>
      <w:proofErr w:type="gramStart"/>
      <w:r w:rsidRPr="0044333E">
        <w:rPr>
          <w:rFonts w:ascii="inherit" w:eastAsia="Times New Roman" w:hAnsi="inherit" w:cs="Courier New"/>
          <w:color w:val="FFFFFF"/>
          <w:spacing w:val="12"/>
          <w:kern w:val="0"/>
          <w:sz w:val="26"/>
          <w:szCs w:val="26"/>
          <w14:ligatures w14:val="none"/>
        </w:rPr>
        <w:t>encap.setId</w:t>
      </w:r>
      <w:proofErr w:type="spellEnd"/>
      <w:proofErr w:type="gramEnd"/>
      <w:r w:rsidRPr="0044333E">
        <w:rPr>
          <w:rFonts w:ascii="inherit" w:eastAsia="Times New Roman" w:hAnsi="inherit" w:cs="Courier New"/>
          <w:color w:val="FFFFFF"/>
          <w:spacing w:val="12"/>
          <w:kern w:val="0"/>
          <w:sz w:val="26"/>
          <w:szCs w:val="26"/>
          <w14:ligatures w14:val="none"/>
        </w:rPr>
        <w:t xml:space="preserve">(123456); </w:t>
      </w:r>
    </w:p>
    <w:p w14:paraId="65D1AA0D"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p>
    <w:p w14:paraId="3775978E"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roofErr w:type="spellStart"/>
      <w:r w:rsidRPr="0044333E">
        <w:rPr>
          <w:rFonts w:ascii="inherit" w:eastAsia="Times New Roman" w:hAnsi="inherit" w:cs="Courier New"/>
          <w:color w:val="FFFFFF"/>
          <w:spacing w:val="12"/>
          <w:kern w:val="0"/>
          <w:sz w:val="26"/>
          <w:szCs w:val="26"/>
          <w14:ligatures w14:val="none"/>
        </w:rPr>
        <w:t>System.out.println</w:t>
      </w:r>
      <w:proofErr w:type="spellEnd"/>
      <w:r w:rsidRPr="0044333E">
        <w:rPr>
          <w:rFonts w:ascii="inherit" w:eastAsia="Times New Roman" w:hAnsi="inherit" w:cs="Courier New"/>
          <w:color w:val="FFFFFF"/>
          <w:spacing w:val="12"/>
          <w:kern w:val="0"/>
          <w:sz w:val="26"/>
          <w:szCs w:val="26"/>
          <w14:ligatures w14:val="none"/>
        </w:rPr>
        <w:t>("Name: " +</w:t>
      </w:r>
      <w:proofErr w:type="spellStart"/>
      <w:proofErr w:type="gramStart"/>
      <w:r w:rsidRPr="0044333E">
        <w:rPr>
          <w:rFonts w:ascii="inherit" w:eastAsia="Times New Roman" w:hAnsi="inherit" w:cs="Courier New"/>
          <w:color w:val="FFFFFF"/>
          <w:spacing w:val="12"/>
          <w:kern w:val="0"/>
          <w:sz w:val="26"/>
          <w:szCs w:val="26"/>
          <w14:ligatures w14:val="none"/>
        </w:rPr>
        <w:t>encap.getName</w:t>
      </w:r>
      <w:proofErr w:type="spellEnd"/>
      <w:proofErr w:type="gramEnd"/>
      <w:r w:rsidRPr="0044333E">
        <w:rPr>
          <w:rFonts w:ascii="inherit" w:eastAsia="Times New Roman" w:hAnsi="inherit" w:cs="Courier New"/>
          <w:color w:val="FFFFFF"/>
          <w:spacing w:val="12"/>
          <w:kern w:val="0"/>
          <w:sz w:val="26"/>
          <w:szCs w:val="26"/>
          <w14:ligatures w14:val="none"/>
        </w:rPr>
        <w:t xml:space="preserve">()); </w:t>
      </w:r>
      <w:proofErr w:type="spellStart"/>
      <w:r w:rsidRPr="0044333E">
        <w:rPr>
          <w:rFonts w:ascii="inherit" w:eastAsia="Times New Roman" w:hAnsi="inherit" w:cs="Courier New"/>
          <w:color w:val="FFFFFF"/>
          <w:spacing w:val="12"/>
          <w:kern w:val="0"/>
          <w:sz w:val="26"/>
          <w:szCs w:val="26"/>
          <w14:ligatures w14:val="none"/>
        </w:rPr>
        <w:t>System.out.println</w:t>
      </w:r>
      <w:proofErr w:type="spellEnd"/>
      <w:r w:rsidRPr="0044333E">
        <w:rPr>
          <w:rFonts w:ascii="inherit" w:eastAsia="Times New Roman" w:hAnsi="inherit" w:cs="Courier New"/>
          <w:color w:val="FFFFFF"/>
          <w:spacing w:val="12"/>
          <w:kern w:val="0"/>
          <w:sz w:val="26"/>
          <w:szCs w:val="26"/>
          <w14:ligatures w14:val="none"/>
        </w:rPr>
        <w:t>("Age: " +</w:t>
      </w:r>
      <w:proofErr w:type="spellStart"/>
      <w:r w:rsidRPr="0044333E">
        <w:rPr>
          <w:rFonts w:ascii="inherit" w:eastAsia="Times New Roman" w:hAnsi="inherit" w:cs="Courier New"/>
          <w:color w:val="FFFFFF"/>
          <w:spacing w:val="12"/>
          <w:kern w:val="0"/>
          <w:sz w:val="26"/>
          <w:szCs w:val="26"/>
          <w14:ligatures w14:val="none"/>
        </w:rPr>
        <w:t>encap.getAge</w:t>
      </w:r>
      <w:proofErr w:type="spellEnd"/>
      <w:r w:rsidRPr="0044333E">
        <w:rPr>
          <w:rFonts w:ascii="inherit" w:eastAsia="Times New Roman" w:hAnsi="inherit" w:cs="Courier New"/>
          <w:color w:val="FFFFFF"/>
          <w:spacing w:val="12"/>
          <w:kern w:val="0"/>
          <w:sz w:val="26"/>
          <w:szCs w:val="26"/>
          <w14:ligatures w14:val="none"/>
        </w:rPr>
        <w:t xml:space="preserve">()); </w:t>
      </w:r>
    </w:p>
    <w:p w14:paraId="3543EC77"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w:t>
      </w:r>
      <w:proofErr w:type="spellStart"/>
      <w:r w:rsidRPr="0044333E">
        <w:rPr>
          <w:rFonts w:ascii="inherit" w:eastAsia="Times New Roman" w:hAnsi="inherit" w:cs="Courier New"/>
          <w:color w:val="FFFFFF"/>
          <w:spacing w:val="12"/>
          <w:kern w:val="0"/>
          <w:sz w:val="26"/>
          <w:szCs w:val="26"/>
          <w14:ligatures w14:val="none"/>
        </w:rPr>
        <w:t>System.out.println</w:t>
      </w:r>
      <w:proofErr w:type="spellEnd"/>
      <w:r w:rsidRPr="0044333E">
        <w:rPr>
          <w:rFonts w:ascii="inherit" w:eastAsia="Times New Roman" w:hAnsi="inherit" w:cs="Courier New"/>
          <w:color w:val="FFFFFF"/>
          <w:spacing w:val="12"/>
          <w:kern w:val="0"/>
          <w:sz w:val="26"/>
          <w:szCs w:val="26"/>
          <w14:ligatures w14:val="none"/>
        </w:rPr>
        <w:t>("Id: " +</w:t>
      </w:r>
      <w:proofErr w:type="spellStart"/>
      <w:proofErr w:type="gramStart"/>
      <w:r w:rsidRPr="0044333E">
        <w:rPr>
          <w:rFonts w:ascii="inherit" w:eastAsia="Times New Roman" w:hAnsi="inherit" w:cs="Courier New"/>
          <w:color w:val="FFFFFF"/>
          <w:spacing w:val="12"/>
          <w:kern w:val="0"/>
          <w:sz w:val="26"/>
          <w:szCs w:val="26"/>
          <w14:ligatures w14:val="none"/>
        </w:rPr>
        <w:t>encap.getId</w:t>
      </w:r>
      <w:proofErr w:type="spellEnd"/>
      <w:proofErr w:type="gramEnd"/>
      <w:r w:rsidRPr="0044333E">
        <w:rPr>
          <w:rFonts w:ascii="inherit" w:eastAsia="Times New Roman" w:hAnsi="inherit" w:cs="Courier New"/>
          <w:color w:val="FFFFFF"/>
          <w:spacing w:val="12"/>
          <w:kern w:val="0"/>
          <w:sz w:val="26"/>
          <w:szCs w:val="26"/>
          <w14:ligatures w14:val="none"/>
        </w:rPr>
        <w:t xml:space="preserve">()); </w:t>
      </w:r>
    </w:p>
    <w:p w14:paraId="09D36ED2"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 xml:space="preserve"> } </w:t>
      </w:r>
    </w:p>
    <w:p w14:paraId="0F4F1CBF" w14:textId="77777777" w:rsidR="0044333E" w:rsidRPr="0044333E"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pacing w:val="12"/>
          <w:kern w:val="0"/>
          <w:sz w:val="26"/>
          <w:szCs w:val="26"/>
          <w14:ligatures w14:val="none"/>
        </w:rPr>
      </w:pPr>
      <w:r w:rsidRPr="0044333E">
        <w:rPr>
          <w:rFonts w:ascii="inherit" w:eastAsia="Times New Roman" w:hAnsi="inherit" w:cs="Courier New"/>
          <w:color w:val="FFFFFF"/>
          <w:spacing w:val="12"/>
          <w:kern w:val="0"/>
          <w:sz w:val="26"/>
          <w:szCs w:val="26"/>
          <w14:ligatures w14:val="none"/>
        </w:rPr>
        <w:t>}</w:t>
      </w:r>
    </w:p>
    <w:p w14:paraId="690E968A" w14:textId="77777777" w:rsidR="0044333E" w:rsidRPr="0044333E" w:rsidRDefault="0044333E" w:rsidP="0044333E">
      <w:pPr>
        <w:shd w:val="clear" w:color="auto" w:fill="FFFFFF"/>
        <w:spacing w:after="144" w:line="240" w:lineRule="auto"/>
        <w:rPr>
          <w:rFonts w:ascii="Segoe UI" w:eastAsia="Times New Roman" w:hAnsi="Segoe UI" w:cs="Segoe UI"/>
          <w:color w:val="000000"/>
          <w:kern w:val="0"/>
          <w:sz w:val="27"/>
          <w:szCs w:val="27"/>
          <w14:ligatures w14:val="none"/>
        </w:rPr>
      </w:pPr>
      <w:r w:rsidRPr="0044333E">
        <w:rPr>
          <w:rFonts w:ascii="Segoe UI" w:eastAsia="Times New Roman" w:hAnsi="Segoe UI" w:cs="Segoe UI"/>
          <w:color w:val="000000"/>
          <w:kern w:val="0"/>
          <w:sz w:val="27"/>
          <w:szCs w:val="27"/>
          <w14:ligatures w14:val="none"/>
        </w:rPr>
        <w:t>This would produce following output: Name: John Age: 22 Id: 123456.</w:t>
      </w:r>
    </w:p>
    <w:p w14:paraId="1405756B" w14:textId="0DD84C0C" w:rsidR="0044333E" w:rsidRDefault="0044333E" w:rsidP="0044333E">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Operators</w:t>
      </w:r>
    </w:p>
    <w:p w14:paraId="759C2724"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 What is an Operator in Java?</w:t>
      </w:r>
    </w:p>
    <w:p w14:paraId="02969501"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 operator is a special symbol that tells the compiler to perform specific mathematical or logical operations. It is generally used in a program to perform a particular function on operands.</w:t>
      </w:r>
    </w:p>
    <w:p w14:paraId="65DF03D4"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 What are the types of operators based on the number of operands?</w:t>
      </w:r>
    </w:p>
    <w:p w14:paraId="37A2CC43"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There are three types of operators in java based on the number of operands. They are:</w:t>
      </w:r>
    </w:p>
    <w:p w14:paraId="7B82F490" w14:textId="77777777" w:rsidR="0044333E" w:rsidRDefault="0044333E" w:rsidP="0044333E">
      <w:pPr>
        <w:numPr>
          <w:ilvl w:val="0"/>
          <w:numId w:val="263"/>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Unary operator</w:t>
      </w:r>
    </w:p>
    <w:p w14:paraId="69ED2A6D" w14:textId="77777777" w:rsidR="0044333E" w:rsidRDefault="0044333E" w:rsidP="0044333E">
      <w:pPr>
        <w:numPr>
          <w:ilvl w:val="0"/>
          <w:numId w:val="263"/>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Binary operator</w:t>
      </w:r>
    </w:p>
    <w:p w14:paraId="4A818A03" w14:textId="77777777" w:rsidR="0044333E" w:rsidRDefault="0044333E" w:rsidP="0044333E">
      <w:pPr>
        <w:numPr>
          <w:ilvl w:val="0"/>
          <w:numId w:val="263"/>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Ternary operator</w:t>
      </w:r>
    </w:p>
    <w:p w14:paraId="66987CF0"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 What is Unary operator in Java?</w:t>
      </w:r>
    </w:p>
    <w:p w14:paraId="02FDF9F4"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 operator that acts on a single operand is called unary operator. It uses a single variable.</w:t>
      </w:r>
    </w:p>
    <w:p w14:paraId="646AB54B"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4. What is a Binary operator in Java?</w:t>
      </w:r>
    </w:p>
    <w:p w14:paraId="6CB9EC2A"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 operator that acts on two operands is called binary operator. It uses two variables.</w:t>
      </w:r>
    </w:p>
    <w:p w14:paraId="33A60A02"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5. What is Ternary operator in Java?</w:t>
      </w:r>
    </w:p>
    <w:p w14:paraId="03DAC739"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lastRenderedPageBreak/>
        <w:t>Ans: A operator that acts on three operands is called ternary operator. It uses three variables.</w:t>
      </w:r>
    </w:p>
    <w:p w14:paraId="7B1976AC"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6. What is Expression in Java?</w:t>
      </w:r>
    </w:p>
    <w:p w14:paraId="1AEAA1B1"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An expression in java is a combination of operators and operands that is used to perform mathematical or logical calculations. In simple words, it is a combination of variables, constants, and operators.</w:t>
      </w:r>
    </w:p>
    <w:p w14:paraId="3649CADC"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For example, an expression is x+5. Here, the operand x is a variable, operand 5 is a constant, and + is an operator that acts on these two operands and produces the desired result.</w:t>
      </w:r>
    </w:p>
    <w:p w14:paraId="47F81F4E"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7. What is a symbolic operator in Java? What are the types of operators based on symbols?</w:t>
      </w:r>
    </w:p>
    <w:p w14:paraId="14D5D4D2"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 xml:space="preserve">Ans: If a symbol like +, -, *, </w:t>
      </w:r>
      <w:proofErr w:type="spellStart"/>
      <w:r>
        <w:rPr>
          <w:rFonts w:ascii="Segoe UI" w:hAnsi="Segoe UI" w:cs="Segoe UI"/>
          <w:color w:val="000000"/>
          <w:sz w:val="27"/>
          <w:szCs w:val="27"/>
        </w:rPr>
        <w:t>etc</w:t>
      </w:r>
      <w:proofErr w:type="spellEnd"/>
      <w:r>
        <w:rPr>
          <w:rFonts w:ascii="Segoe UI" w:hAnsi="Segoe UI" w:cs="Segoe UI"/>
          <w:color w:val="000000"/>
          <w:sz w:val="27"/>
          <w:szCs w:val="27"/>
        </w:rPr>
        <w:t xml:space="preserve"> is used as an operator, it is called symbolic operator.</w:t>
      </w:r>
    </w:p>
    <w:p w14:paraId="6A523BD3"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There are mainly eight types of operators based on symbols. They are as follows:</w:t>
      </w:r>
    </w:p>
    <w:p w14:paraId="6FCE0F0D" w14:textId="77777777" w:rsidR="0044333E" w:rsidRDefault="0044333E" w:rsidP="0044333E">
      <w:pPr>
        <w:numPr>
          <w:ilvl w:val="0"/>
          <w:numId w:val="264"/>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xml:space="preserve">Arithmetic operators </w:t>
      </w:r>
      <w:r>
        <w:rPr>
          <w:rFonts w:ascii="Cambria Math" w:hAnsi="Cambria Math" w:cs="Cambria Math"/>
          <w:color w:val="000000"/>
          <w:sz w:val="27"/>
          <w:szCs w:val="27"/>
        </w:rPr>
        <w:t>⇒</w:t>
      </w:r>
      <w:r>
        <w:rPr>
          <w:rFonts w:ascii="Segoe UI" w:hAnsi="Segoe UI" w:cs="Segoe UI"/>
          <w:color w:val="000000"/>
          <w:sz w:val="27"/>
          <w:szCs w:val="27"/>
        </w:rPr>
        <w:t xml:space="preserve"> +, -, *, /, etc.</w:t>
      </w:r>
    </w:p>
    <w:p w14:paraId="4F245A29" w14:textId="77777777" w:rsidR="0044333E" w:rsidRDefault="0044333E" w:rsidP="0044333E">
      <w:pPr>
        <w:numPr>
          <w:ilvl w:val="0"/>
          <w:numId w:val="264"/>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xml:space="preserve">Relational operators </w:t>
      </w:r>
      <w:r>
        <w:rPr>
          <w:rFonts w:ascii="Cambria Math" w:hAnsi="Cambria Math" w:cs="Cambria Math"/>
          <w:color w:val="000000"/>
          <w:sz w:val="27"/>
          <w:szCs w:val="27"/>
        </w:rPr>
        <w:t>⇒</w:t>
      </w:r>
      <w:r>
        <w:rPr>
          <w:rFonts w:ascii="Segoe UI" w:hAnsi="Segoe UI" w:cs="Segoe UI"/>
          <w:color w:val="000000"/>
          <w:sz w:val="27"/>
          <w:szCs w:val="27"/>
        </w:rPr>
        <w:t xml:space="preserve"> &lt;, &gt;, &lt;=, &gt;=, = =</w:t>
      </w:r>
      <w:proofErr w:type="gramStart"/>
      <w:r>
        <w:rPr>
          <w:rFonts w:ascii="Segoe UI" w:hAnsi="Segoe UI" w:cs="Segoe UI"/>
          <w:color w:val="000000"/>
          <w:sz w:val="27"/>
          <w:szCs w:val="27"/>
        </w:rPr>
        <w:t>, !</w:t>
      </w:r>
      <w:proofErr w:type="gramEnd"/>
      <w:r>
        <w:rPr>
          <w:rFonts w:ascii="Segoe UI" w:hAnsi="Segoe UI" w:cs="Segoe UI"/>
          <w:color w:val="000000"/>
          <w:sz w:val="27"/>
          <w:szCs w:val="27"/>
        </w:rPr>
        <w:t>=.</w:t>
      </w:r>
    </w:p>
    <w:p w14:paraId="40A3BB39" w14:textId="77777777" w:rsidR="0044333E" w:rsidRDefault="0044333E" w:rsidP="0044333E">
      <w:pPr>
        <w:numPr>
          <w:ilvl w:val="0"/>
          <w:numId w:val="264"/>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xml:space="preserve">Logical operators </w:t>
      </w:r>
      <w:r>
        <w:rPr>
          <w:rFonts w:ascii="Cambria Math" w:hAnsi="Cambria Math" w:cs="Cambria Math"/>
          <w:color w:val="000000"/>
          <w:sz w:val="27"/>
          <w:szCs w:val="27"/>
        </w:rPr>
        <w:t>⇒</w:t>
      </w:r>
      <w:r>
        <w:rPr>
          <w:rFonts w:ascii="Segoe UI" w:hAnsi="Segoe UI" w:cs="Segoe UI"/>
          <w:color w:val="000000"/>
          <w:sz w:val="27"/>
          <w:szCs w:val="27"/>
        </w:rPr>
        <w:t xml:space="preserve"> &amp;&amp;, ||</w:t>
      </w:r>
      <w:proofErr w:type="gramStart"/>
      <w:r>
        <w:rPr>
          <w:rFonts w:ascii="Segoe UI" w:hAnsi="Segoe UI" w:cs="Segoe UI"/>
          <w:color w:val="000000"/>
          <w:sz w:val="27"/>
          <w:szCs w:val="27"/>
        </w:rPr>
        <w:t>, !</w:t>
      </w:r>
      <w:proofErr w:type="gramEnd"/>
      <w:r>
        <w:rPr>
          <w:rFonts w:ascii="Segoe UI" w:hAnsi="Segoe UI" w:cs="Segoe UI"/>
          <w:color w:val="000000"/>
          <w:sz w:val="27"/>
          <w:szCs w:val="27"/>
        </w:rPr>
        <w:t>.</w:t>
      </w:r>
    </w:p>
    <w:p w14:paraId="64525BDC" w14:textId="77777777" w:rsidR="0044333E" w:rsidRDefault="0044333E" w:rsidP="0044333E">
      <w:pPr>
        <w:numPr>
          <w:ilvl w:val="0"/>
          <w:numId w:val="264"/>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xml:space="preserve">Assignment operators </w:t>
      </w:r>
      <w:r>
        <w:rPr>
          <w:rFonts w:ascii="Cambria Math" w:hAnsi="Cambria Math" w:cs="Cambria Math"/>
          <w:color w:val="000000"/>
          <w:sz w:val="27"/>
          <w:szCs w:val="27"/>
        </w:rPr>
        <w:t>⇒</w:t>
      </w:r>
      <w:r>
        <w:rPr>
          <w:rFonts w:ascii="Segoe UI" w:hAnsi="Segoe UI" w:cs="Segoe UI"/>
          <w:color w:val="000000"/>
          <w:sz w:val="27"/>
          <w:szCs w:val="27"/>
        </w:rPr>
        <w:t xml:space="preserve"> =,</w:t>
      </w:r>
    </w:p>
    <w:p w14:paraId="469B052D" w14:textId="77777777" w:rsidR="0044333E" w:rsidRDefault="0044333E" w:rsidP="0044333E">
      <w:pPr>
        <w:numPr>
          <w:ilvl w:val="0"/>
          <w:numId w:val="264"/>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xml:space="preserve">Increment and decrement operators </w:t>
      </w:r>
      <w:r>
        <w:rPr>
          <w:rFonts w:ascii="Cambria Math" w:hAnsi="Cambria Math" w:cs="Cambria Math"/>
          <w:color w:val="000000"/>
          <w:sz w:val="27"/>
          <w:szCs w:val="27"/>
        </w:rPr>
        <w:t>⇒</w:t>
      </w:r>
      <w:r>
        <w:rPr>
          <w:rFonts w:ascii="Segoe UI" w:hAnsi="Segoe UI" w:cs="Segoe UI"/>
          <w:color w:val="000000"/>
          <w:sz w:val="27"/>
          <w:szCs w:val="27"/>
        </w:rPr>
        <w:t xml:space="preserve"> + +, – –</w:t>
      </w:r>
    </w:p>
    <w:p w14:paraId="44226BA9" w14:textId="77777777" w:rsidR="0044333E" w:rsidRDefault="0044333E" w:rsidP="0044333E">
      <w:pPr>
        <w:numPr>
          <w:ilvl w:val="0"/>
          <w:numId w:val="264"/>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xml:space="preserve">Conditional operators </w:t>
      </w:r>
      <w:proofErr w:type="gramStart"/>
      <w:r>
        <w:rPr>
          <w:rFonts w:ascii="Cambria Math" w:hAnsi="Cambria Math" w:cs="Cambria Math"/>
          <w:color w:val="000000"/>
          <w:sz w:val="27"/>
          <w:szCs w:val="27"/>
        </w:rPr>
        <w:t>⇒</w:t>
      </w:r>
      <w:r>
        <w:rPr>
          <w:rFonts w:ascii="Segoe UI" w:hAnsi="Segoe UI" w:cs="Segoe UI"/>
          <w:color w:val="000000"/>
          <w:sz w:val="27"/>
          <w:szCs w:val="27"/>
        </w:rPr>
        <w:t xml:space="preserve"> ?</w:t>
      </w:r>
      <w:proofErr w:type="gramEnd"/>
      <w:r>
        <w:rPr>
          <w:rFonts w:ascii="Segoe UI" w:hAnsi="Segoe UI" w:cs="Segoe UI"/>
          <w:color w:val="000000"/>
          <w:sz w:val="27"/>
          <w:szCs w:val="27"/>
        </w:rPr>
        <w:t>:</w:t>
      </w:r>
    </w:p>
    <w:p w14:paraId="778903D7" w14:textId="77777777" w:rsidR="0044333E" w:rsidRDefault="0044333E" w:rsidP="0044333E">
      <w:pPr>
        <w:numPr>
          <w:ilvl w:val="0"/>
          <w:numId w:val="264"/>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xml:space="preserve">Bitwise operators </w:t>
      </w:r>
      <w:r>
        <w:rPr>
          <w:rFonts w:ascii="Cambria Math" w:hAnsi="Cambria Math" w:cs="Cambria Math"/>
          <w:color w:val="000000"/>
          <w:sz w:val="27"/>
          <w:szCs w:val="27"/>
        </w:rPr>
        <w:t>⇒</w:t>
      </w:r>
      <w:r>
        <w:rPr>
          <w:rFonts w:ascii="Segoe UI" w:hAnsi="Segoe UI" w:cs="Segoe UI"/>
          <w:color w:val="000000"/>
          <w:sz w:val="27"/>
          <w:szCs w:val="27"/>
        </w:rPr>
        <w:t xml:space="preserve"> &amp;</w:t>
      </w:r>
      <w:proofErr w:type="gramStart"/>
      <w:r>
        <w:rPr>
          <w:rFonts w:ascii="Segoe UI" w:hAnsi="Segoe UI" w:cs="Segoe UI"/>
          <w:color w:val="000000"/>
          <w:sz w:val="27"/>
          <w:szCs w:val="27"/>
        </w:rPr>
        <w:t>, !</w:t>
      </w:r>
      <w:proofErr w:type="gramEnd"/>
      <w:r>
        <w:rPr>
          <w:rFonts w:ascii="Segoe UI" w:hAnsi="Segoe UI" w:cs="Segoe UI"/>
          <w:color w:val="000000"/>
          <w:sz w:val="27"/>
          <w:szCs w:val="27"/>
        </w:rPr>
        <w:t>, ^, ~, &lt;&lt;, &gt;&gt;, &gt;&gt;&gt;</w:t>
      </w:r>
    </w:p>
    <w:p w14:paraId="5E6539F4" w14:textId="77777777" w:rsidR="0044333E" w:rsidRDefault="0044333E" w:rsidP="0044333E">
      <w:pPr>
        <w:numPr>
          <w:ilvl w:val="0"/>
          <w:numId w:val="264"/>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xml:space="preserve">Shift operators </w:t>
      </w:r>
      <w:r>
        <w:rPr>
          <w:rFonts w:ascii="Cambria Math" w:hAnsi="Cambria Math" w:cs="Cambria Math"/>
          <w:color w:val="000000"/>
          <w:sz w:val="27"/>
          <w:szCs w:val="27"/>
        </w:rPr>
        <w:t>⇒</w:t>
      </w:r>
      <w:r>
        <w:rPr>
          <w:rFonts w:ascii="Segoe UI" w:hAnsi="Segoe UI" w:cs="Segoe UI"/>
          <w:color w:val="000000"/>
          <w:sz w:val="27"/>
          <w:szCs w:val="27"/>
        </w:rPr>
        <w:t xml:space="preserve"> &lt;&lt;, &gt;&gt;, &gt;&gt;&gt;.</w:t>
      </w:r>
    </w:p>
    <w:p w14:paraId="6C6D2060"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8. What is named operator in Java?</w:t>
      </w:r>
    </w:p>
    <w:p w14:paraId="318001CE"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 xml:space="preserve">Ans: If a keyword is used as an operator, it is called named operator. The named operator is </w:t>
      </w:r>
      <w:proofErr w:type="spellStart"/>
      <w:r>
        <w:rPr>
          <w:rFonts w:ascii="Segoe UI" w:hAnsi="Segoe UI" w:cs="Segoe UI"/>
          <w:color w:val="000000"/>
          <w:sz w:val="27"/>
          <w:szCs w:val="27"/>
        </w:rPr>
        <w:t>instanceof</w:t>
      </w:r>
      <w:proofErr w:type="spellEnd"/>
      <w:r>
        <w:rPr>
          <w:rFonts w:ascii="Segoe UI" w:hAnsi="Segoe UI" w:cs="Segoe UI"/>
          <w:color w:val="000000"/>
          <w:sz w:val="27"/>
          <w:szCs w:val="27"/>
        </w:rPr>
        <w:t>.</w:t>
      </w:r>
    </w:p>
    <w:p w14:paraId="16D20A4A" w14:textId="77777777" w:rsidR="0044333E" w:rsidRDefault="0044333E" w:rsidP="0044333E">
      <w:pPr>
        <w:pStyle w:val="Heading2"/>
        <w:shd w:val="clear" w:color="auto" w:fill="FFFFFF"/>
        <w:spacing w:before="300" w:after="300" w:line="288" w:lineRule="atLeast"/>
        <w:rPr>
          <w:rFonts w:ascii="Segoe UI" w:hAnsi="Segoe UI" w:cs="Segoe UI"/>
          <w:color w:val="000000"/>
          <w:sz w:val="35"/>
          <w:szCs w:val="35"/>
        </w:rPr>
      </w:pPr>
      <w:r>
        <w:rPr>
          <w:rFonts w:ascii="Segoe UI" w:hAnsi="Segoe UI" w:cs="Segoe UI"/>
          <w:color w:val="000000"/>
          <w:sz w:val="35"/>
          <w:szCs w:val="35"/>
        </w:rPr>
        <w:t>Interview Questions based Arithmetic Operator in Java</w:t>
      </w:r>
    </w:p>
    <w:p w14:paraId="12E1732E" w14:textId="77777777" w:rsidR="0044333E" w:rsidRDefault="0044333E" w:rsidP="0044333E">
      <w:pPr>
        <w:spacing w:before="330" w:after="330"/>
        <w:rPr>
          <w:rFonts w:ascii="Times New Roman" w:hAnsi="Times New Roman" w:cs="Times New Roman"/>
          <w:sz w:val="24"/>
          <w:szCs w:val="24"/>
        </w:rPr>
      </w:pPr>
      <w:r>
        <w:pict w14:anchorId="2821FA44">
          <v:rect id="_x0000_i1612" style="width:0;height:.75pt" o:hralign="center" o:hrstd="t" o:hrnoshade="t" o:hr="t" fillcolor="black" stroked="f"/>
        </w:pict>
      </w:r>
    </w:p>
    <w:p w14:paraId="6E0C6B53"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 What is Arithmetic operators in Java?</w:t>
      </w:r>
    </w:p>
    <w:p w14:paraId="6D7E3128"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lastRenderedPageBreak/>
        <w:t>Ans: Operators that are used to performing fundamental arithmetic operations such as addition, subtraction, multiplication, and division on numeric data types are called arithmetic operators.</w:t>
      </w:r>
    </w:p>
    <w:p w14:paraId="1D30BBDA"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 What are the types of arithmetic operators?</w:t>
      </w:r>
    </w:p>
    <w:p w14:paraId="71A35875"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Java supports five types of arithmetic operators. They are:</w:t>
      </w:r>
    </w:p>
    <w:p w14:paraId="22857E89" w14:textId="77777777" w:rsidR="0044333E" w:rsidRDefault="0044333E" w:rsidP="0044333E">
      <w:pPr>
        <w:numPr>
          <w:ilvl w:val="0"/>
          <w:numId w:val="265"/>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Addition</w:t>
      </w:r>
    </w:p>
    <w:p w14:paraId="76541553" w14:textId="77777777" w:rsidR="0044333E" w:rsidRDefault="0044333E" w:rsidP="0044333E">
      <w:pPr>
        <w:numPr>
          <w:ilvl w:val="0"/>
          <w:numId w:val="265"/>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Subtraction</w:t>
      </w:r>
    </w:p>
    <w:p w14:paraId="12C2FCE7" w14:textId="77777777" w:rsidR="0044333E" w:rsidRDefault="0044333E" w:rsidP="0044333E">
      <w:pPr>
        <w:numPr>
          <w:ilvl w:val="0"/>
          <w:numId w:val="265"/>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Multiplication</w:t>
      </w:r>
    </w:p>
    <w:p w14:paraId="5D6CE52F" w14:textId="77777777" w:rsidR="0044333E" w:rsidRDefault="0044333E" w:rsidP="0044333E">
      <w:pPr>
        <w:numPr>
          <w:ilvl w:val="0"/>
          <w:numId w:val="265"/>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Division</w:t>
      </w:r>
    </w:p>
    <w:p w14:paraId="35A12FEA" w14:textId="77777777" w:rsidR="0044333E" w:rsidRDefault="0044333E" w:rsidP="0044333E">
      <w:pPr>
        <w:numPr>
          <w:ilvl w:val="0"/>
          <w:numId w:val="265"/>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Modulo division (Remainder)</w:t>
      </w:r>
    </w:p>
    <w:p w14:paraId="03B7F6CF"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 What are the priority levels of arithmetic operation in Java?</w:t>
      </w:r>
    </w:p>
    <w:p w14:paraId="43840BA9" w14:textId="77777777" w:rsidR="0044333E" w:rsidRDefault="0044333E" w:rsidP="0044333E">
      <w:pPr>
        <w:rPr>
          <w:rFonts w:ascii="Times New Roman" w:hAnsi="Times New Roman" w:cs="Times New Roman"/>
          <w:sz w:val="24"/>
          <w:szCs w:val="24"/>
        </w:rPr>
      </w:pPr>
      <w:r>
        <w:rPr>
          <w:rFonts w:ascii="Segoe UI" w:hAnsi="Segoe UI" w:cs="Segoe UI"/>
          <w:color w:val="000000"/>
          <w:sz w:val="27"/>
          <w:szCs w:val="27"/>
        </w:rPr>
        <w:br/>
      </w:r>
      <w:r>
        <w:rPr>
          <w:rFonts w:ascii="Segoe UI" w:hAnsi="Segoe UI" w:cs="Segoe UI"/>
          <w:color w:val="000000"/>
          <w:sz w:val="27"/>
          <w:szCs w:val="27"/>
          <w:shd w:val="clear" w:color="auto" w:fill="FFFFFF"/>
        </w:rPr>
        <w:t>Ans: There are two priority levels of arithmetic operation in java. They are as follows:</w:t>
      </w:r>
    </w:p>
    <w:p w14:paraId="3BC02F88" w14:textId="77777777" w:rsidR="0044333E" w:rsidRDefault="0044333E" w:rsidP="0044333E">
      <w:pPr>
        <w:numPr>
          <w:ilvl w:val="0"/>
          <w:numId w:val="266"/>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xml:space="preserve">High priority </w:t>
      </w:r>
      <w:r>
        <w:rPr>
          <w:rFonts w:ascii="Cambria Math" w:hAnsi="Cambria Math" w:cs="Cambria Math"/>
          <w:color w:val="000000"/>
          <w:sz w:val="27"/>
          <w:szCs w:val="27"/>
        </w:rPr>
        <w:t>⇒</w:t>
      </w:r>
      <w:r>
        <w:rPr>
          <w:rFonts w:ascii="Segoe UI" w:hAnsi="Segoe UI" w:cs="Segoe UI"/>
          <w:color w:val="000000"/>
          <w:sz w:val="27"/>
          <w:szCs w:val="27"/>
        </w:rPr>
        <w:t xml:space="preserve"> * / %</w:t>
      </w:r>
    </w:p>
    <w:p w14:paraId="56EC45C7" w14:textId="77777777" w:rsidR="0044333E" w:rsidRDefault="0044333E" w:rsidP="0044333E">
      <w:pPr>
        <w:numPr>
          <w:ilvl w:val="0"/>
          <w:numId w:val="266"/>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xml:space="preserve">Low priority </w:t>
      </w:r>
      <w:r>
        <w:rPr>
          <w:rFonts w:ascii="Cambria Math" w:hAnsi="Cambria Math" w:cs="Cambria Math"/>
          <w:color w:val="000000"/>
          <w:sz w:val="27"/>
          <w:szCs w:val="27"/>
        </w:rPr>
        <w:t>⇒</w:t>
      </w:r>
      <w:r>
        <w:rPr>
          <w:rFonts w:ascii="Segoe UI" w:hAnsi="Segoe UI" w:cs="Segoe UI"/>
          <w:color w:val="000000"/>
          <w:sz w:val="27"/>
          <w:szCs w:val="27"/>
        </w:rPr>
        <w:t xml:space="preserve"> + –</w:t>
      </w:r>
    </w:p>
    <w:p w14:paraId="413DC72C"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4. What will be the output of the following program?</w:t>
      </w:r>
    </w:p>
    <w:p w14:paraId="7A0EC1B1"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w:t>
      </w:r>
    </w:p>
    <w:p w14:paraId="232993EC"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0D1C788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184800C6"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1D5274D6"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 2, y = </w:t>
      </w:r>
      <w:proofErr w:type="gramStart"/>
      <w:r>
        <w:rPr>
          <w:rFonts w:ascii="inherit" w:hAnsi="inherit"/>
          <w:color w:val="FFFFFF"/>
          <w:spacing w:val="12"/>
          <w:sz w:val="26"/>
          <w:szCs w:val="26"/>
        </w:rPr>
        <w:t>5;</w:t>
      </w:r>
      <w:proofErr w:type="gramEnd"/>
    </w:p>
    <w:p w14:paraId="7F590576"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5338A4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exp1 = (x * y / x</w:t>
      </w:r>
      <w:proofErr w:type="gramStart"/>
      <w:r>
        <w:rPr>
          <w:rFonts w:ascii="inherit" w:hAnsi="inherit"/>
          <w:color w:val="FFFFFF"/>
          <w:spacing w:val="12"/>
          <w:sz w:val="26"/>
          <w:szCs w:val="26"/>
        </w:rPr>
        <w:t>);</w:t>
      </w:r>
      <w:proofErr w:type="gramEnd"/>
    </w:p>
    <w:p w14:paraId="754BF2B2"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exp2 = (x * (y / x)</w:t>
      </w:r>
      <w:proofErr w:type="gramStart"/>
      <w:r>
        <w:rPr>
          <w:rFonts w:ascii="inherit" w:hAnsi="inherit"/>
          <w:color w:val="FFFFFF"/>
          <w:spacing w:val="12"/>
          <w:sz w:val="26"/>
          <w:szCs w:val="26"/>
        </w:rPr>
        <w:t>);</w:t>
      </w:r>
      <w:proofErr w:type="gramEnd"/>
    </w:p>
    <w:p w14:paraId="7DAA8601"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1E3D192"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(exp1</w:t>
      </w:r>
      <w:proofErr w:type="gramStart"/>
      <w:r>
        <w:rPr>
          <w:rFonts w:ascii="inherit" w:hAnsi="inherit"/>
          <w:color w:val="FFFFFF"/>
          <w:spacing w:val="12"/>
          <w:sz w:val="26"/>
          <w:szCs w:val="26"/>
        </w:rPr>
        <w:t>);</w:t>
      </w:r>
      <w:proofErr w:type="gramEnd"/>
    </w:p>
    <w:p w14:paraId="6BEB9598"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(exp2</w:t>
      </w:r>
      <w:proofErr w:type="gramStart"/>
      <w:r>
        <w:rPr>
          <w:rFonts w:ascii="inherit" w:hAnsi="inherit"/>
          <w:color w:val="FFFFFF"/>
          <w:spacing w:val="12"/>
          <w:sz w:val="26"/>
          <w:szCs w:val="26"/>
        </w:rPr>
        <w:t>);</w:t>
      </w:r>
      <w:proofErr w:type="gramEnd"/>
    </w:p>
    <w:p w14:paraId="47D6D3F7"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78E8C5D"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52AB9943"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Output is 5, 4.</w:t>
      </w:r>
    </w:p>
    <w:p w14:paraId="1C237223"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b)</w:t>
      </w:r>
    </w:p>
    <w:p w14:paraId="16DE778B"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6F9CC64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6C6F167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7CBCAAB7"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 10, y = </w:t>
      </w:r>
      <w:proofErr w:type="gramStart"/>
      <w:r>
        <w:rPr>
          <w:rFonts w:ascii="inherit" w:hAnsi="inherit"/>
          <w:color w:val="FFFFFF"/>
          <w:spacing w:val="12"/>
          <w:sz w:val="26"/>
          <w:szCs w:val="26"/>
        </w:rPr>
        <w:t>5;</w:t>
      </w:r>
      <w:proofErr w:type="gramEnd"/>
    </w:p>
    <w:p w14:paraId="6CEE1B3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059662F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exp1 = (y * (x / y + x / y)</w:t>
      </w:r>
      <w:proofErr w:type="gramStart"/>
      <w:r>
        <w:rPr>
          <w:rFonts w:ascii="inherit" w:hAnsi="inherit"/>
          <w:color w:val="FFFFFF"/>
          <w:spacing w:val="12"/>
          <w:sz w:val="26"/>
          <w:szCs w:val="26"/>
        </w:rPr>
        <w:t>);</w:t>
      </w:r>
      <w:proofErr w:type="gramEnd"/>
    </w:p>
    <w:p w14:paraId="755EBBA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exp2 = (y * x / y + y * x / y</w:t>
      </w:r>
      <w:proofErr w:type="gramStart"/>
      <w:r>
        <w:rPr>
          <w:rFonts w:ascii="inherit" w:hAnsi="inherit"/>
          <w:color w:val="FFFFFF"/>
          <w:spacing w:val="12"/>
          <w:sz w:val="26"/>
          <w:szCs w:val="26"/>
        </w:rPr>
        <w:t>);</w:t>
      </w:r>
      <w:proofErr w:type="gramEnd"/>
    </w:p>
    <w:p w14:paraId="4E51B20F"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2F28D2E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(exp1</w:t>
      </w:r>
      <w:proofErr w:type="gramStart"/>
      <w:r>
        <w:rPr>
          <w:rFonts w:ascii="inherit" w:hAnsi="inherit"/>
          <w:color w:val="FFFFFF"/>
          <w:spacing w:val="12"/>
          <w:sz w:val="26"/>
          <w:szCs w:val="26"/>
        </w:rPr>
        <w:t>);</w:t>
      </w:r>
      <w:proofErr w:type="gramEnd"/>
    </w:p>
    <w:p w14:paraId="4C2EA4A8"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(exp2</w:t>
      </w:r>
      <w:proofErr w:type="gramStart"/>
      <w:r>
        <w:rPr>
          <w:rFonts w:ascii="inherit" w:hAnsi="inherit"/>
          <w:color w:val="FFFFFF"/>
          <w:spacing w:val="12"/>
          <w:sz w:val="26"/>
          <w:szCs w:val="26"/>
        </w:rPr>
        <w:t>);</w:t>
      </w:r>
      <w:proofErr w:type="gramEnd"/>
    </w:p>
    <w:p w14:paraId="346F8D3C"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368A0639"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681D80DC"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Output is 20, 20.</w:t>
      </w:r>
    </w:p>
    <w:p w14:paraId="4EE5750D"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5. What is the result of the following code?</w:t>
      </w:r>
    </w:p>
    <w:p w14:paraId="53C85A99"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4848887B"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21A8BBEA"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w:t>
      </w:r>
    </w:p>
    <w:p w14:paraId="613DC2B1"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double exp1 = (3.0 * 2 / 4</w:t>
      </w:r>
      <w:proofErr w:type="gramStart"/>
      <w:r>
        <w:rPr>
          <w:rFonts w:ascii="inherit" w:hAnsi="inherit"/>
          <w:color w:val="FFFFFF"/>
          <w:spacing w:val="12"/>
          <w:sz w:val="26"/>
          <w:szCs w:val="26"/>
        </w:rPr>
        <w:t>);</w:t>
      </w:r>
      <w:proofErr w:type="gramEnd"/>
    </w:p>
    <w:p w14:paraId="1962F378"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exp2 = (3 * -2 % 4</w:t>
      </w:r>
      <w:proofErr w:type="gramStart"/>
      <w:r>
        <w:rPr>
          <w:rFonts w:ascii="inherit" w:hAnsi="inherit"/>
          <w:color w:val="FFFFFF"/>
          <w:spacing w:val="12"/>
          <w:sz w:val="26"/>
          <w:szCs w:val="26"/>
        </w:rPr>
        <w:t>);</w:t>
      </w:r>
      <w:proofErr w:type="gramEnd"/>
    </w:p>
    <w:p w14:paraId="0422FD0B"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D52362F"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(exp1</w:t>
      </w:r>
      <w:proofErr w:type="gramStart"/>
      <w:r>
        <w:rPr>
          <w:rFonts w:ascii="inherit" w:hAnsi="inherit"/>
          <w:color w:val="FFFFFF"/>
          <w:spacing w:val="12"/>
          <w:sz w:val="26"/>
          <w:szCs w:val="26"/>
        </w:rPr>
        <w:t>);</w:t>
      </w:r>
      <w:proofErr w:type="gramEnd"/>
    </w:p>
    <w:p w14:paraId="65F582D6"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(exp2</w:t>
      </w:r>
      <w:proofErr w:type="gramStart"/>
      <w:r>
        <w:rPr>
          <w:rFonts w:ascii="inherit" w:hAnsi="inherit"/>
          <w:color w:val="FFFFFF"/>
          <w:spacing w:val="12"/>
          <w:sz w:val="26"/>
          <w:szCs w:val="26"/>
        </w:rPr>
        <w:t>);</w:t>
      </w:r>
      <w:proofErr w:type="gramEnd"/>
    </w:p>
    <w:p w14:paraId="16A93CD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758EAEB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7DD149F7"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Results are 1.5, -2.</w:t>
      </w:r>
    </w:p>
    <w:p w14:paraId="610F7E71"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6. What is the output of following code?</w:t>
      </w:r>
    </w:p>
    <w:p w14:paraId="2A729CAE"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09F17AB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0FFD2DC6"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7ED1CB5C"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 9, y = 12, z = </w:t>
      </w:r>
      <w:proofErr w:type="gramStart"/>
      <w:r>
        <w:rPr>
          <w:rFonts w:ascii="inherit" w:hAnsi="inherit"/>
          <w:color w:val="FFFFFF"/>
          <w:spacing w:val="12"/>
          <w:sz w:val="26"/>
          <w:szCs w:val="26"/>
        </w:rPr>
        <w:t>3;</w:t>
      </w:r>
      <w:proofErr w:type="gramEnd"/>
    </w:p>
    <w:p w14:paraId="51737EBC"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6D1C4F1"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exp1 = x - y/3 + z * 2 - </w:t>
      </w:r>
      <w:proofErr w:type="gramStart"/>
      <w:r>
        <w:rPr>
          <w:rFonts w:ascii="inherit" w:hAnsi="inherit"/>
          <w:color w:val="FFFFFF"/>
          <w:spacing w:val="12"/>
          <w:sz w:val="26"/>
          <w:szCs w:val="26"/>
        </w:rPr>
        <w:t>1;</w:t>
      </w:r>
      <w:proofErr w:type="gramEnd"/>
      <w:r>
        <w:rPr>
          <w:rFonts w:ascii="inherit" w:hAnsi="inherit"/>
          <w:color w:val="FFFFFF"/>
          <w:spacing w:val="12"/>
          <w:sz w:val="26"/>
          <w:szCs w:val="26"/>
        </w:rPr>
        <w:t xml:space="preserve"> </w:t>
      </w:r>
    </w:p>
    <w:p w14:paraId="487D38CD"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exp2 = (x - y)/3 + ((z * 2) - 1</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 </w:t>
      </w:r>
    </w:p>
    <w:p w14:paraId="06F8F5DB"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7FC7CD2"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(exp1</w:t>
      </w:r>
      <w:proofErr w:type="gramStart"/>
      <w:r>
        <w:rPr>
          <w:rFonts w:ascii="inherit" w:hAnsi="inherit"/>
          <w:color w:val="FFFFFF"/>
          <w:spacing w:val="12"/>
          <w:sz w:val="26"/>
          <w:szCs w:val="26"/>
        </w:rPr>
        <w:t>);</w:t>
      </w:r>
      <w:proofErr w:type="gramEnd"/>
    </w:p>
    <w:p w14:paraId="4C4D48D9"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(exp2</w:t>
      </w:r>
      <w:proofErr w:type="gramStart"/>
      <w:r>
        <w:rPr>
          <w:rFonts w:ascii="inherit" w:hAnsi="inherit"/>
          <w:color w:val="FFFFFF"/>
          <w:spacing w:val="12"/>
          <w:sz w:val="26"/>
          <w:szCs w:val="26"/>
        </w:rPr>
        <w:t>);</w:t>
      </w:r>
      <w:proofErr w:type="gramEnd"/>
    </w:p>
    <w:p w14:paraId="4BF08E6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w:t>
      </w:r>
    </w:p>
    <w:p w14:paraId="669358D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3DC3E0A9"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Outputs are 10, 4.</w:t>
      </w:r>
    </w:p>
    <w:p w14:paraId="1E8E81D9" w14:textId="77777777" w:rsidR="0044333E" w:rsidRDefault="0044333E" w:rsidP="0044333E">
      <w:pPr>
        <w:rPr>
          <w:rFonts w:ascii="Times New Roman" w:hAnsi="Times New Roman" w:cs="Times New Roman"/>
          <w:sz w:val="24"/>
          <w:szCs w:val="24"/>
        </w:rPr>
      </w:pPr>
      <w:r>
        <w:rPr>
          <w:rFonts w:ascii="Segoe UI" w:hAnsi="Segoe UI" w:cs="Segoe UI"/>
          <w:color w:val="000000"/>
          <w:sz w:val="27"/>
          <w:szCs w:val="27"/>
        </w:rPr>
        <w:br/>
      </w:r>
      <w:r>
        <w:rPr>
          <w:rStyle w:val="Strong"/>
          <w:rFonts w:ascii="Segoe UI" w:hAnsi="Segoe UI" w:cs="Segoe UI"/>
          <w:color w:val="000000"/>
          <w:sz w:val="27"/>
          <w:szCs w:val="27"/>
          <w:bdr w:val="none" w:sz="0" w:space="0" w:color="auto" w:frame="1"/>
          <w:shd w:val="clear" w:color="auto" w:fill="FFFFFF"/>
        </w:rPr>
        <w:t>7. Is the arithmetic expression valid? If yes, what is the output of the following expression?</w:t>
      </w:r>
    </w:p>
    <w:p w14:paraId="5C181C2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23FBDD9B"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10713EF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6388E098"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 9, y = </w:t>
      </w:r>
      <w:proofErr w:type="gramStart"/>
      <w:r>
        <w:rPr>
          <w:rFonts w:ascii="inherit" w:hAnsi="inherit"/>
          <w:color w:val="FFFFFF"/>
          <w:spacing w:val="12"/>
          <w:sz w:val="26"/>
          <w:szCs w:val="26"/>
        </w:rPr>
        <w:t>12;</w:t>
      </w:r>
      <w:proofErr w:type="gramEnd"/>
    </w:p>
    <w:p w14:paraId="151D0BC7"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a = 2, b = 4, c = </w:t>
      </w:r>
      <w:proofErr w:type="gramStart"/>
      <w:r>
        <w:rPr>
          <w:rFonts w:ascii="inherit" w:hAnsi="inherit"/>
          <w:color w:val="FFFFFF"/>
          <w:spacing w:val="12"/>
          <w:sz w:val="26"/>
          <w:szCs w:val="26"/>
        </w:rPr>
        <w:t>6;</w:t>
      </w:r>
      <w:proofErr w:type="gramEnd"/>
    </w:p>
    <w:p w14:paraId="16597BA1"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01E89B0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exp = (3 + 4 * x)/5 - 10 * (y - 5) * (a + b + c)/x + 9 * (4/x + (9 + x)/y</w:t>
      </w:r>
      <w:proofErr w:type="gramStart"/>
      <w:r>
        <w:rPr>
          <w:rFonts w:ascii="inherit" w:hAnsi="inherit"/>
          <w:color w:val="FFFFFF"/>
          <w:spacing w:val="12"/>
          <w:sz w:val="26"/>
          <w:szCs w:val="26"/>
        </w:rPr>
        <w:t>);</w:t>
      </w:r>
      <w:proofErr w:type="gramEnd"/>
    </w:p>
    <w:p w14:paraId="538FC5E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DA782B6"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(exp</w:t>
      </w:r>
      <w:proofErr w:type="gramStart"/>
      <w:r>
        <w:rPr>
          <w:rFonts w:ascii="inherit" w:hAnsi="inherit"/>
          <w:color w:val="FFFFFF"/>
          <w:spacing w:val="12"/>
          <w:sz w:val="26"/>
          <w:szCs w:val="26"/>
        </w:rPr>
        <w:t>);</w:t>
      </w:r>
      <w:proofErr w:type="gramEnd"/>
    </w:p>
    <w:p w14:paraId="2E4E6A8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1592119"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23577913"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Yes, the arithmetic expression is valid. The output is -77.</w:t>
      </w:r>
    </w:p>
    <w:p w14:paraId="6DCCA232"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8. What would be the result of the following arithmetic expression?</w:t>
      </w:r>
    </w:p>
    <w:p w14:paraId="5E773F4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1FC2EB26"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13C3C34F"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w:t>
      </w:r>
    </w:p>
    <w:p w14:paraId="58287182"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 9, y = </w:t>
      </w:r>
      <w:proofErr w:type="gramStart"/>
      <w:r>
        <w:rPr>
          <w:rFonts w:ascii="inherit" w:hAnsi="inherit"/>
          <w:color w:val="FFFFFF"/>
          <w:spacing w:val="12"/>
          <w:sz w:val="26"/>
          <w:szCs w:val="26"/>
        </w:rPr>
        <w:t>12;</w:t>
      </w:r>
      <w:proofErr w:type="gramEnd"/>
    </w:p>
    <w:p w14:paraId="229770D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a = 2, b = 4, c = </w:t>
      </w:r>
      <w:proofErr w:type="gramStart"/>
      <w:r>
        <w:rPr>
          <w:rFonts w:ascii="inherit" w:hAnsi="inherit"/>
          <w:color w:val="FFFFFF"/>
          <w:spacing w:val="12"/>
          <w:sz w:val="26"/>
          <w:szCs w:val="26"/>
        </w:rPr>
        <w:t>6;</w:t>
      </w:r>
      <w:proofErr w:type="gramEnd"/>
    </w:p>
    <w:p w14:paraId="26D03E5F"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DF595AF"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exp = 4/3 * (x + 34) + 9 * (a + b * c) + (3 + y * (2 + a)) / (a + b*y</w:t>
      </w:r>
      <w:proofErr w:type="gramStart"/>
      <w:r>
        <w:rPr>
          <w:rFonts w:ascii="inherit" w:hAnsi="inherit"/>
          <w:color w:val="FFFFFF"/>
          <w:spacing w:val="12"/>
          <w:sz w:val="26"/>
          <w:szCs w:val="26"/>
        </w:rPr>
        <w:t>);</w:t>
      </w:r>
      <w:proofErr w:type="gramEnd"/>
    </w:p>
    <w:p w14:paraId="717C25E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2C5F14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(exp</w:t>
      </w:r>
      <w:proofErr w:type="gramStart"/>
      <w:r>
        <w:rPr>
          <w:rFonts w:ascii="inherit" w:hAnsi="inherit"/>
          <w:color w:val="FFFFFF"/>
          <w:spacing w:val="12"/>
          <w:sz w:val="26"/>
          <w:szCs w:val="26"/>
        </w:rPr>
        <w:t>);</w:t>
      </w:r>
      <w:proofErr w:type="gramEnd"/>
    </w:p>
    <w:p w14:paraId="3EC5B75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2164A5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6C2E89A6"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278</w:t>
      </w:r>
    </w:p>
    <w:p w14:paraId="50639F4A"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For explanation of answer, follow this tutorial: </w:t>
      </w:r>
      <w:hyperlink r:id="rId159" w:history="1">
        <w:r>
          <w:rPr>
            <w:rStyle w:val="Hyperlink"/>
            <w:rFonts w:ascii="Segoe UI" w:hAnsi="Segoe UI" w:cs="Segoe UI"/>
            <w:sz w:val="27"/>
            <w:szCs w:val="27"/>
            <w:u w:val="none"/>
            <w:bdr w:val="none" w:sz="0" w:space="0" w:color="auto" w:frame="1"/>
          </w:rPr>
          <w:t>Java Operators | Arithmetic Operators Example</w:t>
        </w:r>
      </w:hyperlink>
    </w:p>
    <w:p w14:paraId="18E2A8A3" w14:textId="77777777" w:rsidR="0044333E" w:rsidRDefault="0044333E" w:rsidP="0044333E">
      <w:pPr>
        <w:pStyle w:val="Heading2"/>
        <w:shd w:val="clear" w:color="auto" w:fill="FFFFFF"/>
        <w:spacing w:before="300" w:after="300" w:line="288" w:lineRule="atLeast"/>
        <w:rPr>
          <w:rFonts w:ascii="Segoe UI" w:hAnsi="Segoe UI" w:cs="Segoe UI"/>
          <w:color w:val="000000"/>
          <w:sz w:val="35"/>
          <w:szCs w:val="35"/>
        </w:rPr>
      </w:pPr>
      <w:r>
        <w:rPr>
          <w:rFonts w:ascii="Segoe UI" w:hAnsi="Segoe UI" w:cs="Segoe UI"/>
          <w:color w:val="000000"/>
          <w:sz w:val="35"/>
          <w:szCs w:val="35"/>
        </w:rPr>
        <w:t>Interview Questions based on Relational Operators</w:t>
      </w:r>
    </w:p>
    <w:p w14:paraId="4A6C2505" w14:textId="77777777" w:rsidR="0044333E" w:rsidRDefault="0044333E" w:rsidP="0044333E">
      <w:pPr>
        <w:spacing w:before="330" w:after="330"/>
        <w:rPr>
          <w:rFonts w:ascii="Times New Roman" w:hAnsi="Times New Roman" w:cs="Times New Roman"/>
          <w:sz w:val="24"/>
          <w:szCs w:val="24"/>
        </w:rPr>
      </w:pPr>
      <w:r>
        <w:pict w14:anchorId="3A8ABAD3">
          <v:rect id="_x0000_i1613" style="width:0;height:.75pt" o:hralign="center" o:hrstd="t" o:hrnoshade="t" o:hr="t" fillcolor="black" stroked="f"/>
        </w:pict>
      </w:r>
    </w:p>
    <w:p w14:paraId="31D50650"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 What are Relational operators in Java?</w:t>
      </w:r>
    </w:p>
    <w:p w14:paraId="545FE834"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Relational operators in Java are those operators that are used to perform the comparison between two numeric values or two quantities. They are generally used in looping and branching statements to create conditions.</w:t>
      </w:r>
    </w:p>
    <w:p w14:paraId="7E5BF51E"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 How many types of relational operators are supported by Java?</w:t>
      </w:r>
    </w:p>
    <w:p w14:paraId="28D7851F"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Java supports six types of relational operators. They are as follows:</w:t>
      </w:r>
    </w:p>
    <w:p w14:paraId="6F1ACE9A" w14:textId="77777777" w:rsidR="0044333E" w:rsidRDefault="0044333E" w:rsidP="0044333E">
      <w:pPr>
        <w:numPr>
          <w:ilvl w:val="0"/>
          <w:numId w:val="267"/>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&lt; Less than</w:t>
      </w:r>
    </w:p>
    <w:p w14:paraId="7274C9B3" w14:textId="77777777" w:rsidR="0044333E" w:rsidRDefault="0044333E" w:rsidP="0044333E">
      <w:pPr>
        <w:numPr>
          <w:ilvl w:val="0"/>
          <w:numId w:val="267"/>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&lt;= Less than or equal to</w:t>
      </w:r>
    </w:p>
    <w:p w14:paraId="056ADDA1" w14:textId="77777777" w:rsidR="0044333E" w:rsidRDefault="0044333E" w:rsidP="0044333E">
      <w:pPr>
        <w:numPr>
          <w:ilvl w:val="0"/>
          <w:numId w:val="267"/>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&gt; Greater than</w:t>
      </w:r>
    </w:p>
    <w:p w14:paraId="6FC517DE" w14:textId="77777777" w:rsidR="0044333E" w:rsidRDefault="0044333E" w:rsidP="0044333E">
      <w:pPr>
        <w:numPr>
          <w:ilvl w:val="0"/>
          <w:numId w:val="267"/>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&gt;= Greater than or equal to</w:t>
      </w:r>
    </w:p>
    <w:p w14:paraId="77318A32" w14:textId="77777777" w:rsidR="0044333E" w:rsidRDefault="0044333E" w:rsidP="0044333E">
      <w:pPr>
        <w:numPr>
          <w:ilvl w:val="0"/>
          <w:numId w:val="267"/>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lastRenderedPageBreak/>
        <w:t>== Equal to</w:t>
      </w:r>
    </w:p>
    <w:p w14:paraId="428F8564" w14:textId="77777777" w:rsidR="0044333E" w:rsidRDefault="0044333E" w:rsidP="0044333E">
      <w:pPr>
        <w:numPr>
          <w:ilvl w:val="0"/>
          <w:numId w:val="267"/>
        </w:numPr>
        <w:shd w:val="clear" w:color="auto" w:fill="FFFFFF"/>
        <w:spacing w:after="0" w:line="240" w:lineRule="auto"/>
        <w:ind w:left="1440"/>
        <w:rPr>
          <w:rFonts w:ascii="Segoe UI" w:hAnsi="Segoe UI" w:cs="Segoe UI"/>
          <w:color w:val="000000"/>
          <w:sz w:val="27"/>
          <w:szCs w:val="27"/>
        </w:rPr>
      </w:pPr>
      <w:proofErr w:type="gramStart"/>
      <w:r>
        <w:rPr>
          <w:rFonts w:ascii="Segoe UI" w:hAnsi="Segoe UI" w:cs="Segoe UI"/>
          <w:color w:val="000000"/>
          <w:sz w:val="27"/>
          <w:szCs w:val="27"/>
        </w:rPr>
        <w:t>!=</w:t>
      </w:r>
      <w:proofErr w:type="gramEnd"/>
      <w:r>
        <w:rPr>
          <w:rFonts w:ascii="Segoe UI" w:hAnsi="Segoe UI" w:cs="Segoe UI"/>
          <w:color w:val="000000"/>
          <w:sz w:val="27"/>
          <w:szCs w:val="27"/>
        </w:rPr>
        <w:t xml:space="preserve"> Not equal to</w:t>
      </w:r>
    </w:p>
    <w:p w14:paraId="16FD3675"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 What is the result of relational operator when it is used in looping or branching statement?</w:t>
      </w:r>
    </w:p>
    <w:p w14:paraId="0B1ED3EA"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 xml:space="preserve">Ans: The result of all relational operators is always of a </w:t>
      </w:r>
      <w:proofErr w:type="spellStart"/>
      <w:r>
        <w:rPr>
          <w:rFonts w:ascii="Segoe UI" w:hAnsi="Segoe UI" w:cs="Segoe UI"/>
          <w:color w:val="000000"/>
          <w:sz w:val="27"/>
          <w:szCs w:val="27"/>
        </w:rPr>
        <w:t>boolean</w:t>
      </w:r>
      <w:proofErr w:type="spellEnd"/>
      <w:r>
        <w:rPr>
          <w:rFonts w:ascii="Segoe UI" w:hAnsi="Segoe UI" w:cs="Segoe UI"/>
          <w:color w:val="000000"/>
          <w:sz w:val="27"/>
          <w:szCs w:val="27"/>
        </w:rPr>
        <w:t xml:space="preserve"> type. It returns always true or false.</w:t>
      </w:r>
    </w:p>
    <w:p w14:paraId="38B46E55"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4. What will be the output of the following program?</w:t>
      </w:r>
    </w:p>
    <w:p w14:paraId="7CF980CD"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0ACF351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4A341CCD"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4C41CAD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 9, y = </w:t>
      </w:r>
      <w:proofErr w:type="gramStart"/>
      <w:r>
        <w:rPr>
          <w:rFonts w:ascii="inherit" w:hAnsi="inherit"/>
          <w:color w:val="FFFFFF"/>
          <w:spacing w:val="12"/>
          <w:sz w:val="26"/>
          <w:szCs w:val="26"/>
        </w:rPr>
        <w:t>12;</w:t>
      </w:r>
      <w:proofErr w:type="gramEnd"/>
    </w:p>
    <w:p w14:paraId="130EDF2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a = 2, b = </w:t>
      </w:r>
      <w:proofErr w:type="gramStart"/>
      <w:r>
        <w:rPr>
          <w:rFonts w:ascii="inherit" w:hAnsi="inherit"/>
          <w:color w:val="FFFFFF"/>
          <w:spacing w:val="12"/>
          <w:sz w:val="26"/>
          <w:szCs w:val="26"/>
        </w:rPr>
        <w:t>4;</w:t>
      </w:r>
      <w:proofErr w:type="gramEnd"/>
    </w:p>
    <w:p w14:paraId="3C931D6D"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72DCC506"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boolean</w:t>
      </w:r>
      <w:proofErr w:type="spellEnd"/>
      <w:r>
        <w:rPr>
          <w:rFonts w:ascii="inherit" w:hAnsi="inherit"/>
          <w:color w:val="FFFFFF"/>
          <w:spacing w:val="12"/>
          <w:sz w:val="26"/>
          <w:szCs w:val="26"/>
        </w:rPr>
        <w:t xml:space="preserve"> exp = 4/3 * (x + 34) &lt; 9 * (3 + y * (2 + a)) / (a + b*y</w:t>
      </w:r>
      <w:proofErr w:type="gramStart"/>
      <w:r>
        <w:rPr>
          <w:rFonts w:ascii="inherit" w:hAnsi="inherit"/>
          <w:color w:val="FFFFFF"/>
          <w:spacing w:val="12"/>
          <w:sz w:val="26"/>
          <w:szCs w:val="26"/>
        </w:rPr>
        <w:t>);</w:t>
      </w:r>
      <w:proofErr w:type="gramEnd"/>
    </w:p>
    <w:p w14:paraId="1A7F5CA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(exp</w:t>
      </w:r>
      <w:proofErr w:type="gramStart"/>
      <w:r>
        <w:rPr>
          <w:rFonts w:ascii="inherit" w:hAnsi="inherit"/>
          <w:color w:val="FFFFFF"/>
          <w:spacing w:val="12"/>
          <w:sz w:val="26"/>
          <w:szCs w:val="26"/>
        </w:rPr>
        <w:t>);</w:t>
      </w:r>
      <w:proofErr w:type="gramEnd"/>
    </w:p>
    <w:p w14:paraId="23118A98"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72FEB797"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30D61BE9"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false</w:t>
      </w:r>
    </w:p>
    <w:p w14:paraId="20F97D75" w14:textId="77777777" w:rsidR="0044333E" w:rsidRDefault="0044333E" w:rsidP="0044333E">
      <w:pPr>
        <w:pStyle w:val="Heading2"/>
        <w:shd w:val="clear" w:color="auto" w:fill="FFFFFF"/>
        <w:spacing w:before="300" w:after="300" w:line="288" w:lineRule="atLeast"/>
        <w:rPr>
          <w:rFonts w:ascii="Segoe UI" w:hAnsi="Segoe UI" w:cs="Segoe UI"/>
          <w:color w:val="000000"/>
          <w:sz w:val="35"/>
          <w:szCs w:val="35"/>
        </w:rPr>
      </w:pPr>
      <w:r>
        <w:rPr>
          <w:rFonts w:ascii="Segoe UI" w:hAnsi="Segoe UI" w:cs="Segoe UI"/>
          <w:color w:val="000000"/>
          <w:sz w:val="35"/>
          <w:szCs w:val="35"/>
        </w:rPr>
        <w:t xml:space="preserve">Interview Questions based on Logical </w:t>
      </w:r>
      <w:proofErr w:type="gramStart"/>
      <w:r>
        <w:rPr>
          <w:rFonts w:ascii="Segoe UI" w:hAnsi="Segoe UI" w:cs="Segoe UI"/>
          <w:color w:val="000000"/>
          <w:sz w:val="35"/>
          <w:szCs w:val="35"/>
        </w:rPr>
        <w:t>operators</w:t>
      </w:r>
      <w:proofErr w:type="gramEnd"/>
    </w:p>
    <w:p w14:paraId="1E4EB3BE" w14:textId="77777777" w:rsidR="0044333E" w:rsidRDefault="0044333E" w:rsidP="0044333E">
      <w:pPr>
        <w:spacing w:before="330" w:after="330"/>
        <w:rPr>
          <w:rFonts w:ascii="Times New Roman" w:hAnsi="Times New Roman" w:cs="Times New Roman"/>
          <w:sz w:val="24"/>
          <w:szCs w:val="24"/>
        </w:rPr>
      </w:pPr>
      <w:r>
        <w:pict w14:anchorId="772E0C5D">
          <v:rect id="_x0000_i1614" style="width:0;height:.75pt" o:hralign="center" o:hrstd="t" o:hrnoshade="t" o:hr="t" fillcolor="black" stroked="f"/>
        </w:pict>
      </w:r>
    </w:p>
    <w:p w14:paraId="4C524961"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 What are Logical operators in Java?</w:t>
      </w:r>
    </w:p>
    <w:p w14:paraId="0BD5E16A"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Logical operators in Java are those operators that are used to form compound conditions by combining two or more conditions or relational expressions.</w:t>
      </w:r>
    </w:p>
    <w:p w14:paraId="27354473"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lastRenderedPageBreak/>
        <w:t xml:space="preserve">These operators are also called Boolean operators because they return a </w:t>
      </w:r>
      <w:proofErr w:type="spellStart"/>
      <w:r>
        <w:rPr>
          <w:rFonts w:ascii="Segoe UI" w:hAnsi="Segoe UI" w:cs="Segoe UI"/>
          <w:color w:val="000000"/>
          <w:sz w:val="27"/>
          <w:szCs w:val="27"/>
        </w:rPr>
        <w:t>boolean</w:t>
      </w:r>
      <w:proofErr w:type="spellEnd"/>
      <w:r>
        <w:rPr>
          <w:rFonts w:ascii="Segoe UI" w:hAnsi="Segoe UI" w:cs="Segoe UI"/>
          <w:color w:val="000000"/>
          <w:sz w:val="27"/>
          <w:szCs w:val="27"/>
        </w:rPr>
        <w:t xml:space="preserve"> value.</w:t>
      </w:r>
    </w:p>
    <w:p w14:paraId="418FB84F"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 How many types of logical operators are supported by Java?</w:t>
      </w:r>
    </w:p>
    <w:p w14:paraId="419E81F2"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Java supports three types of logical operators. They are as follows:</w:t>
      </w:r>
    </w:p>
    <w:p w14:paraId="78EBF32F" w14:textId="77777777" w:rsidR="0044333E" w:rsidRDefault="0044333E" w:rsidP="0044333E">
      <w:pPr>
        <w:numPr>
          <w:ilvl w:val="0"/>
          <w:numId w:val="268"/>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&amp;&amp; AND operator</w:t>
      </w:r>
    </w:p>
    <w:p w14:paraId="0EDD3CDA" w14:textId="77777777" w:rsidR="0044333E" w:rsidRDefault="0044333E" w:rsidP="0044333E">
      <w:pPr>
        <w:numPr>
          <w:ilvl w:val="0"/>
          <w:numId w:val="268"/>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OR operator</w:t>
      </w:r>
    </w:p>
    <w:p w14:paraId="58742487" w14:textId="77777777" w:rsidR="0044333E" w:rsidRDefault="0044333E" w:rsidP="0044333E">
      <w:pPr>
        <w:numPr>
          <w:ilvl w:val="0"/>
          <w:numId w:val="268"/>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 NOT operator</w:t>
      </w:r>
    </w:p>
    <w:p w14:paraId="7AAA24C2"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 What will be the output of the following program?</w:t>
      </w:r>
    </w:p>
    <w:p w14:paraId="6C511EE2"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class Test { </w:t>
      </w:r>
    </w:p>
    <w:p w14:paraId="7F1AC067"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xml:space="preserve">) </w:t>
      </w:r>
    </w:p>
    <w:p w14:paraId="40543CCF"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7AADA1BE"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 200, y = 50, z = </w:t>
      </w:r>
      <w:proofErr w:type="gramStart"/>
      <w:r>
        <w:rPr>
          <w:rFonts w:ascii="inherit" w:hAnsi="inherit"/>
          <w:color w:val="FFFFFF"/>
          <w:spacing w:val="12"/>
          <w:sz w:val="26"/>
          <w:szCs w:val="26"/>
        </w:rPr>
        <w:t>100;</w:t>
      </w:r>
      <w:proofErr w:type="gramEnd"/>
      <w:r>
        <w:rPr>
          <w:rFonts w:ascii="inherit" w:hAnsi="inherit"/>
          <w:color w:val="FFFFFF"/>
          <w:spacing w:val="12"/>
          <w:sz w:val="26"/>
          <w:szCs w:val="26"/>
        </w:rPr>
        <w:t xml:space="preserve"> </w:t>
      </w:r>
    </w:p>
    <w:p w14:paraId="72230057"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gramStart"/>
      <w:r>
        <w:rPr>
          <w:rFonts w:ascii="inherit" w:hAnsi="inherit"/>
          <w:color w:val="FFFFFF"/>
          <w:spacing w:val="12"/>
          <w:sz w:val="26"/>
          <w:szCs w:val="26"/>
        </w:rPr>
        <w:t>if(</w:t>
      </w:r>
      <w:proofErr w:type="gramEnd"/>
      <w:r>
        <w:rPr>
          <w:rFonts w:ascii="inherit" w:hAnsi="inherit"/>
          <w:color w:val="FFFFFF"/>
          <w:spacing w:val="12"/>
          <w:sz w:val="26"/>
          <w:szCs w:val="26"/>
        </w:rPr>
        <w:t>x &gt; y &amp;&amp; y &gt; z)</w:t>
      </w:r>
    </w:p>
    <w:p w14:paraId="43D0EF6F"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 </w:t>
      </w:r>
    </w:p>
    <w:p w14:paraId="417E4978"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("Hello"</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 </w:t>
      </w:r>
    </w:p>
    <w:p w14:paraId="24D559C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 </w:t>
      </w:r>
    </w:p>
    <w:p w14:paraId="27E14729"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gramStart"/>
      <w:r>
        <w:rPr>
          <w:rFonts w:ascii="inherit" w:hAnsi="inherit"/>
          <w:color w:val="FFFFFF"/>
          <w:spacing w:val="12"/>
          <w:sz w:val="26"/>
          <w:szCs w:val="26"/>
        </w:rPr>
        <w:t>if(</w:t>
      </w:r>
      <w:proofErr w:type="gramEnd"/>
      <w:r>
        <w:rPr>
          <w:rFonts w:ascii="inherit" w:hAnsi="inherit"/>
          <w:color w:val="FFFFFF"/>
          <w:spacing w:val="12"/>
          <w:sz w:val="26"/>
          <w:szCs w:val="26"/>
        </w:rPr>
        <w:t>z &gt; y &amp;&amp; z &lt; x)</w:t>
      </w:r>
    </w:p>
    <w:p w14:paraId="0873C80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CCCE5F1"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("Java"</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 </w:t>
      </w:r>
    </w:p>
    <w:p w14:paraId="3B9E3A0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023D79C"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if((y+200) &lt; x &amp;&amp; (y+150) &lt; z)</w:t>
      </w:r>
    </w:p>
    <w:p w14:paraId="3A134BB2"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14BC53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("Hello Java"</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 </w:t>
      </w:r>
    </w:p>
    <w:p w14:paraId="22D9380E"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 </w:t>
      </w:r>
    </w:p>
    <w:p w14:paraId="0248349A"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27169E4F"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29C4168B"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Output: Java</w:t>
      </w:r>
    </w:p>
    <w:p w14:paraId="62A194CE"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4. What will be the output of the following code?</w:t>
      </w:r>
    </w:p>
    <w:p w14:paraId="6BD6998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class </w:t>
      </w:r>
      <w:proofErr w:type="gramStart"/>
      <w:r>
        <w:rPr>
          <w:rFonts w:ascii="inherit" w:hAnsi="inherit"/>
          <w:color w:val="FFFFFF"/>
          <w:spacing w:val="12"/>
          <w:sz w:val="26"/>
          <w:szCs w:val="26"/>
        </w:rPr>
        <w:t>Test{</w:t>
      </w:r>
      <w:proofErr w:type="gramEnd"/>
      <w:r>
        <w:rPr>
          <w:rFonts w:ascii="inherit" w:hAnsi="inherit"/>
          <w:color w:val="FFFFFF"/>
          <w:spacing w:val="12"/>
          <w:sz w:val="26"/>
          <w:szCs w:val="26"/>
        </w:rPr>
        <w:t xml:space="preserve"> </w:t>
      </w:r>
    </w:p>
    <w:p w14:paraId="22CC78BB"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xml:space="preserve">) </w:t>
      </w:r>
    </w:p>
    <w:p w14:paraId="194069B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72350EA"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 1, y = 2, z = </w:t>
      </w:r>
      <w:proofErr w:type="gramStart"/>
      <w:r>
        <w:rPr>
          <w:rFonts w:ascii="inherit" w:hAnsi="inherit"/>
          <w:color w:val="FFFFFF"/>
          <w:spacing w:val="12"/>
          <w:sz w:val="26"/>
          <w:szCs w:val="26"/>
        </w:rPr>
        <w:t>5;</w:t>
      </w:r>
      <w:proofErr w:type="gramEnd"/>
      <w:r>
        <w:rPr>
          <w:rFonts w:ascii="inherit" w:hAnsi="inherit"/>
          <w:color w:val="FFFFFF"/>
          <w:spacing w:val="12"/>
          <w:sz w:val="26"/>
          <w:szCs w:val="26"/>
        </w:rPr>
        <w:t xml:space="preserve"> </w:t>
      </w:r>
    </w:p>
    <w:p w14:paraId="00E401E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proofErr w:type="gramStart"/>
      <w:r>
        <w:rPr>
          <w:rFonts w:ascii="inherit" w:hAnsi="inherit"/>
          <w:color w:val="FFFFFF"/>
          <w:spacing w:val="12"/>
          <w:sz w:val="26"/>
          <w:szCs w:val="26"/>
        </w:rPr>
        <w:t>if(</w:t>
      </w:r>
      <w:proofErr w:type="gramEnd"/>
      <w:r>
        <w:rPr>
          <w:rFonts w:ascii="inherit" w:hAnsi="inherit"/>
          <w:color w:val="FFFFFF"/>
          <w:spacing w:val="12"/>
          <w:sz w:val="26"/>
          <w:szCs w:val="26"/>
        </w:rPr>
        <w:t>x == 1 || x &gt; y || x &gt; z)</w:t>
      </w:r>
    </w:p>
    <w:p w14:paraId="46295C59"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3BC897FA"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 </w:t>
      </w:r>
    </w:p>
    <w:p w14:paraId="197B285D"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24C849C2"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proofErr w:type="gramStart"/>
      <w:r>
        <w:rPr>
          <w:rFonts w:ascii="inherit" w:hAnsi="inherit"/>
          <w:color w:val="FFFFFF"/>
          <w:spacing w:val="12"/>
          <w:sz w:val="26"/>
          <w:szCs w:val="26"/>
        </w:rPr>
        <w:t>if(</w:t>
      </w:r>
      <w:proofErr w:type="gramEnd"/>
      <w:r>
        <w:rPr>
          <w:rFonts w:ascii="inherit" w:hAnsi="inherit"/>
          <w:color w:val="FFFFFF"/>
          <w:spacing w:val="12"/>
          <w:sz w:val="26"/>
          <w:szCs w:val="26"/>
        </w:rPr>
        <w:t>x == y || y == 2 || z == 5)</w:t>
      </w:r>
    </w:p>
    <w:p w14:paraId="32C26661"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66DE54FA"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("Two"</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 </w:t>
      </w:r>
    </w:p>
    <w:p w14:paraId="7A6EEE6E"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0CBDFC9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proofErr w:type="gramStart"/>
      <w:r>
        <w:rPr>
          <w:rFonts w:ascii="inherit" w:hAnsi="inherit"/>
          <w:color w:val="FFFFFF"/>
          <w:spacing w:val="12"/>
          <w:sz w:val="26"/>
          <w:szCs w:val="26"/>
        </w:rPr>
        <w:t>if(</w:t>
      </w:r>
      <w:proofErr w:type="gramEnd"/>
      <w:r>
        <w:rPr>
          <w:rFonts w:ascii="inherit" w:hAnsi="inherit"/>
          <w:color w:val="FFFFFF"/>
          <w:spacing w:val="12"/>
          <w:sz w:val="26"/>
          <w:szCs w:val="26"/>
        </w:rPr>
        <w:t xml:space="preserve">x == y || y == z || z == x) </w:t>
      </w:r>
    </w:p>
    <w:p w14:paraId="6F8F951A"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7257F06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("Three"</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 </w:t>
      </w:r>
    </w:p>
    <w:p w14:paraId="32AE268A"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 </w:t>
      </w:r>
    </w:p>
    <w:p w14:paraId="5E09397F"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 </w:t>
      </w:r>
    </w:p>
    <w:p w14:paraId="22EFB446"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60E3B3ED"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Output: One, Two</w:t>
      </w:r>
    </w:p>
    <w:p w14:paraId="1A7A646A"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 xml:space="preserve">5. Will the following code compile successfully? If yes, </w:t>
      </w:r>
      <w:proofErr w:type="gramStart"/>
      <w:r>
        <w:rPr>
          <w:rStyle w:val="Strong"/>
          <w:rFonts w:ascii="Segoe UI" w:hAnsi="Segoe UI" w:cs="Segoe UI"/>
          <w:color w:val="000000"/>
          <w:sz w:val="27"/>
          <w:szCs w:val="27"/>
          <w:bdr w:val="none" w:sz="0" w:space="0" w:color="auto" w:frame="1"/>
        </w:rPr>
        <w:t>What</w:t>
      </w:r>
      <w:proofErr w:type="gramEnd"/>
      <w:r>
        <w:rPr>
          <w:rStyle w:val="Strong"/>
          <w:rFonts w:ascii="Segoe UI" w:hAnsi="Segoe UI" w:cs="Segoe UI"/>
          <w:color w:val="000000"/>
          <w:sz w:val="27"/>
          <w:szCs w:val="27"/>
          <w:bdr w:val="none" w:sz="0" w:space="0" w:color="auto" w:frame="1"/>
        </w:rPr>
        <w:t xml:space="preserve"> will be the output of the program?</w:t>
      </w:r>
    </w:p>
    <w:p w14:paraId="646AFDC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class Test { </w:t>
      </w:r>
    </w:p>
    <w:p w14:paraId="7796181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xml:space="preserve">) </w:t>
      </w:r>
    </w:p>
    <w:p w14:paraId="542682DE"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6477632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 1, y = 2, z = </w:t>
      </w:r>
      <w:proofErr w:type="gramStart"/>
      <w:r>
        <w:rPr>
          <w:rFonts w:ascii="inherit" w:hAnsi="inherit"/>
          <w:color w:val="FFFFFF"/>
          <w:spacing w:val="12"/>
          <w:sz w:val="26"/>
          <w:szCs w:val="26"/>
        </w:rPr>
        <w:t>5;</w:t>
      </w:r>
      <w:proofErr w:type="gramEnd"/>
      <w:r>
        <w:rPr>
          <w:rFonts w:ascii="inherit" w:hAnsi="inherit"/>
          <w:color w:val="FFFFFF"/>
          <w:spacing w:val="12"/>
          <w:sz w:val="26"/>
          <w:szCs w:val="26"/>
        </w:rPr>
        <w:t xml:space="preserve"> </w:t>
      </w:r>
    </w:p>
    <w:p w14:paraId="5322B2B8"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 xml:space="preserve">("x: " </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(x + 2) == (1 + 2)))); </w:t>
      </w:r>
    </w:p>
    <w:p w14:paraId="752F0C7D"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p>
    <w:p w14:paraId="28FF1AD6"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 xml:space="preserve">("y: " </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!(y == z))); </w:t>
      </w:r>
    </w:p>
    <w:p w14:paraId="5DB54E4B"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 xml:space="preserve">("z&gt;x: " </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!(z &gt; x))); </w:t>
      </w:r>
    </w:p>
    <w:p w14:paraId="0F89893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p>
    <w:p w14:paraId="2A60A62B"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gramStart"/>
      <w:r>
        <w:rPr>
          <w:rFonts w:ascii="inherit" w:hAnsi="inherit"/>
          <w:color w:val="FFFFFF"/>
          <w:spacing w:val="12"/>
          <w:sz w:val="26"/>
          <w:szCs w:val="26"/>
        </w:rPr>
        <w:t>if(</w:t>
      </w:r>
      <w:proofErr w:type="gramEnd"/>
      <w:r>
        <w:rPr>
          <w:rFonts w:ascii="inherit" w:hAnsi="inherit"/>
          <w:color w:val="FFFFFF"/>
          <w:spacing w:val="12"/>
          <w:sz w:val="26"/>
          <w:szCs w:val="26"/>
        </w:rPr>
        <w:t>!(x == y) &amp;&amp; ((y + 5) &gt; z) &amp;&amp; (!((z - 3) == 0)))</w:t>
      </w:r>
    </w:p>
    <w:p w14:paraId="58D38E2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 </w:t>
      </w:r>
    </w:p>
    <w:p w14:paraId="47010911"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("Hello"</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 </w:t>
      </w:r>
    </w:p>
    <w:p w14:paraId="0DC5B309"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 </w:t>
      </w:r>
    </w:p>
    <w:p w14:paraId="74721C49"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 </w:t>
      </w:r>
    </w:p>
    <w:p w14:paraId="58B4095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DD63861"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lastRenderedPageBreak/>
        <w:t>Ans: Output: x: false, y: true, z&gt;x: false, Hello.</w:t>
      </w:r>
    </w:p>
    <w:p w14:paraId="6E3D8D72"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For explanation, go to this tutorial: </w:t>
      </w:r>
      <w:hyperlink r:id="rId160" w:history="1">
        <w:r>
          <w:rPr>
            <w:rStyle w:val="Hyperlink"/>
            <w:rFonts w:ascii="Segoe UI" w:hAnsi="Segoe UI" w:cs="Segoe UI"/>
            <w:sz w:val="27"/>
            <w:szCs w:val="27"/>
            <w:u w:val="none"/>
            <w:bdr w:val="none" w:sz="0" w:space="0" w:color="auto" w:frame="1"/>
          </w:rPr>
          <w:t>Logical operators in Java</w:t>
        </w:r>
      </w:hyperlink>
    </w:p>
    <w:p w14:paraId="4A682EB2" w14:textId="77777777" w:rsidR="0044333E" w:rsidRDefault="0044333E" w:rsidP="0044333E">
      <w:pPr>
        <w:pStyle w:val="Heading2"/>
        <w:shd w:val="clear" w:color="auto" w:fill="FFFFFF"/>
        <w:spacing w:before="300" w:after="300" w:line="288" w:lineRule="atLeast"/>
        <w:rPr>
          <w:rFonts w:ascii="Segoe UI" w:hAnsi="Segoe UI" w:cs="Segoe UI"/>
          <w:color w:val="000000"/>
          <w:sz w:val="35"/>
          <w:szCs w:val="35"/>
        </w:rPr>
      </w:pPr>
      <w:r>
        <w:rPr>
          <w:rFonts w:ascii="Segoe UI" w:hAnsi="Segoe UI" w:cs="Segoe UI"/>
          <w:color w:val="000000"/>
          <w:sz w:val="35"/>
          <w:szCs w:val="35"/>
        </w:rPr>
        <w:t>Interview Questions Based on Assignment Operators</w:t>
      </w:r>
    </w:p>
    <w:p w14:paraId="19D44C3E" w14:textId="77777777" w:rsidR="0044333E" w:rsidRDefault="0044333E" w:rsidP="0044333E">
      <w:pPr>
        <w:spacing w:before="330" w:after="330"/>
        <w:rPr>
          <w:rFonts w:ascii="Times New Roman" w:hAnsi="Times New Roman" w:cs="Times New Roman"/>
          <w:sz w:val="24"/>
          <w:szCs w:val="24"/>
        </w:rPr>
      </w:pPr>
      <w:r>
        <w:pict w14:anchorId="3C9D3236">
          <v:rect id="_x0000_i1615" style="width:0;height:.75pt" o:hralign="center" o:hrstd="t" o:hrnoshade="t" o:hr="t" fillcolor="black" stroked="f"/>
        </w:pict>
      </w:r>
    </w:p>
    <w:p w14:paraId="007D9762"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 What is an Assignment operator in Java?</w:t>
      </w:r>
    </w:p>
    <w:p w14:paraId="6D252832"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An operator which is used to store a value into a particular variable is called assignment operator in java.</w:t>
      </w:r>
    </w:p>
    <w:p w14:paraId="4583FCB4"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 Is there any difference between x += y and x = x + y expressions?</w:t>
      </w:r>
    </w:p>
    <w:p w14:paraId="7382520A"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 xml:space="preserve">Ans: No, there is </w:t>
      </w:r>
      <w:proofErr w:type="gramStart"/>
      <w:r>
        <w:rPr>
          <w:rFonts w:ascii="Segoe UI" w:hAnsi="Segoe UI" w:cs="Segoe UI"/>
          <w:color w:val="000000"/>
          <w:sz w:val="27"/>
          <w:szCs w:val="27"/>
        </w:rPr>
        <w:t>no</w:t>
      </w:r>
      <w:proofErr w:type="gramEnd"/>
      <w:r>
        <w:rPr>
          <w:rFonts w:ascii="Segoe UI" w:hAnsi="Segoe UI" w:cs="Segoe UI"/>
          <w:color w:val="000000"/>
          <w:sz w:val="27"/>
          <w:szCs w:val="27"/>
        </w:rPr>
        <w:t xml:space="preserve"> any difference between x += y and x = x + y expressions. Both are equivalent to each other.</w:t>
      </w:r>
    </w:p>
    <w:p w14:paraId="699242DD"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 What will be the result of the following code?</w:t>
      </w:r>
    </w:p>
    <w:p w14:paraId="2B1C1498"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class Test { </w:t>
      </w:r>
    </w:p>
    <w:p w14:paraId="6F4ECBCE"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xml:space="preserve">) </w:t>
      </w:r>
    </w:p>
    <w:p w14:paraId="3CED8DB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0062139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 20, y = 30, z = </w:t>
      </w:r>
      <w:proofErr w:type="gramStart"/>
      <w:r>
        <w:rPr>
          <w:rFonts w:ascii="inherit" w:hAnsi="inherit"/>
          <w:color w:val="FFFFFF"/>
          <w:spacing w:val="12"/>
          <w:sz w:val="26"/>
          <w:szCs w:val="26"/>
        </w:rPr>
        <w:t>50;</w:t>
      </w:r>
      <w:proofErr w:type="gramEnd"/>
      <w:r>
        <w:rPr>
          <w:rFonts w:ascii="inherit" w:hAnsi="inherit"/>
          <w:color w:val="FFFFFF"/>
          <w:spacing w:val="12"/>
          <w:sz w:val="26"/>
          <w:szCs w:val="26"/>
        </w:rPr>
        <w:t xml:space="preserve"> </w:t>
      </w:r>
    </w:p>
    <w:p w14:paraId="4D95B86E"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x += </w:t>
      </w:r>
      <w:proofErr w:type="gramStart"/>
      <w:r>
        <w:rPr>
          <w:rFonts w:ascii="inherit" w:hAnsi="inherit"/>
          <w:color w:val="FFFFFF"/>
          <w:spacing w:val="12"/>
          <w:sz w:val="26"/>
          <w:szCs w:val="26"/>
        </w:rPr>
        <w:t>y;</w:t>
      </w:r>
      <w:proofErr w:type="gramEnd"/>
      <w:r>
        <w:rPr>
          <w:rFonts w:ascii="inherit" w:hAnsi="inherit"/>
          <w:color w:val="FFFFFF"/>
          <w:spacing w:val="12"/>
          <w:sz w:val="26"/>
          <w:szCs w:val="26"/>
        </w:rPr>
        <w:t xml:space="preserve"> </w:t>
      </w:r>
    </w:p>
    <w:p w14:paraId="03D13F7D"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y -= x + </w:t>
      </w:r>
      <w:proofErr w:type="gramStart"/>
      <w:r>
        <w:rPr>
          <w:rFonts w:ascii="inherit" w:hAnsi="inherit"/>
          <w:color w:val="FFFFFF"/>
          <w:spacing w:val="12"/>
          <w:sz w:val="26"/>
          <w:szCs w:val="26"/>
        </w:rPr>
        <w:t>z;</w:t>
      </w:r>
      <w:proofErr w:type="gramEnd"/>
      <w:r>
        <w:rPr>
          <w:rFonts w:ascii="inherit" w:hAnsi="inherit"/>
          <w:color w:val="FFFFFF"/>
          <w:spacing w:val="12"/>
          <w:sz w:val="26"/>
          <w:szCs w:val="26"/>
        </w:rPr>
        <w:t xml:space="preserve"> </w:t>
      </w:r>
    </w:p>
    <w:p w14:paraId="0D7D530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z *= x * </w:t>
      </w:r>
      <w:proofErr w:type="gramStart"/>
      <w:r>
        <w:rPr>
          <w:rFonts w:ascii="inherit" w:hAnsi="inherit"/>
          <w:color w:val="FFFFFF"/>
          <w:spacing w:val="12"/>
          <w:sz w:val="26"/>
          <w:szCs w:val="26"/>
        </w:rPr>
        <w:t>y;</w:t>
      </w:r>
      <w:proofErr w:type="gramEnd"/>
    </w:p>
    <w:p w14:paraId="1BE6613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("x = " +</w:t>
      </w:r>
      <w:proofErr w:type="gramStart"/>
      <w:r>
        <w:rPr>
          <w:rFonts w:ascii="inherit" w:hAnsi="inherit"/>
          <w:color w:val="FFFFFF"/>
          <w:spacing w:val="12"/>
          <w:sz w:val="26"/>
          <w:szCs w:val="26"/>
        </w:rPr>
        <w:t>x )</w:t>
      </w:r>
      <w:proofErr w:type="gramEnd"/>
      <w:r>
        <w:rPr>
          <w:rFonts w:ascii="inherit" w:hAnsi="inherit"/>
          <w:color w:val="FFFFFF"/>
          <w:spacing w:val="12"/>
          <w:sz w:val="26"/>
          <w:szCs w:val="26"/>
        </w:rPr>
        <w:t xml:space="preserve">; </w:t>
      </w:r>
    </w:p>
    <w:p w14:paraId="702BA376"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("y = " +</w:t>
      </w:r>
      <w:proofErr w:type="gramStart"/>
      <w:r>
        <w:rPr>
          <w:rFonts w:ascii="inherit" w:hAnsi="inherit"/>
          <w:color w:val="FFFFFF"/>
          <w:spacing w:val="12"/>
          <w:sz w:val="26"/>
          <w:szCs w:val="26"/>
        </w:rPr>
        <w:t>y )</w:t>
      </w:r>
      <w:proofErr w:type="gramEnd"/>
      <w:r>
        <w:rPr>
          <w:rFonts w:ascii="inherit" w:hAnsi="inherit"/>
          <w:color w:val="FFFFFF"/>
          <w:spacing w:val="12"/>
          <w:sz w:val="26"/>
          <w:szCs w:val="26"/>
        </w:rPr>
        <w:t xml:space="preserve">; </w:t>
      </w:r>
    </w:p>
    <w:p w14:paraId="552AE01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("z = " +</w:t>
      </w:r>
      <w:proofErr w:type="gramStart"/>
      <w:r>
        <w:rPr>
          <w:rFonts w:ascii="inherit" w:hAnsi="inherit"/>
          <w:color w:val="FFFFFF"/>
          <w:spacing w:val="12"/>
          <w:sz w:val="26"/>
          <w:szCs w:val="26"/>
        </w:rPr>
        <w:t>z )</w:t>
      </w:r>
      <w:proofErr w:type="gramEnd"/>
      <w:r>
        <w:rPr>
          <w:rFonts w:ascii="inherit" w:hAnsi="inherit"/>
          <w:color w:val="FFFFFF"/>
          <w:spacing w:val="12"/>
          <w:sz w:val="26"/>
          <w:szCs w:val="26"/>
        </w:rPr>
        <w:t xml:space="preserve">; </w:t>
      </w:r>
    </w:p>
    <w:p w14:paraId="68E31CA1"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 </w:t>
      </w:r>
    </w:p>
    <w:p w14:paraId="6BCE439F"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w:t>
      </w:r>
    </w:p>
    <w:p w14:paraId="6305239F"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Output: x = 50, y = -70, z = -175000</w:t>
      </w:r>
    </w:p>
    <w:p w14:paraId="57346426"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4. Identify the errors in the following code.</w:t>
      </w:r>
    </w:p>
    <w:p w14:paraId="0FF2FA6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777CC071"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07EFA165"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F0F5A5D"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 y = z = </w:t>
      </w:r>
      <w:proofErr w:type="gramStart"/>
      <w:r>
        <w:rPr>
          <w:rFonts w:ascii="inherit" w:hAnsi="inherit"/>
          <w:color w:val="FFFFFF"/>
          <w:spacing w:val="12"/>
          <w:sz w:val="26"/>
          <w:szCs w:val="26"/>
        </w:rPr>
        <w:t>10;</w:t>
      </w:r>
      <w:proofErr w:type="gramEnd"/>
    </w:p>
    <w:p w14:paraId="5B0A5DE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(x + " " + y + " " + z</w:t>
      </w:r>
      <w:proofErr w:type="gramStart"/>
      <w:r>
        <w:rPr>
          <w:rFonts w:ascii="inherit" w:hAnsi="inherit"/>
          <w:color w:val="FFFFFF"/>
          <w:spacing w:val="12"/>
          <w:sz w:val="26"/>
          <w:szCs w:val="26"/>
        </w:rPr>
        <w:t>);</w:t>
      </w:r>
      <w:proofErr w:type="gramEnd"/>
    </w:p>
    <w:p w14:paraId="37C04E2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678286E7"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157E453B"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p>
    <w:p w14:paraId="28329ED5"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 xml:space="preserve">Ans: Compile time error because we cannot assign a variable to variable. For example, int x = </w:t>
      </w:r>
      <w:proofErr w:type="gramStart"/>
      <w:r>
        <w:rPr>
          <w:rFonts w:ascii="Segoe UI" w:hAnsi="Segoe UI" w:cs="Segoe UI"/>
          <w:color w:val="000000"/>
          <w:sz w:val="27"/>
          <w:szCs w:val="27"/>
        </w:rPr>
        <w:t>y;</w:t>
      </w:r>
      <w:proofErr w:type="gramEnd"/>
    </w:p>
    <w:p w14:paraId="39042646"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5. Will the code compile successfully? If yes, what will be the output of code?</w:t>
      </w:r>
    </w:p>
    <w:p w14:paraId="6F3D1D8C"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16A3871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1A81266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67AA78EE"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y, </w:t>
      </w:r>
      <w:proofErr w:type="gramStart"/>
      <w:r>
        <w:rPr>
          <w:rFonts w:ascii="inherit" w:hAnsi="inherit"/>
          <w:color w:val="FFFFFF"/>
          <w:spacing w:val="12"/>
          <w:sz w:val="26"/>
          <w:szCs w:val="26"/>
        </w:rPr>
        <w:t>z;</w:t>
      </w:r>
      <w:proofErr w:type="gramEnd"/>
    </w:p>
    <w:p w14:paraId="11EE41EB"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x = y = z = </w:t>
      </w:r>
      <w:proofErr w:type="gramStart"/>
      <w:r>
        <w:rPr>
          <w:rFonts w:ascii="inherit" w:hAnsi="inherit"/>
          <w:color w:val="FFFFFF"/>
          <w:spacing w:val="12"/>
          <w:sz w:val="26"/>
          <w:szCs w:val="26"/>
        </w:rPr>
        <w:t>2;</w:t>
      </w:r>
      <w:proofErr w:type="gramEnd"/>
    </w:p>
    <w:p w14:paraId="7C6386B8"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x += </w:t>
      </w:r>
      <w:proofErr w:type="gramStart"/>
      <w:r>
        <w:rPr>
          <w:rFonts w:ascii="inherit" w:hAnsi="inherit"/>
          <w:color w:val="FFFFFF"/>
          <w:spacing w:val="12"/>
          <w:sz w:val="26"/>
          <w:szCs w:val="26"/>
        </w:rPr>
        <w:t>y;</w:t>
      </w:r>
      <w:proofErr w:type="gramEnd"/>
    </w:p>
    <w:p w14:paraId="11344372"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y -= </w:t>
      </w:r>
      <w:proofErr w:type="gramStart"/>
      <w:r>
        <w:rPr>
          <w:rFonts w:ascii="inherit" w:hAnsi="inherit"/>
          <w:color w:val="FFFFFF"/>
          <w:spacing w:val="12"/>
          <w:sz w:val="26"/>
          <w:szCs w:val="26"/>
        </w:rPr>
        <w:t>z;</w:t>
      </w:r>
      <w:proofErr w:type="gramEnd"/>
    </w:p>
    <w:p w14:paraId="1D0C36F8"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z /= (x + y</w:t>
      </w:r>
      <w:proofErr w:type="gramStart"/>
      <w:r>
        <w:rPr>
          <w:rFonts w:ascii="inherit" w:hAnsi="inherit"/>
          <w:color w:val="FFFFFF"/>
          <w:spacing w:val="12"/>
          <w:sz w:val="26"/>
          <w:szCs w:val="26"/>
        </w:rPr>
        <w:t>);</w:t>
      </w:r>
      <w:proofErr w:type="gramEnd"/>
    </w:p>
    <w:p w14:paraId="78A597AA"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(x + " " + y + " " + z</w:t>
      </w:r>
      <w:proofErr w:type="gramStart"/>
      <w:r>
        <w:rPr>
          <w:rFonts w:ascii="inherit" w:hAnsi="inherit"/>
          <w:color w:val="FFFFFF"/>
          <w:spacing w:val="12"/>
          <w:sz w:val="26"/>
          <w:szCs w:val="26"/>
        </w:rPr>
        <w:t>);</w:t>
      </w:r>
      <w:proofErr w:type="gramEnd"/>
    </w:p>
    <w:p w14:paraId="03B85138"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110799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015115D" w14:textId="77777777" w:rsidR="0044333E" w:rsidRDefault="0044333E" w:rsidP="0044333E">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Yes, the code will be compiled successfully. No error. The output is 4, 0, 0.</w:t>
      </w:r>
    </w:p>
    <w:p w14:paraId="4347D428" w14:textId="77777777" w:rsidR="0044333E" w:rsidRDefault="0044333E" w:rsidP="0044333E">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6. What will be the output of code if no error?</w:t>
      </w:r>
    </w:p>
    <w:p w14:paraId="35A2E54A"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4543186E"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3A0D17EA"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235B51B0"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x, y, </w:t>
      </w:r>
      <w:proofErr w:type="gramStart"/>
      <w:r>
        <w:rPr>
          <w:rFonts w:ascii="inherit" w:hAnsi="inherit"/>
          <w:color w:val="FFFFFF"/>
          <w:spacing w:val="12"/>
          <w:sz w:val="26"/>
          <w:szCs w:val="26"/>
        </w:rPr>
        <w:t>z;</w:t>
      </w:r>
      <w:proofErr w:type="gramEnd"/>
    </w:p>
    <w:p w14:paraId="01599313"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1 = </w:t>
      </w:r>
      <w:proofErr w:type="gramStart"/>
      <w:r>
        <w:rPr>
          <w:rFonts w:ascii="inherit" w:hAnsi="inherit"/>
          <w:color w:val="FFFFFF"/>
          <w:spacing w:val="12"/>
          <w:sz w:val="26"/>
          <w:szCs w:val="26"/>
        </w:rPr>
        <w:t>x;</w:t>
      </w:r>
      <w:proofErr w:type="gramEnd"/>
    </w:p>
    <w:p w14:paraId="646BF3FA"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y = z = </w:t>
      </w:r>
      <w:proofErr w:type="gramStart"/>
      <w:r>
        <w:rPr>
          <w:rFonts w:ascii="inherit" w:hAnsi="inherit"/>
          <w:color w:val="FFFFFF"/>
          <w:spacing w:val="12"/>
          <w:sz w:val="26"/>
          <w:szCs w:val="26"/>
        </w:rPr>
        <w:t>2;</w:t>
      </w:r>
      <w:proofErr w:type="gramEnd"/>
    </w:p>
    <w:p w14:paraId="1C7BA0E1"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DD79B9F"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int a = x + y + </w:t>
      </w:r>
      <w:proofErr w:type="gramStart"/>
      <w:r>
        <w:rPr>
          <w:rFonts w:ascii="inherit" w:hAnsi="inherit"/>
          <w:color w:val="FFFFFF"/>
          <w:spacing w:val="12"/>
          <w:sz w:val="26"/>
          <w:szCs w:val="26"/>
        </w:rPr>
        <w:t>z;</w:t>
      </w:r>
      <w:proofErr w:type="gramEnd"/>
    </w:p>
    <w:p w14:paraId="637A125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(x + " " + y + " " + z</w:t>
      </w:r>
      <w:proofErr w:type="gramStart"/>
      <w:r>
        <w:rPr>
          <w:rFonts w:ascii="inherit" w:hAnsi="inherit"/>
          <w:color w:val="FFFFFF"/>
          <w:spacing w:val="12"/>
          <w:sz w:val="26"/>
          <w:szCs w:val="26"/>
        </w:rPr>
        <w:t>);</w:t>
      </w:r>
      <w:proofErr w:type="gramEnd"/>
    </w:p>
    <w:p w14:paraId="5D1E0C1C"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64C38814" w14:textId="77777777" w:rsidR="0044333E" w:rsidRDefault="0044333E" w:rsidP="0044333E">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5C14D190" w14:textId="1BA3AB3B" w:rsidR="0044333E" w:rsidRDefault="0044333E" w:rsidP="0044333E">
      <w:pPr>
        <w:rPr>
          <w:rFonts w:ascii="Segoe UI" w:hAnsi="Segoe UI" w:cs="Segoe UI"/>
          <w:color w:val="000000"/>
          <w:sz w:val="27"/>
          <w:szCs w:val="27"/>
          <w:shd w:val="clear" w:color="auto" w:fill="FFFFFF"/>
        </w:rPr>
      </w:pPr>
      <w:r>
        <w:rPr>
          <w:rFonts w:ascii="Segoe UI" w:hAnsi="Segoe UI" w:cs="Segoe UI"/>
          <w:color w:val="000000"/>
          <w:sz w:val="27"/>
          <w:szCs w:val="27"/>
          <w:shd w:val="clear" w:color="auto" w:fill="FFFFFF"/>
        </w:rPr>
        <w:t>Ans: Compile time error because the left-hand side of an assignment must be a variable.</w:t>
      </w:r>
    </w:p>
    <w:p w14:paraId="2662F82A" w14:textId="77777777" w:rsidR="00F04F75" w:rsidRDefault="00F04F75" w:rsidP="0044333E">
      <w:pPr>
        <w:rPr>
          <w:rFonts w:ascii="Segoe UI" w:hAnsi="Segoe UI" w:cs="Segoe UI"/>
          <w:color w:val="000000"/>
          <w:sz w:val="27"/>
          <w:szCs w:val="27"/>
          <w:shd w:val="clear" w:color="auto" w:fill="FFFFFF"/>
        </w:rPr>
      </w:pPr>
    </w:p>
    <w:p w14:paraId="0310D3A0" w14:textId="7955755C" w:rsidR="00F04F75" w:rsidRDefault="00F04F75" w:rsidP="00F04F75">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Polymorphism</w:t>
      </w:r>
    </w:p>
    <w:p w14:paraId="5594BBA8"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lastRenderedPageBreak/>
        <w:t>1. What is Polymorphism in Java OOPs?</w:t>
      </w:r>
    </w:p>
    <w:p w14:paraId="45EFFC50"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Polymorphism in java is one of the core concepts of object-oriented programming system. Polymorphism means “many forms” in Greek. That is one thing that can take many forms.</w:t>
      </w:r>
    </w:p>
    <w:p w14:paraId="22AF7290"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Polymorphism is a concept by which we can perform a single task in different ways. That is, when a single entity (object) behaves differently in different cases, it is called polymorphism.</w:t>
      </w:r>
    </w:p>
    <w:p w14:paraId="3FCACE90"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In other words, if a single object shows multiple forms or multiple behaviors, it is called polymorphism.</w:t>
      </w:r>
    </w:p>
    <w:p w14:paraId="62633264"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 What are the types of Polymorphism in Java?</w:t>
      </w:r>
    </w:p>
    <w:p w14:paraId="12911C7E"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There are two types of polymorphism in java. They are:</w:t>
      </w:r>
    </w:p>
    <w:p w14:paraId="63FED268" w14:textId="77777777" w:rsidR="00F04F75" w:rsidRDefault="00F04F75" w:rsidP="00F04F75">
      <w:pPr>
        <w:numPr>
          <w:ilvl w:val="0"/>
          <w:numId w:val="269"/>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Static polymorphism (Compile time Polymorphism)</w:t>
      </w:r>
    </w:p>
    <w:p w14:paraId="41DAC84E" w14:textId="77777777" w:rsidR="00F04F75" w:rsidRDefault="00F04F75" w:rsidP="00F04F75">
      <w:pPr>
        <w:numPr>
          <w:ilvl w:val="0"/>
          <w:numId w:val="269"/>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Dynamic polymorphism (Runtime Polymorphism)</w:t>
      </w:r>
    </w:p>
    <w:p w14:paraId="01434117"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 What are different ways to achieve or implement polymorphism in Java?</w:t>
      </w:r>
    </w:p>
    <w:p w14:paraId="0C24C04A"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Polymorphism in Java can be primarily achieved by subclassing or by implementing an interface. The subclasses can have their own unique implementation for certain features and can also share some of the functionality through inheritance.</w:t>
      </w:r>
    </w:p>
    <w:p w14:paraId="78F17B72"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4. How is Inheritance useful to achieve Polymorphism in Java?</w:t>
      </w:r>
    </w:p>
    <w:p w14:paraId="6319C254"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Inheritance represents the parent-child relationship between two classes and polymorphism take the advantage of that relationship to add dynamic behavior in the code (or to make the program more dynamic).</w:t>
      </w:r>
    </w:p>
    <w:p w14:paraId="6E410720"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5. What are the advantages of Polymorphism?</w:t>
      </w:r>
      <w:r>
        <w:rPr>
          <w:rFonts w:ascii="Segoe UI" w:hAnsi="Segoe UI" w:cs="Segoe UI"/>
          <w:color w:val="000000"/>
          <w:sz w:val="27"/>
          <w:szCs w:val="27"/>
        </w:rPr>
        <w:br/>
        <w:t>Or what is the use of polymorphism?</w:t>
      </w:r>
    </w:p>
    <w:p w14:paraId="4FBB4512"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There are the following advantages of polymorphism in java:</w:t>
      </w:r>
    </w:p>
    <w:p w14:paraId="5E55937C"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 Using polymorphism, we can achieve flexibility in our code because we can perform various operations by using methods with the same names according to requirements.</w:t>
      </w:r>
    </w:p>
    <w:p w14:paraId="1407F4FC"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b. The main benefit of using polymorphism is when we can provide implementation to an abstract base class or an interface.</w:t>
      </w:r>
    </w:p>
    <w:p w14:paraId="104E2178"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lastRenderedPageBreak/>
        <w:t>6. What are the differences between Polymorphism and Inheritance in Java?</w:t>
      </w:r>
    </w:p>
    <w:p w14:paraId="2066BBBB"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 differences between polymorphism and inheritance in java are as follows:</w:t>
      </w:r>
    </w:p>
    <w:p w14:paraId="203CC52F"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 Inheritance represents the parent-child relationship between two classes. On the other hand, polymorphism takes the advantage of that relationship to make the program more dynamic.</w:t>
      </w:r>
    </w:p>
    <w:p w14:paraId="56656427" w14:textId="77777777" w:rsidR="00F04F75" w:rsidRDefault="00F04F75" w:rsidP="00F04F75">
      <w:pPr>
        <w:rPr>
          <w:rFonts w:ascii="Times New Roman" w:hAnsi="Times New Roman" w:cs="Times New Roman"/>
          <w:sz w:val="24"/>
          <w:szCs w:val="24"/>
        </w:rPr>
      </w:pPr>
      <w:r>
        <w:rPr>
          <w:rFonts w:ascii="Segoe UI" w:hAnsi="Segoe UI" w:cs="Segoe UI"/>
          <w:color w:val="000000"/>
          <w:sz w:val="27"/>
          <w:szCs w:val="27"/>
        </w:rPr>
        <w:br/>
      </w:r>
      <w:r>
        <w:rPr>
          <w:rFonts w:ascii="Segoe UI" w:hAnsi="Segoe UI" w:cs="Segoe UI"/>
          <w:color w:val="000000"/>
          <w:sz w:val="27"/>
          <w:szCs w:val="27"/>
          <w:shd w:val="clear" w:color="auto" w:fill="FFFFFF"/>
        </w:rPr>
        <w:t>b. Inheritance helps in code reusability in child class by inheriting behavior from parent class. On the other hand, polymorphism enables child class to redefine already defined behavior inside parent class.</w:t>
      </w:r>
    </w:p>
    <w:p w14:paraId="0AC02255"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Without polymorphism, it is not possible for a child class to execute its own behavior.</w:t>
      </w:r>
    </w:p>
    <w:p w14:paraId="07F1DB84"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7. What is Compile time polymorphism (Static polymorphism)?</w:t>
      </w:r>
    </w:p>
    <w:p w14:paraId="647F191D"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 polymorphism where object binding with methods happens at compile time is called static polymorphism or compile-time polymorphism.</w:t>
      </w:r>
    </w:p>
    <w:p w14:paraId="7AF35648"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In static polymorphism, the behavior of method is decided at compile-time based on the parameters or arguments of method.</w:t>
      </w:r>
    </w:p>
    <w:p w14:paraId="644205CF"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8. How to achieve or implement static polymorphism in Java?</w:t>
      </w:r>
    </w:p>
    <w:p w14:paraId="53E5C791"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Static polymorphism can be achieved by method overloading. Other examples of compile time polymorphism are constructor overloading and method hiding.</w:t>
      </w:r>
    </w:p>
    <w:p w14:paraId="3125D8B3"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9. What is the output of the following program if no error?</w:t>
      </w:r>
    </w:p>
    <w:p w14:paraId="13F7086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A {</w:t>
      </w:r>
      <w:r>
        <w:rPr>
          <w:rFonts w:ascii="inherit" w:hAnsi="inherit"/>
          <w:color w:val="FFFFFF"/>
          <w:spacing w:val="12"/>
          <w:sz w:val="26"/>
          <w:szCs w:val="26"/>
        </w:rPr>
        <w:tab/>
      </w:r>
    </w:p>
    <w:p w14:paraId="0709DB7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w:t>
      </w:r>
      <w:proofErr w:type="gramStart"/>
      <w:r>
        <w:rPr>
          <w:rFonts w:ascii="inherit" w:hAnsi="inherit"/>
          <w:color w:val="FFFFFF"/>
          <w:spacing w:val="12"/>
          <w:sz w:val="26"/>
          <w:szCs w:val="26"/>
        </w:rPr>
        <w:t>sum(</w:t>
      </w:r>
      <w:proofErr w:type="gramEnd"/>
      <w:r>
        <w:rPr>
          <w:rFonts w:ascii="inherit" w:hAnsi="inherit"/>
          <w:color w:val="FFFFFF"/>
          <w:spacing w:val="12"/>
          <w:sz w:val="26"/>
          <w:szCs w:val="26"/>
        </w:rPr>
        <w:t>int x, int y) {</w:t>
      </w:r>
    </w:p>
    <w:p w14:paraId="203536B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("Sum of two numbers: " +(</w:t>
      </w:r>
      <w:proofErr w:type="spellStart"/>
      <w:r>
        <w:rPr>
          <w:rFonts w:ascii="inherit" w:hAnsi="inherit"/>
          <w:color w:val="FFFFFF"/>
          <w:spacing w:val="12"/>
          <w:sz w:val="26"/>
          <w:szCs w:val="26"/>
        </w:rPr>
        <w:t>x+y</w:t>
      </w:r>
      <w:proofErr w:type="spellEnd"/>
      <w:r>
        <w:rPr>
          <w:rFonts w:ascii="inherit" w:hAnsi="inherit"/>
          <w:color w:val="FFFFFF"/>
          <w:spacing w:val="12"/>
          <w:sz w:val="26"/>
          <w:szCs w:val="26"/>
        </w:rPr>
        <w:t>)</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348156E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60EF09B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w:t>
      </w:r>
      <w:proofErr w:type="gramStart"/>
      <w:r>
        <w:rPr>
          <w:rFonts w:ascii="inherit" w:hAnsi="inherit"/>
          <w:color w:val="FFFFFF"/>
          <w:spacing w:val="12"/>
          <w:sz w:val="26"/>
          <w:szCs w:val="26"/>
        </w:rPr>
        <w:t>sum(</w:t>
      </w:r>
      <w:proofErr w:type="gramEnd"/>
      <w:r>
        <w:rPr>
          <w:rFonts w:ascii="inherit" w:hAnsi="inherit"/>
          <w:color w:val="FFFFFF"/>
          <w:spacing w:val="12"/>
          <w:sz w:val="26"/>
          <w:szCs w:val="26"/>
        </w:rPr>
        <w:t>int x, int y, int z) {</w:t>
      </w:r>
    </w:p>
    <w:p w14:paraId="4D54CE1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("Sum of three numbers: " +(</w:t>
      </w:r>
      <w:proofErr w:type="spellStart"/>
      <w:r>
        <w:rPr>
          <w:rFonts w:ascii="inherit" w:hAnsi="inherit"/>
          <w:color w:val="FFFFFF"/>
          <w:spacing w:val="12"/>
          <w:sz w:val="26"/>
          <w:szCs w:val="26"/>
        </w:rPr>
        <w:t>x+y+z</w:t>
      </w:r>
      <w:proofErr w:type="spellEnd"/>
      <w:r>
        <w:rPr>
          <w:rFonts w:ascii="inherit" w:hAnsi="inherit"/>
          <w:color w:val="FFFFFF"/>
          <w:spacing w:val="12"/>
          <w:sz w:val="26"/>
          <w:szCs w:val="26"/>
        </w:rPr>
        <w:t>)</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4972C73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35206D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0CDD28D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 </w:t>
      </w:r>
      <w:proofErr w:type="spellStart"/>
      <w:r>
        <w:rPr>
          <w:rFonts w:ascii="inherit" w:hAnsi="inherit"/>
          <w:color w:val="FFFFFF"/>
          <w:spacing w:val="12"/>
          <w:sz w:val="26"/>
          <w:szCs w:val="26"/>
        </w:rPr>
        <w:t>a</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w:t>
      </w:r>
    </w:p>
    <w:p w14:paraId="1B75A06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proofErr w:type="gramStart"/>
      <w:r>
        <w:rPr>
          <w:rFonts w:ascii="inherit" w:hAnsi="inherit"/>
          <w:color w:val="FFFFFF"/>
          <w:spacing w:val="12"/>
          <w:sz w:val="26"/>
          <w:szCs w:val="26"/>
        </w:rPr>
        <w:t>a.sum</w:t>
      </w:r>
      <w:proofErr w:type="spellEnd"/>
      <w:r>
        <w:rPr>
          <w:rFonts w:ascii="inherit" w:hAnsi="inherit"/>
          <w:color w:val="FFFFFF"/>
          <w:spacing w:val="12"/>
          <w:sz w:val="26"/>
          <w:szCs w:val="26"/>
        </w:rPr>
        <w:t>(</w:t>
      </w:r>
      <w:proofErr w:type="gramEnd"/>
      <w:r>
        <w:rPr>
          <w:rFonts w:ascii="inherit" w:hAnsi="inherit"/>
          <w:color w:val="FFFFFF"/>
          <w:spacing w:val="12"/>
          <w:sz w:val="26"/>
          <w:szCs w:val="26"/>
        </w:rPr>
        <w:t>20, 30);</w:t>
      </w:r>
    </w:p>
    <w:p w14:paraId="0A98059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proofErr w:type="gramStart"/>
      <w:r>
        <w:rPr>
          <w:rFonts w:ascii="inherit" w:hAnsi="inherit"/>
          <w:color w:val="FFFFFF"/>
          <w:spacing w:val="12"/>
          <w:sz w:val="26"/>
          <w:szCs w:val="26"/>
        </w:rPr>
        <w:t>a.sum</w:t>
      </w:r>
      <w:proofErr w:type="spellEnd"/>
      <w:r>
        <w:rPr>
          <w:rFonts w:ascii="inherit" w:hAnsi="inherit"/>
          <w:color w:val="FFFFFF"/>
          <w:spacing w:val="12"/>
          <w:sz w:val="26"/>
          <w:szCs w:val="26"/>
        </w:rPr>
        <w:t>(</w:t>
      </w:r>
      <w:proofErr w:type="gramEnd"/>
      <w:r>
        <w:rPr>
          <w:rFonts w:ascii="inherit" w:hAnsi="inherit"/>
          <w:color w:val="FFFFFF"/>
          <w:spacing w:val="12"/>
          <w:sz w:val="26"/>
          <w:szCs w:val="26"/>
        </w:rPr>
        <w:t>30, 40, 50);</w:t>
      </w:r>
    </w:p>
    <w:p w14:paraId="051A0CE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36CC39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E9960DD"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 output is:</w:t>
      </w:r>
    </w:p>
    <w:p w14:paraId="2D25B74F"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Sum of two numbers: 50</w:t>
      </w:r>
      <w:r>
        <w:rPr>
          <w:rFonts w:ascii="Segoe UI" w:hAnsi="Segoe UI" w:cs="Segoe UI"/>
          <w:color w:val="000000"/>
          <w:sz w:val="27"/>
          <w:szCs w:val="27"/>
        </w:rPr>
        <w:br/>
        <w:t>Sum of three numbers: 120</w:t>
      </w:r>
    </w:p>
    <w:p w14:paraId="1AF60DF2"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10. Identify the errors in the following code.</w:t>
      </w:r>
    </w:p>
    <w:p w14:paraId="6C81B1E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A {</w:t>
      </w:r>
      <w:r>
        <w:rPr>
          <w:rFonts w:ascii="inherit" w:hAnsi="inherit"/>
          <w:color w:val="FFFFFF"/>
          <w:spacing w:val="12"/>
          <w:sz w:val="26"/>
          <w:szCs w:val="26"/>
        </w:rPr>
        <w:tab/>
      </w:r>
    </w:p>
    <w:p w14:paraId="46923B6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void </w:t>
      </w:r>
      <w:proofErr w:type="gramStart"/>
      <w:r>
        <w:rPr>
          <w:rFonts w:ascii="inherit" w:hAnsi="inherit"/>
          <w:color w:val="FFFFFF"/>
          <w:spacing w:val="12"/>
          <w:sz w:val="26"/>
          <w:szCs w:val="26"/>
        </w:rPr>
        <w:t>sum(</w:t>
      </w:r>
      <w:proofErr w:type="gramEnd"/>
      <w:r>
        <w:rPr>
          <w:rFonts w:ascii="inherit" w:hAnsi="inherit"/>
          <w:color w:val="FFFFFF"/>
          <w:spacing w:val="12"/>
          <w:sz w:val="26"/>
          <w:szCs w:val="26"/>
        </w:rPr>
        <w:t>int x, int y) {</w:t>
      </w:r>
    </w:p>
    <w:p w14:paraId="72FE255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("Sum of two numbers: " +(</w:t>
      </w:r>
      <w:proofErr w:type="spellStart"/>
      <w:r>
        <w:rPr>
          <w:rFonts w:ascii="inherit" w:hAnsi="inherit"/>
          <w:color w:val="FFFFFF"/>
          <w:spacing w:val="12"/>
          <w:sz w:val="26"/>
          <w:szCs w:val="26"/>
        </w:rPr>
        <w:t>x+y</w:t>
      </w:r>
      <w:proofErr w:type="spellEnd"/>
      <w:r>
        <w:rPr>
          <w:rFonts w:ascii="inherit" w:hAnsi="inherit"/>
          <w:color w:val="FFFFFF"/>
          <w:spacing w:val="12"/>
          <w:sz w:val="26"/>
          <w:szCs w:val="26"/>
        </w:rPr>
        <w:t>)</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1AEBD15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63CB33A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void </w:t>
      </w:r>
      <w:proofErr w:type="gramStart"/>
      <w:r>
        <w:rPr>
          <w:rFonts w:ascii="inherit" w:hAnsi="inherit"/>
          <w:color w:val="FFFFFF"/>
          <w:spacing w:val="12"/>
          <w:sz w:val="26"/>
          <w:szCs w:val="26"/>
        </w:rPr>
        <w:t>sum(</w:t>
      </w:r>
      <w:proofErr w:type="gramEnd"/>
      <w:r>
        <w:rPr>
          <w:rFonts w:ascii="inherit" w:hAnsi="inherit"/>
          <w:color w:val="FFFFFF"/>
          <w:spacing w:val="12"/>
          <w:sz w:val="26"/>
          <w:szCs w:val="26"/>
        </w:rPr>
        <w:t>int y, int x) {</w:t>
      </w:r>
    </w:p>
    <w:p w14:paraId="05894BD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("Sum of three numbers: " +(</w:t>
      </w:r>
      <w:proofErr w:type="spellStart"/>
      <w:r>
        <w:rPr>
          <w:rFonts w:ascii="inherit" w:hAnsi="inherit"/>
          <w:color w:val="FFFFFF"/>
          <w:spacing w:val="12"/>
          <w:sz w:val="26"/>
          <w:szCs w:val="26"/>
        </w:rPr>
        <w:t>x+y</w:t>
      </w:r>
      <w:proofErr w:type="spellEnd"/>
      <w:r>
        <w:rPr>
          <w:rFonts w:ascii="inherit" w:hAnsi="inherit"/>
          <w:color w:val="FFFFFF"/>
          <w:spacing w:val="12"/>
          <w:sz w:val="26"/>
          <w:szCs w:val="26"/>
        </w:rPr>
        <w:t>)</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7F30079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70A12A4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71E0365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 </w:t>
      </w:r>
      <w:proofErr w:type="spellStart"/>
      <w:r>
        <w:rPr>
          <w:rFonts w:ascii="inherit" w:hAnsi="inherit"/>
          <w:color w:val="FFFFFF"/>
          <w:spacing w:val="12"/>
          <w:sz w:val="26"/>
          <w:szCs w:val="26"/>
        </w:rPr>
        <w:t>a</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w:t>
      </w:r>
    </w:p>
    <w:p w14:paraId="4190AEB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w:t>
      </w:r>
      <w:proofErr w:type="spellStart"/>
      <w:proofErr w:type="gramStart"/>
      <w:r>
        <w:rPr>
          <w:rFonts w:ascii="inherit" w:hAnsi="inherit"/>
          <w:color w:val="FFFFFF"/>
          <w:spacing w:val="12"/>
          <w:sz w:val="26"/>
          <w:szCs w:val="26"/>
        </w:rPr>
        <w:t>a.sum</w:t>
      </w:r>
      <w:proofErr w:type="spellEnd"/>
      <w:r>
        <w:rPr>
          <w:rFonts w:ascii="inherit" w:hAnsi="inherit"/>
          <w:color w:val="FFFFFF"/>
          <w:spacing w:val="12"/>
          <w:sz w:val="26"/>
          <w:szCs w:val="26"/>
        </w:rPr>
        <w:t>(</w:t>
      </w:r>
      <w:proofErr w:type="gramEnd"/>
      <w:r>
        <w:rPr>
          <w:rFonts w:ascii="inherit" w:hAnsi="inherit"/>
          <w:color w:val="FFFFFF"/>
          <w:spacing w:val="12"/>
          <w:sz w:val="26"/>
          <w:szCs w:val="26"/>
        </w:rPr>
        <w:t>20, 30);</w:t>
      </w:r>
    </w:p>
    <w:p w14:paraId="668CAFD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3E4214B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821428B"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Duplicate method error.</w:t>
      </w:r>
    </w:p>
    <w:p w14:paraId="7F02795A"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11. What is the output of the following program if no errors?</w:t>
      </w:r>
    </w:p>
    <w:p w14:paraId="1CF66E0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A {</w:t>
      </w:r>
      <w:r>
        <w:rPr>
          <w:rFonts w:ascii="inherit" w:hAnsi="inherit"/>
          <w:color w:val="FFFFFF"/>
          <w:spacing w:val="12"/>
          <w:sz w:val="26"/>
          <w:szCs w:val="26"/>
        </w:rPr>
        <w:tab/>
      </w:r>
    </w:p>
    <w:p w14:paraId="34E6DD0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void m1(String </w:t>
      </w:r>
      <w:proofErr w:type="gramStart"/>
      <w:r>
        <w:rPr>
          <w:rFonts w:ascii="inherit" w:hAnsi="inherit"/>
          <w:color w:val="FFFFFF"/>
          <w:spacing w:val="12"/>
          <w:sz w:val="26"/>
          <w:szCs w:val="26"/>
        </w:rPr>
        <w:t>x){</w:t>
      </w:r>
      <w:proofErr w:type="gramEnd"/>
    </w:p>
    <w:p w14:paraId="17BA260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r>
    </w:p>
    <w:p w14:paraId="5B51447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57BB667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protected void m1(String x, String </w:t>
      </w:r>
      <w:proofErr w:type="gramStart"/>
      <w:r>
        <w:rPr>
          <w:rFonts w:ascii="inherit" w:hAnsi="inherit"/>
          <w:color w:val="FFFFFF"/>
          <w:spacing w:val="12"/>
          <w:sz w:val="26"/>
          <w:szCs w:val="26"/>
        </w:rPr>
        <w:t>y){</w:t>
      </w:r>
      <w:proofErr w:type="gramEnd"/>
    </w:p>
    <w:p w14:paraId="4B578F2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("Two"</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r>
    </w:p>
    <w:p w14:paraId="791C429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4C331F6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6049759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 </w:t>
      </w:r>
      <w:proofErr w:type="spellStart"/>
      <w:r>
        <w:rPr>
          <w:rFonts w:ascii="inherit" w:hAnsi="inherit"/>
          <w:color w:val="FFFFFF"/>
          <w:spacing w:val="12"/>
          <w:sz w:val="26"/>
          <w:szCs w:val="26"/>
        </w:rPr>
        <w:t>a</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w:t>
      </w:r>
    </w:p>
    <w:p w14:paraId="7D30BEE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a.m1("ABC"</w:t>
      </w:r>
      <w:proofErr w:type="gramStart"/>
      <w:r>
        <w:rPr>
          <w:rFonts w:ascii="inherit" w:hAnsi="inherit"/>
          <w:color w:val="FFFFFF"/>
          <w:spacing w:val="12"/>
          <w:sz w:val="26"/>
          <w:szCs w:val="26"/>
        </w:rPr>
        <w:t>);</w:t>
      </w:r>
      <w:proofErr w:type="gramEnd"/>
    </w:p>
    <w:p w14:paraId="5219763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a.m1("PQR", "XYZ"</w:t>
      </w:r>
      <w:proofErr w:type="gramStart"/>
      <w:r>
        <w:rPr>
          <w:rFonts w:ascii="inherit" w:hAnsi="inherit"/>
          <w:color w:val="FFFFFF"/>
          <w:spacing w:val="12"/>
          <w:sz w:val="26"/>
          <w:szCs w:val="26"/>
        </w:rPr>
        <w:t>);</w:t>
      </w:r>
      <w:proofErr w:type="gramEnd"/>
    </w:p>
    <w:p w14:paraId="35D9206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65BC018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78928AA6"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 output is One, Two.</w:t>
      </w:r>
    </w:p>
    <w:p w14:paraId="28DE0BE0" w14:textId="77777777" w:rsidR="00F04F75" w:rsidRDefault="00F04F75" w:rsidP="00F04F75">
      <w:pPr>
        <w:rPr>
          <w:rFonts w:ascii="Times New Roman" w:hAnsi="Times New Roman" w:cs="Times New Roman"/>
          <w:sz w:val="24"/>
          <w:szCs w:val="24"/>
        </w:rPr>
      </w:pPr>
      <w:r>
        <w:rPr>
          <w:rFonts w:ascii="Segoe UI" w:hAnsi="Segoe UI" w:cs="Segoe UI"/>
          <w:color w:val="000000"/>
          <w:sz w:val="27"/>
          <w:szCs w:val="27"/>
        </w:rPr>
        <w:lastRenderedPageBreak/>
        <w:br/>
      </w:r>
      <w:r>
        <w:rPr>
          <w:rStyle w:val="Strong"/>
          <w:rFonts w:ascii="Segoe UI" w:hAnsi="Segoe UI" w:cs="Segoe UI"/>
          <w:color w:val="000000"/>
          <w:sz w:val="27"/>
          <w:szCs w:val="27"/>
          <w:bdr w:val="none" w:sz="0" w:space="0" w:color="auto" w:frame="1"/>
          <w:shd w:val="clear" w:color="auto" w:fill="FFFFFF"/>
        </w:rPr>
        <w:t>12. How Java compiler differentiate between methods in Compile time Polymorphism?</w:t>
      </w:r>
    </w:p>
    <w:p w14:paraId="697A56BB"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During compilation, Java compiler differentiates multiple methods having the same name by their signatures.</w:t>
      </w:r>
    </w:p>
    <w:p w14:paraId="155E3348"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13. Is there any errors in the following code? Will the code compile successfully?</w:t>
      </w:r>
    </w:p>
    <w:p w14:paraId="59E2017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A {</w:t>
      </w:r>
      <w:r>
        <w:rPr>
          <w:rFonts w:ascii="inherit" w:hAnsi="inherit"/>
          <w:color w:val="FFFFFF"/>
          <w:spacing w:val="12"/>
          <w:sz w:val="26"/>
          <w:szCs w:val="26"/>
        </w:rPr>
        <w:tab/>
      </w:r>
    </w:p>
    <w:p w14:paraId="4E5FD1F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String m1(String </w:t>
      </w:r>
      <w:proofErr w:type="gramStart"/>
      <w:r>
        <w:rPr>
          <w:rFonts w:ascii="inherit" w:hAnsi="inherit"/>
          <w:color w:val="FFFFFF"/>
          <w:spacing w:val="12"/>
          <w:sz w:val="26"/>
          <w:szCs w:val="26"/>
        </w:rPr>
        <w:t>x){</w:t>
      </w:r>
      <w:proofErr w:type="gramEnd"/>
    </w:p>
    <w:p w14:paraId="4D066AA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p>
    <w:p w14:paraId="0A36BA4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return "ABC</w:t>
      </w:r>
      <w:proofErr w:type="gramStart"/>
      <w:r>
        <w:rPr>
          <w:rFonts w:ascii="inherit" w:hAnsi="inherit"/>
          <w:color w:val="FFFFFF"/>
          <w:spacing w:val="12"/>
          <w:sz w:val="26"/>
          <w:szCs w:val="26"/>
        </w:rPr>
        <w:t>";</w:t>
      </w:r>
      <w:proofErr w:type="gramEnd"/>
    </w:p>
    <w:p w14:paraId="7093EF7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76563CE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String m1(String </w:t>
      </w:r>
      <w:proofErr w:type="gramStart"/>
      <w:r>
        <w:rPr>
          <w:rFonts w:ascii="inherit" w:hAnsi="inherit"/>
          <w:color w:val="FFFFFF"/>
          <w:spacing w:val="12"/>
          <w:sz w:val="26"/>
          <w:szCs w:val="26"/>
        </w:rPr>
        <w:t>y){</w:t>
      </w:r>
      <w:proofErr w:type="gramEnd"/>
    </w:p>
    <w:p w14:paraId="656B959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("Two"</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r>
    </w:p>
    <w:p w14:paraId="6B562DF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return "PQR</w:t>
      </w:r>
      <w:proofErr w:type="gramStart"/>
      <w:r>
        <w:rPr>
          <w:rFonts w:ascii="inherit" w:hAnsi="inherit"/>
          <w:color w:val="FFFFFF"/>
          <w:spacing w:val="12"/>
          <w:sz w:val="26"/>
          <w:szCs w:val="26"/>
        </w:rPr>
        <w:t>";</w:t>
      </w:r>
      <w:proofErr w:type="gramEnd"/>
    </w:p>
    <w:p w14:paraId="642F8AA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EE7A5D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67D26CF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 </w:t>
      </w:r>
      <w:proofErr w:type="spellStart"/>
      <w:r>
        <w:rPr>
          <w:rFonts w:ascii="inherit" w:hAnsi="inherit"/>
          <w:color w:val="FFFFFF"/>
          <w:spacing w:val="12"/>
          <w:sz w:val="26"/>
          <w:szCs w:val="26"/>
        </w:rPr>
        <w:t>a</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w:t>
      </w:r>
    </w:p>
    <w:p w14:paraId="0EAB389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a.m1("ABC"</w:t>
      </w:r>
      <w:proofErr w:type="gramStart"/>
      <w:r>
        <w:rPr>
          <w:rFonts w:ascii="inherit" w:hAnsi="inherit"/>
          <w:color w:val="FFFFFF"/>
          <w:spacing w:val="12"/>
          <w:sz w:val="26"/>
          <w:szCs w:val="26"/>
        </w:rPr>
        <w:t>);</w:t>
      </w:r>
      <w:proofErr w:type="gramEnd"/>
    </w:p>
    <w:p w14:paraId="59A6D22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6FD9A93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C3E7F67"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Duplicate method error in the above code but the code will be compiled successfully. The output is One.</w:t>
      </w:r>
    </w:p>
    <w:p w14:paraId="54AA37CE"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lastRenderedPageBreak/>
        <w:t>14. What is Runtime Polymorphism (Dynamic Polymorphism)?</w:t>
      </w:r>
    </w:p>
    <w:p w14:paraId="212BCC2E"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 polymorphism where object binding with methods happens at runtime is called runtime polymorphism. In runtime polymorphism, the behavior of a method is decided at runtime.</w:t>
      </w:r>
    </w:p>
    <w:p w14:paraId="2844BB3B"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JVM (Java Virtual Machine) binds the method call with method definition/body at runtime and invokes the relevant method during runtime when the method is called. This happens because objects are created at runtime and the method is called using an object of the class.</w:t>
      </w:r>
    </w:p>
    <w:p w14:paraId="6FCF9AF3"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15. How to achieve/implement dynamic polymorphism in Java?</w:t>
      </w:r>
    </w:p>
    <w:p w14:paraId="0A78584A"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Dynamic or runtime polymorphism can be achieved or implemented via method overriding in java. It is another way to implement polymorphism and a common approach when we have an IS-A relationship.</w:t>
      </w:r>
    </w:p>
    <w:p w14:paraId="45DFB3AC"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16. Is it possible to implement runtime polymorphism by data members in Java?</w:t>
      </w:r>
    </w:p>
    <w:p w14:paraId="31FCAE71"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we cannot implement runtime polymorphism by data members in java.</w:t>
      </w:r>
    </w:p>
    <w:p w14:paraId="45BD008A"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17. Will the code compile successfully? If yes, what will be the output of the program?</w:t>
      </w:r>
    </w:p>
    <w:p w14:paraId="7ECA7FA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A {</w:t>
      </w:r>
    </w:p>
    <w:p w14:paraId="39901B7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void m1(A a) {</w:t>
      </w:r>
    </w:p>
    <w:p w14:paraId="687B3A9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("m1 method in class A"</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5A8384D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028B87E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3DEA001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B extends A {</w:t>
      </w:r>
      <w:r>
        <w:rPr>
          <w:rFonts w:ascii="inherit" w:hAnsi="inherit"/>
          <w:color w:val="FFFFFF"/>
          <w:spacing w:val="12"/>
          <w:sz w:val="26"/>
          <w:szCs w:val="26"/>
        </w:rPr>
        <w:tab/>
      </w:r>
    </w:p>
    <w:p w14:paraId="551325C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public void m1(A a) {</w:t>
      </w:r>
    </w:p>
    <w:p w14:paraId="5A9D8B4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("m1 method in class B"</w:t>
      </w:r>
      <w:proofErr w:type="gramStart"/>
      <w:r>
        <w:rPr>
          <w:rFonts w:ascii="inherit" w:hAnsi="inherit"/>
          <w:color w:val="FFFFFF"/>
          <w:spacing w:val="12"/>
          <w:sz w:val="26"/>
          <w:szCs w:val="26"/>
        </w:rPr>
        <w:t>);</w:t>
      </w:r>
      <w:proofErr w:type="gramEnd"/>
    </w:p>
    <w:p w14:paraId="68F4F4E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86491D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w:t>
      </w:r>
    </w:p>
    <w:p w14:paraId="653BE75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class </w:t>
      </w:r>
      <w:proofErr w:type="gramStart"/>
      <w:r>
        <w:rPr>
          <w:rFonts w:ascii="inherit" w:hAnsi="inherit"/>
          <w:color w:val="FFFFFF"/>
          <w:spacing w:val="12"/>
          <w:sz w:val="26"/>
          <w:szCs w:val="26"/>
        </w:rPr>
        <w:t>Test{</w:t>
      </w:r>
      <w:proofErr w:type="gramEnd"/>
    </w:p>
    <w:p w14:paraId="462675E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4C8515F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 </w:t>
      </w:r>
      <w:proofErr w:type="spellStart"/>
      <w:r>
        <w:rPr>
          <w:rFonts w:ascii="inherit" w:hAnsi="inherit"/>
          <w:color w:val="FFFFFF"/>
          <w:spacing w:val="12"/>
          <w:sz w:val="26"/>
          <w:szCs w:val="26"/>
        </w:rPr>
        <w:t>a</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w:t>
      </w:r>
    </w:p>
    <w:p w14:paraId="28A7E39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a.m1(a</w:t>
      </w:r>
      <w:proofErr w:type="gramStart"/>
      <w:r>
        <w:rPr>
          <w:rFonts w:ascii="inherit" w:hAnsi="inherit"/>
          <w:color w:val="FFFFFF"/>
          <w:spacing w:val="12"/>
          <w:sz w:val="26"/>
          <w:szCs w:val="26"/>
        </w:rPr>
        <w:t>);</w:t>
      </w:r>
      <w:proofErr w:type="gramEnd"/>
    </w:p>
    <w:p w14:paraId="4BD4042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a.m1(new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1FB0519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A37E12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B </w:t>
      </w:r>
      <w:proofErr w:type="spellStart"/>
      <w:r>
        <w:rPr>
          <w:rFonts w:ascii="inherit" w:hAnsi="inherit"/>
          <w:color w:val="FFFFFF"/>
          <w:spacing w:val="12"/>
          <w:sz w:val="26"/>
          <w:szCs w:val="26"/>
        </w:rPr>
        <w:t>b</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5CC49AC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b.m1(null</w:t>
      </w:r>
      <w:proofErr w:type="gramStart"/>
      <w:r>
        <w:rPr>
          <w:rFonts w:ascii="inherit" w:hAnsi="inherit"/>
          <w:color w:val="FFFFFF"/>
          <w:spacing w:val="12"/>
          <w:sz w:val="26"/>
          <w:szCs w:val="26"/>
        </w:rPr>
        <w:t>);</w:t>
      </w:r>
      <w:proofErr w:type="gramEnd"/>
    </w:p>
    <w:p w14:paraId="7D73DFA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 = </w:t>
      </w:r>
      <w:proofErr w:type="gramStart"/>
      <w:r>
        <w:rPr>
          <w:rFonts w:ascii="inherit" w:hAnsi="inherit"/>
          <w:color w:val="FFFFFF"/>
          <w:spacing w:val="12"/>
          <w:sz w:val="26"/>
          <w:szCs w:val="26"/>
        </w:rPr>
        <w:t>b;</w:t>
      </w:r>
      <w:proofErr w:type="gramEnd"/>
    </w:p>
    <w:p w14:paraId="6157C51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a.m1(null</w:t>
      </w:r>
      <w:proofErr w:type="gramStart"/>
      <w:r>
        <w:rPr>
          <w:rFonts w:ascii="inherit" w:hAnsi="inherit"/>
          <w:color w:val="FFFFFF"/>
          <w:spacing w:val="12"/>
          <w:sz w:val="26"/>
          <w:szCs w:val="26"/>
        </w:rPr>
        <w:t>);</w:t>
      </w:r>
      <w:proofErr w:type="gramEnd"/>
    </w:p>
    <w:p w14:paraId="7F30B87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a.m1(new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w:t>
      </w:r>
    </w:p>
    <w:p w14:paraId="0B22183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360774B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57151A38"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Yes, the code will be compiled successfully. The output is given below:</w:t>
      </w:r>
    </w:p>
    <w:p w14:paraId="5F9BC7B5"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m1 method in class A</w:t>
      </w:r>
      <w:r>
        <w:rPr>
          <w:rFonts w:ascii="Segoe UI" w:hAnsi="Segoe UI" w:cs="Segoe UI"/>
          <w:color w:val="000000"/>
          <w:sz w:val="27"/>
          <w:szCs w:val="27"/>
        </w:rPr>
        <w:br/>
        <w:t>m1 method in class A</w:t>
      </w:r>
      <w:r>
        <w:rPr>
          <w:rFonts w:ascii="Segoe UI" w:hAnsi="Segoe UI" w:cs="Segoe UI"/>
          <w:color w:val="000000"/>
          <w:sz w:val="27"/>
          <w:szCs w:val="27"/>
        </w:rPr>
        <w:br/>
        <w:t>m1 method in class B</w:t>
      </w:r>
      <w:r>
        <w:rPr>
          <w:rFonts w:ascii="Segoe UI" w:hAnsi="Segoe UI" w:cs="Segoe UI"/>
          <w:color w:val="000000"/>
          <w:sz w:val="27"/>
          <w:szCs w:val="27"/>
        </w:rPr>
        <w:br/>
        <w:t>m1 method in class B</w:t>
      </w:r>
      <w:r>
        <w:rPr>
          <w:rFonts w:ascii="Segoe UI" w:hAnsi="Segoe UI" w:cs="Segoe UI"/>
          <w:color w:val="000000"/>
          <w:sz w:val="27"/>
          <w:szCs w:val="27"/>
        </w:rPr>
        <w:br/>
        <w:t>m1 method in class B</w:t>
      </w:r>
    </w:p>
    <w:p w14:paraId="76496422"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17. What is the output of the following program if no errors?</w:t>
      </w:r>
    </w:p>
    <w:p w14:paraId="7893767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A {</w:t>
      </w:r>
    </w:p>
    <w:p w14:paraId="4C33C44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void m1(String </w:t>
      </w:r>
      <w:proofErr w:type="gramStart"/>
      <w:r>
        <w:rPr>
          <w:rFonts w:ascii="inherit" w:hAnsi="inherit"/>
          <w:color w:val="FFFFFF"/>
          <w:spacing w:val="12"/>
          <w:sz w:val="26"/>
          <w:szCs w:val="26"/>
        </w:rPr>
        <w:t>x){</w:t>
      </w:r>
      <w:proofErr w:type="gramEnd"/>
    </w:p>
    <w:p w14:paraId="78FD17E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2089EEE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669ED79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76C1236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B extends A {</w:t>
      </w:r>
      <w:r>
        <w:rPr>
          <w:rFonts w:ascii="inherit" w:hAnsi="inherit"/>
          <w:color w:val="FFFFFF"/>
          <w:spacing w:val="12"/>
          <w:sz w:val="26"/>
          <w:szCs w:val="26"/>
        </w:rPr>
        <w:tab/>
      </w:r>
    </w:p>
    <w:p w14:paraId="6A79048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public void m1(String </w:t>
      </w:r>
      <w:proofErr w:type="gramStart"/>
      <w:r>
        <w:rPr>
          <w:rFonts w:ascii="inherit" w:hAnsi="inherit"/>
          <w:color w:val="FFFFFF"/>
          <w:spacing w:val="12"/>
          <w:sz w:val="26"/>
          <w:szCs w:val="26"/>
        </w:rPr>
        <w:t>x){</w:t>
      </w:r>
      <w:proofErr w:type="gramEnd"/>
    </w:p>
    <w:p w14:paraId="3FB0B472"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("Two"</w:t>
      </w:r>
      <w:proofErr w:type="gramStart"/>
      <w:r>
        <w:rPr>
          <w:rFonts w:ascii="inherit" w:hAnsi="inherit"/>
          <w:color w:val="FFFFFF"/>
          <w:spacing w:val="12"/>
          <w:sz w:val="26"/>
          <w:szCs w:val="26"/>
        </w:rPr>
        <w:t>);</w:t>
      </w:r>
      <w:proofErr w:type="gramEnd"/>
    </w:p>
    <w:p w14:paraId="790752B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super.m1(null</w:t>
      </w:r>
      <w:proofErr w:type="gramStart"/>
      <w:r>
        <w:rPr>
          <w:rFonts w:ascii="inherit" w:hAnsi="inherit"/>
          <w:color w:val="FFFFFF"/>
          <w:spacing w:val="12"/>
          <w:sz w:val="26"/>
          <w:szCs w:val="26"/>
        </w:rPr>
        <w:t>);</w:t>
      </w:r>
      <w:proofErr w:type="gramEnd"/>
    </w:p>
    <w:p w14:paraId="28FD973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239E02C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7FDC525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class </w:t>
      </w:r>
      <w:proofErr w:type="gramStart"/>
      <w:r>
        <w:rPr>
          <w:rFonts w:ascii="inherit" w:hAnsi="inherit"/>
          <w:color w:val="FFFFFF"/>
          <w:spacing w:val="12"/>
          <w:sz w:val="26"/>
          <w:szCs w:val="26"/>
        </w:rPr>
        <w:t>Test{</w:t>
      </w:r>
      <w:proofErr w:type="gramEnd"/>
    </w:p>
    <w:p w14:paraId="424EF412"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69F6401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 </w:t>
      </w:r>
      <w:proofErr w:type="spellStart"/>
      <w:r>
        <w:rPr>
          <w:rFonts w:ascii="inherit" w:hAnsi="inherit"/>
          <w:color w:val="FFFFFF"/>
          <w:spacing w:val="12"/>
          <w:sz w:val="26"/>
          <w:szCs w:val="26"/>
        </w:rPr>
        <w:t>a</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27066FC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a.m1(null</w:t>
      </w:r>
      <w:proofErr w:type="gramStart"/>
      <w:r>
        <w:rPr>
          <w:rFonts w:ascii="inherit" w:hAnsi="inherit"/>
          <w:color w:val="FFFFFF"/>
          <w:spacing w:val="12"/>
          <w:sz w:val="26"/>
          <w:szCs w:val="26"/>
        </w:rPr>
        <w:t>);</w:t>
      </w:r>
      <w:proofErr w:type="gramEnd"/>
    </w:p>
    <w:p w14:paraId="3CFA031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E54C01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74598060"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 output is Two, One.</w:t>
      </w:r>
    </w:p>
    <w:p w14:paraId="289EDD29"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18. Identify the errors in the following code.</w:t>
      </w:r>
    </w:p>
    <w:p w14:paraId="7197322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A {</w:t>
      </w:r>
    </w:p>
    <w:p w14:paraId="506BEE3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m1(String </w:t>
      </w:r>
      <w:proofErr w:type="gramStart"/>
      <w:r>
        <w:rPr>
          <w:rFonts w:ascii="inherit" w:hAnsi="inherit"/>
          <w:color w:val="FFFFFF"/>
          <w:spacing w:val="12"/>
          <w:sz w:val="26"/>
          <w:szCs w:val="26"/>
        </w:rPr>
        <w:t>x){</w:t>
      </w:r>
      <w:proofErr w:type="gramEnd"/>
    </w:p>
    <w:p w14:paraId="579E8B1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784C079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7CD0CB2"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306CC97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B extends A {</w:t>
      </w:r>
      <w:r>
        <w:rPr>
          <w:rFonts w:ascii="inherit" w:hAnsi="inherit"/>
          <w:color w:val="FFFFFF"/>
          <w:spacing w:val="12"/>
          <w:sz w:val="26"/>
          <w:szCs w:val="26"/>
        </w:rPr>
        <w:tab/>
      </w:r>
    </w:p>
    <w:p w14:paraId="587A2BB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p>
    <w:p w14:paraId="61EC79A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4804CC6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class </w:t>
      </w:r>
      <w:proofErr w:type="gramStart"/>
      <w:r>
        <w:rPr>
          <w:rFonts w:ascii="inherit" w:hAnsi="inherit"/>
          <w:color w:val="FFFFFF"/>
          <w:spacing w:val="12"/>
          <w:sz w:val="26"/>
          <w:szCs w:val="26"/>
        </w:rPr>
        <w:t>Test{</w:t>
      </w:r>
      <w:proofErr w:type="gramEnd"/>
    </w:p>
    <w:p w14:paraId="7B2223C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67C317A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 </w:t>
      </w:r>
      <w:proofErr w:type="spellStart"/>
      <w:r>
        <w:rPr>
          <w:rFonts w:ascii="inherit" w:hAnsi="inherit"/>
          <w:color w:val="FFFFFF"/>
          <w:spacing w:val="12"/>
          <w:sz w:val="26"/>
          <w:szCs w:val="26"/>
        </w:rPr>
        <w:t>a</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4270434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a.m1(new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w:t>
      </w:r>
    </w:p>
    <w:p w14:paraId="67D0F4A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6473F1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64BBEE1"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 method m1(String) in type A is not applicable for the arguments (A).</w:t>
      </w:r>
    </w:p>
    <w:p w14:paraId="22E684B3"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19. What is the output of the below program if no errors?</w:t>
      </w:r>
    </w:p>
    <w:p w14:paraId="007D7B0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A {</w:t>
      </w:r>
    </w:p>
    <w:p w14:paraId="68E597A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m1(Object </w:t>
      </w:r>
      <w:proofErr w:type="gramStart"/>
      <w:r>
        <w:rPr>
          <w:rFonts w:ascii="inherit" w:hAnsi="inherit"/>
          <w:color w:val="FFFFFF"/>
          <w:spacing w:val="12"/>
          <w:sz w:val="26"/>
          <w:szCs w:val="26"/>
        </w:rPr>
        <w:t>obj){</w:t>
      </w:r>
      <w:proofErr w:type="gramEnd"/>
    </w:p>
    <w:p w14:paraId="4AF6DE6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7BBEA50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BCCE8C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5F0C381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B extends A {</w:t>
      </w:r>
      <w:r>
        <w:rPr>
          <w:rFonts w:ascii="inherit" w:hAnsi="inherit"/>
          <w:color w:val="FFFFFF"/>
          <w:spacing w:val="12"/>
          <w:sz w:val="26"/>
          <w:szCs w:val="26"/>
        </w:rPr>
        <w:tab/>
      </w:r>
    </w:p>
    <w:p w14:paraId="72D1DED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void m1(Object </w:t>
      </w:r>
      <w:proofErr w:type="gramStart"/>
      <w:r>
        <w:rPr>
          <w:rFonts w:ascii="inherit" w:hAnsi="inherit"/>
          <w:color w:val="FFFFFF"/>
          <w:spacing w:val="12"/>
          <w:sz w:val="26"/>
          <w:szCs w:val="26"/>
        </w:rPr>
        <w:t>obj){</w:t>
      </w:r>
      <w:proofErr w:type="gramEnd"/>
    </w:p>
    <w:p w14:paraId="785DE4C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super.m1(null</w:t>
      </w:r>
      <w:proofErr w:type="gramStart"/>
      <w:r>
        <w:rPr>
          <w:rFonts w:ascii="inherit" w:hAnsi="inherit"/>
          <w:color w:val="FFFFFF"/>
          <w:spacing w:val="12"/>
          <w:sz w:val="26"/>
          <w:szCs w:val="26"/>
        </w:rPr>
        <w:t>);</w:t>
      </w:r>
      <w:proofErr w:type="gramEnd"/>
    </w:p>
    <w:p w14:paraId="451F3D1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("Two"</w:t>
      </w:r>
      <w:proofErr w:type="gramStart"/>
      <w:r>
        <w:rPr>
          <w:rFonts w:ascii="inherit" w:hAnsi="inherit"/>
          <w:color w:val="FFFFFF"/>
          <w:spacing w:val="12"/>
          <w:sz w:val="26"/>
          <w:szCs w:val="26"/>
        </w:rPr>
        <w:t>);</w:t>
      </w:r>
      <w:proofErr w:type="gramEnd"/>
    </w:p>
    <w:p w14:paraId="5A77E3F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47051B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m2(Object </w:t>
      </w:r>
      <w:proofErr w:type="gramStart"/>
      <w:r>
        <w:rPr>
          <w:rFonts w:ascii="inherit" w:hAnsi="inherit"/>
          <w:color w:val="FFFFFF"/>
          <w:spacing w:val="12"/>
          <w:sz w:val="26"/>
          <w:szCs w:val="26"/>
        </w:rPr>
        <w:t>obj){</w:t>
      </w:r>
      <w:proofErr w:type="gramEnd"/>
    </w:p>
    <w:p w14:paraId="23FAD58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("Three"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68DEA14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this.m1(null</w:t>
      </w:r>
      <w:proofErr w:type="gramStart"/>
      <w:r>
        <w:rPr>
          <w:rFonts w:ascii="inherit" w:hAnsi="inherit"/>
          <w:color w:val="FFFFFF"/>
          <w:spacing w:val="12"/>
          <w:sz w:val="26"/>
          <w:szCs w:val="26"/>
        </w:rPr>
        <w:t>);</w:t>
      </w:r>
      <w:proofErr w:type="gramEnd"/>
    </w:p>
    <w:p w14:paraId="3FDD85E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3066740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657D7E6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class </w:t>
      </w:r>
      <w:proofErr w:type="gramStart"/>
      <w:r>
        <w:rPr>
          <w:rFonts w:ascii="inherit" w:hAnsi="inherit"/>
          <w:color w:val="FFFFFF"/>
          <w:spacing w:val="12"/>
          <w:sz w:val="26"/>
          <w:szCs w:val="26"/>
        </w:rPr>
        <w:t>Test{</w:t>
      </w:r>
      <w:proofErr w:type="gramEnd"/>
    </w:p>
    <w:p w14:paraId="1A6794D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w:t>
      </w:r>
    </w:p>
    <w:p w14:paraId="12C6621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 </w:t>
      </w:r>
      <w:proofErr w:type="spellStart"/>
      <w:r>
        <w:rPr>
          <w:rFonts w:ascii="inherit" w:hAnsi="inherit"/>
          <w:color w:val="FFFFFF"/>
          <w:spacing w:val="12"/>
          <w:sz w:val="26"/>
          <w:szCs w:val="26"/>
        </w:rPr>
        <w:t>a</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5FACC4B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a.m1(new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w:t>
      </w:r>
    </w:p>
    <w:p w14:paraId="0204B16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p>
    <w:p w14:paraId="0917548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B </w:t>
      </w:r>
      <w:proofErr w:type="spellStart"/>
      <w:r>
        <w:rPr>
          <w:rFonts w:ascii="inherit" w:hAnsi="inherit"/>
          <w:color w:val="FFFFFF"/>
          <w:spacing w:val="12"/>
          <w:sz w:val="26"/>
          <w:szCs w:val="26"/>
        </w:rPr>
        <w:t>b</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5F118B4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b.m2(new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3F19901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2B949F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2958A9B5"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error. The above code will be compiled successfully. The output is given below:</w:t>
      </w:r>
    </w:p>
    <w:p w14:paraId="49735813"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lastRenderedPageBreak/>
        <w:t>One</w:t>
      </w:r>
      <w:r>
        <w:rPr>
          <w:rFonts w:ascii="Segoe UI" w:hAnsi="Segoe UI" w:cs="Segoe UI"/>
          <w:color w:val="000000"/>
          <w:sz w:val="27"/>
          <w:szCs w:val="27"/>
        </w:rPr>
        <w:br/>
        <w:t>Two</w:t>
      </w:r>
      <w:r>
        <w:rPr>
          <w:rFonts w:ascii="Segoe UI" w:hAnsi="Segoe UI" w:cs="Segoe UI"/>
          <w:color w:val="000000"/>
          <w:sz w:val="27"/>
          <w:szCs w:val="27"/>
        </w:rPr>
        <w:br/>
        <w:t>Three</w:t>
      </w:r>
      <w:r>
        <w:rPr>
          <w:rFonts w:ascii="Segoe UI" w:hAnsi="Segoe UI" w:cs="Segoe UI"/>
          <w:color w:val="000000"/>
          <w:sz w:val="27"/>
          <w:szCs w:val="27"/>
        </w:rPr>
        <w:br/>
        <w:t>One</w:t>
      </w:r>
      <w:r>
        <w:rPr>
          <w:rFonts w:ascii="Segoe UI" w:hAnsi="Segoe UI" w:cs="Segoe UI"/>
          <w:color w:val="000000"/>
          <w:sz w:val="27"/>
          <w:szCs w:val="27"/>
        </w:rPr>
        <w:br/>
        <w:t>Two</w:t>
      </w:r>
    </w:p>
    <w:p w14:paraId="6906AA24"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20. What are the differences between compile-time polymorphism and runtime polymorphism in java?</w:t>
      </w:r>
    </w:p>
    <w:p w14:paraId="3FBA0DBB"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There are three main differences between compile-time polymorphism and runtime polymorphism that are as follows:</w:t>
      </w:r>
    </w:p>
    <w:p w14:paraId="5FAD92ED"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 In the compile-time polymorphism, the behavior of a method is decided at compile-time. Hence, Java compiler binds method calls with method definition/body during compilation.</w:t>
      </w:r>
    </w:p>
    <w:p w14:paraId="20EA7FB1"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In runtime polymorphism, the behavior of a method is decided at runtime, JVM binds the method call with method definition at runtime and invokes the relevant method during runtime when the method is called.</w:t>
      </w:r>
    </w:p>
    <w:p w14:paraId="5F316ADD"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b) Compile time polymorphism is also known as early binding because the binding is performed at compile time.</w:t>
      </w:r>
    </w:p>
    <w:p w14:paraId="05DD77A8"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Runtime polymorphism is also known as late binding because the binding is performed at runtime.</w:t>
      </w:r>
    </w:p>
    <w:p w14:paraId="1C441391"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c) Compile time polymorphism can be achieved via method overloading.</w:t>
      </w:r>
    </w:p>
    <w:p w14:paraId="7AAF699B"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Runtime polymorphism can be achieved via method overriding.</w:t>
      </w:r>
    </w:p>
    <w:p w14:paraId="36734789"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21. What is Binding in Java?</w:t>
      </w:r>
    </w:p>
    <w:p w14:paraId="7F8C1FB8"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Ans: The connecting (linking) between a method call and method definition is called </w:t>
      </w:r>
      <w:hyperlink r:id="rId161" w:history="1">
        <w:r>
          <w:rPr>
            <w:rStyle w:val="Hyperlink"/>
            <w:rFonts w:ascii="Segoe UI" w:hAnsi="Segoe UI" w:cs="Segoe UI"/>
            <w:sz w:val="27"/>
            <w:szCs w:val="27"/>
            <w:u w:val="none"/>
            <w:bdr w:val="none" w:sz="0" w:space="0" w:color="auto" w:frame="1"/>
          </w:rPr>
          <w:t>binding in java</w:t>
        </w:r>
      </w:hyperlink>
      <w:r>
        <w:rPr>
          <w:rFonts w:ascii="Segoe UI" w:hAnsi="Segoe UI" w:cs="Segoe UI"/>
          <w:color w:val="000000"/>
          <w:sz w:val="27"/>
          <w:szCs w:val="27"/>
        </w:rPr>
        <w:t>.</w:t>
      </w:r>
    </w:p>
    <w:p w14:paraId="3DA9C497"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22. What are the types of binding in Java?</w:t>
      </w:r>
    </w:p>
    <w:p w14:paraId="34E79A51"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There are two types of binding in java. They are as follows:</w:t>
      </w:r>
    </w:p>
    <w:p w14:paraId="3417D783"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 Static Binding (also known as Early Binding).</w:t>
      </w:r>
      <w:r>
        <w:rPr>
          <w:rFonts w:ascii="Segoe UI" w:hAnsi="Segoe UI" w:cs="Segoe UI"/>
          <w:color w:val="000000"/>
          <w:sz w:val="27"/>
          <w:szCs w:val="27"/>
        </w:rPr>
        <w:br/>
        <w:t>b. Dynamic Binding (also known as Late Binding).</w:t>
      </w:r>
    </w:p>
    <w:p w14:paraId="11B39E60"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23. What is Static binding in Java?</w:t>
      </w:r>
    </w:p>
    <w:p w14:paraId="32CF7DED"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 binding that happens during compilation is called static binding in java. This binding is resolved at the compiled time by the compiler.</w:t>
      </w:r>
    </w:p>
    <w:p w14:paraId="5D1EB7A6"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lastRenderedPageBreak/>
        <w:t>24. How Java compiler performs static binding?</w:t>
      </w:r>
    </w:p>
    <w:p w14:paraId="7E78513D"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Java compiler just checks which method is going to be called through reference variable and method definition exists or not.</w:t>
      </w:r>
    </w:p>
    <w:p w14:paraId="68D18D9D"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It does not check the type of object to which a particular reference variable is pointing to it.</w:t>
      </w:r>
    </w:p>
    <w:p w14:paraId="4A32B4FF"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25. Why static binding is also called early binding in Java?</w:t>
      </w:r>
    </w:p>
    <w:p w14:paraId="1656893C"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 xml:space="preserve">Ans: Static binding is also called early binding because it takes place before the program </w:t>
      </w:r>
      <w:proofErr w:type="gramStart"/>
      <w:r>
        <w:rPr>
          <w:rFonts w:ascii="Segoe UI" w:hAnsi="Segoe UI" w:cs="Segoe UI"/>
          <w:color w:val="000000"/>
          <w:sz w:val="27"/>
          <w:szCs w:val="27"/>
        </w:rPr>
        <w:t>actually runs</w:t>
      </w:r>
      <w:proofErr w:type="gramEnd"/>
      <w:r>
        <w:rPr>
          <w:rFonts w:ascii="Segoe UI" w:hAnsi="Segoe UI" w:cs="Segoe UI"/>
          <w:color w:val="000000"/>
          <w:sz w:val="27"/>
          <w:szCs w:val="27"/>
        </w:rPr>
        <w:t>.</w:t>
      </w:r>
    </w:p>
    <w:p w14:paraId="10DB7A2C"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26. Give an example of static binding.</w:t>
      </w:r>
    </w:p>
    <w:p w14:paraId="4EEAA660"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An example of static binding is method overloading.</w:t>
      </w:r>
    </w:p>
    <w:p w14:paraId="1AFD9A27"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27. What is Dynamic binding in Java?</w:t>
      </w:r>
    </w:p>
    <w:p w14:paraId="0E0F8584"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 binding which occurs during runtime is called dynamic binding in java. This binding is resolved based on the type of object at runtime.</w:t>
      </w:r>
    </w:p>
    <w:p w14:paraId="0481C70A"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28. How JVM performs dynamic binding in Java?</w:t>
      </w:r>
    </w:p>
    <w:p w14:paraId="01BD72F3"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In the dynamic binding, the actual object is used for binding at runtime. JVM resolved the method calls based on the type of object at runtime. The type of object cannot be determined by the compiler.</w:t>
      </w:r>
    </w:p>
    <w:p w14:paraId="5BEF7D1D"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29. Why Dynamic binding is also called late binding in java?</w:t>
      </w:r>
    </w:p>
    <w:p w14:paraId="0D9F9B28"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Dynamic binding is also called late binding or runtime binding because binding occurs during runtime.</w:t>
      </w:r>
    </w:p>
    <w:p w14:paraId="3F0FFAF0"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30. Give an example of dynamic binding in Java.</w:t>
      </w:r>
    </w:p>
    <w:p w14:paraId="631AA5DF"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An example of dynamic binding is method overriding.</w:t>
      </w:r>
    </w:p>
    <w:p w14:paraId="105A504E"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31. What is the difference between static binding and dynamic binding in Java?</w:t>
      </w:r>
    </w:p>
    <w:p w14:paraId="73C77036"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Ans: Refer to this tutorial: </w:t>
      </w:r>
      <w:hyperlink r:id="rId162" w:history="1">
        <w:r>
          <w:rPr>
            <w:rStyle w:val="Hyperlink"/>
            <w:rFonts w:ascii="Segoe UI" w:hAnsi="Segoe UI" w:cs="Segoe UI"/>
            <w:sz w:val="27"/>
            <w:szCs w:val="27"/>
            <w:u w:val="none"/>
            <w:bdr w:val="none" w:sz="0" w:space="0" w:color="auto" w:frame="1"/>
          </w:rPr>
          <w:t>Polymorphism in Java OOPs with Example</w:t>
        </w:r>
      </w:hyperlink>
    </w:p>
    <w:p w14:paraId="4528CA71"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 xml:space="preserve">32. Why binding of private, static, and final methods </w:t>
      </w:r>
      <w:proofErr w:type="gramStart"/>
      <w:r>
        <w:rPr>
          <w:rStyle w:val="Strong"/>
          <w:rFonts w:ascii="Segoe UI" w:hAnsi="Segoe UI" w:cs="Segoe UI"/>
          <w:color w:val="000000"/>
          <w:sz w:val="27"/>
          <w:szCs w:val="27"/>
          <w:bdr w:val="none" w:sz="0" w:space="0" w:color="auto" w:frame="1"/>
        </w:rPr>
        <w:t>are</w:t>
      </w:r>
      <w:proofErr w:type="gramEnd"/>
      <w:r>
        <w:rPr>
          <w:rStyle w:val="Strong"/>
          <w:rFonts w:ascii="Segoe UI" w:hAnsi="Segoe UI" w:cs="Segoe UI"/>
          <w:color w:val="000000"/>
          <w:sz w:val="27"/>
          <w:szCs w:val="27"/>
          <w:bdr w:val="none" w:sz="0" w:space="0" w:color="auto" w:frame="1"/>
        </w:rPr>
        <w:t xml:space="preserve"> always static binding in Java?</w:t>
      </w:r>
    </w:p>
    <w:p w14:paraId="48EB3096"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Static binding is better performance-wise because java compiler knows that all such methods cannot be overridden and will always be accessed by object reference variable.</w:t>
      </w:r>
    </w:p>
    <w:p w14:paraId="01B3B4AD"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lastRenderedPageBreak/>
        <w:t>Hence, the compiler doesn’t have any difficulty in binding between a method call and method definition. That’s why binding for such methods is always static.</w:t>
      </w:r>
    </w:p>
    <w:p w14:paraId="1410264D" w14:textId="1F27FFBB" w:rsidR="00F04F75" w:rsidRDefault="00F04F75" w:rsidP="00F04F75">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Synchronization</w:t>
      </w:r>
    </w:p>
    <w:p w14:paraId="22B2D3C5" w14:textId="77777777" w:rsidR="00F04F75" w:rsidRDefault="00F04F75" w:rsidP="00F04F75">
      <w:pPr>
        <w:pStyle w:val="Heading3"/>
        <w:spacing w:before="300" w:beforeAutospacing="0" w:after="150" w:afterAutospacing="0"/>
        <w:textAlignment w:val="baseline"/>
        <w:rPr>
          <w:rFonts w:ascii="Helvetica" w:hAnsi="Helvetica"/>
          <w:b w:val="0"/>
          <w:bCs w:val="0"/>
          <w:color w:val="666666"/>
          <w:sz w:val="36"/>
          <w:szCs w:val="36"/>
        </w:rPr>
      </w:pPr>
      <w:r>
        <w:rPr>
          <w:rFonts w:ascii="Helvetica" w:hAnsi="Helvetica"/>
          <w:b w:val="0"/>
          <w:bCs w:val="0"/>
          <w:color w:val="666666"/>
          <w:sz w:val="36"/>
          <w:szCs w:val="36"/>
        </w:rPr>
        <w:t>What is synchronization of threads?</w:t>
      </w:r>
    </w:p>
    <w:p w14:paraId="4172EA28"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Since Threads run in parallel, a new problem arises. What if thread1 modifies data which is being accessed by thread2? How do we ensure that different threads don’t leave the system in an inconsistent state? This problem is usually called synchronization problem.</w:t>
      </w:r>
    </w:p>
    <w:p w14:paraId="708DE635"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 xml:space="preserve">Let’s first look at an example where this problem can occur. Consider the code in the </w:t>
      </w:r>
      <w:proofErr w:type="spellStart"/>
      <w:r>
        <w:rPr>
          <w:rFonts w:ascii="Open Sans" w:hAnsi="Open Sans" w:cs="Open Sans"/>
          <w:color w:val="666666"/>
          <w:sz w:val="21"/>
          <w:szCs w:val="21"/>
        </w:rPr>
        <w:t>setAndGetSum</w:t>
      </w:r>
      <w:proofErr w:type="spellEnd"/>
      <w:r>
        <w:rPr>
          <w:rFonts w:ascii="Open Sans" w:hAnsi="Open Sans" w:cs="Open Sans"/>
          <w:color w:val="666666"/>
          <w:sz w:val="21"/>
          <w:szCs w:val="21"/>
        </w:rPr>
        <w:t xml:space="preserve"> method.</w:t>
      </w:r>
    </w:p>
    <w:p w14:paraId="0EC56BC1"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int </w:t>
      </w:r>
      <w:proofErr w:type="spellStart"/>
      <w:proofErr w:type="gramStart"/>
      <w:r>
        <w:rPr>
          <w:rFonts w:ascii="Consolas" w:hAnsi="Consolas"/>
          <w:color w:val="333333"/>
        </w:rPr>
        <w:t>setandGetSum</w:t>
      </w:r>
      <w:proofErr w:type="spellEnd"/>
      <w:r>
        <w:rPr>
          <w:rFonts w:ascii="Consolas" w:hAnsi="Consolas"/>
          <w:color w:val="333333"/>
        </w:rPr>
        <w:t>(</w:t>
      </w:r>
      <w:proofErr w:type="gramEnd"/>
      <w:r>
        <w:rPr>
          <w:rFonts w:ascii="Consolas" w:hAnsi="Consolas"/>
          <w:color w:val="333333"/>
        </w:rPr>
        <w:t>int a1, int a2, int a3) {</w:t>
      </w:r>
    </w:p>
    <w:p w14:paraId="46C37F30"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cell1 = </w:t>
      </w:r>
      <w:proofErr w:type="gramStart"/>
      <w:r>
        <w:rPr>
          <w:rFonts w:ascii="Consolas" w:hAnsi="Consolas"/>
          <w:color w:val="333333"/>
        </w:rPr>
        <w:t>a1;</w:t>
      </w:r>
      <w:proofErr w:type="gramEnd"/>
    </w:p>
    <w:p w14:paraId="54F3377E"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sleepForSomeTime</w:t>
      </w:r>
      <w:proofErr w:type="spellEnd"/>
      <w:r>
        <w:rPr>
          <w:rFonts w:ascii="Consolas" w:hAnsi="Consolas"/>
          <w:color w:val="333333"/>
        </w:rPr>
        <w:t>(</w:t>
      </w:r>
      <w:proofErr w:type="gramEnd"/>
      <w:r>
        <w:rPr>
          <w:rFonts w:ascii="Consolas" w:hAnsi="Consolas"/>
          <w:color w:val="333333"/>
        </w:rPr>
        <w:t>);</w:t>
      </w:r>
    </w:p>
    <w:p w14:paraId="11A4BB90"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cell2 = </w:t>
      </w:r>
      <w:proofErr w:type="gramStart"/>
      <w:r>
        <w:rPr>
          <w:rFonts w:ascii="Consolas" w:hAnsi="Consolas"/>
          <w:color w:val="333333"/>
        </w:rPr>
        <w:t>a2;</w:t>
      </w:r>
      <w:proofErr w:type="gramEnd"/>
    </w:p>
    <w:p w14:paraId="77BC2E2B"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sleepForSomeTime</w:t>
      </w:r>
      <w:proofErr w:type="spellEnd"/>
      <w:r>
        <w:rPr>
          <w:rFonts w:ascii="Consolas" w:hAnsi="Consolas"/>
          <w:color w:val="333333"/>
        </w:rPr>
        <w:t>(</w:t>
      </w:r>
      <w:proofErr w:type="gramEnd"/>
      <w:r>
        <w:rPr>
          <w:rFonts w:ascii="Consolas" w:hAnsi="Consolas"/>
          <w:color w:val="333333"/>
        </w:rPr>
        <w:t>);</w:t>
      </w:r>
    </w:p>
    <w:p w14:paraId="094423EE"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cell3 = </w:t>
      </w:r>
      <w:proofErr w:type="gramStart"/>
      <w:r>
        <w:rPr>
          <w:rFonts w:ascii="Consolas" w:hAnsi="Consolas"/>
          <w:color w:val="333333"/>
        </w:rPr>
        <w:t>a3;</w:t>
      </w:r>
      <w:proofErr w:type="gramEnd"/>
    </w:p>
    <w:p w14:paraId="16232220"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sleepForSomeTime</w:t>
      </w:r>
      <w:proofErr w:type="spellEnd"/>
      <w:r>
        <w:rPr>
          <w:rFonts w:ascii="Consolas" w:hAnsi="Consolas"/>
          <w:color w:val="333333"/>
        </w:rPr>
        <w:t>(</w:t>
      </w:r>
      <w:proofErr w:type="gramEnd"/>
      <w:r>
        <w:rPr>
          <w:rFonts w:ascii="Consolas" w:hAnsi="Consolas"/>
          <w:color w:val="333333"/>
        </w:rPr>
        <w:t>);</w:t>
      </w:r>
    </w:p>
    <w:p w14:paraId="5CE0F619"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return cell1 + cell2 + </w:t>
      </w:r>
      <w:proofErr w:type="gramStart"/>
      <w:r>
        <w:rPr>
          <w:rFonts w:ascii="Consolas" w:hAnsi="Consolas"/>
          <w:color w:val="333333"/>
        </w:rPr>
        <w:t>cell3;</w:t>
      </w:r>
      <w:proofErr w:type="gramEnd"/>
    </w:p>
    <w:p w14:paraId="3D4DFA12"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w:t>
      </w:r>
    </w:p>
    <w:p w14:paraId="737F47F9"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 xml:space="preserve">If following method is running in two different threads, funny things can happen. </w:t>
      </w:r>
      <w:proofErr w:type="gramStart"/>
      <w:r>
        <w:rPr>
          <w:rFonts w:ascii="Open Sans" w:hAnsi="Open Sans" w:cs="Open Sans"/>
          <w:color w:val="666666"/>
          <w:sz w:val="21"/>
          <w:szCs w:val="21"/>
        </w:rPr>
        <w:t>After setting the value to each cell, there</w:t>
      </w:r>
      <w:proofErr w:type="gramEnd"/>
      <w:r>
        <w:rPr>
          <w:rFonts w:ascii="Open Sans" w:hAnsi="Open Sans" w:cs="Open Sans"/>
          <w:color w:val="666666"/>
          <w:sz w:val="21"/>
          <w:szCs w:val="21"/>
        </w:rPr>
        <w:t xml:space="preserve"> is a call for the Thread to sleep for some time. After Thread 1 sets the value of cell1, it goes to Sleep. So, Thread2 starts executing. If Thread 2 is executing “return cell1 + cell2 + cell3;”, it uses cell1 value set by Thread 1 and cell2 and cell3 values set by Thread </w:t>
      </w:r>
      <w:r>
        <w:rPr>
          <w:rFonts w:ascii="Open Sans" w:hAnsi="Open Sans" w:cs="Open Sans"/>
          <w:color w:val="666666"/>
          <w:sz w:val="21"/>
          <w:szCs w:val="21"/>
        </w:rPr>
        <w:lastRenderedPageBreak/>
        <w:t>2. This results in the unexpected results that we see when the method is run in parallel. What is explained is one possible scenario. There are several such scenarios possible.</w:t>
      </w:r>
    </w:p>
    <w:p w14:paraId="74F90793"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The way you can prevent multiple threads from executing the same method is by using the synchronized keyword on the method. If a method is marked synchronized, a different thread gets access to the method only when there is no other thread currently executing the method.</w:t>
      </w:r>
    </w:p>
    <w:p w14:paraId="10A496CE"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Let’s mark the method as synchronized:</w:t>
      </w:r>
    </w:p>
    <w:p w14:paraId="153A0ED1"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synchronized int </w:t>
      </w:r>
      <w:proofErr w:type="spellStart"/>
      <w:proofErr w:type="gramStart"/>
      <w:r>
        <w:rPr>
          <w:rFonts w:ascii="Consolas" w:hAnsi="Consolas"/>
          <w:color w:val="333333"/>
        </w:rPr>
        <w:t>setandGetSum</w:t>
      </w:r>
      <w:proofErr w:type="spellEnd"/>
      <w:r>
        <w:rPr>
          <w:rFonts w:ascii="Consolas" w:hAnsi="Consolas"/>
          <w:color w:val="333333"/>
        </w:rPr>
        <w:t>(</w:t>
      </w:r>
      <w:proofErr w:type="gramEnd"/>
      <w:r>
        <w:rPr>
          <w:rFonts w:ascii="Consolas" w:hAnsi="Consolas"/>
          <w:color w:val="333333"/>
        </w:rPr>
        <w:t>int a1, int a2, int a3) {</w:t>
      </w:r>
    </w:p>
    <w:p w14:paraId="6F572151"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cell1 = </w:t>
      </w:r>
      <w:proofErr w:type="gramStart"/>
      <w:r>
        <w:rPr>
          <w:rFonts w:ascii="Consolas" w:hAnsi="Consolas"/>
          <w:color w:val="333333"/>
        </w:rPr>
        <w:t>a1;</w:t>
      </w:r>
      <w:proofErr w:type="gramEnd"/>
    </w:p>
    <w:p w14:paraId="7CA625DF"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sleepForSomeTime</w:t>
      </w:r>
      <w:proofErr w:type="spellEnd"/>
      <w:r>
        <w:rPr>
          <w:rFonts w:ascii="Consolas" w:hAnsi="Consolas"/>
          <w:color w:val="333333"/>
        </w:rPr>
        <w:t>(</w:t>
      </w:r>
      <w:proofErr w:type="gramEnd"/>
      <w:r>
        <w:rPr>
          <w:rFonts w:ascii="Consolas" w:hAnsi="Consolas"/>
          <w:color w:val="333333"/>
        </w:rPr>
        <w:t>);</w:t>
      </w:r>
    </w:p>
    <w:p w14:paraId="0D07C930"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cell2 = </w:t>
      </w:r>
      <w:proofErr w:type="gramStart"/>
      <w:r>
        <w:rPr>
          <w:rFonts w:ascii="Consolas" w:hAnsi="Consolas"/>
          <w:color w:val="333333"/>
        </w:rPr>
        <w:t>a2;</w:t>
      </w:r>
      <w:proofErr w:type="gramEnd"/>
    </w:p>
    <w:p w14:paraId="7EBDDC93"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sleepForSomeTime</w:t>
      </w:r>
      <w:proofErr w:type="spellEnd"/>
      <w:r>
        <w:rPr>
          <w:rFonts w:ascii="Consolas" w:hAnsi="Consolas"/>
          <w:color w:val="333333"/>
        </w:rPr>
        <w:t>(</w:t>
      </w:r>
      <w:proofErr w:type="gramEnd"/>
      <w:r>
        <w:rPr>
          <w:rFonts w:ascii="Consolas" w:hAnsi="Consolas"/>
          <w:color w:val="333333"/>
        </w:rPr>
        <w:t>);</w:t>
      </w:r>
    </w:p>
    <w:p w14:paraId="54C3DEB3"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cell3 = </w:t>
      </w:r>
      <w:proofErr w:type="gramStart"/>
      <w:r>
        <w:rPr>
          <w:rFonts w:ascii="Consolas" w:hAnsi="Consolas"/>
          <w:color w:val="333333"/>
        </w:rPr>
        <w:t>a3;</w:t>
      </w:r>
      <w:proofErr w:type="gramEnd"/>
    </w:p>
    <w:p w14:paraId="7943570F"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sleepForSomeTime</w:t>
      </w:r>
      <w:proofErr w:type="spellEnd"/>
      <w:r>
        <w:rPr>
          <w:rFonts w:ascii="Consolas" w:hAnsi="Consolas"/>
          <w:color w:val="333333"/>
        </w:rPr>
        <w:t>(</w:t>
      </w:r>
      <w:proofErr w:type="gramEnd"/>
      <w:r>
        <w:rPr>
          <w:rFonts w:ascii="Consolas" w:hAnsi="Consolas"/>
          <w:color w:val="333333"/>
        </w:rPr>
        <w:t>);</w:t>
      </w:r>
    </w:p>
    <w:p w14:paraId="276FD914"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return cell1 + cell2 + </w:t>
      </w:r>
      <w:proofErr w:type="gramStart"/>
      <w:r>
        <w:rPr>
          <w:rFonts w:ascii="Consolas" w:hAnsi="Consolas"/>
          <w:color w:val="333333"/>
        </w:rPr>
        <w:t>cell3;</w:t>
      </w:r>
      <w:proofErr w:type="gramEnd"/>
    </w:p>
    <w:p w14:paraId="08E7AD36"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w:t>
      </w:r>
    </w:p>
    <w:p w14:paraId="3AEC9508" w14:textId="77777777" w:rsidR="00F04F75" w:rsidRDefault="00F04F75" w:rsidP="00F04F75">
      <w:pPr>
        <w:pStyle w:val="Heading3"/>
        <w:spacing w:before="300" w:beforeAutospacing="0" w:after="150" w:afterAutospacing="0"/>
        <w:textAlignment w:val="baseline"/>
        <w:rPr>
          <w:rFonts w:ascii="Helvetica" w:hAnsi="Helvetica"/>
          <w:b w:val="0"/>
          <w:bCs w:val="0"/>
          <w:color w:val="666666"/>
          <w:sz w:val="36"/>
          <w:szCs w:val="36"/>
        </w:rPr>
      </w:pPr>
      <w:r>
        <w:rPr>
          <w:rFonts w:ascii="Helvetica" w:hAnsi="Helvetica"/>
          <w:b w:val="0"/>
          <w:bCs w:val="0"/>
          <w:color w:val="666666"/>
          <w:sz w:val="36"/>
          <w:szCs w:val="36"/>
        </w:rPr>
        <w:t>Can you give an example of a synchronized block?</w:t>
      </w:r>
    </w:p>
    <w:p w14:paraId="211E3863"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All code which goes into the block is synchronized on the current object.</w:t>
      </w:r>
    </w:p>
    <w:p w14:paraId="1F65F7B2"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void synchronizedExample2() {</w:t>
      </w:r>
    </w:p>
    <w:p w14:paraId="25DC3751"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synchronized (this</w:t>
      </w:r>
      <w:proofErr w:type="gramStart"/>
      <w:r>
        <w:rPr>
          <w:rFonts w:ascii="Consolas" w:hAnsi="Consolas"/>
          <w:color w:val="333333"/>
        </w:rPr>
        <w:t>){</w:t>
      </w:r>
      <w:proofErr w:type="gramEnd"/>
    </w:p>
    <w:p w14:paraId="0C42D520"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//All code goes </w:t>
      </w:r>
      <w:proofErr w:type="gramStart"/>
      <w:r>
        <w:rPr>
          <w:rFonts w:ascii="Consolas" w:hAnsi="Consolas"/>
          <w:color w:val="333333"/>
        </w:rPr>
        <w:t>here..</w:t>
      </w:r>
      <w:proofErr w:type="gramEnd"/>
    </w:p>
    <w:p w14:paraId="7AF6F707"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6F6FAF8A"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2AAE45D5" w14:textId="77777777" w:rsidR="00F04F75" w:rsidRDefault="00F04F75" w:rsidP="00F04F75">
      <w:pPr>
        <w:pStyle w:val="Heading3"/>
        <w:spacing w:before="300" w:beforeAutospacing="0" w:after="150" w:afterAutospacing="0"/>
        <w:textAlignment w:val="baseline"/>
        <w:rPr>
          <w:rFonts w:ascii="Helvetica" w:hAnsi="Helvetica"/>
          <w:b w:val="0"/>
          <w:bCs w:val="0"/>
          <w:color w:val="666666"/>
          <w:sz w:val="36"/>
          <w:szCs w:val="36"/>
        </w:rPr>
      </w:pPr>
      <w:r>
        <w:rPr>
          <w:rFonts w:ascii="Helvetica" w:hAnsi="Helvetica"/>
          <w:b w:val="0"/>
          <w:bCs w:val="0"/>
          <w:color w:val="666666"/>
          <w:sz w:val="36"/>
          <w:szCs w:val="36"/>
        </w:rPr>
        <w:lastRenderedPageBreak/>
        <w:t>Can a static method be synchronized?</w:t>
      </w:r>
    </w:p>
    <w:p w14:paraId="7AB9CA3A"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Yes. Static methods and block are synchronized on the class. Instance methods and blocks are synchronized on the instance of the class i.e. an object of the class. Static synchronized methods and instance synchronized methods don’t affect each other. This is because they are synchronized on two different things. Consider the example below.</w:t>
      </w:r>
    </w:p>
    <w:p w14:paraId="449008B5"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synchronized static int </w:t>
      </w:r>
      <w:proofErr w:type="spellStart"/>
      <w:proofErr w:type="gramStart"/>
      <w:r>
        <w:rPr>
          <w:rFonts w:ascii="Consolas" w:hAnsi="Consolas"/>
          <w:color w:val="333333"/>
        </w:rPr>
        <w:t>getCount</w:t>
      </w:r>
      <w:proofErr w:type="spellEnd"/>
      <w:r>
        <w:rPr>
          <w:rFonts w:ascii="Consolas" w:hAnsi="Consolas"/>
          <w:color w:val="333333"/>
        </w:rPr>
        <w:t>(</w:t>
      </w:r>
      <w:proofErr w:type="gramEnd"/>
      <w:r>
        <w:rPr>
          <w:rFonts w:ascii="Consolas" w:hAnsi="Consolas"/>
          <w:color w:val="333333"/>
        </w:rPr>
        <w:t>){</w:t>
      </w:r>
    </w:p>
    <w:p w14:paraId="64AAE87C"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return </w:t>
      </w:r>
      <w:proofErr w:type="gramStart"/>
      <w:r>
        <w:rPr>
          <w:rFonts w:ascii="Consolas" w:hAnsi="Consolas"/>
          <w:color w:val="333333"/>
        </w:rPr>
        <w:t>count;</w:t>
      </w:r>
      <w:proofErr w:type="gramEnd"/>
    </w:p>
    <w:p w14:paraId="0BA5C9FF"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7242F328"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p>
    <w:p w14:paraId="0D77363A"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static int getCount2</w:t>
      </w:r>
      <w:proofErr w:type="gramStart"/>
      <w:r>
        <w:rPr>
          <w:rFonts w:ascii="Consolas" w:hAnsi="Consolas"/>
          <w:color w:val="333333"/>
        </w:rPr>
        <w:t>(){</w:t>
      </w:r>
      <w:proofErr w:type="gramEnd"/>
    </w:p>
    <w:p w14:paraId="316809BE"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synchronized (</w:t>
      </w:r>
      <w:proofErr w:type="spellStart"/>
      <w:r>
        <w:rPr>
          <w:rFonts w:ascii="Consolas" w:hAnsi="Consolas"/>
          <w:color w:val="333333"/>
        </w:rPr>
        <w:t>SynchronizedSyntaxExample.class</w:t>
      </w:r>
      <w:proofErr w:type="spellEnd"/>
      <w:r>
        <w:rPr>
          <w:rFonts w:ascii="Consolas" w:hAnsi="Consolas"/>
          <w:color w:val="333333"/>
        </w:rPr>
        <w:t>) {</w:t>
      </w:r>
    </w:p>
    <w:p w14:paraId="7F4A7A1D"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return </w:t>
      </w:r>
      <w:proofErr w:type="gramStart"/>
      <w:r>
        <w:rPr>
          <w:rFonts w:ascii="Consolas" w:hAnsi="Consolas"/>
          <w:color w:val="333333"/>
        </w:rPr>
        <w:t>count;</w:t>
      </w:r>
      <w:proofErr w:type="gramEnd"/>
    </w:p>
    <w:p w14:paraId="673B9E4C"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7534BBDF"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03185A4B" w14:textId="77777777" w:rsidR="00F04F75" w:rsidRDefault="00F04F75" w:rsidP="00F04F75">
      <w:pPr>
        <w:pStyle w:val="Heading3"/>
        <w:spacing w:before="300" w:beforeAutospacing="0" w:after="150" w:afterAutospacing="0"/>
        <w:textAlignment w:val="baseline"/>
        <w:rPr>
          <w:rFonts w:ascii="Helvetica" w:hAnsi="Helvetica"/>
          <w:b w:val="0"/>
          <w:bCs w:val="0"/>
          <w:color w:val="666666"/>
          <w:sz w:val="36"/>
          <w:szCs w:val="36"/>
        </w:rPr>
      </w:pPr>
      <w:r>
        <w:rPr>
          <w:rFonts w:ascii="Helvetica" w:hAnsi="Helvetica"/>
          <w:b w:val="0"/>
          <w:bCs w:val="0"/>
          <w:color w:val="666666"/>
          <w:sz w:val="36"/>
          <w:szCs w:val="36"/>
        </w:rPr>
        <w:t>What is the use of join method in threads?</w:t>
      </w:r>
    </w:p>
    <w:p w14:paraId="584CA186"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 xml:space="preserve">Join method is an instance method on the Thread class. Let's see a small example to understand what join method does. Let’s consider the thread's declared below: thread2, thread3, </w:t>
      </w:r>
      <w:proofErr w:type="gramStart"/>
      <w:r>
        <w:rPr>
          <w:rFonts w:ascii="Open Sans" w:hAnsi="Open Sans" w:cs="Open Sans"/>
          <w:color w:val="666666"/>
          <w:sz w:val="21"/>
          <w:szCs w:val="21"/>
        </w:rPr>
        <w:t>thread4</w:t>
      </w:r>
      <w:proofErr w:type="gramEnd"/>
    </w:p>
    <w:p w14:paraId="0EDD66F4"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proofErr w:type="spellStart"/>
      <w:r>
        <w:rPr>
          <w:rFonts w:ascii="Consolas" w:hAnsi="Consolas"/>
          <w:color w:val="333333"/>
        </w:rPr>
        <w:t>ThreadExample</w:t>
      </w:r>
      <w:proofErr w:type="spellEnd"/>
      <w:r>
        <w:rPr>
          <w:rFonts w:ascii="Consolas" w:hAnsi="Consolas"/>
          <w:color w:val="333333"/>
        </w:rPr>
        <w:t xml:space="preserve"> thread2 = new </w:t>
      </w:r>
      <w:proofErr w:type="spellStart"/>
      <w:proofErr w:type="gramStart"/>
      <w:r>
        <w:rPr>
          <w:rFonts w:ascii="Consolas" w:hAnsi="Consolas"/>
          <w:color w:val="333333"/>
        </w:rPr>
        <w:t>ThreadExample</w:t>
      </w:r>
      <w:proofErr w:type="spellEnd"/>
      <w:r>
        <w:rPr>
          <w:rFonts w:ascii="Consolas" w:hAnsi="Consolas"/>
          <w:color w:val="333333"/>
        </w:rPr>
        <w:t>(</w:t>
      </w:r>
      <w:proofErr w:type="gramEnd"/>
      <w:r>
        <w:rPr>
          <w:rFonts w:ascii="Consolas" w:hAnsi="Consolas"/>
          <w:color w:val="333333"/>
        </w:rPr>
        <w:t>);</w:t>
      </w:r>
    </w:p>
    <w:p w14:paraId="5EC35DE1"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proofErr w:type="spellStart"/>
      <w:r>
        <w:rPr>
          <w:rFonts w:ascii="Consolas" w:hAnsi="Consolas"/>
          <w:color w:val="333333"/>
        </w:rPr>
        <w:t>ThreadExample</w:t>
      </w:r>
      <w:proofErr w:type="spellEnd"/>
      <w:r>
        <w:rPr>
          <w:rFonts w:ascii="Consolas" w:hAnsi="Consolas"/>
          <w:color w:val="333333"/>
        </w:rPr>
        <w:t xml:space="preserve"> thread3 = new </w:t>
      </w:r>
      <w:proofErr w:type="spellStart"/>
      <w:proofErr w:type="gramStart"/>
      <w:r>
        <w:rPr>
          <w:rFonts w:ascii="Consolas" w:hAnsi="Consolas"/>
          <w:color w:val="333333"/>
        </w:rPr>
        <w:t>ThreadExample</w:t>
      </w:r>
      <w:proofErr w:type="spellEnd"/>
      <w:r>
        <w:rPr>
          <w:rFonts w:ascii="Consolas" w:hAnsi="Consolas"/>
          <w:color w:val="333333"/>
        </w:rPr>
        <w:t>(</w:t>
      </w:r>
      <w:proofErr w:type="gramEnd"/>
      <w:r>
        <w:rPr>
          <w:rFonts w:ascii="Consolas" w:hAnsi="Consolas"/>
          <w:color w:val="333333"/>
        </w:rPr>
        <w:t>);</w:t>
      </w:r>
    </w:p>
    <w:p w14:paraId="07F56645"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proofErr w:type="spellStart"/>
      <w:r>
        <w:rPr>
          <w:rFonts w:ascii="Consolas" w:hAnsi="Consolas"/>
          <w:color w:val="333333"/>
        </w:rPr>
        <w:t>ThreadExample</w:t>
      </w:r>
      <w:proofErr w:type="spellEnd"/>
      <w:r>
        <w:rPr>
          <w:rFonts w:ascii="Consolas" w:hAnsi="Consolas"/>
          <w:color w:val="333333"/>
        </w:rPr>
        <w:t xml:space="preserve"> thread4 = new </w:t>
      </w:r>
      <w:proofErr w:type="spellStart"/>
      <w:proofErr w:type="gramStart"/>
      <w:r>
        <w:rPr>
          <w:rFonts w:ascii="Consolas" w:hAnsi="Consolas"/>
          <w:color w:val="333333"/>
        </w:rPr>
        <w:t>ThreadExample</w:t>
      </w:r>
      <w:proofErr w:type="spellEnd"/>
      <w:r>
        <w:rPr>
          <w:rFonts w:ascii="Consolas" w:hAnsi="Consolas"/>
          <w:color w:val="333333"/>
        </w:rPr>
        <w:t>(</w:t>
      </w:r>
      <w:proofErr w:type="gramEnd"/>
      <w:r>
        <w:rPr>
          <w:rFonts w:ascii="Consolas" w:hAnsi="Consolas"/>
          <w:color w:val="333333"/>
        </w:rPr>
        <w:t>);</w:t>
      </w:r>
    </w:p>
    <w:p w14:paraId="6C611D43"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 xml:space="preserve">Let’s say we would want to run thread2 and thread3 in parallel but thread4 can only run when thread3 is finished. This can be achieved using join </w:t>
      </w:r>
      <w:proofErr w:type="spellStart"/>
      <w:proofErr w:type="gramStart"/>
      <w:r>
        <w:rPr>
          <w:rFonts w:ascii="Open Sans" w:hAnsi="Open Sans" w:cs="Open Sans"/>
          <w:color w:val="666666"/>
          <w:sz w:val="21"/>
          <w:szCs w:val="21"/>
        </w:rPr>
        <w:t>method.Look</w:t>
      </w:r>
      <w:proofErr w:type="spellEnd"/>
      <w:proofErr w:type="gramEnd"/>
      <w:r>
        <w:rPr>
          <w:rFonts w:ascii="Open Sans" w:hAnsi="Open Sans" w:cs="Open Sans"/>
          <w:color w:val="666666"/>
          <w:sz w:val="21"/>
          <w:szCs w:val="21"/>
        </w:rPr>
        <w:t xml:space="preserve"> at the example code below: </w:t>
      </w:r>
      <w:r>
        <w:rPr>
          <w:rFonts w:ascii="Open Sans" w:hAnsi="Open Sans" w:cs="Open Sans"/>
          <w:color w:val="666666"/>
          <w:sz w:val="21"/>
          <w:szCs w:val="21"/>
        </w:rPr>
        <w:lastRenderedPageBreak/>
        <w:t>thread3.join() method call forces the execution of main method to stop until thread3 completes execution. After that, thread4.start() method is invoked, putting thread4 into a Runnable State.</w:t>
      </w:r>
    </w:p>
    <w:p w14:paraId="64AC7605"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thread3.start(</w:t>
      </w:r>
      <w:proofErr w:type="gramStart"/>
      <w:r>
        <w:rPr>
          <w:rFonts w:ascii="Consolas" w:hAnsi="Consolas"/>
          <w:color w:val="333333"/>
        </w:rPr>
        <w:t>);</w:t>
      </w:r>
      <w:proofErr w:type="gramEnd"/>
    </w:p>
    <w:p w14:paraId="47388032"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thread2.start(</w:t>
      </w:r>
      <w:proofErr w:type="gramStart"/>
      <w:r>
        <w:rPr>
          <w:rFonts w:ascii="Consolas" w:hAnsi="Consolas"/>
          <w:color w:val="333333"/>
        </w:rPr>
        <w:t>);</w:t>
      </w:r>
      <w:proofErr w:type="gramEnd"/>
    </w:p>
    <w:p w14:paraId="5D9AEAF5"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thread3.join</w:t>
      </w:r>
      <w:proofErr w:type="gramStart"/>
      <w:r>
        <w:rPr>
          <w:rFonts w:ascii="Consolas" w:hAnsi="Consolas"/>
          <w:color w:val="333333"/>
        </w:rPr>
        <w:t>();/</w:t>
      </w:r>
      <w:proofErr w:type="gramEnd"/>
      <w:r>
        <w:rPr>
          <w:rFonts w:ascii="Consolas" w:hAnsi="Consolas"/>
          <w:color w:val="333333"/>
        </w:rPr>
        <w:t>/wait for thread 3 to complete</w:t>
      </w:r>
    </w:p>
    <w:p w14:paraId="1B34AF51"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proofErr w:type="spellStart"/>
      <w:r>
        <w:rPr>
          <w:rFonts w:ascii="Consolas" w:hAnsi="Consolas"/>
          <w:color w:val="333333"/>
        </w:rPr>
        <w:t>System.out.println</w:t>
      </w:r>
      <w:proofErr w:type="spellEnd"/>
      <w:r>
        <w:rPr>
          <w:rFonts w:ascii="Consolas" w:hAnsi="Consolas"/>
          <w:color w:val="333333"/>
        </w:rPr>
        <w:t>("Thread3 is completed."</w:t>
      </w:r>
      <w:proofErr w:type="gramStart"/>
      <w:r>
        <w:rPr>
          <w:rFonts w:ascii="Consolas" w:hAnsi="Consolas"/>
          <w:color w:val="333333"/>
        </w:rPr>
        <w:t>);</w:t>
      </w:r>
      <w:proofErr w:type="gramEnd"/>
    </w:p>
    <w:p w14:paraId="4F3688FF"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thread4.start(</w:t>
      </w:r>
      <w:proofErr w:type="gramStart"/>
      <w:r>
        <w:rPr>
          <w:rFonts w:ascii="Consolas" w:hAnsi="Consolas"/>
          <w:color w:val="333333"/>
        </w:rPr>
        <w:t>);</w:t>
      </w:r>
      <w:proofErr w:type="gramEnd"/>
    </w:p>
    <w:p w14:paraId="7A327EEB" w14:textId="77777777" w:rsidR="00F04F75" w:rsidRDefault="00F04F75" w:rsidP="00F04F75">
      <w:pPr>
        <w:pStyle w:val="Heading5"/>
        <w:shd w:val="clear" w:color="auto" w:fill="FFFFFF"/>
        <w:spacing w:before="150" w:after="150"/>
        <w:textAlignment w:val="baseline"/>
        <w:rPr>
          <w:rFonts w:ascii="Helvetica" w:hAnsi="Helvetica" w:cs="Times New Roman"/>
          <w:color w:val="666666"/>
          <w:sz w:val="21"/>
          <w:szCs w:val="21"/>
        </w:rPr>
      </w:pPr>
      <w:r>
        <w:rPr>
          <w:rFonts w:ascii="Helvetica" w:hAnsi="Helvetica"/>
          <w:b/>
          <w:bCs/>
          <w:color w:val="666666"/>
          <w:sz w:val="21"/>
          <w:szCs w:val="21"/>
        </w:rPr>
        <w:t>Overloaded Join method</w:t>
      </w:r>
    </w:p>
    <w:p w14:paraId="7E3BE6DE"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 xml:space="preserve">Join method also has an overloaded method accepting time in milliseconds as a parameter. In below example, main method thread would wait for 2000 </w:t>
      </w:r>
      <w:proofErr w:type="spellStart"/>
      <w:r>
        <w:rPr>
          <w:rFonts w:ascii="Open Sans" w:hAnsi="Open Sans" w:cs="Open Sans"/>
          <w:color w:val="666666"/>
          <w:sz w:val="21"/>
          <w:szCs w:val="21"/>
        </w:rPr>
        <w:t>ms</w:t>
      </w:r>
      <w:proofErr w:type="spellEnd"/>
      <w:r>
        <w:rPr>
          <w:rFonts w:ascii="Open Sans" w:hAnsi="Open Sans" w:cs="Open Sans"/>
          <w:color w:val="666666"/>
          <w:sz w:val="21"/>
          <w:szCs w:val="21"/>
        </w:rPr>
        <w:t xml:space="preserve"> or the end of execution of thread4, whichever is minimum.</w:t>
      </w:r>
    </w:p>
    <w:p w14:paraId="5B14C942"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thread4.join(2000</w:t>
      </w:r>
      <w:proofErr w:type="gramStart"/>
      <w:r>
        <w:rPr>
          <w:rFonts w:ascii="Consolas" w:hAnsi="Consolas"/>
          <w:color w:val="333333"/>
        </w:rPr>
        <w:t>);</w:t>
      </w:r>
      <w:proofErr w:type="gramEnd"/>
    </w:p>
    <w:p w14:paraId="4779D77F" w14:textId="77777777" w:rsidR="00F04F75" w:rsidRDefault="00F04F75" w:rsidP="00F04F75">
      <w:pPr>
        <w:pStyle w:val="Heading3"/>
        <w:spacing w:before="300" w:beforeAutospacing="0" w:after="150" w:afterAutospacing="0"/>
        <w:textAlignment w:val="baseline"/>
        <w:rPr>
          <w:rFonts w:ascii="Helvetica" w:hAnsi="Helvetica"/>
          <w:b w:val="0"/>
          <w:bCs w:val="0"/>
          <w:color w:val="666666"/>
          <w:sz w:val="36"/>
          <w:szCs w:val="36"/>
        </w:rPr>
      </w:pPr>
      <w:r>
        <w:rPr>
          <w:rFonts w:ascii="Helvetica" w:hAnsi="Helvetica"/>
          <w:b w:val="0"/>
          <w:bCs w:val="0"/>
          <w:color w:val="666666"/>
          <w:sz w:val="36"/>
          <w:szCs w:val="36"/>
        </w:rPr>
        <w:t>Describe a few other important methods in Threads?</w:t>
      </w:r>
    </w:p>
    <w:p w14:paraId="284CF9E8" w14:textId="77777777" w:rsidR="00F04F75" w:rsidRDefault="00F04F75" w:rsidP="00F04F75">
      <w:pPr>
        <w:pStyle w:val="Heading5"/>
        <w:shd w:val="clear" w:color="auto" w:fill="FFFFFF"/>
        <w:spacing w:before="150" w:after="150"/>
        <w:textAlignment w:val="baseline"/>
        <w:rPr>
          <w:rFonts w:ascii="Helvetica" w:hAnsi="Helvetica"/>
          <w:b/>
          <w:bCs/>
          <w:color w:val="666666"/>
          <w:sz w:val="21"/>
          <w:szCs w:val="21"/>
        </w:rPr>
      </w:pPr>
      <w:r>
        <w:rPr>
          <w:rFonts w:ascii="Helvetica" w:hAnsi="Helvetica"/>
          <w:b/>
          <w:bCs/>
          <w:color w:val="666666"/>
          <w:sz w:val="21"/>
          <w:szCs w:val="21"/>
        </w:rPr>
        <w:t>Thread yield method</w:t>
      </w:r>
    </w:p>
    <w:p w14:paraId="2C1BF9CC"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Yield is a static method in the Thread class. It is like a thread saying " I have enough time in the limelight. Can some other thread run next?".</w:t>
      </w:r>
    </w:p>
    <w:p w14:paraId="484AC9A5"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A call to yield method changes the state of thread from RUNNING to RUNNABLE. However, the scheduler might pick up the same thread to run again, especially if it is the thread with highest priority.</w:t>
      </w:r>
    </w:p>
    <w:p w14:paraId="7826A42B"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 xml:space="preserve">Summary is </w:t>
      </w:r>
      <w:proofErr w:type="gramStart"/>
      <w:r>
        <w:rPr>
          <w:rFonts w:ascii="Open Sans" w:hAnsi="Open Sans" w:cs="Open Sans"/>
          <w:color w:val="666666"/>
          <w:sz w:val="21"/>
          <w:szCs w:val="21"/>
        </w:rPr>
        <w:t>yield</w:t>
      </w:r>
      <w:proofErr w:type="gramEnd"/>
      <w:r>
        <w:rPr>
          <w:rFonts w:ascii="Open Sans" w:hAnsi="Open Sans" w:cs="Open Sans"/>
          <w:color w:val="666666"/>
          <w:sz w:val="21"/>
          <w:szCs w:val="21"/>
        </w:rPr>
        <w:t xml:space="preserve"> method is a request from a thread to go to Runnable state. However, the scheduler can immediately put the thread back to RUNNING state.</w:t>
      </w:r>
    </w:p>
    <w:p w14:paraId="7D74EEAB" w14:textId="77777777" w:rsidR="00F04F75" w:rsidRDefault="00F04F75" w:rsidP="00F04F75">
      <w:pPr>
        <w:pStyle w:val="Heading5"/>
        <w:shd w:val="clear" w:color="auto" w:fill="FFFFFF"/>
        <w:spacing w:before="150" w:after="150"/>
        <w:textAlignment w:val="baseline"/>
        <w:rPr>
          <w:rFonts w:ascii="Helvetica" w:hAnsi="Helvetica" w:cs="Times New Roman"/>
          <w:color w:val="666666"/>
          <w:sz w:val="21"/>
          <w:szCs w:val="21"/>
        </w:rPr>
      </w:pPr>
      <w:r>
        <w:rPr>
          <w:rFonts w:ascii="Helvetica" w:hAnsi="Helvetica"/>
          <w:b/>
          <w:bCs/>
          <w:color w:val="666666"/>
          <w:sz w:val="21"/>
          <w:szCs w:val="21"/>
        </w:rPr>
        <w:lastRenderedPageBreak/>
        <w:t>Thread sleep method</w:t>
      </w:r>
    </w:p>
    <w:p w14:paraId="09F50970"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 xml:space="preserve">sleep is a static method in Thread class. sleep method can throw a </w:t>
      </w:r>
      <w:proofErr w:type="spellStart"/>
      <w:r>
        <w:rPr>
          <w:rFonts w:ascii="Open Sans" w:hAnsi="Open Sans" w:cs="Open Sans"/>
          <w:color w:val="666666"/>
          <w:sz w:val="21"/>
          <w:szCs w:val="21"/>
        </w:rPr>
        <w:t>InterruptedException</w:t>
      </w:r>
      <w:proofErr w:type="spellEnd"/>
      <w:r>
        <w:rPr>
          <w:rFonts w:ascii="Open Sans" w:hAnsi="Open Sans" w:cs="Open Sans"/>
          <w:color w:val="666666"/>
          <w:sz w:val="21"/>
          <w:szCs w:val="21"/>
        </w:rPr>
        <w:t>. sleep method causes the thread in execution to go to sleep for specified number of milliseconds.</w:t>
      </w:r>
    </w:p>
    <w:p w14:paraId="1877D625" w14:textId="77777777" w:rsidR="00F04F75" w:rsidRDefault="00F04F75" w:rsidP="00F04F75">
      <w:pPr>
        <w:pStyle w:val="Heading3"/>
        <w:spacing w:before="300" w:beforeAutospacing="0" w:after="150" w:afterAutospacing="0"/>
        <w:textAlignment w:val="baseline"/>
        <w:rPr>
          <w:rFonts w:ascii="Helvetica" w:hAnsi="Helvetica"/>
          <w:b w:val="0"/>
          <w:bCs w:val="0"/>
          <w:color w:val="666666"/>
          <w:sz w:val="36"/>
          <w:szCs w:val="36"/>
        </w:rPr>
      </w:pPr>
      <w:r>
        <w:rPr>
          <w:rFonts w:ascii="Helvetica" w:hAnsi="Helvetica"/>
          <w:b w:val="0"/>
          <w:bCs w:val="0"/>
          <w:color w:val="666666"/>
          <w:sz w:val="36"/>
          <w:szCs w:val="36"/>
        </w:rPr>
        <w:t>What is a deadlock?</w:t>
      </w:r>
    </w:p>
    <w:p w14:paraId="485F15B8"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 xml:space="preserve">Let’s consider a situation where thread1 is waiting for thread2 </w:t>
      </w:r>
      <w:proofErr w:type="gramStart"/>
      <w:r>
        <w:rPr>
          <w:rFonts w:ascii="Open Sans" w:hAnsi="Open Sans" w:cs="Open Sans"/>
          <w:color w:val="666666"/>
          <w:sz w:val="21"/>
          <w:szCs w:val="21"/>
        </w:rPr>
        <w:t>( thread</w:t>
      </w:r>
      <w:proofErr w:type="gramEnd"/>
      <w:r>
        <w:rPr>
          <w:rFonts w:ascii="Open Sans" w:hAnsi="Open Sans" w:cs="Open Sans"/>
          <w:color w:val="666666"/>
          <w:sz w:val="21"/>
          <w:szCs w:val="21"/>
        </w:rPr>
        <w:t>1 needs an object whose synchronized code is being executed by thread1) and thread2 is waiting for thread1. This situation is called a Deadlock. In a Deadlock situation, both these threads would wait for one another for ever.</w:t>
      </w:r>
    </w:p>
    <w:p w14:paraId="02D10A3D" w14:textId="77777777" w:rsidR="00F04F75" w:rsidRDefault="00F04F75" w:rsidP="00F04F75">
      <w:pPr>
        <w:pStyle w:val="Heading3"/>
        <w:spacing w:before="300" w:beforeAutospacing="0" w:after="150" w:afterAutospacing="0"/>
        <w:textAlignment w:val="baseline"/>
        <w:rPr>
          <w:rFonts w:ascii="Helvetica" w:hAnsi="Helvetica"/>
          <w:b w:val="0"/>
          <w:bCs w:val="0"/>
          <w:color w:val="666666"/>
          <w:sz w:val="36"/>
          <w:szCs w:val="36"/>
        </w:rPr>
      </w:pPr>
      <w:r>
        <w:rPr>
          <w:rFonts w:ascii="Helvetica" w:hAnsi="Helvetica"/>
          <w:b w:val="0"/>
          <w:bCs w:val="0"/>
          <w:color w:val="666666"/>
          <w:sz w:val="36"/>
          <w:szCs w:val="36"/>
        </w:rPr>
        <w:t>What are the important methods in java for inter-thread communication?</w:t>
      </w:r>
    </w:p>
    <w:p w14:paraId="28828A32"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 xml:space="preserve">Important methods are wait, notify and </w:t>
      </w:r>
      <w:proofErr w:type="spellStart"/>
      <w:r>
        <w:rPr>
          <w:rFonts w:ascii="Open Sans" w:hAnsi="Open Sans" w:cs="Open Sans"/>
          <w:color w:val="666666"/>
          <w:sz w:val="21"/>
          <w:szCs w:val="21"/>
        </w:rPr>
        <w:t>notifyAll</w:t>
      </w:r>
      <w:proofErr w:type="spellEnd"/>
      <w:r>
        <w:rPr>
          <w:rFonts w:ascii="Open Sans" w:hAnsi="Open Sans" w:cs="Open Sans"/>
          <w:color w:val="666666"/>
          <w:sz w:val="21"/>
          <w:szCs w:val="21"/>
        </w:rPr>
        <w:t>.</w:t>
      </w:r>
    </w:p>
    <w:p w14:paraId="32FC774F" w14:textId="77777777" w:rsidR="00F04F75" w:rsidRDefault="00F04F75" w:rsidP="00F04F75">
      <w:pPr>
        <w:pStyle w:val="Heading3"/>
        <w:spacing w:before="300" w:beforeAutospacing="0" w:after="150" w:afterAutospacing="0"/>
        <w:textAlignment w:val="baseline"/>
        <w:rPr>
          <w:rFonts w:ascii="Helvetica" w:hAnsi="Helvetica"/>
          <w:b w:val="0"/>
          <w:bCs w:val="0"/>
          <w:color w:val="666666"/>
          <w:sz w:val="36"/>
          <w:szCs w:val="36"/>
        </w:rPr>
      </w:pPr>
      <w:r>
        <w:rPr>
          <w:rFonts w:ascii="Helvetica" w:hAnsi="Helvetica"/>
          <w:b w:val="0"/>
          <w:bCs w:val="0"/>
          <w:color w:val="666666"/>
          <w:sz w:val="36"/>
          <w:szCs w:val="36"/>
        </w:rPr>
        <w:t>What is the use of wait method?</w:t>
      </w:r>
    </w:p>
    <w:p w14:paraId="1A79E5B2"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Below snippet shows how wait is used. wait method is defined in the Object class. This causes the thread to wait until it is notified.</w:t>
      </w:r>
    </w:p>
    <w:p w14:paraId="516DA8E4"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synchronized(thread</w:t>
      </w:r>
      <w:proofErr w:type="gramStart"/>
      <w:r>
        <w:rPr>
          <w:rFonts w:ascii="Consolas" w:hAnsi="Consolas"/>
          <w:color w:val="333333"/>
        </w:rPr>
        <w:t>){</w:t>
      </w:r>
      <w:proofErr w:type="gramEnd"/>
    </w:p>
    <w:p w14:paraId="76F51AC0"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thread.start</w:t>
      </w:r>
      <w:proofErr w:type="spellEnd"/>
      <w:proofErr w:type="gramEnd"/>
      <w:r>
        <w:rPr>
          <w:rFonts w:ascii="Consolas" w:hAnsi="Consolas"/>
          <w:color w:val="333333"/>
        </w:rPr>
        <w:t>();</w:t>
      </w:r>
    </w:p>
    <w:p w14:paraId="3410357B"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thread.wait</w:t>
      </w:r>
      <w:proofErr w:type="spellEnd"/>
      <w:proofErr w:type="gramEnd"/>
      <w:r>
        <w:rPr>
          <w:rFonts w:ascii="Consolas" w:hAnsi="Consolas"/>
          <w:color w:val="333333"/>
        </w:rPr>
        <w:t>();</w:t>
      </w:r>
    </w:p>
    <w:p w14:paraId="6CE081BA"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w:t>
      </w:r>
    </w:p>
    <w:p w14:paraId="7BDDB8CC" w14:textId="77777777" w:rsidR="00F04F75" w:rsidRDefault="00F04F75" w:rsidP="00F04F75">
      <w:pPr>
        <w:pStyle w:val="Heading3"/>
        <w:spacing w:before="300" w:beforeAutospacing="0" w:after="150" w:afterAutospacing="0"/>
        <w:textAlignment w:val="baseline"/>
        <w:rPr>
          <w:rFonts w:ascii="Helvetica" w:hAnsi="Helvetica"/>
          <w:b w:val="0"/>
          <w:bCs w:val="0"/>
          <w:color w:val="666666"/>
          <w:sz w:val="36"/>
          <w:szCs w:val="36"/>
        </w:rPr>
      </w:pPr>
      <w:r>
        <w:rPr>
          <w:rFonts w:ascii="Helvetica" w:hAnsi="Helvetica"/>
          <w:b w:val="0"/>
          <w:bCs w:val="0"/>
          <w:color w:val="666666"/>
          <w:sz w:val="36"/>
          <w:szCs w:val="36"/>
        </w:rPr>
        <w:t>What is the use of notify method?</w:t>
      </w:r>
    </w:p>
    <w:p w14:paraId="0407709C"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Below snippet shows how notify is used. notify method is defined in the Object class. This causes the object to notify other waiting threads.</w:t>
      </w:r>
    </w:p>
    <w:p w14:paraId="2C77C5F3"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synchronized (this) {</w:t>
      </w:r>
    </w:p>
    <w:p w14:paraId="09F1B460"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calculateSumUptoMillion</w:t>
      </w:r>
      <w:proofErr w:type="spellEnd"/>
      <w:r>
        <w:rPr>
          <w:rFonts w:ascii="Consolas" w:hAnsi="Consolas"/>
          <w:color w:val="333333"/>
        </w:rPr>
        <w:t>(</w:t>
      </w:r>
      <w:proofErr w:type="gramEnd"/>
      <w:r>
        <w:rPr>
          <w:rFonts w:ascii="Consolas" w:hAnsi="Consolas"/>
          <w:color w:val="333333"/>
        </w:rPr>
        <w:t>);</w:t>
      </w:r>
    </w:p>
    <w:p w14:paraId="18A18A17"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lastRenderedPageBreak/>
        <w:t xml:space="preserve">        </w:t>
      </w:r>
      <w:proofErr w:type="gramStart"/>
      <w:r>
        <w:rPr>
          <w:rFonts w:ascii="Consolas" w:hAnsi="Consolas"/>
          <w:color w:val="333333"/>
        </w:rPr>
        <w:t>notify(</w:t>
      </w:r>
      <w:proofErr w:type="gramEnd"/>
      <w:r>
        <w:rPr>
          <w:rFonts w:ascii="Consolas" w:hAnsi="Consolas"/>
          <w:color w:val="333333"/>
        </w:rPr>
        <w:t>);</w:t>
      </w:r>
    </w:p>
    <w:p w14:paraId="083B4536"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64DAEC93" w14:textId="77777777" w:rsidR="00F04F75" w:rsidRDefault="00F04F75" w:rsidP="00F04F75">
      <w:pPr>
        <w:pStyle w:val="Heading3"/>
        <w:spacing w:before="300" w:beforeAutospacing="0" w:after="150" w:afterAutospacing="0"/>
        <w:textAlignment w:val="baseline"/>
        <w:rPr>
          <w:rFonts w:ascii="Helvetica" w:hAnsi="Helvetica"/>
          <w:b w:val="0"/>
          <w:bCs w:val="0"/>
          <w:color w:val="666666"/>
          <w:sz w:val="36"/>
          <w:szCs w:val="36"/>
        </w:rPr>
      </w:pPr>
      <w:r>
        <w:rPr>
          <w:rFonts w:ascii="Helvetica" w:hAnsi="Helvetica"/>
          <w:b w:val="0"/>
          <w:bCs w:val="0"/>
          <w:color w:val="666666"/>
          <w:sz w:val="36"/>
          <w:szCs w:val="36"/>
        </w:rPr>
        <w:t xml:space="preserve">What is the use of </w:t>
      </w:r>
      <w:proofErr w:type="spellStart"/>
      <w:r>
        <w:rPr>
          <w:rFonts w:ascii="Helvetica" w:hAnsi="Helvetica"/>
          <w:b w:val="0"/>
          <w:bCs w:val="0"/>
          <w:color w:val="666666"/>
          <w:sz w:val="36"/>
          <w:szCs w:val="36"/>
        </w:rPr>
        <w:t>notifyAll</w:t>
      </w:r>
      <w:proofErr w:type="spellEnd"/>
      <w:r>
        <w:rPr>
          <w:rFonts w:ascii="Helvetica" w:hAnsi="Helvetica"/>
          <w:b w:val="0"/>
          <w:bCs w:val="0"/>
          <w:color w:val="666666"/>
          <w:sz w:val="36"/>
          <w:szCs w:val="36"/>
        </w:rPr>
        <w:t xml:space="preserve"> method?</w:t>
      </w:r>
    </w:p>
    <w:p w14:paraId="3DB2B9F0" w14:textId="77777777" w:rsidR="00F04F75" w:rsidRDefault="00F04F75" w:rsidP="00F04F75">
      <w:pPr>
        <w:pStyle w:val="NormalWeb"/>
        <w:shd w:val="clear" w:color="auto" w:fill="FFFFFF"/>
        <w:spacing w:before="0" w:beforeAutospacing="0" w:after="150" w:afterAutospacing="0" w:line="480" w:lineRule="atLeast"/>
        <w:textAlignment w:val="baseline"/>
        <w:rPr>
          <w:rFonts w:ascii="Open Sans" w:hAnsi="Open Sans" w:cs="Open Sans"/>
          <w:color w:val="666666"/>
          <w:sz w:val="21"/>
          <w:szCs w:val="21"/>
        </w:rPr>
      </w:pPr>
      <w:r>
        <w:rPr>
          <w:rFonts w:ascii="Open Sans" w:hAnsi="Open Sans" w:cs="Open Sans"/>
          <w:color w:val="666666"/>
          <w:sz w:val="21"/>
          <w:szCs w:val="21"/>
        </w:rPr>
        <w:t xml:space="preserve">If more than one thread is waiting for an object, we can notify all the threads by using </w:t>
      </w:r>
      <w:proofErr w:type="spellStart"/>
      <w:r>
        <w:rPr>
          <w:rFonts w:ascii="Open Sans" w:hAnsi="Open Sans" w:cs="Open Sans"/>
          <w:color w:val="666666"/>
          <w:sz w:val="21"/>
          <w:szCs w:val="21"/>
        </w:rPr>
        <w:t>notifyAll</w:t>
      </w:r>
      <w:proofErr w:type="spellEnd"/>
      <w:r>
        <w:rPr>
          <w:rFonts w:ascii="Open Sans" w:hAnsi="Open Sans" w:cs="Open Sans"/>
          <w:color w:val="666666"/>
          <w:sz w:val="21"/>
          <w:szCs w:val="21"/>
        </w:rPr>
        <w:t xml:space="preserve"> method.</w:t>
      </w:r>
    </w:p>
    <w:p w14:paraId="0C9413AB"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proofErr w:type="spellStart"/>
      <w:proofErr w:type="gramStart"/>
      <w:r>
        <w:rPr>
          <w:rFonts w:ascii="Consolas" w:hAnsi="Consolas"/>
          <w:color w:val="333333"/>
        </w:rPr>
        <w:t>thread.notifyAll</w:t>
      </w:r>
      <w:proofErr w:type="spellEnd"/>
      <w:proofErr w:type="gramEnd"/>
      <w:r>
        <w:rPr>
          <w:rFonts w:ascii="Consolas" w:hAnsi="Consolas"/>
          <w:color w:val="333333"/>
        </w:rPr>
        <w:t>();</w:t>
      </w:r>
    </w:p>
    <w:p w14:paraId="27C334AE" w14:textId="77777777" w:rsidR="00F04F75" w:rsidRDefault="00F04F75" w:rsidP="00F04F75">
      <w:pPr>
        <w:pStyle w:val="Heading3"/>
        <w:spacing w:before="300" w:beforeAutospacing="0" w:after="150" w:afterAutospacing="0"/>
        <w:textAlignment w:val="baseline"/>
        <w:rPr>
          <w:rFonts w:ascii="Helvetica" w:hAnsi="Helvetica"/>
          <w:b w:val="0"/>
          <w:bCs w:val="0"/>
          <w:color w:val="666666"/>
          <w:sz w:val="36"/>
          <w:szCs w:val="36"/>
        </w:rPr>
      </w:pPr>
      <w:r>
        <w:rPr>
          <w:rFonts w:ascii="Helvetica" w:hAnsi="Helvetica"/>
          <w:b w:val="0"/>
          <w:bCs w:val="0"/>
          <w:color w:val="666666"/>
          <w:sz w:val="36"/>
          <w:szCs w:val="36"/>
        </w:rPr>
        <w:t>Can you write a synchronized program with wait and notify methods?</w:t>
      </w:r>
    </w:p>
    <w:p w14:paraId="06C8BB79"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package </w:t>
      </w:r>
      <w:proofErr w:type="spellStart"/>
      <w:proofErr w:type="gramStart"/>
      <w:r>
        <w:rPr>
          <w:rFonts w:ascii="Consolas" w:hAnsi="Consolas"/>
          <w:color w:val="333333"/>
        </w:rPr>
        <w:t>com.rithus</w:t>
      </w:r>
      <w:proofErr w:type="gramEnd"/>
      <w:r>
        <w:rPr>
          <w:rFonts w:ascii="Consolas" w:hAnsi="Consolas"/>
          <w:color w:val="333333"/>
        </w:rPr>
        <w:t>.threads</w:t>
      </w:r>
      <w:proofErr w:type="spellEnd"/>
      <w:r>
        <w:rPr>
          <w:rFonts w:ascii="Consolas" w:hAnsi="Consolas"/>
          <w:color w:val="333333"/>
        </w:rPr>
        <w:t>;</w:t>
      </w:r>
    </w:p>
    <w:p w14:paraId="5DCCD6A4"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p>
    <w:p w14:paraId="16532893"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class Calculator extends Thread {</w:t>
      </w:r>
    </w:p>
    <w:p w14:paraId="0F483E76"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long </w:t>
      </w:r>
      <w:proofErr w:type="spellStart"/>
      <w:proofErr w:type="gramStart"/>
      <w:r>
        <w:rPr>
          <w:rFonts w:ascii="Consolas" w:hAnsi="Consolas"/>
          <w:color w:val="333333"/>
        </w:rPr>
        <w:t>sumUptoMillion</w:t>
      </w:r>
      <w:proofErr w:type="spellEnd"/>
      <w:r>
        <w:rPr>
          <w:rFonts w:ascii="Consolas" w:hAnsi="Consolas"/>
          <w:color w:val="333333"/>
        </w:rPr>
        <w:t>;</w:t>
      </w:r>
      <w:proofErr w:type="gramEnd"/>
    </w:p>
    <w:p w14:paraId="6190EB0A"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long </w:t>
      </w:r>
      <w:proofErr w:type="spellStart"/>
      <w:proofErr w:type="gramStart"/>
      <w:r>
        <w:rPr>
          <w:rFonts w:ascii="Consolas" w:hAnsi="Consolas"/>
          <w:color w:val="333333"/>
        </w:rPr>
        <w:t>sumUptoTenMillion</w:t>
      </w:r>
      <w:proofErr w:type="spellEnd"/>
      <w:r>
        <w:rPr>
          <w:rFonts w:ascii="Consolas" w:hAnsi="Consolas"/>
          <w:color w:val="333333"/>
        </w:rPr>
        <w:t>;</w:t>
      </w:r>
      <w:proofErr w:type="gramEnd"/>
    </w:p>
    <w:p w14:paraId="0F95C4FD"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p>
    <w:p w14:paraId="7FB2D607"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public void </w:t>
      </w:r>
      <w:proofErr w:type="gramStart"/>
      <w:r>
        <w:rPr>
          <w:rFonts w:ascii="Consolas" w:hAnsi="Consolas"/>
          <w:color w:val="333333"/>
        </w:rPr>
        <w:t>run(</w:t>
      </w:r>
      <w:proofErr w:type="gramEnd"/>
      <w:r>
        <w:rPr>
          <w:rFonts w:ascii="Consolas" w:hAnsi="Consolas"/>
          <w:color w:val="333333"/>
        </w:rPr>
        <w:t>) {</w:t>
      </w:r>
    </w:p>
    <w:p w14:paraId="0AC9CC9F"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synchronized (this) {</w:t>
      </w:r>
    </w:p>
    <w:p w14:paraId="7ABBAFD2"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calculateSumUptoMillion</w:t>
      </w:r>
      <w:proofErr w:type="spellEnd"/>
      <w:r>
        <w:rPr>
          <w:rFonts w:ascii="Consolas" w:hAnsi="Consolas"/>
          <w:color w:val="333333"/>
        </w:rPr>
        <w:t>(</w:t>
      </w:r>
      <w:proofErr w:type="gramEnd"/>
      <w:r>
        <w:rPr>
          <w:rFonts w:ascii="Consolas" w:hAnsi="Consolas"/>
          <w:color w:val="333333"/>
        </w:rPr>
        <w:t>);</w:t>
      </w:r>
    </w:p>
    <w:p w14:paraId="0D55171C"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gramStart"/>
      <w:r>
        <w:rPr>
          <w:rFonts w:ascii="Consolas" w:hAnsi="Consolas"/>
          <w:color w:val="333333"/>
        </w:rPr>
        <w:t>notify(</w:t>
      </w:r>
      <w:proofErr w:type="gramEnd"/>
      <w:r>
        <w:rPr>
          <w:rFonts w:ascii="Consolas" w:hAnsi="Consolas"/>
          <w:color w:val="333333"/>
        </w:rPr>
        <w:t>);</w:t>
      </w:r>
    </w:p>
    <w:p w14:paraId="14643E8D"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64C07599"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calculateSumUptoTenMillion</w:t>
      </w:r>
      <w:proofErr w:type="spellEnd"/>
      <w:r>
        <w:rPr>
          <w:rFonts w:ascii="Consolas" w:hAnsi="Consolas"/>
          <w:color w:val="333333"/>
        </w:rPr>
        <w:t>(</w:t>
      </w:r>
      <w:proofErr w:type="gramEnd"/>
      <w:r>
        <w:rPr>
          <w:rFonts w:ascii="Consolas" w:hAnsi="Consolas"/>
          <w:color w:val="333333"/>
        </w:rPr>
        <w:t>);</w:t>
      </w:r>
    </w:p>
    <w:p w14:paraId="466C4845"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431D692A"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p>
    <w:p w14:paraId="5A5851E3"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private void </w:t>
      </w:r>
      <w:proofErr w:type="spellStart"/>
      <w:proofErr w:type="gramStart"/>
      <w:r>
        <w:rPr>
          <w:rFonts w:ascii="Consolas" w:hAnsi="Consolas"/>
          <w:color w:val="333333"/>
        </w:rPr>
        <w:t>calculateSumUptoMillion</w:t>
      </w:r>
      <w:proofErr w:type="spellEnd"/>
      <w:r>
        <w:rPr>
          <w:rFonts w:ascii="Consolas" w:hAnsi="Consolas"/>
          <w:color w:val="333333"/>
        </w:rPr>
        <w:t>(</w:t>
      </w:r>
      <w:proofErr w:type="gramEnd"/>
      <w:r>
        <w:rPr>
          <w:rFonts w:ascii="Consolas" w:hAnsi="Consolas"/>
          <w:color w:val="333333"/>
        </w:rPr>
        <w:t>) {</w:t>
      </w:r>
    </w:p>
    <w:p w14:paraId="094A654F"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lastRenderedPageBreak/>
        <w:t xml:space="preserve">        for (int </w:t>
      </w:r>
      <w:proofErr w:type="spellStart"/>
      <w:r>
        <w:rPr>
          <w:rFonts w:ascii="Consolas" w:hAnsi="Consolas"/>
          <w:color w:val="333333"/>
        </w:rPr>
        <w:t>i</w:t>
      </w:r>
      <w:proofErr w:type="spellEnd"/>
      <w:r>
        <w:rPr>
          <w:rFonts w:ascii="Consolas" w:hAnsi="Consolas"/>
          <w:color w:val="333333"/>
        </w:rPr>
        <w:t xml:space="preserve"> = 0; </w:t>
      </w:r>
      <w:proofErr w:type="spellStart"/>
      <w:r>
        <w:rPr>
          <w:rFonts w:ascii="Consolas" w:hAnsi="Consolas"/>
          <w:color w:val="333333"/>
        </w:rPr>
        <w:t>i</w:t>
      </w:r>
      <w:proofErr w:type="spellEnd"/>
      <w:r>
        <w:rPr>
          <w:rFonts w:ascii="Consolas" w:hAnsi="Consolas"/>
          <w:color w:val="333333"/>
        </w:rPr>
        <w:t xml:space="preserve"> &lt; 1000000; </w:t>
      </w:r>
      <w:proofErr w:type="spellStart"/>
      <w:r>
        <w:rPr>
          <w:rFonts w:ascii="Consolas" w:hAnsi="Consolas"/>
          <w:color w:val="333333"/>
        </w:rPr>
        <w:t>i</w:t>
      </w:r>
      <w:proofErr w:type="spellEnd"/>
      <w:r>
        <w:rPr>
          <w:rFonts w:ascii="Consolas" w:hAnsi="Consolas"/>
          <w:color w:val="333333"/>
        </w:rPr>
        <w:t>++) {</w:t>
      </w:r>
    </w:p>
    <w:p w14:paraId="061D3423"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r>
        <w:rPr>
          <w:rFonts w:ascii="Consolas" w:hAnsi="Consolas"/>
          <w:color w:val="333333"/>
        </w:rPr>
        <w:t>sumUptoMillion</w:t>
      </w:r>
      <w:proofErr w:type="spellEnd"/>
      <w:r>
        <w:rPr>
          <w:rFonts w:ascii="Consolas" w:hAnsi="Consolas"/>
          <w:color w:val="333333"/>
        </w:rPr>
        <w:t xml:space="preserve"> += </w:t>
      </w:r>
      <w:proofErr w:type="spellStart"/>
      <w:proofErr w:type="gramStart"/>
      <w:r>
        <w:rPr>
          <w:rFonts w:ascii="Consolas" w:hAnsi="Consolas"/>
          <w:color w:val="333333"/>
        </w:rPr>
        <w:t>i</w:t>
      </w:r>
      <w:proofErr w:type="spellEnd"/>
      <w:r>
        <w:rPr>
          <w:rFonts w:ascii="Consolas" w:hAnsi="Consolas"/>
          <w:color w:val="333333"/>
        </w:rPr>
        <w:t>;</w:t>
      </w:r>
      <w:proofErr w:type="gramEnd"/>
    </w:p>
    <w:p w14:paraId="2965CB2E"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41305A7C"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r>
        <w:rPr>
          <w:rFonts w:ascii="Consolas" w:hAnsi="Consolas"/>
          <w:color w:val="333333"/>
        </w:rPr>
        <w:t>System.out.println</w:t>
      </w:r>
      <w:proofErr w:type="spellEnd"/>
      <w:r>
        <w:rPr>
          <w:rFonts w:ascii="Consolas" w:hAnsi="Consolas"/>
          <w:color w:val="333333"/>
        </w:rPr>
        <w:t>("Million done"</w:t>
      </w:r>
      <w:proofErr w:type="gramStart"/>
      <w:r>
        <w:rPr>
          <w:rFonts w:ascii="Consolas" w:hAnsi="Consolas"/>
          <w:color w:val="333333"/>
        </w:rPr>
        <w:t>);</w:t>
      </w:r>
      <w:proofErr w:type="gramEnd"/>
    </w:p>
    <w:p w14:paraId="770C186A"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2611A4C1"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p>
    <w:p w14:paraId="0DEA388A"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private void </w:t>
      </w:r>
      <w:proofErr w:type="spellStart"/>
      <w:proofErr w:type="gramStart"/>
      <w:r>
        <w:rPr>
          <w:rFonts w:ascii="Consolas" w:hAnsi="Consolas"/>
          <w:color w:val="333333"/>
        </w:rPr>
        <w:t>calculateSumUptoTenMillion</w:t>
      </w:r>
      <w:proofErr w:type="spellEnd"/>
      <w:r>
        <w:rPr>
          <w:rFonts w:ascii="Consolas" w:hAnsi="Consolas"/>
          <w:color w:val="333333"/>
        </w:rPr>
        <w:t>(</w:t>
      </w:r>
      <w:proofErr w:type="gramEnd"/>
      <w:r>
        <w:rPr>
          <w:rFonts w:ascii="Consolas" w:hAnsi="Consolas"/>
          <w:color w:val="333333"/>
        </w:rPr>
        <w:t>) {</w:t>
      </w:r>
    </w:p>
    <w:p w14:paraId="6D87B0FD"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for (int </w:t>
      </w:r>
      <w:proofErr w:type="spellStart"/>
      <w:r>
        <w:rPr>
          <w:rFonts w:ascii="Consolas" w:hAnsi="Consolas"/>
          <w:color w:val="333333"/>
        </w:rPr>
        <w:t>i</w:t>
      </w:r>
      <w:proofErr w:type="spellEnd"/>
      <w:r>
        <w:rPr>
          <w:rFonts w:ascii="Consolas" w:hAnsi="Consolas"/>
          <w:color w:val="333333"/>
        </w:rPr>
        <w:t xml:space="preserve"> = 0; </w:t>
      </w:r>
      <w:proofErr w:type="spellStart"/>
      <w:r>
        <w:rPr>
          <w:rFonts w:ascii="Consolas" w:hAnsi="Consolas"/>
          <w:color w:val="333333"/>
        </w:rPr>
        <w:t>i</w:t>
      </w:r>
      <w:proofErr w:type="spellEnd"/>
      <w:r>
        <w:rPr>
          <w:rFonts w:ascii="Consolas" w:hAnsi="Consolas"/>
          <w:color w:val="333333"/>
        </w:rPr>
        <w:t xml:space="preserve"> &lt; 10000000; </w:t>
      </w:r>
      <w:proofErr w:type="spellStart"/>
      <w:r>
        <w:rPr>
          <w:rFonts w:ascii="Consolas" w:hAnsi="Consolas"/>
          <w:color w:val="333333"/>
        </w:rPr>
        <w:t>i</w:t>
      </w:r>
      <w:proofErr w:type="spellEnd"/>
      <w:r>
        <w:rPr>
          <w:rFonts w:ascii="Consolas" w:hAnsi="Consolas"/>
          <w:color w:val="333333"/>
        </w:rPr>
        <w:t>++) {</w:t>
      </w:r>
    </w:p>
    <w:p w14:paraId="099DD638"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r>
        <w:rPr>
          <w:rFonts w:ascii="Consolas" w:hAnsi="Consolas"/>
          <w:color w:val="333333"/>
        </w:rPr>
        <w:t>sumUptoTenMillion</w:t>
      </w:r>
      <w:proofErr w:type="spellEnd"/>
      <w:r>
        <w:rPr>
          <w:rFonts w:ascii="Consolas" w:hAnsi="Consolas"/>
          <w:color w:val="333333"/>
        </w:rPr>
        <w:t xml:space="preserve"> += </w:t>
      </w:r>
      <w:proofErr w:type="spellStart"/>
      <w:proofErr w:type="gramStart"/>
      <w:r>
        <w:rPr>
          <w:rFonts w:ascii="Consolas" w:hAnsi="Consolas"/>
          <w:color w:val="333333"/>
        </w:rPr>
        <w:t>i</w:t>
      </w:r>
      <w:proofErr w:type="spellEnd"/>
      <w:r>
        <w:rPr>
          <w:rFonts w:ascii="Consolas" w:hAnsi="Consolas"/>
          <w:color w:val="333333"/>
        </w:rPr>
        <w:t>;</w:t>
      </w:r>
      <w:proofErr w:type="gramEnd"/>
    </w:p>
    <w:p w14:paraId="072FE303"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53249433"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r>
        <w:rPr>
          <w:rFonts w:ascii="Consolas" w:hAnsi="Consolas"/>
          <w:color w:val="333333"/>
        </w:rPr>
        <w:t>System.out.println</w:t>
      </w:r>
      <w:proofErr w:type="spellEnd"/>
      <w:r>
        <w:rPr>
          <w:rFonts w:ascii="Consolas" w:hAnsi="Consolas"/>
          <w:color w:val="333333"/>
        </w:rPr>
        <w:t>("Ten Million done"</w:t>
      </w:r>
      <w:proofErr w:type="gramStart"/>
      <w:r>
        <w:rPr>
          <w:rFonts w:ascii="Consolas" w:hAnsi="Consolas"/>
          <w:color w:val="333333"/>
        </w:rPr>
        <w:t>);</w:t>
      </w:r>
      <w:proofErr w:type="gramEnd"/>
    </w:p>
    <w:p w14:paraId="3D564584"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31B59C64"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w:t>
      </w:r>
    </w:p>
    <w:p w14:paraId="1F3D6E17"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p>
    <w:p w14:paraId="12B51FF5"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public class </w:t>
      </w:r>
      <w:proofErr w:type="spellStart"/>
      <w:r>
        <w:rPr>
          <w:rFonts w:ascii="Consolas" w:hAnsi="Consolas"/>
          <w:color w:val="333333"/>
        </w:rPr>
        <w:t>ThreadWaitAndNotify</w:t>
      </w:r>
      <w:proofErr w:type="spellEnd"/>
      <w:r>
        <w:rPr>
          <w:rFonts w:ascii="Consolas" w:hAnsi="Consolas"/>
          <w:color w:val="333333"/>
        </w:rPr>
        <w:t xml:space="preserve"> {</w:t>
      </w:r>
    </w:p>
    <w:p w14:paraId="4997A4F0"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public static void </w:t>
      </w:r>
      <w:proofErr w:type="gramStart"/>
      <w:r>
        <w:rPr>
          <w:rFonts w:ascii="Consolas" w:hAnsi="Consolas"/>
          <w:color w:val="333333"/>
        </w:rPr>
        <w:t>main(</w:t>
      </w:r>
      <w:proofErr w:type="gramEnd"/>
      <w:r>
        <w:rPr>
          <w:rFonts w:ascii="Consolas" w:hAnsi="Consolas"/>
          <w:color w:val="333333"/>
        </w:rPr>
        <w:t xml:space="preserve">String[] </w:t>
      </w:r>
      <w:proofErr w:type="spellStart"/>
      <w:r>
        <w:rPr>
          <w:rFonts w:ascii="Consolas" w:hAnsi="Consolas"/>
          <w:color w:val="333333"/>
        </w:rPr>
        <w:t>args</w:t>
      </w:r>
      <w:proofErr w:type="spellEnd"/>
      <w:r>
        <w:rPr>
          <w:rFonts w:ascii="Consolas" w:hAnsi="Consolas"/>
          <w:color w:val="333333"/>
        </w:rPr>
        <w:t xml:space="preserve">) throws </w:t>
      </w:r>
      <w:proofErr w:type="spellStart"/>
      <w:r>
        <w:rPr>
          <w:rFonts w:ascii="Consolas" w:hAnsi="Consolas"/>
          <w:color w:val="333333"/>
        </w:rPr>
        <w:t>InterruptedException</w:t>
      </w:r>
      <w:proofErr w:type="spellEnd"/>
      <w:r>
        <w:rPr>
          <w:rFonts w:ascii="Consolas" w:hAnsi="Consolas"/>
          <w:color w:val="333333"/>
        </w:rPr>
        <w:t xml:space="preserve"> {</w:t>
      </w:r>
    </w:p>
    <w:p w14:paraId="599F6819"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Calculator thread = new </w:t>
      </w:r>
      <w:proofErr w:type="gramStart"/>
      <w:r>
        <w:rPr>
          <w:rFonts w:ascii="Consolas" w:hAnsi="Consolas"/>
          <w:color w:val="333333"/>
        </w:rPr>
        <w:t>Calculator(</w:t>
      </w:r>
      <w:proofErr w:type="gramEnd"/>
      <w:r>
        <w:rPr>
          <w:rFonts w:ascii="Consolas" w:hAnsi="Consolas"/>
          <w:color w:val="333333"/>
        </w:rPr>
        <w:t>);</w:t>
      </w:r>
    </w:p>
    <w:p w14:paraId="536969E9"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synchronized(thread</w:t>
      </w:r>
      <w:proofErr w:type="gramStart"/>
      <w:r>
        <w:rPr>
          <w:rFonts w:ascii="Consolas" w:hAnsi="Consolas"/>
          <w:color w:val="333333"/>
        </w:rPr>
        <w:t>){</w:t>
      </w:r>
      <w:proofErr w:type="gramEnd"/>
    </w:p>
    <w:p w14:paraId="0E10FFE4"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thread.start</w:t>
      </w:r>
      <w:proofErr w:type="spellEnd"/>
      <w:proofErr w:type="gramEnd"/>
      <w:r>
        <w:rPr>
          <w:rFonts w:ascii="Consolas" w:hAnsi="Consolas"/>
          <w:color w:val="333333"/>
        </w:rPr>
        <w:t>();</w:t>
      </w:r>
    </w:p>
    <w:p w14:paraId="3D35850D"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thread.wait</w:t>
      </w:r>
      <w:proofErr w:type="spellEnd"/>
      <w:proofErr w:type="gramEnd"/>
      <w:r>
        <w:rPr>
          <w:rFonts w:ascii="Consolas" w:hAnsi="Consolas"/>
          <w:color w:val="333333"/>
        </w:rPr>
        <w:t>();</w:t>
      </w:r>
    </w:p>
    <w:p w14:paraId="493E188B"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6E4057A6"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roofErr w:type="spellStart"/>
      <w:r>
        <w:rPr>
          <w:rFonts w:ascii="Consolas" w:hAnsi="Consolas"/>
          <w:color w:val="333333"/>
        </w:rPr>
        <w:t>System.out.println</w:t>
      </w:r>
      <w:proofErr w:type="spellEnd"/>
      <w:r>
        <w:rPr>
          <w:rFonts w:ascii="Consolas" w:hAnsi="Consolas"/>
          <w:color w:val="333333"/>
        </w:rPr>
        <w:t>(</w:t>
      </w:r>
      <w:proofErr w:type="spellStart"/>
      <w:proofErr w:type="gramStart"/>
      <w:r>
        <w:rPr>
          <w:rFonts w:ascii="Consolas" w:hAnsi="Consolas"/>
          <w:color w:val="333333"/>
        </w:rPr>
        <w:t>thread.sumUptoMillion</w:t>
      </w:r>
      <w:proofErr w:type="spellEnd"/>
      <w:proofErr w:type="gramEnd"/>
      <w:r>
        <w:rPr>
          <w:rFonts w:ascii="Consolas" w:hAnsi="Consolas"/>
          <w:color w:val="333333"/>
        </w:rPr>
        <w:t>);</w:t>
      </w:r>
    </w:p>
    <w:p w14:paraId="356F5C43"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    }</w:t>
      </w:r>
    </w:p>
    <w:p w14:paraId="0C3351FB"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w:t>
      </w:r>
    </w:p>
    <w:p w14:paraId="27DCC348" w14:textId="77777777" w:rsidR="00F04F75" w:rsidRDefault="00F04F75" w:rsidP="00F04F75">
      <w:pPr>
        <w:pStyle w:val="Heading5"/>
        <w:shd w:val="clear" w:color="auto" w:fill="FFFFFF"/>
        <w:spacing w:before="150" w:after="150"/>
        <w:textAlignment w:val="baseline"/>
        <w:rPr>
          <w:rFonts w:ascii="Helvetica" w:hAnsi="Helvetica"/>
          <w:b/>
          <w:bCs/>
          <w:color w:val="666666"/>
          <w:sz w:val="21"/>
          <w:szCs w:val="21"/>
        </w:rPr>
      </w:pPr>
      <w:r>
        <w:rPr>
          <w:rFonts w:ascii="Helvetica" w:hAnsi="Helvetica"/>
          <w:b/>
          <w:bCs/>
          <w:color w:val="666666"/>
          <w:sz w:val="21"/>
          <w:szCs w:val="21"/>
        </w:rPr>
        <w:lastRenderedPageBreak/>
        <w:t>Output</w:t>
      </w:r>
    </w:p>
    <w:p w14:paraId="5B3C645E"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Million </w:t>
      </w:r>
      <w:proofErr w:type="gramStart"/>
      <w:r>
        <w:rPr>
          <w:rFonts w:ascii="Consolas" w:hAnsi="Consolas"/>
          <w:color w:val="333333"/>
        </w:rPr>
        <w:t>done</w:t>
      </w:r>
      <w:proofErr w:type="gramEnd"/>
    </w:p>
    <w:p w14:paraId="36E3415E"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499999500000</w:t>
      </w:r>
    </w:p>
    <w:p w14:paraId="474F771C" w14:textId="77777777" w:rsidR="00F04F75"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Consolas" w:hAnsi="Consolas"/>
          <w:color w:val="333333"/>
        </w:rPr>
      </w:pPr>
      <w:r>
        <w:rPr>
          <w:rFonts w:ascii="Consolas" w:hAnsi="Consolas"/>
          <w:color w:val="333333"/>
        </w:rPr>
        <w:t xml:space="preserve">Ten Million </w:t>
      </w:r>
      <w:proofErr w:type="gramStart"/>
      <w:r>
        <w:rPr>
          <w:rFonts w:ascii="Consolas" w:hAnsi="Consolas"/>
          <w:color w:val="333333"/>
        </w:rPr>
        <w:t>done</w:t>
      </w:r>
      <w:proofErr w:type="gramEnd"/>
    </w:p>
    <w:p w14:paraId="453E4057" w14:textId="01239188" w:rsidR="00F04F75" w:rsidRDefault="00F04F75" w:rsidP="00F04F75">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Abstraction</w:t>
      </w:r>
    </w:p>
    <w:p w14:paraId="35AD764C"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 What is Abstraction in Java?</w:t>
      </w:r>
    </w:p>
    <w:p w14:paraId="5AA01F0B"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Ans: </w:t>
      </w:r>
      <w:hyperlink r:id="rId163" w:history="1">
        <w:r>
          <w:rPr>
            <w:rStyle w:val="Hyperlink"/>
            <w:rFonts w:ascii="Segoe UI" w:hAnsi="Segoe UI" w:cs="Segoe UI"/>
            <w:sz w:val="27"/>
            <w:szCs w:val="27"/>
            <w:bdr w:val="none" w:sz="0" w:space="0" w:color="auto" w:frame="1"/>
          </w:rPr>
          <w:t>Abstraction in Java</w:t>
        </w:r>
      </w:hyperlink>
      <w:r>
        <w:rPr>
          <w:rFonts w:ascii="Segoe UI" w:hAnsi="Segoe UI" w:cs="Segoe UI"/>
          <w:color w:val="000000"/>
          <w:sz w:val="27"/>
          <w:szCs w:val="27"/>
        </w:rPr>
        <w:t> is a technique by which we can hide the data that is not required to users. It hides all unwanted data so that users can work only with the required data.</w:t>
      </w:r>
    </w:p>
    <w:p w14:paraId="4BD3D63E"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 How to achieve or implement Abstraction in Java?</w:t>
      </w:r>
    </w:p>
    <w:p w14:paraId="18CEDBEC"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There are two ways to implement abstraction in java. They are as follows:</w:t>
      </w:r>
    </w:p>
    <w:p w14:paraId="52D7A694"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 Abstract class (0 to 100%)</w:t>
      </w:r>
      <w:r>
        <w:rPr>
          <w:rFonts w:ascii="Segoe UI" w:hAnsi="Segoe UI" w:cs="Segoe UI"/>
          <w:color w:val="000000"/>
          <w:sz w:val="27"/>
          <w:szCs w:val="27"/>
        </w:rPr>
        <w:br/>
        <w:t>b) Interface (100%)</w:t>
      </w:r>
    </w:p>
    <w:p w14:paraId="361E5E4C"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 What is Abstract class in Java? How to define it?</w:t>
      </w:r>
    </w:p>
    <w:p w14:paraId="46145DFB"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An abstract class in java is a class that is declared with an abstract keyword.</w:t>
      </w:r>
    </w:p>
    <w:p w14:paraId="16662DE5"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Example of Abstract class:</w:t>
      </w:r>
    </w:p>
    <w:p w14:paraId="68FB572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abstract class Test {</w:t>
      </w:r>
    </w:p>
    <w:p w14:paraId="0D4B260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abstract void </w:t>
      </w:r>
      <w:proofErr w:type="gramStart"/>
      <w:r>
        <w:rPr>
          <w:rFonts w:ascii="inherit" w:hAnsi="inherit"/>
          <w:color w:val="FFFFFF"/>
          <w:spacing w:val="12"/>
          <w:sz w:val="26"/>
          <w:szCs w:val="26"/>
        </w:rPr>
        <w:t>show(</w:t>
      </w:r>
      <w:proofErr w:type="gramEnd"/>
      <w:r>
        <w:rPr>
          <w:rFonts w:ascii="inherit" w:hAnsi="inherit"/>
          <w:color w:val="FFFFFF"/>
          <w:spacing w:val="12"/>
          <w:sz w:val="26"/>
          <w:szCs w:val="26"/>
        </w:rPr>
        <w:t>);</w:t>
      </w:r>
    </w:p>
    <w:p w14:paraId="16FF5AA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5D45664C"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4. What is the difference between abstract class and concrete class?</w:t>
      </w:r>
    </w:p>
    <w:p w14:paraId="4A726333"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There are mainly two differences between an abstract class and concrete class. They are:</w:t>
      </w:r>
    </w:p>
    <w:p w14:paraId="21548375"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 We cannot create an object of abstract class. Only objects of its non-abstract (or concrete) sub classes can be created.</w:t>
      </w:r>
    </w:p>
    <w:p w14:paraId="4243D082"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b) It can have zero or more abstract methods that are not allowed in a non-abstract class (concrete class).</w:t>
      </w:r>
    </w:p>
    <w:p w14:paraId="3EA2DD20"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lastRenderedPageBreak/>
        <w:t>5. What is Abstract in Java?</w:t>
      </w:r>
    </w:p>
    <w:p w14:paraId="0909DC8F"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Abstract is a non-access modifier in java that is applicable for classes, interfaces, methods, and inner classes.</w:t>
      </w:r>
    </w:p>
    <w:p w14:paraId="5A5F1BCF"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6. Can abstract modifier applicable for variables?</w:t>
      </w:r>
    </w:p>
    <w:p w14:paraId="0DBAC771"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w:t>
      </w:r>
    </w:p>
    <w:p w14:paraId="5181FB76"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7. What is Abstract method in Java?</w:t>
      </w:r>
    </w:p>
    <w:p w14:paraId="0298CDAA"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 method which is declared with abstract modifier and has no implementation (means no body) is called abstract method in java.</w:t>
      </w:r>
    </w:p>
    <w:p w14:paraId="3B16A689"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It does not contain any body. It has simply a signature declaration followed by a semicolon. It has the following general form as given below.</w:t>
      </w:r>
    </w:p>
    <w:p w14:paraId="6EFF9CF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Syntax: </w:t>
      </w:r>
    </w:p>
    <w:p w14:paraId="5F351C8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type </w:t>
      </w:r>
      <w:proofErr w:type="spellStart"/>
      <w:r>
        <w:rPr>
          <w:rFonts w:ascii="inherit" w:hAnsi="inherit"/>
          <w:color w:val="FFFFFF"/>
          <w:spacing w:val="12"/>
          <w:sz w:val="26"/>
          <w:szCs w:val="26"/>
        </w:rPr>
        <w:t>MethodName</w:t>
      </w:r>
      <w:proofErr w:type="spellEnd"/>
      <w:r>
        <w:rPr>
          <w:rFonts w:ascii="inherit" w:hAnsi="inherit"/>
          <w:color w:val="FFFFFF"/>
          <w:spacing w:val="12"/>
          <w:sz w:val="26"/>
          <w:szCs w:val="26"/>
        </w:rPr>
        <w:t>(arguments); // No body</w:t>
      </w:r>
    </w:p>
    <w:p w14:paraId="139513E2"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p>
    <w:p w14:paraId="5928839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For example:</w:t>
      </w:r>
    </w:p>
    <w:p w14:paraId="024D246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void </w:t>
      </w:r>
      <w:proofErr w:type="gramStart"/>
      <w:r>
        <w:rPr>
          <w:rFonts w:ascii="inherit" w:hAnsi="inherit"/>
          <w:color w:val="FFFFFF"/>
          <w:spacing w:val="12"/>
          <w:sz w:val="26"/>
          <w:szCs w:val="26"/>
        </w:rPr>
        <w:t>msg(</w:t>
      </w:r>
      <w:proofErr w:type="gramEnd"/>
      <w:r>
        <w:rPr>
          <w:rFonts w:ascii="inherit" w:hAnsi="inherit"/>
          <w:color w:val="FFFFFF"/>
          <w:spacing w:val="12"/>
          <w:sz w:val="26"/>
          <w:szCs w:val="26"/>
        </w:rPr>
        <w:t>); // No body.</w:t>
      </w:r>
    </w:p>
    <w:p w14:paraId="647B4B01"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8. Can an abstract method be declared as static?</w:t>
      </w:r>
    </w:p>
    <w:p w14:paraId="68F9444C"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w:t>
      </w:r>
    </w:p>
    <w:p w14:paraId="3DBE0DC6"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9. Can an abstract method be declared with private modifier?</w:t>
      </w:r>
    </w:p>
    <w:p w14:paraId="3F232990"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it cannot be private because the abstract method must be implemented in the child class. If we declare it as private, we cannot implement it from outside the class.</w:t>
      </w:r>
    </w:p>
    <w:p w14:paraId="42FE61D6"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10. What is Concrete method in Java?</w:t>
      </w:r>
    </w:p>
    <w:p w14:paraId="33FC377E"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 concrete method in Java is a method which has always the body. It is also called a complete method in java.</w:t>
      </w:r>
    </w:p>
    <w:p w14:paraId="6DE9B410"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11. When to use Abstract class in Java?</w:t>
      </w:r>
    </w:p>
    <w:p w14:paraId="39ADBB1B"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An abstract class can be used when we need to share the same method to all non-abstract sub classes with their own specific implementations.</w:t>
      </w:r>
    </w:p>
    <w:p w14:paraId="58EFC6DC" w14:textId="77777777" w:rsidR="00F04F75" w:rsidRDefault="00F04F75" w:rsidP="00F04F75">
      <w:pPr>
        <w:rPr>
          <w:rFonts w:ascii="Times New Roman" w:hAnsi="Times New Roman" w:cs="Times New Roman"/>
          <w:sz w:val="24"/>
          <w:szCs w:val="24"/>
        </w:rPr>
      </w:pPr>
      <w:r>
        <w:rPr>
          <w:rFonts w:ascii="Segoe UI" w:hAnsi="Segoe UI" w:cs="Segoe UI"/>
          <w:color w:val="000000"/>
          <w:sz w:val="27"/>
          <w:szCs w:val="27"/>
        </w:rPr>
        <w:lastRenderedPageBreak/>
        <w:br/>
      </w:r>
      <w:r>
        <w:rPr>
          <w:rStyle w:val="Strong"/>
          <w:rFonts w:ascii="Segoe UI" w:hAnsi="Segoe UI" w:cs="Segoe UI"/>
          <w:color w:val="000000"/>
          <w:sz w:val="27"/>
          <w:szCs w:val="27"/>
          <w:bdr w:val="none" w:sz="0" w:space="0" w:color="auto" w:frame="1"/>
          <w:shd w:val="clear" w:color="auto" w:fill="FFFFFF"/>
        </w:rPr>
        <w:t>12. When to use Abstract method in Java?</w:t>
      </w:r>
    </w:p>
    <w:p w14:paraId="01ACCDC7"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 xml:space="preserve">Ans: An abstract method can be </w:t>
      </w:r>
      <w:proofErr w:type="gramStart"/>
      <w:r>
        <w:rPr>
          <w:rFonts w:ascii="Segoe UI" w:hAnsi="Segoe UI" w:cs="Segoe UI"/>
          <w:color w:val="000000"/>
          <w:sz w:val="27"/>
          <w:szCs w:val="27"/>
        </w:rPr>
        <w:t>used</w:t>
      </w:r>
      <w:proofErr w:type="gramEnd"/>
    </w:p>
    <w:p w14:paraId="5D5EF554"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 xml:space="preserve">a) When the same method </w:t>
      </w:r>
      <w:proofErr w:type="gramStart"/>
      <w:r>
        <w:rPr>
          <w:rFonts w:ascii="Segoe UI" w:hAnsi="Segoe UI" w:cs="Segoe UI"/>
          <w:color w:val="000000"/>
          <w:sz w:val="27"/>
          <w:szCs w:val="27"/>
        </w:rPr>
        <w:t>has to</w:t>
      </w:r>
      <w:proofErr w:type="gramEnd"/>
      <w:r>
        <w:rPr>
          <w:rFonts w:ascii="Segoe UI" w:hAnsi="Segoe UI" w:cs="Segoe UI"/>
          <w:color w:val="000000"/>
          <w:sz w:val="27"/>
          <w:szCs w:val="27"/>
        </w:rPr>
        <w:t xml:space="preserve"> perform different tasks depending on the object calling it.</w:t>
      </w:r>
      <w:r>
        <w:rPr>
          <w:rFonts w:ascii="Segoe UI" w:hAnsi="Segoe UI" w:cs="Segoe UI"/>
          <w:color w:val="000000"/>
          <w:sz w:val="27"/>
          <w:szCs w:val="27"/>
        </w:rPr>
        <w:br/>
        <w:t>b) When you need to be overridden in its non-abstract subclasses.</w:t>
      </w:r>
    </w:p>
    <w:p w14:paraId="1EF66D8A"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13. Is abstract class a pure abstraction in Java?</w:t>
      </w:r>
    </w:p>
    <w:p w14:paraId="6ED4FF54"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 xml:space="preserve">Ans: No, </w:t>
      </w:r>
      <w:proofErr w:type="gramStart"/>
      <w:r>
        <w:rPr>
          <w:rFonts w:ascii="Segoe UI" w:hAnsi="Segoe UI" w:cs="Segoe UI"/>
          <w:color w:val="000000"/>
          <w:sz w:val="27"/>
          <w:szCs w:val="27"/>
        </w:rPr>
        <w:t>It</w:t>
      </w:r>
      <w:proofErr w:type="gramEnd"/>
      <w:r>
        <w:rPr>
          <w:rFonts w:ascii="Segoe UI" w:hAnsi="Segoe UI" w:cs="Segoe UI"/>
          <w:color w:val="000000"/>
          <w:sz w:val="27"/>
          <w:szCs w:val="27"/>
        </w:rPr>
        <w:t xml:space="preserve"> provides 0 to 100% abstraction.</w:t>
      </w:r>
    </w:p>
    <w:p w14:paraId="7C541C31"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14. Is it possible to create an object of abstract class in Java?</w:t>
      </w:r>
    </w:p>
    <w:p w14:paraId="41CA8C8C"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 xml:space="preserve">Ans: No. It is not </w:t>
      </w:r>
      <w:proofErr w:type="gramStart"/>
      <w:r>
        <w:rPr>
          <w:rFonts w:ascii="Segoe UI" w:hAnsi="Segoe UI" w:cs="Segoe UI"/>
          <w:color w:val="000000"/>
          <w:sz w:val="27"/>
          <w:szCs w:val="27"/>
        </w:rPr>
        <w:t>possible</w:t>
      </w:r>
      <w:proofErr w:type="gramEnd"/>
      <w:r>
        <w:rPr>
          <w:rFonts w:ascii="Segoe UI" w:hAnsi="Segoe UI" w:cs="Segoe UI"/>
          <w:color w:val="000000"/>
          <w:sz w:val="27"/>
          <w:szCs w:val="27"/>
        </w:rPr>
        <w:t xml:space="preserve"> but we can create an object of its subclass.</w:t>
      </w:r>
    </w:p>
    <w:p w14:paraId="127E9D5F"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15. Is it possible that an abstract class can have without any abstract method?</w:t>
      </w:r>
    </w:p>
    <w:p w14:paraId="1E67F611"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Yes.</w:t>
      </w:r>
    </w:p>
    <w:p w14:paraId="1557B8A1"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16. Can an abstract class have constructor?</w:t>
      </w:r>
    </w:p>
    <w:p w14:paraId="6152B2C8"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Yes.</w:t>
      </w:r>
    </w:p>
    <w:p w14:paraId="3CA188A2"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17. Is abstract class allow to define private, final, static, and concrete methods?</w:t>
      </w:r>
    </w:p>
    <w:p w14:paraId="1C0390DC"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Yes.</w:t>
      </w:r>
    </w:p>
    <w:p w14:paraId="4FD911E0"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18. Is it possible to achieve multiple inheritance through abstract class?</w:t>
      </w:r>
    </w:p>
    <w:p w14:paraId="558FA2EE"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w:t>
      </w:r>
    </w:p>
    <w:p w14:paraId="026A552A"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19. Can we make an abstract class without abstract keyword?</w:t>
      </w:r>
    </w:p>
    <w:p w14:paraId="4451D16C"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a class must be declared with abstract keyword to make an abstract class.</w:t>
      </w:r>
    </w:p>
    <w:p w14:paraId="11DBF9AD"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20. Can we define an abstract method inside non-abstract class (concrete class)?</w:t>
      </w:r>
    </w:p>
    <w:p w14:paraId="3F06195F"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we cannot define an abstract method in non-abstract class.</w:t>
      </w:r>
    </w:p>
    <w:p w14:paraId="68081BD7"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For example:</w:t>
      </w:r>
    </w:p>
    <w:p w14:paraId="1A20E82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class Test {</w:t>
      </w:r>
    </w:p>
    <w:p w14:paraId="7B76692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void </w:t>
      </w:r>
      <w:proofErr w:type="gramStart"/>
      <w:r>
        <w:rPr>
          <w:rFonts w:ascii="inherit" w:hAnsi="inherit"/>
          <w:color w:val="FFFFFF"/>
          <w:spacing w:val="12"/>
          <w:sz w:val="26"/>
          <w:szCs w:val="26"/>
        </w:rPr>
        <w:t>show(</w:t>
      </w:r>
      <w:proofErr w:type="gramEnd"/>
      <w:r>
        <w:rPr>
          <w:rFonts w:ascii="inherit" w:hAnsi="inherit"/>
          <w:color w:val="FFFFFF"/>
          <w:spacing w:val="12"/>
          <w:sz w:val="26"/>
          <w:szCs w:val="26"/>
        </w:rPr>
        <w:t>);</w:t>
      </w:r>
    </w:p>
    <w:p w14:paraId="08AD8A6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w:t>
      </w:r>
    </w:p>
    <w:p w14:paraId="04A2C3DF"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The above code will generate a compile-time error.</w:t>
      </w:r>
    </w:p>
    <w:p w14:paraId="7340F58F"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21. Which among the following code have errors?</w:t>
      </w:r>
    </w:p>
    <w:p w14:paraId="1E196DF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a) abstract class A {</w:t>
      </w:r>
      <w:r>
        <w:rPr>
          <w:rFonts w:ascii="inherit" w:hAnsi="inherit"/>
          <w:color w:val="FFFFFF"/>
          <w:spacing w:val="12"/>
          <w:sz w:val="26"/>
          <w:szCs w:val="26"/>
        </w:rPr>
        <w:tab/>
      </w:r>
    </w:p>
    <w:p w14:paraId="509BFEF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m1(</w:t>
      </w:r>
      <w:proofErr w:type="gramStart"/>
      <w:r>
        <w:rPr>
          <w:rFonts w:ascii="inherit" w:hAnsi="inherit"/>
          <w:color w:val="FFFFFF"/>
          <w:spacing w:val="12"/>
          <w:sz w:val="26"/>
          <w:szCs w:val="26"/>
        </w:rPr>
        <w:t>);</w:t>
      </w:r>
      <w:proofErr w:type="gramEnd"/>
    </w:p>
    <w:p w14:paraId="0B91DF1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7629460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b) public class A {</w:t>
      </w:r>
      <w:r>
        <w:rPr>
          <w:rFonts w:ascii="inherit" w:hAnsi="inherit"/>
          <w:color w:val="FFFFFF"/>
          <w:spacing w:val="12"/>
          <w:sz w:val="26"/>
          <w:szCs w:val="26"/>
        </w:rPr>
        <w:tab/>
      </w:r>
    </w:p>
    <w:p w14:paraId="286F98D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void m1(</w:t>
      </w:r>
      <w:proofErr w:type="gramStart"/>
      <w:r>
        <w:rPr>
          <w:rFonts w:ascii="inherit" w:hAnsi="inherit"/>
          <w:color w:val="FFFFFF"/>
          <w:spacing w:val="12"/>
          <w:sz w:val="26"/>
          <w:szCs w:val="26"/>
        </w:rPr>
        <w:t>);</w:t>
      </w:r>
      <w:proofErr w:type="gramEnd"/>
    </w:p>
    <w:p w14:paraId="5C4728F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30FBD37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c) abstract public class A {</w:t>
      </w:r>
      <w:r>
        <w:rPr>
          <w:rFonts w:ascii="inherit" w:hAnsi="inherit"/>
          <w:color w:val="FFFFFF"/>
          <w:spacing w:val="12"/>
          <w:sz w:val="26"/>
          <w:szCs w:val="26"/>
        </w:rPr>
        <w:tab/>
      </w:r>
    </w:p>
    <w:p w14:paraId="47ED45F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void m1(</w:t>
      </w:r>
      <w:proofErr w:type="gramStart"/>
      <w:r>
        <w:rPr>
          <w:rFonts w:ascii="inherit" w:hAnsi="inherit"/>
          <w:color w:val="FFFFFF"/>
          <w:spacing w:val="12"/>
          <w:sz w:val="26"/>
          <w:szCs w:val="26"/>
        </w:rPr>
        <w:t>);</w:t>
      </w:r>
      <w:proofErr w:type="gramEnd"/>
    </w:p>
    <w:p w14:paraId="74A2E41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2815E0E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d) abstract public class A {</w:t>
      </w:r>
      <w:r>
        <w:rPr>
          <w:rFonts w:ascii="inherit" w:hAnsi="inherit"/>
          <w:color w:val="FFFFFF"/>
          <w:spacing w:val="12"/>
          <w:sz w:val="26"/>
          <w:szCs w:val="26"/>
        </w:rPr>
        <w:tab/>
      </w:r>
    </w:p>
    <w:p w14:paraId="6A62234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m1() </w:t>
      </w:r>
      <w:proofErr w:type="gramStart"/>
      <w:r>
        <w:rPr>
          <w:rFonts w:ascii="inherit" w:hAnsi="inherit"/>
          <w:color w:val="FFFFFF"/>
          <w:spacing w:val="12"/>
          <w:sz w:val="26"/>
          <w:szCs w:val="26"/>
        </w:rPr>
        <w:t>{ }</w:t>
      </w:r>
      <w:proofErr w:type="gramEnd"/>
    </w:p>
    <w:p w14:paraId="51F07CC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1F01FF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e) public abstract class A {</w:t>
      </w:r>
    </w:p>
    <w:p w14:paraId="4407CEC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void m1(</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r>
    </w:p>
    <w:p w14:paraId="7A94860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 }</w:t>
      </w:r>
      <w:r>
        <w:rPr>
          <w:rFonts w:ascii="inherit" w:hAnsi="inherit"/>
          <w:color w:val="FFFFFF"/>
          <w:spacing w:val="12"/>
          <w:sz w:val="26"/>
          <w:szCs w:val="26"/>
        </w:rPr>
        <w:tab/>
      </w:r>
    </w:p>
    <w:p w14:paraId="2EE69D4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m2() </w:t>
      </w:r>
      <w:proofErr w:type="gramStart"/>
      <w:r>
        <w:rPr>
          <w:rFonts w:ascii="inherit" w:hAnsi="inherit"/>
          <w:color w:val="FFFFFF"/>
          <w:spacing w:val="12"/>
          <w:sz w:val="26"/>
          <w:szCs w:val="26"/>
        </w:rPr>
        <w:t>{ }</w:t>
      </w:r>
      <w:proofErr w:type="gramEnd"/>
    </w:p>
    <w:p w14:paraId="602D560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64A608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f) public abstract class A {</w:t>
      </w:r>
    </w:p>
    <w:p w14:paraId="2E66CD6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int x = </w:t>
      </w:r>
      <w:proofErr w:type="gramStart"/>
      <w:r>
        <w:rPr>
          <w:rFonts w:ascii="inherit" w:hAnsi="inherit"/>
          <w:color w:val="FFFFFF"/>
          <w:spacing w:val="12"/>
          <w:sz w:val="26"/>
          <w:szCs w:val="26"/>
        </w:rPr>
        <w:t>100;</w:t>
      </w:r>
      <w:proofErr w:type="gramEnd"/>
      <w:r>
        <w:rPr>
          <w:rFonts w:ascii="inherit" w:hAnsi="inherit"/>
          <w:color w:val="FFFFFF"/>
          <w:spacing w:val="12"/>
          <w:sz w:val="26"/>
          <w:szCs w:val="26"/>
        </w:rPr>
        <w:tab/>
      </w:r>
    </w:p>
    <w:p w14:paraId="38E39E0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void m1(</w:t>
      </w:r>
      <w:proofErr w:type="gramStart"/>
      <w:r>
        <w:rPr>
          <w:rFonts w:ascii="inherit" w:hAnsi="inherit"/>
          <w:color w:val="FFFFFF"/>
          <w:spacing w:val="12"/>
          <w:sz w:val="26"/>
          <w:szCs w:val="26"/>
        </w:rPr>
        <w:t>);</w:t>
      </w:r>
      <w:proofErr w:type="gramEnd"/>
    </w:p>
    <w:p w14:paraId="0F32145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void m2(</w:t>
      </w:r>
      <w:proofErr w:type="gramStart"/>
      <w:r>
        <w:rPr>
          <w:rFonts w:ascii="inherit" w:hAnsi="inherit"/>
          <w:color w:val="FFFFFF"/>
          <w:spacing w:val="12"/>
          <w:sz w:val="26"/>
          <w:szCs w:val="26"/>
        </w:rPr>
        <w:t>);</w:t>
      </w:r>
      <w:proofErr w:type="gramEnd"/>
    </w:p>
    <w:p w14:paraId="0F42FE0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817799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g) public abstract class A {</w:t>
      </w:r>
      <w:r>
        <w:rPr>
          <w:rFonts w:ascii="inherit" w:hAnsi="inherit"/>
          <w:color w:val="FFFFFF"/>
          <w:spacing w:val="12"/>
          <w:sz w:val="26"/>
          <w:szCs w:val="26"/>
        </w:rPr>
        <w:tab/>
      </w:r>
    </w:p>
    <w:p w14:paraId="57A0F1D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void m1(</w:t>
      </w:r>
      <w:proofErr w:type="gramStart"/>
      <w:r>
        <w:rPr>
          <w:rFonts w:ascii="inherit" w:hAnsi="inherit"/>
          <w:color w:val="FFFFFF"/>
          <w:spacing w:val="12"/>
          <w:sz w:val="26"/>
          <w:szCs w:val="26"/>
        </w:rPr>
        <w:t>);</w:t>
      </w:r>
      <w:proofErr w:type="gramEnd"/>
    </w:p>
    <w:p w14:paraId="546AD0B2"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20D525B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public class Test {</w:t>
      </w:r>
    </w:p>
    <w:p w14:paraId="2C14AA4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w:t>
      </w:r>
    </w:p>
    <w:p w14:paraId="2FD56CF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 </w:t>
      </w:r>
      <w:proofErr w:type="spellStart"/>
      <w:r>
        <w:rPr>
          <w:rFonts w:ascii="inherit" w:hAnsi="inherit"/>
          <w:color w:val="FFFFFF"/>
          <w:spacing w:val="12"/>
          <w:sz w:val="26"/>
          <w:szCs w:val="26"/>
        </w:rPr>
        <w:t>a</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w:t>
      </w:r>
    </w:p>
    <w:p w14:paraId="29C20D4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4845CE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34ED947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h) public abstract class A {</w:t>
      </w:r>
      <w:r>
        <w:rPr>
          <w:rFonts w:ascii="inherit" w:hAnsi="inherit"/>
          <w:color w:val="FFFFFF"/>
          <w:spacing w:val="12"/>
          <w:sz w:val="26"/>
          <w:szCs w:val="26"/>
        </w:rPr>
        <w:tab/>
      </w:r>
    </w:p>
    <w:p w14:paraId="19646A3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void m1(</w:t>
      </w:r>
      <w:proofErr w:type="gramStart"/>
      <w:r>
        <w:rPr>
          <w:rFonts w:ascii="inherit" w:hAnsi="inherit"/>
          <w:color w:val="FFFFFF"/>
          <w:spacing w:val="12"/>
          <w:sz w:val="26"/>
          <w:szCs w:val="26"/>
        </w:rPr>
        <w:t>);</w:t>
      </w:r>
      <w:proofErr w:type="gramEnd"/>
    </w:p>
    <w:p w14:paraId="3C4AF46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 }</w:t>
      </w:r>
    </w:p>
    <w:p w14:paraId="228DFC8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static void m2()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("Hello Java!")</w:t>
      </w:r>
      <w:proofErr w:type="gramStart"/>
      <w:r>
        <w:rPr>
          <w:rFonts w:ascii="inherit" w:hAnsi="inherit"/>
          <w:color w:val="FFFFFF"/>
          <w:spacing w:val="12"/>
          <w:sz w:val="26"/>
          <w:szCs w:val="26"/>
        </w:rPr>
        <w:t>; }</w:t>
      </w:r>
      <w:proofErr w:type="gramEnd"/>
    </w:p>
    <w:p w14:paraId="3C1D0E2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1B58CF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public class B extends A {</w:t>
      </w:r>
    </w:p>
    <w:p w14:paraId="6CEED26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m1</w:t>
      </w:r>
      <w:proofErr w:type="gramStart"/>
      <w:r>
        <w:rPr>
          <w:rFonts w:ascii="inherit" w:hAnsi="inherit"/>
          <w:color w:val="FFFFFF"/>
          <w:spacing w:val="12"/>
          <w:sz w:val="26"/>
          <w:szCs w:val="26"/>
        </w:rPr>
        <w:t>(){</w:t>
      </w:r>
      <w:proofErr w:type="gramEnd"/>
    </w:p>
    <w:p w14:paraId="210A830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A.m2(</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 </w:t>
      </w:r>
    </w:p>
    <w:p w14:paraId="2B5058D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46DE32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6B083A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p>
    <w:p w14:paraId="7CB826E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proofErr w:type="spellStart"/>
      <w:r>
        <w:rPr>
          <w:rFonts w:ascii="inherit" w:hAnsi="inherit"/>
          <w:color w:val="FFFFFF"/>
          <w:spacing w:val="12"/>
          <w:sz w:val="26"/>
          <w:szCs w:val="26"/>
        </w:rPr>
        <w:t>i</w:t>
      </w:r>
      <w:proofErr w:type="spellEnd"/>
      <w:r>
        <w:rPr>
          <w:rFonts w:ascii="inherit" w:hAnsi="inherit"/>
          <w:color w:val="FFFFFF"/>
          <w:spacing w:val="12"/>
          <w:sz w:val="26"/>
          <w:szCs w:val="26"/>
        </w:rPr>
        <w:t>) public abstract class A {</w:t>
      </w:r>
      <w:r>
        <w:rPr>
          <w:rFonts w:ascii="inherit" w:hAnsi="inherit"/>
          <w:color w:val="FFFFFF"/>
          <w:spacing w:val="12"/>
          <w:sz w:val="26"/>
          <w:szCs w:val="26"/>
        </w:rPr>
        <w:tab/>
      </w:r>
    </w:p>
    <w:p w14:paraId="3FB9B92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void m1(</w:t>
      </w:r>
      <w:proofErr w:type="gramStart"/>
      <w:r>
        <w:rPr>
          <w:rFonts w:ascii="inherit" w:hAnsi="inherit"/>
          <w:color w:val="FFFFFF"/>
          <w:spacing w:val="12"/>
          <w:sz w:val="26"/>
          <w:szCs w:val="26"/>
        </w:rPr>
        <w:t>);</w:t>
      </w:r>
      <w:proofErr w:type="gramEnd"/>
    </w:p>
    <w:p w14:paraId="5300AE1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private </w:t>
      </w:r>
      <w:proofErr w:type="gramStart"/>
      <w:r>
        <w:rPr>
          <w:rFonts w:ascii="inherit" w:hAnsi="inherit"/>
          <w:color w:val="FFFFFF"/>
          <w:spacing w:val="12"/>
          <w:sz w:val="26"/>
          <w:szCs w:val="26"/>
        </w:rPr>
        <w:t>A(</w:t>
      </w:r>
      <w:proofErr w:type="gramEnd"/>
      <w:r>
        <w:rPr>
          <w:rFonts w:ascii="inherit" w:hAnsi="inherit"/>
          <w:color w:val="FFFFFF"/>
          <w:spacing w:val="12"/>
          <w:sz w:val="26"/>
          <w:szCs w:val="26"/>
        </w:rPr>
        <w:t>){ }</w:t>
      </w:r>
    </w:p>
    <w:p w14:paraId="5C226BA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2F8A0A8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public class B extends A </w:t>
      </w:r>
      <w:proofErr w:type="gramStart"/>
      <w:r>
        <w:rPr>
          <w:rFonts w:ascii="inherit" w:hAnsi="inherit"/>
          <w:color w:val="FFFFFF"/>
          <w:spacing w:val="12"/>
          <w:sz w:val="26"/>
          <w:szCs w:val="26"/>
        </w:rPr>
        <w:t>{ }</w:t>
      </w:r>
      <w:proofErr w:type="gramEnd"/>
    </w:p>
    <w:p w14:paraId="5DC33489"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 xml:space="preserve">Ans: a, b, f, g, </w:t>
      </w:r>
      <w:proofErr w:type="spellStart"/>
      <w:r>
        <w:rPr>
          <w:rFonts w:ascii="Segoe UI" w:hAnsi="Segoe UI" w:cs="Segoe UI"/>
          <w:color w:val="000000"/>
          <w:sz w:val="27"/>
          <w:szCs w:val="27"/>
        </w:rPr>
        <w:t>i</w:t>
      </w:r>
      <w:proofErr w:type="spellEnd"/>
      <w:r>
        <w:rPr>
          <w:rFonts w:ascii="Segoe UI" w:hAnsi="Segoe UI" w:cs="Segoe UI"/>
          <w:color w:val="000000"/>
          <w:sz w:val="27"/>
          <w:szCs w:val="27"/>
        </w:rPr>
        <w:t>.</w:t>
      </w:r>
    </w:p>
    <w:p w14:paraId="24C354E5" w14:textId="77777777" w:rsidR="00F04F75" w:rsidRDefault="00F04F75" w:rsidP="00F04F75">
      <w:pPr>
        <w:rPr>
          <w:rFonts w:ascii="Times New Roman" w:hAnsi="Times New Roman" w:cs="Times New Roman"/>
          <w:sz w:val="24"/>
          <w:szCs w:val="24"/>
        </w:rPr>
      </w:pPr>
      <w:r>
        <w:rPr>
          <w:rFonts w:ascii="Segoe UI" w:hAnsi="Segoe UI" w:cs="Segoe UI"/>
          <w:color w:val="000000"/>
          <w:sz w:val="27"/>
          <w:szCs w:val="27"/>
        </w:rPr>
        <w:br/>
      </w:r>
      <w:r>
        <w:rPr>
          <w:rStyle w:val="Strong"/>
          <w:rFonts w:ascii="Segoe UI" w:hAnsi="Segoe UI" w:cs="Segoe UI"/>
          <w:color w:val="000000"/>
          <w:sz w:val="27"/>
          <w:szCs w:val="27"/>
          <w:bdr w:val="none" w:sz="0" w:space="0" w:color="auto" w:frame="1"/>
          <w:shd w:val="clear" w:color="auto" w:fill="FFFFFF"/>
        </w:rPr>
        <w:t>22. Will the following code compile successfully? If yes, what will be the output of program?</w:t>
      </w:r>
    </w:p>
    <w:p w14:paraId="749CA8F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abstract class A {</w:t>
      </w:r>
    </w:p>
    <w:p w14:paraId="390AC20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abstract void m1(A a</w:t>
      </w:r>
      <w:proofErr w:type="gramStart"/>
      <w:r>
        <w:rPr>
          <w:rFonts w:ascii="inherit" w:hAnsi="inherit"/>
          <w:color w:val="FFFFFF"/>
          <w:spacing w:val="12"/>
          <w:sz w:val="26"/>
          <w:szCs w:val="26"/>
        </w:rPr>
        <w:t>);</w:t>
      </w:r>
      <w:proofErr w:type="gramEnd"/>
    </w:p>
    <w:p w14:paraId="6CC3611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1E70663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B extends A {</w:t>
      </w:r>
    </w:p>
    <w:p w14:paraId="590DB13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void m1(A a) {</w:t>
      </w:r>
    </w:p>
    <w:p w14:paraId="7D55043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 xml:space="preserve"> </w:t>
      </w:r>
      <w:r>
        <w:rPr>
          <w:rFonts w:ascii="inherit" w:hAnsi="inherit"/>
          <w:color w:val="FFFFFF"/>
          <w:spacing w:val="12"/>
          <w:sz w:val="26"/>
          <w:szCs w:val="26"/>
        </w:rPr>
        <w:tab/>
      </w:r>
    </w:p>
    <w:p w14:paraId="418EAAE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93E8D4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FBE82D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public class C extends B {</w:t>
      </w:r>
    </w:p>
    <w:p w14:paraId="1AAEEFE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void m1(B b) {</w:t>
      </w:r>
      <w:r>
        <w:rPr>
          <w:rFonts w:ascii="inherit" w:hAnsi="inherit"/>
          <w:color w:val="FFFFFF"/>
          <w:spacing w:val="12"/>
          <w:sz w:val="26"/>
          <w:szCs w:val="26"/>
        </w:rPr>
        <w:tab/>
      </w:r>
    </w:p>
    <w:p w14:paraId="4435B99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("Two"</w:t>
      </w:r>
      <w:proofErr w:type="gramStart"/>
      <w:r>
        <w:rPr>
          <w:rFonts w:ascii="inherit" w:hAnsi="inherit"/>
          <w:color w:val="FFFFFF"/>
          <w:spacing w:val="12"/>
          <w:sz w:val="26"/>
          <w:szCs w:val="26"/>
        </w:rPr>
        <w:t>);</w:t>
      </w:r>
      <w:proofErr w:type="gramEnd"/>
    </w:p>
    <w:p w14:paraId="5C1EE0A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super.m1(new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279D42F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71F68A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6AFDD35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26A164D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w:t>
      </w:r>
    </w:p>
    <w:p w14:paraId="18A60A1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C </w:t>
      </w:r>
      <w:proofErr w:type="spellStart"/>
      <w:r>
        <w:rPr>
          <w:rFonts w:ascii="inherit" w:hAnsi="inherit"/>
          <w:color w:val="FFFFFF"/>
          <w:spacing w:val="12"/>
          <w:sz w:val="26"/>
          <w:szCs w:val="26"/>
        </w:rPr>
        <w:t>c</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C(</w:t>
      </w:r>
      <w:proofErr w:type="gramEnd"/>
      <w:r>
        <w:rPr>
          <w:rFonts w:ascii="inherit" w:hAnsi="inherit"/>
          <w:color w:val="FFFFFF"/>
          <w:spacing w:val="12"/>
          <w:sz w:val="26"/>
          <w:szCs w:val="26"/>
        </w:rPr>
        <w:t>);</w:t>
      </w:r>
    </w:p>
    <w:p w14:paraId="34DDA52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c.m1(new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361523E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641030B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5C2A7CE1"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Yes, the above code will be compiled successfully. The output of above program is Two, One.</w:t>
      </w:r>
    </w:p>
    <w:p w14:paraId="6505A2BF"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23. What will happen if we do not override all abstract methods in subclass?</w:t>
      </w:r>
      <w:r>
        <w:rPr>
          <w:rFonts w:ascii="Segoe UI" w:hAnsi="Segoe UI" w:cs="Segoe UI"/>
          <w:color w:val="000000"/>
          <w:sz w:val="27"/>
          <w:szCs w:val="27"/>
        </w:rPr>
        <w:br/>
        <w:t xml:space="preserve">Or, what will happen if we do not provide </w:t>
      </w:r>
      <w:proofErr w:type="gramStart"/>
      <w:r>
        <w:rPr>
          <w:rFonts w:ascii="Segoe UI" w:hAnsi="Segoe UI" w:cs="Segoe UI"/>
          <w:color w:val="000000"/>
          <w:sz w:val="27"/>
          <w:szCs w:val="27"/>
        </w:rPr>
        <w:t>implementation</w:t>
      </w:r>
      <w:proofErr w:type="gramEnd"/>
      <w:r>
        <w:rPr>
          <w:rFonts w:ascii="Segoe UI" w:hAnsi="Segoe UI" w:cs="Segoe UI"/>
          <w:color w:val="000000"/>
          <w:sz w:val="27"/>
          <w:szCs w:val="27"/>
        </w:rPr>
        <w:t xml:space="preserve"> for all abstract methods in subclass?</w:t>
      </w:r>
    </w:p>
    <w:p w14:paraId="24415F84"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Java compiler will generate compile time error. We will have to override all abstract methods in subclass.</w:t>
      </w:r>
    </w:p>
    <w:p w14:paraId="7AFA1488"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24. What is the difference between Abstraction and Encapsulation?</w:t>
      </w:r>
    </w:p>
    <w:p w14:paraId="66F28D7B"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Ans: Abstraction hides the implementation details from users whereas, </w:t>
      </w:r>
      <w:hyperlink r:id="rId164" w:history="1">
        <w:r>
          <w:rPr>
            <w:rStyle w:val="Hyperlink"/>
            <w:rFonts w:ascii="Segoe UI" w:hAnsi="Segoe UI" w:cs="Segoe UI"/>
            <w:sz w:val="27"/>
            <w:szCs w:val="27"/>
            <w:bdr w:val="none" w:sz="0" w:space="0" w:color="auto" w:frame="1"/>
          </w:rPr>
          <w:t>encapsulation</w:t>
        </w:r>
      </w:hyperlink>
      <w:r>
        <w:rPr>
          <w:rFonts w:ascii="Segoe UI" w:hAnsi="Segoe UI" w:cs="Segoe UI"/>
          <w:color w:val="000000"/>
          <w:sz w:val="27"/>
          <w:szCs w:val="27"/>
        </w:rPr>
        <w:t> wraps (binds) data and code into a single unit.</w:t>
      </w:r>
    </w:p>
    <w:p w14:paraId="022A8D11"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25. Why abstract class has constructor even though you cannot create object?</w:t>
      </w:r>
    </w:p>
    <w:p w14:paraId="35726F70"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lastRenderedPageBreak/>
        <w:t xml:space="preserve">Ans: We cannot create an object of abstract </w:t>
      </w:r>
      <w:proofErr w:type="gramStart"/>
      <w:r>
        <w:rPr>
          <w:rFonts w:ascii="Segoe UI" w:hAnsi="Segoe UI" w:cs="Segoe UI"/>
          <w:color w:val="000000"/>
          <w:sz w:val="27"/>
          <w:szCs w:val="27"/>
        </w:rPr>
        <w:t>class</w:t>
      </w:r>
      <w:proofErr w:type="gramEnd"/>
      <w:r>
        <w:rPr>
          <w:rFonts w:ascii="Segoe UI" w:hAnsi="Segoe UI" w:cs="Segoe UI"/>
          <w:color w:val="000000"/>
          <w:sz w:val="27"/>
          <w:szCs w:val="27"/>
        </w:rPr>
        <w:t xml:space="preserve"> but we can create an object of subclass of abstract class. When we create an object of subclass of an abstract class, it calls the constructor of subclass.</w:t>
      </w:r>
    </w:p>
    <w:p w14:paraId="0229E041"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This subclass constructor has a super keyword in the first line that calls constructor of an abstract class. Thus, the constructors of an abstract class are used from constructor of its subclass.</w:t>
      </w:r>
    </w:p>
    <w:p w14:paraId="1B8CC973"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If the abstract class doesn’t have constructor, a class that extends that abstract class will not get compiled.</w:t>
      </w:r>
    </w:p>
    <w:p w14:paraId="0318FE3A"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26. Why should we create reference to superclass (abstract class reference)?</w:t>
      </w:r>
    </w:p>
    <w:p w14:paraId="70DD9916"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We should create a reference of the superclass to access subclass features because superclass reference allows only to access those features of subclass which have already declared in superclass.</w:t>
      </w:r>
    </w:p>
    <w:p w14:paraId="0046CCAC"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If you create an individual method in subclass, the superclass reference cannot access that method. Thus, any programmer cannot add their own additional features in subclasses other than whatever is given in superclass.</w:t>
      </w:r>
    </w:p>
    <w:p w14:paraId="37268746"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27. What is the advantage of Abstract class in Java?</w:t>
      </w:r>
    </w:p>
    <w:p w14:paraId="5C206963"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 main advantages of using abstract class are as follows:</w:t>
      </w:r>
    </w:p>
    <w:p w14:paraId="6277E4D6" w14:textId="77777777" w:rsidR="00F04F75" w:rsidRDefault="00F04F75" w:rsidP="00F04F75">
      <w:pPr>
        <w:numPr>
          <w:ilvl w:val="0"/>
          <w:numId w:val="270"/>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Abstract class makes programming better and more flexible by giving the scope of implementing abstract methods.</w:t>
      </w:r>
    </w:p>
    <w:p w14:paraId="2C92D8D5" w14:textId="77777777" w:rsidR="00F04F75" w:rsidRDefault="00F04F75" w:rsidP="00F04F75">
      <w:pPr>
        <w:numPr>
          <w:ilvl w:val="0"/>
          <w:numId w:val="270"/>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Programmer can implement abstract method to perform different tasks depending on the need.</w:t>
      </w:r>
    </w:p>
    <w:p w14:paraId="18953D38" w14:textId="77777777" w:rsidR="00F04F75" w:rsidRDefault="00F04F75" w:rsidP="00F04F75">
      <w:pPr>
        <w:numPr>
          <w:ilvl w:val="0"/>
          <w:numId w:val="270"/>
        </w:numPr>
        <w:shd w:val="clear" w:color="auto" w:fill="FFFFFF"/>
        <w:spacing w:after="0" w:line="240" w:lineRule="auto"/>
        <w:ind w:left="1440"/>
        <w:rPr>
          <w:rFonts w:ascii="Segoe UI" w:hAnsi="Segoe UI" w:cs="Segoe UI"/>
          <w:color w:val="000000"/>
          <w:sz w:val="27"/>
          <w:szCs w:val="27"/>
        </w:rPr>
      </w:pPr>
      <w:r>
        <w:rPr>
          <w:rFonts w:ascii="Segoe UI" w:hAnsi="Segoe UI" w:cs="Segoe UI"/>
          <w:color w:val="000000"/>
          <w:sz w:val="27"/>
          <w:szCs w:val="27"/>
        </w:rPr>
        <w:t>We can easily manage code.</w:t>
      </w:r>
    </w:p>
    <w:p w14:paraId="305A5F04"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28. Will the code compile successfully? If yes, what will be the output?</w:t>
      </w:r>
    </w:p>
    <w:p w14:paraId="15FBF5D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abstract class A {</w:t>
      </w:r>
    </w:p>
    <w:p w14:paraId="7E132DB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abstract void m1(</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r>
    </w:p>
    <w:p w14:paraId="40CCD16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C8AC1E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B extends A {</w:t>
      </w:r>
    </w:p>
    <w:p w14:paraId="423E629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m1</w:t>
      </w:r>
      <w:proofErr w:type="gramStart"/>
      <w:r>
        <w:rPr>
          <w:rFonts w:ascii="inherit" w:hAnsi="inherit"/>
          <w:color w:val="FFFFFF"/>
          <w:spacing w:val="12"/>
          <w:sz w:val="26"/>
          <w:szCs w:val="26"/>
        </w:rPr>
        <w:t>(){</w:t>
      </w:r>
      <w:proofErr w:type="gramEnd"/>
    </w:p>
    <w:p w14:paraId="6E58E4E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("m1 in class B"</w:t>
      </w:r>
      <w:proofErr w:type="gramStart"/>
      <w:r>
        <w:rPr>
          <w:rFonts w:ascii="inherit" w:hAnsi="inherit"/>
          <w:color w:val="FFFFFF"/>
          <w:spacing w:val="12"/>
          <w:sz w:val="26"/>
          <w:szCs w:val="26"/>
        </w:rPr>
        <w:t>);</w:t>
      </w:r>
      <w:proofErr w:type="gramEnd"/>
    </w:p>
    <w:p w14:paraId="6351D4D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55F506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449BD1B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28C9149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w:t>
      </w:r>
    </w:p>
    <w:p w14:paraId="4528177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B </w:t>
      </w:r>
      <w:proofErr w:type="spellStart"/>
      <w:r>
        <w:rPr>
          <w:rFonts w:ascii="inherit" w:hAnsi="inherit"/>
          <w:color w:val="FFFFFF"/>
          <w:spacing w:val="12"/>
          <w:sz w:val="26"/>
          <w:szCs w:val="26"/>
        </w:rPr>
        <w:t>b</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2E19CB1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b.m1(</w:t>
      </w:r>
      <w:proofErr w:type="gramStart"/>
      <w:r>
        <w:rPr>
          <w:rFonts w:ascii="inherit" w:hAnsi="inherit"/>
          <w:color w:val="FFFFFF"/>
          <w:spacing w:val="12"/>
          <w:sz w:val="26"/>
          <w:szCs w:val="26"/>
        </w:rPr>
        <w:t>);</w:t>
      </w:r>
      <w:proofErr w:type="gramEnd"/>
    </w:p>
    <w:p w14:paraId="2E90D912"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05E4455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21458848"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Yes, the code will be compiled successfully. The output is m1 in class B.</w:t>
      </w:r>
    </w:p>
    <w:p w14:paraId="0389EBEE"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29. Consider the below given code.</w:t>
      </w:r>
    </w:p>
    <w:p w14:paraId="5D2CBEA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abstract class A {</w:t>
      </w:r>
    </w:p>
    <w:p w14:paraId="189B31E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abstract void m1(</w:t>
      </w:r>
      <w:proofErr w:type="gramStart"/>
      <w:r>
        <w:rPr>
          <w:rFonts w:ascii="inherit" w:hAnsi="inherit"/>
          <w:color w:val="FFFFFF"/>
          <w:spacing w:val="12"/>
          <w:sz w:val="26"/>
          <w:szCs w:val="26"/>
        </w:rPr>
        <w:t>);</w:t>
      </w:r>
      <w:proofErr w:type="gramEnd"/>
    </w:p>
    <w:p w14:paraId="14D598C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void m2</w:t>
      </w:r>
      <w:proofErr w:type="gramStart"/>
      <w:r>
        <w:rPr>
          <w:rFonts w:ascii="inherit" w:hAnsi="inherit"/>
          <w:color w:val="FFFFFF"/>
          <w:spacing w:val="12"/>
          <w:sz w:val="26"/>
          <w:szCs w:val="26"/>
        </w:rPr>
        <w:t>(){</w:t>
      </w:r>
      <w:proofErr w:type="gramEnd"/>
    </w:p>
    <w:p w14:paraId="6153A0F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r>
    </w:p>
    <w:p w14:paraId="6052781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56D7220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1641BF3D"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How to call m2() method in the above code?</w:t>
      </w:r>
    </w:p>
    <w:p w14:paraId="73524652"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Make it static and call as A.m2(</w:t>
      </w:r>
      <w:proofErr w:type="gramStart"/>
      <w:r>
        <w:rPr>
          <w:rFonts w:ascii="Segoe UI" w:hAnsi="Segoe UI" w:cs="Segoe UI"/>
          <w:color w:val="000000"/>
          <w:sz w:val="27"/>
          <w:szCs w:val="27"/>
        </w:rPr>
        <w:t>);</w:t>
      </w:r>
      <w:proofErr w:type="gramEnd"/>
    </w:p>
    <w:p w14:paraId="3660BCB6"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30. Identify the errors in the following code.</w:t>
      </w:r>
    </w:p>
    <w:p w14:paraId="383474F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abstract class A {</w:t>
      </w:r>
    </w:p>
    <w:p w14:paraId="4F77582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abstract void m1(</w:t>
      </w:r>
      <w:proofErr w:type="gramStart"/>
      <w:r>
        <w:rPr>
          <w:rFonts w:ascii="inherit" w:hAnsi="inherit"/>
          <w:color w:val="FFFFFF"/>
          <w:spacing w:val="12"/>
          <w:sz w:val="26"/>
          <w:szCs w:val="26"/>
        </w:rPr>
        <w:t>);</w:t>
      </w:r>
      <w:proofErr w:type="gramEnd"/>
    </w:p>
    <w:p w14:paraId="307DD41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void m2</w:t>
      </w:r>
      <w:proofErr w:type="gramStart"/>
      <w:r>
        <w:rPr>
          <w:rFonts w:ascii="inherit" w:hAnsi="inherit"/>
          <w:color w:val="FFFFFF"/>
          <w:spacing w:val="12"/>
          <w:sz w:val="26"/>
          <w:szCs w:val="26"/>
        </w:rPr>
        <w:t>(){</w:t>
      </w:r>
      <w:proofErr w:type="gramEnd"/>
    </w:p>
    <w:p w14:paraId="663F57B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r>
    </w:p>
    <w:p w14:paraId="2714F90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6AA12F9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44ABB5B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B extends A {</w:t>
      </w:r>
    </w:p>
    <w:p w14:paraId="0A66B24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m2</w:t>
      </w:r>
      <w:proofErr w:type="gramStart"/>
      <w:r>
        <w:rPr>
          <w:rFonts w:ascii="inherit" w:hAnsi="inherit"/>
          <w:color w:val="FFFFFF"/>
          <w:spacing w:val="12"/>
          <w:sz w:val="26"/>
          <w:szCs w:val="26"/>
        </w:rPr>
        <w:t>(){</w:t>
      </w:r>
      <w:proofErr w:type="gramEnd"/>
    </w:p>
    <w:p w14:paraId="20D2193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("Two"</w:t>
      </w:r>
      <w:proofErr w:type="gramStart"/>
      <w:r>
        <w:rPr>
          <w:rFonts w:ascii="inherit" w:hAnsi="inherit"/>
          <w:color w:val="FFFFFF"/>
          <w:spacing w:val="12"/>
          <w:sz w:val="26"/>
          <w:szCs w:val="26"/>
        </w:rPr>
        <w:t>);</w:t>
      </w:r>
      <w:proofErr w:type="gramEnd"/>
    </w:p>
    <w:p w14:paraId="371F5C5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926DA1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72886AD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7677511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w:t>
      </w:r>
    </w:p>
    <w:p w14:paraId="5A6F700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B </w:t>
      </w:r>
      <w:proofErr w:type="spellStart"/>
      <w:r>
        <w:rPr>
          <w:rFonts w:ascii="inherit" w:hAnsi="inherit"/>
          <w:color w:val="FFFFFF"/>
          <w:spacing w:val="12"/>
          <w:sz w:val="26"/>
          <w:szCs w:val="26"/>
        </w:rPr>
        <w:t>b</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0029495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b.m2(</w:t>
      </w:r>
      <w:proofErr w:type="gramStart"/>
      <w:r>
        <w:rPr>
          <w:rFonts w:ascii="inherit" w:hAnsi="inherit"/>
          <w:color w:val="FFFFFF"/>
          <w:spacing w:val="12"/>
          <w:sz w:val="26"/>
          <w:szCs w:val="26"/>
        </w:rPr>
        <w:t>);</w:t>
      </w:r>
      <w:proofErr w:type="gramEnd"/>
    </w:p>
    <w:p w14:paraId="4AF0043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74DEC23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20CDB975"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The abstract method m1() has been not implemented (overridden) in subclass B. Therefore, we will get a compile-time error.</w:t>
      </w:r>
    </w:p>
    <w:p w14:paraId="0F50928D" w14:textId="77777777" w:rsidR="00F04F75" w:rsidRDefault="00F04F75" w:rsidP="00F04F75">
      <w:pPr>
        <w:pStyle w:val="NormalWeb"/>
        <w:shd w:val="clear" w:color="auto" w:fill="FFFFFF"/>
        <w:spacing w:before="0" w:beforeAutospacing="0" w:after="0" w:afterAutospacing="0"/>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31. Will the given code compile successfully? If yes, how?</w:t>
      </w:r>
    </w:p>
    <w:p w14:paraId="2112E4EB"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w:t>
      </w:r>
    </w:p>
    <w:p w14:paraId="6CE4DFF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abstract class A {</w:t>
      </w:r>
    </w:p>
    <w:p w14:paraId="2370E35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abstract void m1(</w:t>
      </w:r>
      <w:proofErr w:type="gramStart"/>
      <w:r>
        <w:rPr>
          <w:rFonts w:ascii="inherit" w:hAnsi="inherit"/>
          <w:color w:val="FFFFFF"/>
          <w:spacing w:val="12"/>
          <w:sz w:val="26"/>
          <w:szCs w:val="26"/>
        </w:rPr>
        <w:t>);</w:t>
      </w:r>
      <w:proofErr w:type="gramEnd"/>
    </w:p>
    <w:p w14:paraId="3CCE6DE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565BF77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B extends A {</w:t>
      </w:r>
    </w:p>
    <w:p w14:paraId="213145F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private void m1</w:t>
      </w:r>
      <w:proofErr w:type="gramStart"/>
      <w:r>
        <w:rPr>
          <w:rFonts w:ascii="inherit" w:hAnsi="inherit"/>
          <w:color w:val="FFFFFF"/>
          <w:spacing w:val="12"/>
          <w:sz w:val="26"/>
          <w:szCs w:val="26"/>
        </w:rPr>
        <w:t>(){</w:t>
      </w:r>
      <w:proofErr w:type="gramEnd"/>
    </w:p>
    <w:p w14:paraId="7A55848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3DCABFB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26295C4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1BC6856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29F8D0A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w:t>
      </w:r>
    </w:p>
    <w:p w14:paraId="496989C2"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B </w:t>
      </w:r>
      <w:proofErr w:type="spellStart"/>
      <w:r>
        <w:rPr>
          <w:rFonts w:ascii="inherit" w:hAnsi="inherit"/>
          <w:color w:val="FFFFFF"/>
          <w:spacing w:val="12"/>
          <w:sz w:val="26"/>
          <w:szCs w:val="26"/>
        </w:rPr>
        <w:t>b</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70D6B15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b.m1(</w:t>
      </w:r>
      <w:proofErr w:type="gramStart"/>
      <w:r>
        <w:rPr>
          <w:rFonts w:ascii="inherit" w:hAnsi="inherit"/>
          <w:color w:val="FFFFFF"/>
          <w:spacing w:val="12"/>
          <w:sz w:val="26"/>
          <w:szCs w:val="26"/>
        </w:rPr>
        <w:t>);</w:t>
      </w:r>
      <w:proofErr w:type="gramEnd"/>
    </w:p>
    <w:p w14:paraId="775D421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4FBD929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36AEBA00"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the code will not be compiled successfully because we cannot reduce the visibility of the inherited method from A.</w:t>
      </w:r>
    </w:p>
    <w:p w14:paraId="68225C7A"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b)</w:t>
      </w:r>
    </w:p>
    <w:p w14:paraId="0942A34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abstract class A {</w:t>
      </w:r>
    </w:p>
    <w:p w14:paraId="5C7F281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abstract void m1(</w:t>
      </w:r>
      <w:proofErr w:type="gramStart"/>
      <w:r>
        <w:rPr>
          <w:rFonts w:ascii="inherit" w:hAnsi="inherit"/>
          <w:color w:val="FFFFFF"/>
          <w:spacing w:val="12"/>
          <w:sz w:val="26"/>
          <w:szCs w:val="26"/>
        </w:rPr>
        <w:t>);</w:t>
      </w:r>
      <w:proofErr w:type="gramEnd"/>
    </w:p>
    <w:p w14:paraId="1532153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3D65639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B extends A {</w:t>
      </w:r>
    </w:p>
    <w:p w14:paraId="75AA1B3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protected void m1</w:t>
      </w:r>
      <w:proofErr w:type="gramStart"/>
      <w:r>
        <w:rPr>
          <w:rFonts w:ascii="inherit" w:hAnsi="inherit"/>
          <w:color w:val="FFFFFF"/>
          <w:spacing w:val="12"/>
          <w:sz w:val="26"/>
          <w:szCs w:val="26"/>
        </w:rPr>
        <w:t>(){</w:t>
      </w:r>
      <w:proofErr w:type="gramEnd"/>
    </w:p>
    <w:p w14:paraId="19E3609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42FCE5C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7B08FA1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226EE73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13A854D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w:t>
      </w:r>
    </w:p>
    <w:p w14:paraId="3BCB7042"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B </w:t>
      </w:r>
      <w:proofErr w:type="spellStart"/>
      <w:r>
        <w:rPr>
          <w:rFonts w:ascii="inherit" w:hAnsi="inherit"/>
          <w:color w:val="FFFFFF"/>
          <w:spacing w:val="12"/>
          <w:sz w:val="26"/>
          <w:szCs w:val="26"/>
        </w:rPr>
        <w:t>b</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069E57A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b.m1(</w:t>
      </w:r>
      <w:proofErr w:type="gramStart"/>
      <w:r>
        <w:rPr>
          <w:rFonts w:ascii="inherit" w:hAnsi="inherit"/>
          <w:color w:val="FFFFFF"/>
          <w:spacing w:val="12"/>
          <w:sz w:val="26"/>
          <w:szCs w:val="26"/>
        </w:rPr>
        <w:t>);</w:t>
      </w:r>
      <w:proofErr w:type="gramEnd"/>
    </w:p>
    <w:p w14:paraId="0394E2E2"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01D0A35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3C16ECAA"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Yes, the code will be compiled successfully. The output is One.</w:t>
      </w:r>
    </w:p>
    <w:p w14:paraId="5682081B"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c)</w:t>
      </w:r>
    </w:p>
    <w:p w14:paraId="557DD63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abstract class A {</w:t>
      </w:r>
    </w:p>
    <w:p w14:paraId="578EDC3B"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abstract void m1(</w:t>
      </w:r>
      <w:proofErr w:type="gramStart"/>
      <w:r>
        <w:rPr>
          <w:rFonts w:ascii="inherit" w:hAnsi="inherit"/>
          <w:color w:val="FFFFFF"/>
          <w:spacing w:val="12"/>
          <w:sz w:val="26"/>
          <w:szCs w:val="26"/>
        </w:rPr>
        <w:t>);</w:t>
      </w:r>
      <w:proofErr w:type="gramEnd"/>
    </w:p>
    <w:p w14:paraId="1EA3B9B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A19A6F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B extends A {</w:t>
      </w:r>
    </w:p>
    <w:p w14:paraId="1526E54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protected void m1() {</w:t>
      </w:r>
    </w:p>
    <w:p w14:paraId="10370B0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2AAE8F1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05B3474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49C17EC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public class Test {</w:t>
      </w:r>
    </w:p>
    <w:p w14:paraId="1F295CE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w:t>
      </w:r>
    </w:p>
    <w:p w14:paraId="10DED8A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B </w:t>
      </w:r>
      <w:proofErr w:type="spellStart"/>
      <w:r>
        <w:rPr>
          <w:rFonts w:ascii="inherit" w:hAnsi="inherit"/>
          <w:color w:val="FFFFFF"/>
          <w:spacing w:val="12"/>
          <w:sz w:val="26"/>
          <w:szCs w:val="26"/>
        </w:rPr>
        <w:t>b</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5029348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b.m1(</w:t>
      </w:r>
      <w:proofErr w:type="gramStart"/>
      <w:r>
        <w:rPr>
          <w:rFonts w:ascii="inherit" w:hAnsi="inherit"/>
          <w:color w:val="FFFFFF"/>
          <w:spacing w:val="12"/>
          <w:sz w:val="26"/>
          <w:szCs w:val="26"/>
        </w:rPr>
        <w:t>);</w:t>
      </w:r>
      <w:proofErr w:type="gramEnd"/>
    </w:p>
    <w:p w14:paraId="57D05CE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6F88150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529B9FF5"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compile-time error because we cannot reduce the visibility of inherited method m1() from A.</w:t>
      </w:r>
    </w:p>
    <w:p w14:paraId="375461EE"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d)</w:t>
      </w:r>
    </w:p>
    <w:p w14:paraId="3B3DBED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abstract class A {</w:t>
      </w:r>
    </w:p>
    <w:p w14:paraId="4ACE9CE9"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private abstract void m1(</w:t>
      </w:r>
      <w:proofErr w:type="gramStart"/>
      <w:r>
        <w:rPr>
          <w:rFonts w:ascii="inherit" w:hAnsi="inherit"/>
          <w:color w:val="FFFFFF"/>
          <w:spacing w:val="12"/>
          <w:sz w:val="26"/>
          <w:szCs w:val="26"/>
        </w:rPr>
        <w:t>);</w:t>
      </w:r>
      <w:proofErr w:type="gramEnd"/>
    </w:p>
    <w:p w14:paraId="736684F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3F06D36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B extends A {</w:t>
      </w:r>
    </w:p>
    <w:p w14:paraId="03E9567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protected void m1</w:t>
      </w:r>
      <w:proofErr w:type="gramStart"/>
      <w:r>
        <w:rPr>
          <w:rFonts w:ascii="inherit" w:hAnsi="inherit"/>
          <w:color w:val="FFFFFF"/>
          <w:spacing w:val="12"/>
          <w:sz w:val="26"/>
          <w:szCs w:val="26"/>
        </w:rPr>
        <w:t>(){</w:t>
      </w:r>
      <w:proofErr w:type="gramEnd"/>
    </w:p>
    <w:p w14:paraId="29A6B54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7B841D8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166ED17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346685E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5C2B567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w:t>
      </w:r>
    </w:p>
    <w:p w14:paraId="05A1F16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B </w:t>
      </w:r>
      <w:proofErr w:type="spellStart"/>
      <w:r>
        <w:rPr>
          <w:rFonts w:ascii="inherit" w:hAnsi="inherit"/>
          <w:color w:val="FFFFFF"/>
          <w:spacing w:val="12"/>
          <w:sz w:val="26"/>
          <w:szCs w:val="26"/>
        </w:rPr>
        <w:t>b</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30B59BEF"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lastRenderedPageBreak/>
        <w:t xml:space="preserve"> b.m1(</w:t>
      </w:r>
      <w:proofErr w:type="gramStart"/>
      <w:r>
        <w:rPr>
          <w:rFonts w:ascii="inherit" w:hAnsi="inherit"/>
          <w:color w:val="FFFFFF"/>
          <w:spacing w:val="12"/>
          <w:sz w:val="26"/>
          <w:szCs w:val="26"/>
        </w:rPr>
        <w:t>);</w:t>
      </w:r>
      <w:proofErr w:type="gramEnd"/>
    </w:p>
    <w:p w14:paraId="422BF22C"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2AF64D5D"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4602B849"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Abstract method m1() in class A cannot be private.</w:t>
      </w:r>
    </w:p>
    <w:p w14:paraId="716497A4"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e)</w:t>
      </w:r>
    </w:p>
    <w:p w14:paraId="3B1A679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abstract class A {</w:t>
      </w:r>
    </w:p>
    <w:p w14:paraId="7F04CCD1"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protected abstract void m1(</w:t>
      </w:r>
      <w:proofErr w:type="gramStart"/>
      <w:r>
        <w:rPr>
          <w:rFonts w:ascii="inherit" w:hAnsi="inherit"/>
          <w:color w:val="FFFFFF"/>
          <w:spacing w:val="12"/>
          <w:sz w:val="26"/>
          <w:szCs w:val="26"/>
        </w:rPr>
        <w:t>);</w:t>
      </w:r>
      <w:proofErr w:type="gramEnd"/>
    </w:p>
    <w:p w14:paraId="76325A45"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04BDFC1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B extends A {</w:t>
      </w:r>
    </w:p>
    <w:p w14:paraId="077C8494"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void m1</w:t>
      </w:r>
      <w:proofErr w:type="gramStart"/>
      <w:r>
        <w:rPr>
          <w:rFonts w:ascii="inherit" w:hAnsi="inherit"/>
          <w:color w:val="FFFFFF"/>
          <w:spacing w:val="12"/>
          <w:sz w:val="26"/>
          <w:szCs w:val="26"/>
        </w:rPr>
        <w:t>(){</w:t>
      </w:r>
      <w:proofErr w:type="gramEnd"/>
    </w:p>
    <w:p w14:paraId="4EF6D82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roofErr w:type="spellStart"/>
      <w:r>
        <w:rPr>
          <w:rFonts w:ascii="inherit" w:hAnsi="inherit"/>
          <w:color w:val="FFFFFF"/>
          <w:spacing w:val="12"/>
          <w:sz w:val="26"/>
          <w:szCs w:val="26"/>
        </w:rPr>
        <w:t>System.out.println</w:t>
      </w:r>
      <w:proofErr w:type="spellEnd"/>
      <w:r>
        <w:rPr>
          <w:rFonts w:ascii="inherit" w:hAnsi="inherit"/>
          <w:color w:val="FFFFFF"/>
          <w:spacing w:val="12"/>
          <w:sz w:val="26"/>
          <w:szCs w:val="26"/>
        </w:rPr>
        <w:t>("One"</w:t>
      </w:r>
      <w:proofErr w:type="gramStart"/>
      <w:r>
        <w:rPr>
          <w:rFonts w:ascii="inherit" w:hAnsi="inherit"/>
          <w:color w:val="FFFFFF"/>
          <w:spacing w:val="12"/>
          <w:sz w:val="26"/>
          <w:szCs w:val="26"/>
        </w:rPr>
        <w:t>);</w:t>
      </w:r>
      <w:proofErr w:type="gramEnd"/>
      <w:r>
        <w:rPr>
          <w:rFonts w:ascii="inherit" w:hAnsi="inherit"/>
          <w:color w:val="FFFFFF"/>
          <w:spacing w:val="12"/>
          <w:sz w:val="26"/>
          <w:szCs w:val="26"/>
        </w:rPr>
        <w:tab/>
        <w:t xml:space="preserve"> </w:t>
      </w:r>
    </w:p>
    <w:p w14:paraId="6ECF982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2D0CE24A"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62520DB8"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public class Test {</w:t>
      </w:r>
    </w:p>
    <w:p w14:paraId="00E527B6"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public static void </w:t>
      </w:r>
      <w:proofErr w:type="gramStart"/>
      <w:r>
        <w:rPr>
          <w:rFonts w:ascii="inherit" w:hAnsi="inherit"/>
          <w:color w:val="FFFFFF"/>
          <w:spacing w:val="12"/>
          <w:sz w:val="26"/>
          <w:szCs w:val="26"/>
        </w:rPr>
        <w:t>main(</w:t>
      </w:r>
      <w:proofErr w:type="gramEnd"/>
      <w:r>
        <w:rPr>
          <w:rFonts w:ascii="inherit" w:hAnsi="inherit"/>
          <w:color w:val="FFFFFF"/>
          <w:spacing w:val="12"/>
          <w:sz w:val="26"/>
          <w:szCs w:val="26"/>
        </w:rPr>
        <w:t xml:space="preserve">String[] </w:t>
      </w:r>
      <w:proofErr w:type="spellStart"/>
      <w:r>
        <w:rPr>
          <w:rFonts w:ascii="inherit" w:hAnsi="inherit"/>
          <w:color w:val="FFFFFF"/>
          <w:spacing w:val="12"/>
          <w:sz w:val="26"/>
          <w:szCs w:val="26"/>
        </w:rPr>
        <w:t>args</w:t>
      </w:r>
      <w:proofErr w:type="spellEnd"/>
      <w:r>
        <w:rPr>
          <w:rFonts w:ascii="inherit" w:hAnsi="inherit"/>
          <w:color w:val="FFFFFF"/>
          <w:spacing w:val="12"/>
          <w:sz w:val="26"/>
          <w:szCs w:val="26"/>
        </w:rPr>
        <w:t>) {</w:t>
      </w:r>
    </w:p>
    <w:p w14:paraId="723118C0"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B </w:t>
      </w:r>
      <w:proofErr w:type="spellStart"/>
      <w:r>
        <w:rPr>
          <w:rFonts w:ascii="inherit" w:hAnsi="inherit"/>
          <w:color w:val="FFFFFF"/>
          <w:spacing w:val="12"/>
          <w:sz w:val="26"/>
          <w:szCs w:val="26"/>
        </w:rPr>
        <w:t>b</w:t>
      </w:r>
      <w:proofErr w:type="spellEnd"/>
      <w:r>
        <w:rPr>
          <w:rFonts w:ascii="inherit" w:hAnsi="inherit"/>
          <w:color w:val="FFFFFF"/>
          <w:spacing w:val="12"/>
          <w:sz w:val="26"/>
          <w:szCs w:val="26"/>
        </w:rPr>
        <w:t xml:space="preserve"> = new </w:t>
      </w:r>
      <w:proofErr w:type="gramStart"/>
      <w:r>
        <w:rPr>
          <w:rFonts w:ascii="inherit" w:hAnsi="inherit"/>
          <w:color w:val="FFFFFF"/>
          <w:spacing w:val="12"/>
          <w:sz w:val="26"/>
          <w:szCs w:val="26"/>
        </w:rPr>
        <w:t>B(</w:t>
      </w:r>
      <w:proofErr w:type="gramEnd"/>
      <w:r>
        <w:rPr>
          <w:rFonts w:ascii="inherit" w:hAnsi="inherit"/>
          <w:color w:val="FFFFFF"/>
          <w:spacing w:val="12"/>
          <w:sz w:val="26"/>
          <w:szCs w:val="26"/>
        </w:rPr>
        <w:t>);</w:t>
      </w:r>
    </w:p>
    <w:p w14:paraId="608F8153"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b.m1(</w:t>
      </w:r>
      <w:proofErr w:type="gramStart"/>
      <w:r>
        <w:rPr>
          <w:rFonts w:ascii="inherit" w:hAnsi="inherit"/>
          <w:color w:val="FFFFFF"/>
          <w:spacing w:val="12"/>
          <w:sz w:val="26"/>
          <w:szCs w:val="26"/>
        </w:rPr>
        <w:t>);</w:t>
      </w:r>
      <w:proofErr w:type="gramEnd"/>
    </w:p>
    <w:p w14:paraId="7C613107"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 xml:space="preserve">  }</w:t>
      </w:r>
    </w:p>
    <w:p w14:paraId="37A2DE9E" w14:textId="77777777" w:rsidR="00F04F75" w:rsidRDefault="00F04F75" w:rsidP="00F04F75">
      <w:pPr>
        <w:pStyle w:val="HTMLPreformatted"/>
        <w:pBdr>
          <w:left w:val="single" w:sz="36" w:space="9" w:color="FF0000"/>
        </w:pBdr>
        <w:shd w:val="clear" w:color="auto" w:fill="403432"/>
        <w:spacing w:after="360"/>
        <w:rPr>
          <w:rFonts w:ascii="inherit" w:hAnsi="inherit"/>
          <w:color w:val="FFFFFF"/>
          <w:spacing w:val="12"/>
          <w:sz w:val="26"/>
          <w:szCs w:val="26"/>
        </w:rPr>
      </w:pPr>
      <w:r>
        <w:rPr>
          <w:rFonts w:ascii="inherit" w:hAnsi="inherit"/>
          <w:color w:val="FFFFFF"/>
          <w:spacing w:val="12"/>
          <w:sz w:val="26"/>
          <w:szCs w:val="26"/>
        </w:rPr>
        <w:t>}</w:t>
      </w:r>
    </w:p>
    <w:p w14:paraId="7E431DA6" w14:textId="77777777" w:rsidR="00F04F75" w:rsidRDefault="00F04F75" w:rsidP="00F04F75">
      <w:pPr>
        <w:pStyle w:val="NormalWeb"/>
        <w:shd w:val="clear" w:color="auto" w:fill="FFFFFF"/>
        <w:spacing w:before="0" w:beforeAutospacing="0" w:after="144" w:afterAutospacing="0"/>
        <w:rPr>
          <w:rFonts w:ascii="Segoe UI" w:hAnsi="Segoe UI" w:cs="Segoe UI"/>
          <w:color w:val="000000"/>
          <w:sz w:val="27"/>
          <w:szCs w:val="27"/>
        </w:rPr>
      </w:pPr>
      <w:r>
        <w:rPr>
          <w:rFonts w:ascii="Segoe UI" w:hAnsi="Segoe UI" w:cs="Segoe UI"/>
          <w:color w:val="000000"/>
          <w:sz w:val="27"/>
          <w:szCs w:val="27"/>
        </w:rPr>
        <w:t>Ans: No, compile time error.</w:t>
      </w:r>
    </w:p>
    <w:p w14:paraId="3701F74F" w14:textId="62520B81" w:rsidR="00F04F75" w:rsidRDefault="006265EC" w:rsidP="00F04F75">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lastRenderedPageBreak/>
        <w:t>Annotations</w:t>
      </w:r>
    </w:p>
    <w:p w14:paraId="1600A6B1" w14:textId="77777777" w:rsidR="006265EC" w:rsidRDefault="006265EC" w:rsidP="006265EC">
      <w:pPr>
        <w:pStyle w:val="Heading3"/>
        <w:shd w:val="clear" w:color="auto" w:fill="FFFFFF"/>
        <w:spacing w:before="504" w:beforeAutospacing="0" w:after="312" w:afterAutospacing="0"/>
        <w:rPr>
          <w:rFonts w:ascii="Raleway" w:hAnsi="Raleway"/>
          <w:color w:val="000000"/>
          <w:sz w:val="36"/>
          <w:szCs w:val="36"/>
        </w:rPr>
      </w:pPr>
      <w:r>
        <w:rPr>
          <w:rStyle w:val="Strong"/>
          <w:rFonts w:ascii="Raleway" w:hAnsi="Raleway"/>
          <w:b/>
          <w:bCs/>
          <w:color w:val="000000"/>
          <w:sz w:val="36"/>
          <w:szCs w:val="36"/>
        </w:rPr>
        <w:t>Q1. What Are Annotations? What Are Their Typical Use Cases?</w:t>
      </w:r>
    </w:p>
    <w:p w14:paraId="3207A36D"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Annotations are metadata bound to elements of the source code of a program and have no effect on the operation of the code they operate.</w:t>
      </w:r>
    </w:p>
    <w:p w14:paraId="6A155F3E"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Their typical uses cases are:</w:t>
      </w:r>
    </w:p>
    <w:p w14:paraId="50F3B4C6" w14:textId="77777777" w:rsidR="006265EC" w:rsidRDefault="006265EC" w:rsidP="006265EC">
      <w:pPr>
        <w:numPr>
          <w:ilvl w:val="0"/>
          <w:numId w:val="271"/>
        </w:numPr>
        <w:shd w:val="clear" w:color="auto" w:fill="FFFFFF"/>
        <w:spacing w:before="100" w:beforeAutospacing="1" w:after="100" w:afterAutospacing="1" w:line="240" w:lineRule="auto"/>
        <w:rPr>
          <w:rFonts w:ascii="Raleway" w:hAnsi="Raleway"/>
          <w:color w:val="000000"/>
          <w:sz w:val="27"/>
          <w:szCs w:val="27"/>
        </w:rPr>
      </w:pPr>
      <w:r>
        <w:rPr>
          <w:rStyle w:val="Strong"/>
          <w:rFonts w:ascii="Raleway" w:hAnsi="Raleway"/>
          <w:color w:val="000000"/>
          <w:sz w:val="27"/>
          <w:szCs w:val="27"/>
        </w:rPr>
        <w:t>Information for the compiler</w:t>
      </w:r>
      <w:r>
        <w:rPr>
          <w:rFonts w:ascii="Raleway" w:hAnsi="Raleway"/>
          <w:color w:val="000000"/>
          <w:sz w:val="27"/>
          <w:szCs w:val="27"/>
        </w:rPr>
        <w:t xml:space="preserve"> – with annotations, the compiler can detect errors or suppress </w:t>
      </w:r>
      <w:proofErr w:type="gramStart"/>
      <w:r>
        <w:rPr>
          <w:rFonts w:ascii="Raleway" w:hAnsi="Raleway"/>
          <w:color w:val="000000"/>
          <w:sz w:val="27"/>
          <w:szCs w:val="27"/>
        </w:rPr>
        <w:t>warnings</w:t>
      </w:r>
      <w:proofErr w:type="gramEnd"/>
    </w:p>
    <w:p w14:paraId="306AF54F" w14:textId="77777777" w:rsidR="006265EC" w:rsidRDefault="006265EC" w:rsidP="006265EC">
      <w:pPr>
        <w:numPr>
          <w:ilvl w:val="0"/>
          <w:numId w:val="271"/>
        </w:numPr>
        <w:shd w:val="clear" w:color="auto" w:fill="FFFFFF"/>
        <w:spacing w:before="100" w:beforeAutospacing="1" w:after="100" w:afterAutospacing="1" w:line="240" w:lineRule="auto"/>
        <w:rPr>
          <w:rFonts w:ascii="Raleway" w:hAnsi="Raleway"/>
          <w:color w:val="000000"/>
          <w:sz w:val="27"/>
          <w:szCs w:val="27"/>
        </w:rPr>
      </w:pPr>
      <w:r>
        <w:rPr>
          <w:rStyle w:val="Strong"/>
          <w:rFonts w:ascii="Raleway" w:hAnsi="Raleway"/>
          <w:color w:val="000000"/>
          <w:sz w:val="27"/>
          <w:szCs w:val="27"/>
        </w:rPr>
        <w:t>Compile-time and deployment-time processing</w:t>
      </w:r>
      <w:r>
        <w:rPr>
          <w:rFonts w:ascii="Raleway" w:hAnsi="Raleway"/>
          <w:color w:val="000000"/>
          <w:sz w:val="27"/>
          <w:szCs w:val="27"/>
        </w:rPr>
        <w:t> – software tools can process annotations and generate code, configuration files, etc.</w:t>
      </w:r>
    </w:p>
    <w:p w14:paraId="1251A853" w14:textId="77777777" w:rsidR="006265EC" w:rsidRDefault="006265EC" w:rsidP="006265EC">
      <w:pPr>
        <w:numPr>
          <w:ilvl w:val="0"/>
          <w:numId w:val="271"/>
        </w:numPr>
        <w:shd w:val="clear" w:color="auto" w:fill="FFFFFF"/>
        <w:spacing w:before="100" w:beforeAutospacing="1" w:after="100" w:afterAutospacing="1" w:line="240" w:lineRule="auto"/>
        <w:rPr>
          <w:rFonts w:ascii="Raleway" w:hAnsi="Raleway"/>
          <w:color w:val="000000"/>
          <w:sz w:val="27"/>
          <w:szCs w:val="27"/>
        </w:rPr>
      </w:pPr>
      <w:r>
        <w:rPr>
          <w:rStyle w:val="Strong"/>
          <w:rFonts w:ascii="Raleway" w:hAnsi="Raleway"/>
          <w:color w:val="000000"/>
          <w:sz w:val="27"/>
          <w:szCs w:val="27"/>
        </w:rPr>
        <w:t>Runtime processing</w:t>
      </w:r>
      <w:r>
        <w:rPr>
          <w:rFonts w:ascii="Raleway" w:hAnsi="Raleway"/>
          <w:color w:val="000000"/>
          <w:sz w:val="27"/>
          <w:szCs w:val="27"/>
        </w:rPr>
        <w:t xml:space="preserve"> – annotations can be examined at runtime to customize the behavior of a </w:t>
      </w:r>
      <w:proofErr w:type="gramStart"/>
      <w:r>
        <w:rPr>
          <w:rFonts w:ascii="Raleway" w:hAnsi="Raleway"/>
          <w:color w:val="000000"/>
          <w:sz w:val="27"/>
          <w:szCs w:val="27"/>
        </w:rPr>
        <w:t>program</w:t>
      </w:r>
      <w:proofErr w:type="gramEnd"/>
    </w:p>
    <w:p w14:paraId="61B33CB6" w14:textId="77777777" w:rsidR="006265EC" w:rsidRDefault="006265EC" w:rsidP="006265EC">
      <w:pPr>
        <w:pStyle w:val="Heading3"/>
        <w:shd w:val="clear" w:color="auto" w:fill="FFFFFF"/>
        <w:spacing w:before="504" w:beforeAutospacing="0" w:after="312" w:afterAutospacing="0"/>
        <w:rPr>
          <w:rFonts w:ascii="Raleway" w:hAnsi="Raleway"/>
          <w:color w:val="000000"/>
          <w:sz w:val="36"/>
          <w:szCs w:val="36"/>
        </w:rPr>
      </w:pPr>
      <w:r>
        <w:rPr>
          <w:rStyle w:val="Strong"/>
          <w:rFonts w:ascii="Raleway" w:hAnsi="Raleway"/>
          <w:b/>
          <w:bCs/>
          <w:color w:val="000000"/>
          <w:sz w:val="36"/>
          <w:szCs w:val="36"/>
        </w:rPr>
        <w:t>Q2. Describe Some Useful Annotations from the Standard Library.</w:t>
      </w:r>
    </w:p>
    <w:p w14:paraId="342CF3AD"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There are several annotations in the </w:t>
      </w:r>
      <w:proofErr w:type="spellStart"/>
      <w:proofErr w:type="gramStart"/>
      <w:r>
        <w:rPr>
          <w:rStyle w:val="Emphasis"/>
          <w:rFonts w:ascii="Raleway" w:hAnsi="Raleway"/>
          <w:color w:val="000000"/>
          <w:sz w:val="27"/>
          <w:szCs w:val="27"/>
        </w:rPr>
        <w:t>java.lang</w:t>
      </w:r>
      <w:proofErr w:type="spellEnd"/>
      <w:proofErr w:type="gramEnd"/>
      <w:r>
        <w:rPr>
          <w:rFonts w:ascii="Raleway" w:hAnsi="Raleway"/>
          <w:color w:val="000000"/>
          <w:sz w:val="27"/>
          <w:szCs w:val="27"/>
        </w:rPr>
        <w:t> and </w:t>
      </w:r>
      <w:proofErr w:type="spellStart"/>
      <w:r>
        <w:rPr>
          <w:rStyle w:val="Emphasis"/>
          <w:rFonts w:ascii="Raleway" w:hAnsi="Raleway"/>
          <w:color w:val="000000"/>
          <w:sz w:val="27"/>
          <w:szCs w:val="27"/>
        </w:rPr>
        <w:t>java.lang.annotation</w:t>
      </w:r>
      <w:proofErr w:type="spellEnd"/>
      <w:r>
        <w:rPr>
          <w:rFonts w:ascii="Raleway" w:hAnsi="Raleway"/>
          <w:color w:val="000000"/>
          <w:sz w:val="27"/>
          <w:szCs w:val="27"/>
        </w:rPr>
        <w:t> packages, the more common ones include but not limited to:</w:t>
      </w:r>
    </w:p>
    <w:p w14:paraId="3B8CFA5B" w14:textId="37362953" w:rsidR="006265EC" w:rsidRDefault="006265EC" w:rsidP="006265EC">
      <w:pPr>
        <w:shd w:val="clear" w:color="auto" w:fill="FFFFFF"/>
        <w:jc w:val="center"/>
        <w:textAlignment w:val="top"/>
        <w:rPr>
          <w:rFonts w:ascii="Raleway" w:hAnsi="Raleway"/>
          <w:color w:val="000000"/>
          <w:sz w:val="27"/>
          <w:szCs w:val="27"/>
        </w:rPr>
      </w:pPr>
      <w:r>
        <w:rPr>
          <w:rFonts w:ascii="Raleway" w:hAnsi="Raleway"/>
          <w:noProof/>
          <w:color w:val="267438"/>
          <w:sz w:val="27"/>
          <w:szCs w:val="27"/>
        </w:rPr>
        <mc:AlternateContent>
          <mc:Choice Requires="wps">
            <w:drawing>
              <wp:inline distT="0" distB="0" distL="0" distR="0" wp14:anchorId="31333EE5" wp14:editId="5331C3EC">
                <wp:extent cx="133350" cy="133350"/>
                <wp:effectExtent l="0" t="0" r="0" b="0"/>
                <wp:docPr id="2038220128" name="Rectangle 37" descr="freestar">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0DD31" id="Rectangle 37" o:spid="_x0000_s1026" alt="freestar" href="https://ads.freestar.com/?utm_campaign=branding&amp;utm_medium=banner&amp;utm_source=baeldung.com&amp;utm_content=baeldung_leaderboard_mid_1"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2A6D4BFA" w14:textId="77777777" w:rsidR="006265EC" w:rsidRDefault="006265EC" w:rsidP="006265EC">
      <w:pPr>
        <w:numPr>
          <w:ilvl w:val="0"/>
          <w:numId w:val="272"/>
        </w:numPr>
        <w:shd w:val="clear" w:color="auto" w:fill="FFFFFF"/>
        <w:spacing w:before="100" w:beforeAutospacing="1" w:after="100" w:afterAutospacing="1" w:line="240" w:lineRule="auto"/>
        <w:rPr>
          <w:rFonts w:ascii="Raleway" w:hAnsi="Raleway"/>
          <w:color w:val="000000"/>
          <w:sz w:val="27"/>
          <w:szCs w:val="27"/>
        </w:rPr>
      </w:pPr>
      <w:r>
        <w:rPr>
          <w:rStyle w:val="Emphasis"/>
          <w:rFonts w:ascii="Raleway" w:hAnsi="Raleway"/>
          <w:color w:val="000000"/>
          <w:sz w:val="27"/>
          <w:szCs w:val="27"/>
        </w:rPr>
        <w:t>@Override – </w:t>
      </w:r>
      <w:r>
        <w:rPr>
          <w:rFonts w:ascii="Raleway" w:hAnsi="Raleway"/>
          <w:color w:val="000000"/>
          <w:sz w:val="27"/>
          <w:szCs w:val="27"/>
        </w:rPr>
        <w:t xml:space="preserve">marks that a method is meant to override an element declared in a superclass. If it fails to override the method correctly, the compiler will issue an </w:t>
      </w:r>
      <w:proofErr w:type="gramStart"/>
      <w:r>
        <w:rPr>
          <w:rFonts w:ascii="Raleway" w:hAnsi="Raleway"/>
          <w:color w:val="000000"/>
          <w:sz w:val="27"/>
          <w:szCs w:val="27"/>
        </w:rPr>
        <w:t>error</w:t>
      </w:r>
      <w:proofErr w:type="gramEnd"/>
    </w:p>
    <w:p w14:paraId="3E088445" w14:textId="77777777" w:rsidR="006265EC" w:rsidRDefault="006265EC" w:rsidP="006265EC">
      <w:pPr>
        <w:numPr>
          <w:ilvl w:val="0"/>
          <w:numId w:val="272"/>
        </w:numPr>
        <w:shd w:val="clear" w:color="auto" w:fill="FFFFFF"/>
        <w:spacing w:before="100" w:beforeAutospacing="1" w:after="100" w:afterAutospacing="1" w:line="240" w:lineRule="auto"/>
        <w:rPr>
          <w:rFonts w:ascii="Raleway" w:hAnsi="Raleway"/>
          <w:color w:val="000000"/>
          <w:sz w:val="27"/>
          <w:szCs w:val="27"/>
        </w:rPr>
      </w:pPr>
      <w:r>
        <w:rPr>
          <w:rStyle w:val="Emphasis"/>
          <w:rFonts w:ascii="Raleway" w:hAnsi="Raleway"/>
          <w:color w:val="000000"/>
          <w:sz w:val="27"/>
          <w:szCs w:val="27"/>
        </w:rPr>
        <w:t>@Deprecated </w:t>
      </w:r>
      <w:r>
        <w:rPr>
          <w:rFonts w:ascii="Raleway" w:hAnsi="Raleway"/>
          <w:color w:val="000000"/>
          <w:sz w:val="27"/>
          <w:szCs w:val="27"/>
        </w:rPr>
        <w:t xml:space="preserve">– indicates that element is deprecated and should not be used. The compiler will issue a warning if the program uses a method, class, or field marked with this </w:t>
      </w:r>
      <w:proofErr w:type="gramStart"/>
      <w:r>
        <w:rPr>
          <w:rFonts w:ascii="Raleway" w:hAnsi="Raleway"/>
          <w:color w:val="000000"/>
          <w:sz w:val="27"/>
          <w:szCs w:val="27"/>
        </w:rPr>
        <w:t>annotation</w:t>
      </w:r>
      <w:proofErr w:type="gramEnd"/>
    </w:p>
    <w:p w14:paraId="67C72BB9" w14:textId="77777777" w:rsidR="006265EC" w:rsidRDefault="006265EC" w:rsidP="006265EC">
      <w:pPr>
        <w:numPr>
          <w:ilvl w:val="0"/>
          <w:numId w:val="272"/>
        </w:numPr>
        <w:shd w:val="clear" w:color="auto" w:fill="FFFFFF"/>
        <w:spacing w:before="100" w:beforeAutospacing="1" w:after="100" w:afterAutospacing="1" w:line="240" w:lineRule="auto"/>
        <w:rPr>
          <w:rFonts w:ascii="Raleway" w:hAnsi="Raleway"/>
          <w:color w:val="000000"/>
          <w:sz w:val="27"/>
          <w:szCs w:val="27"/>
        </w:rPr>
      </w:pPr>
      <w:r>
        <w:rPr>
          <w:rStyle w:val="Emphasis"/>
          <w:rFonts w:ascii="Raleway" w:hAnsi="Raleway"/>
          <w:color w:val="000000"/>
          <w:sz w:val="27"/>
          <w:szCs w:val="27"/>
        </w:rPr>
        <w:t>@SuppressWarnings </w:t>
      </w:r>
      <w:r>
        <w:rPr>
          <w:rFonts w:ascii="Raleway" w:hAnsi="Raleway"/>
          <w:color w:val="000000"/>
          <w:sz w:val="27"/>
          <w:szCs w:val="27"/>
        </w:rPr>
        <w:t xml:space="preserve">– tells the compiler to suppress specific warnings. Most commonly used when interfacing with legacy code written before generics </w:t>
      </w:r>
      <w:proofErr w:type="gramStart"/>
      <w:r>
        <w:rPr>
          <w:rFonts w:ascii="Raleway" w:hAnsi="Raleway"/>
          <w:color w:val="000000"/>
          <w:sz w:val="27"/>
          <w:szCs w:val="27"/>
        </w:rPr>
        <w:t>appeared</w:t>
      </w:r>
      <w:proofErr w:type="gramEnd"/>
    </w:p>
    <w:p w14:paraId="5EE53E2F" w14:textId="77777777" w:rsidR="006265EC" w:rsidRDefault="006265EC" w:rsidP="006265EC">
      <w:pPr>
        <w:numPr>
          <w:ilvl w:val="0"/>
          <w:numId w:val="272"/>
        </w:numPr>
        <w:shd w:val="clear" w:color="auto" w:fill="FFFFFF"/>
        <w:spacing w:before="100" w:beforeAutospacing="1" w:after="100" w:afterAutospacing="1" w:line="240" w:lineRule="auto"/>
        <w:rPr>
          <w:rFonts w:ascii="Raleway" w:hAnsi="Raleway"/>
          <w:color w:val="000000"/>
          <w:sz w:val="27"/>
          <w:szCs w:val="27"/>
        </w:rPr>
      </w:pPr>
      <w:r>
        <w:rPr>
          <w:rStyle w:val="Emphasis"/>
          <w:rFonts w:ascii="Raleway" w:hAnsi="Raleway"/>
          <w:color w:val="000000"/>
          <w:sz w:val="27"/>
          <w:szCs w:val="27"/>
        </w:rPr>
        <w:t>@FunctionalInterface</w:t>
      </w:r>
      <w:r>
        <w:rPr>
          <w:rFonts w:ascii="Raleway" w:hAnsi="Raleway"/>
          <w:color w:val="000000"/>
          <w:sz w:val="27"/>
          <w:szCs w:val="27"/>
        </w:rPr>
        <w:t xml:space="preserve"> – introduced in Java 8, indicates that the </w:t>
      </w:r>
      <w:proofErr w:type="gramStart"/>
      <w:r>
        <w:rPr>
          <w:rFonts w:ascii="Raleway" w:hAnsi="Raleway"/>
          <w:color w:val="000000"/>
          <w:sz w:val="27"/>
          <w:szCs w:val="27"/>
        </w:rPr>
        <w:t>type</w:t>
      </w:r>
      <w:proofErr w:type="gramEnd"/>
      <w:r>
        <w:rPr>
          <w:rFonts w:ascii="Raleway" w:hAnsi="Raleway"/>
          <w:color w:val="000000"/>
          <w:sz w:val="27"/>
          <w:szCs w:val="27"/>
        </w:rPr>
        <w:t xml:space="preserve"> declaration is a functional interface and whose implementation can be provided using a Lambda Expression</w:t>
      </w:r>
    </w:p>
    <w:p w14:paraId="1B8F7315" w14:textId="77777777" w:rsidR="006265EC" w:rsidRDefault="006265EC" w:rsidP="006265EC">
      <w:pPr>
        <w:pStyle w:val="Heading3"/>
        <w:shd w:val="clear" w:color="auto" w:fill="FFFFFF"/>
        <w:spacing w:before="504" w:beforeAutospacing="0" w:after="312" w:afterAutospacing="0"/>
        <w:rPr>
          <w:rFonts w:ascii="Raleway" w:hAnsi="Raleway"/>
          <w:color w:val="000000"/>
          <w:sz w:val="36"/>
          <w:szCs w:val="36"/>
        </w:rPr>
      </w:pPr>
      <w:r>
        <w:rPr>
          <w:rStyle w:val="Strong"/>
          <w:rFonts w:ascii="Raleway" w:hAnsi="Raleway"/>
          <w:b/>
          <w:bCs/>
          <w:color w:val="000000"/>
          <w:sz w:val="36"/>
          <w:szCs w:val="36"/>
        </w:rPr>
        <w:lastRenderedPageBreak/>
        <w:t>Q3. How Can You Create an Annotation?</w:t>
      </w:r>
    </w:p>
    <w:p w14:paraId="693EB695"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Annotations are a form of an interface where the keyword </w:t>
      </w:r>
      <w:r>
        <w:rPr>
          <w:rStyle w:val="Emphasis"/>
          <w:rFonts w:ascii="Raleway" w:hAnsi="Raleway"/>
          <w:color w:val="000000"/>
          <w:sz w:val="27"/>
          <w:szCs w:val="27"/>
        </w:rPr>
        <w:t>interface</w:t>
      </w:r>
      <w:r>
        <w:rPr>
          <w:rFonts w:ascii="Raleway" w:hAnsi="Raleway"/>
          <w:color w:val="000000"/>
          <w:sz w:val="27"/>
          <w:szCs w:val="27"/>
        </w:rPr>
        <w:t> is preceded by </w:t>
      </w:r>
      <w:r>
        <w:rPr>
          <w:rStyle w:val="Emphasis"/>
          <w:rFonts w:ascii="Raleway" w:hAnsi="Raleway"/>
          <w:color w:val="000000"/>
          <w:sz w:val="27"/>
          <w:szCs w:val="27"/>
        </w:rPr>
        <w:t>@,</w:t>
      </w:r>
      <w:r>
        <w:rPr>
          <w:rFonts w:ascii="Raleway" w:hAnsi="Raleway"/>
          <w:color w:val="000000"/>
          <w:sz w:val="27"/>
          <w:szCs w:val="27"/>
        </w:rPr>
        <w:t> and whose body contains </w:t>
      </w:r>
      <w:r>
        <w:rPr>
          <w:rStyle w:val="Emphasis"/>
          <w:rFonts w:ascii="Raleway" w:hAnsi="Raleway"/>
          <w:color w:val="000000"/>
          <w:sz w:val="27"/>
          <w:szCs w:val="27"/>
        </w:rPr>
        <w:t>annotation type element</w:t>
      </w:r>
      <w:r>
        <w:rPr>
          <w:rFonts w:ascii="Raleway" w:hAnsi="Raleway"/>
          <w:color w:val="000000"/>
          <w:sz w:val="27"/>
          <w:szCs w:val="27"/>
        </w:rPr>
        <w:t> declarations that look very similar to methods:</w:t>
      </w:r>
    </w:p>
    <w:p w14:paraId="25EF56AF"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SimpleAnnotation</w:t>
      </w:r>
      <w:proofErr w:type="spellEnd"/>
      <w:r>
        <w:rPr>
          <w:rStyle w:val="HTMLCode"/>
          <w:rFonts w:ascii="Source Code Pro" w:eastAsiaTheme="majorEastAsia" w:hAnsi="Source Code Pro"/>
          <w:color w:val="000000"/>
          <w:sz w:val="21"/>
          <w:szCs w:val="21"/>
          <w:shd w:val="clear" w:color="auto" w:fill="FAFAFA"/>
        </w:rPr>
        <w:t xml:space="preserve"> {</w:t>
      </w:r>
    </w:p>
    <w:p w14:paraId="69DD4845"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String </w:t>
      </w:r>
      <w:proofErr w:type="gramStart"/>
      <w:r>
        <w:rPr>
          <w:rStyle w:val="hljs-title"/>
          <w:rFonts w:ascii="Source Code Pro" w:hAnsi="Source Code Pro"/>
          <w:b/>
          <w:bCs/>
          <w:color w:val="267438"/>
          <w:sz w:val="21"/>
          <w:szCs w:val="21"/>
          <w:shd w:val="clear" w:color="auto" w:fill="FAFAFA"/>
        </w:rPr>
        <w:t>value</w:t>
      </w:r>
      <w:r>
        <w:rPr>
          <w:rStyle w:val="hljs-params"/>
          <w:rFonts w:ascii="Source Code Pro" w:hAnsi="Source Code Pro"/>
          <w:color w:val="000000"/>
          <w:sz w:val="21"/>
          <w:szCs w:val="21"/>
          <w:shd w:val="clear" w:color="auto" w:fill="FAFAFA"/>
        </w:rPr>
        <w:t>(</w:t>
      </w:r>
      <w:proofErr w:type="gramEnd"/>
      <w:r>
        <w:rPr>
          <w:rStyle w:val="hljs-params"/>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w:t>
      </w:r>
    </w:p>
    <w:p w14:paraId="692A70F5"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p>
    <w:p w14:paraId="1C3C4471"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proofErr w:type="gramStart"/>
      <w:r>
        <w:rPr>
          <w:rStyle w:val="hljs-type"/>
          <w:rFonts w:ascii="Source Code Pro" w:hAnsi="Source Code Pro"/>
          <w:b/>
          <w:bCs/>
          <w:color w:val="4E9359"/>
          <w:sz w:val="21"/>
          <w:szCs w:val="21"/>
          <w:shd w:val="clear" w:color="auto" w:fill="FAFAFA"/>
        </w:rPr>
        <w:t>int</w:t>
      </w:r>
      <w:r>
        <w:rPr>
          <w:rStyle w:val="HTMLCode"/>
          <w:rFonts w:ascii="Source Code Pro" w:eastAsiaTheme="majorEastAsia" w:hAnsi="Source Code Pro"/>
          <w:color w:val="000000"/>
          <w:sz w:val="21"/>
          <w:szCs w:val="21"/>
          <w:shd w:val="clear" w:color="auto" w:fill="FAFAFA"/>
        </w:rPr>
        <w:t>[</w:t>
      </w:r>
      <w:proofErr w:type="gramEnd"/>
      <w:r>
        <w:rPr>
          <w:rStyle w:val="HTMLCode"/>
          <w:rFonts w:ascii="Source Code Pro" w:eastAsiaTheme="majorEastAsia" w:hAnsi="Source Code Pro"/>
          <w:color w:val="000000"/>
          <w:sz w:val="21"/>
          <w:szCs w:val="21"/>
          <w:shd w:val="clear" w:color="auto" w:fill="FAFAFA"/>
        </w:rPr>
        <w:t>] types();</w:t>
      </w:r>
    </w:p>
    <w:p w14:paraId="4F1A69EF"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435EC938"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After the annotation is defined, </w:t>
      </w:r>
      <w:proofErr w:type="spellStart"/>
      <w:r>
        <w:rPr>
          <w:rFonts w:ascii="Raleway" w:hAnsi="Raleway"/>
          <w:color w:val="000000"/>
          <w:sz w:val="27"/>
          <w:szCs w:val="27"/>
        </w:rPr>
        <w:t>yon</w:t>
      </w:r>
      <w:proofErr w:type="spellEnd"/>
      <w:r>
        <w:rPr>
          <w:rFonts w:ascii="Raleway" w:hAnsi="Raleway"/>
          <w:color w:val="000000"/>
          <w:sz w:val="27"/>
          <w:szCs w:val="27"/>
        </w:rPr>
        <w:t xml:space="preserve"> can start using it in through your code:</w:t>
      </w:r>
    </w:p>
    <w:p w14:paraId="265A498E"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SimpleAnnotation(</w:t>
      </w:r>
      <w:proofErr w:type="gramEnd"/>
      <w:r>
        <w:rPr>
          <w:rStyle w:val="hljs-meta"/>
          <w:rFonts w:ascii="Source Code Pro" w:hAnsi="Source Code Pro"/>
          <w:color w:val="1F7199"/>
          <w:sz w:val="21"/>
          <w:szCs w:val="21"/>
          <w:shd w:val="clear" w:color="auto" w:fill="FAFAFA"/>
        </w:rPr>
        <w:t>value = "an element", types = 1)</w:t>
      </w:r>
    </w:p>
    <w:p w14:paraId="70C488C0"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class</w:t>
      </w:r>
      <w:r>
        <w:rPr>
          <w:rStyle w:val="HTMLCode"/>
          <w:rFonts w:ascii="Source Code Pro" w:eastAsiaTheme="majorEastAsia" w:hAnsi="Source Code Pro"/>
          <w:color w:val="000000"/>
          <w:sz w:val="21"/>
          <w:szCs w:val="21"/>
          <w:shd w:val="clear" w:color="auto" w:fill="FAFAFA"/>
        </w:rPr>
        <w:t xml:space="preserve"> </w:t>
      </w:r>
      <w:r>
        <w:rPr>
          <w:rStyle w:val="hljs-title"/>
          <w:rFonts w:ascii="Source Code Pro" w:hAnsi="Source Code Pro"/>
          <w:b/>
          <w:bCs/>
          <w:color w:val="267438"/>
          <w:sz w:val="21"/>
          <w:szCs w:val="21"/>
          <w:shd w:val="clear" w:color="auto" w:fill="FAFAFA"/>
        </w:rPr>
        <w:t>Element</w:t>
      </w:r>
      <w:r>
        <w:rPr>
          <w:rStyle w:val="HTMLCode"/>
          <w:rFonts w:ascii="Source Code Pro" w:eastAsiaTheme="majorEastAsia" w:hAnsi="Source Code Pro"/>
          <w:color w:val="000000"/>
          <w:sz w:val="21"/>
          <w:szCs w:val="21"/>
          <w:shd w:val="clear" w:color="auto" w:fill="FAFAFA"/>
        </w:rPr>
        <w:t xml:space="preserve"> {</w:t>
      </w:r>
    </w:p>
    <w:p w14:paraId="3EBF287C"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SimpleAnnotation(</w:t>
      </w:r>
      <w:proofErr w:type="gramEnd"/>
      <w:r>
        <w:rPr>
          <w:rStyle w:val="hljs-meta"/>
          <w:rFonts w:ascii="Source Code Pro" w:hAnsi="Source Code Pro"/>
          <w:color w:val="1F7199"/>
          <w:sz w:val="21"/>
          <w:szCs w:val="21"/>
          <w:shd w:val="clear" w:color="auto" w:fill="FAFAFA"/>
        </w:rPr>
        <w:t>value = "an attribute", types = { 1, 2 })</w:t>
      </w:r>
    </w:p>
    <w:p w14:paraId="4680E4E7"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Element </w:t>
      </w:r>
      <w:proofErr w:type="spellStart"/>
      <w:proofErr w:type="gramStart"/>
      <w:r>
        <w:rPr>
          <w:rStyle w:val="HTMLCode"/>
          <w:rFonts w:ascii="Source Code Pro" w:eastAsiaTheme="majorEastAsia" w:hAnsi="Source Code Pro"/>
          <w:color w:val="000000"/>
          <w:sz w:val="21"/>
          <w:szCs w:val="21"/>
          <w:shd w:val="clear" w:color="auto" w:fill="FAFAFA"/>
        </w:rPr>
        <w:t>nextElement</w:t>
      </w:r>
      <w:proofErr w:type="spellEnd"/>
      <w:r>
        <w:rPr>
          <w:rStyle w:val="HTMLCode"/>
          <w:rFonts w:ascii="Source Code Pro" w:eastAsiaTheme="majorEastAsia" w:hAnsi="Source Code Pro"/>
          <w:color w:val="000000"/>
          <w:sz w:val="21"/>
          <w:szCs w:val="21"/>
          <w:shd w:val="clear" w:color="auto" w:fill="FAFAFA"/>
        </w:rPr>
        <w:t>;</w:t>
      </w:r>
      <w:proofErr w:type="gramEnd"/>
    </w:p>
    <w:p w14:paraId="59DA532C"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27B5B659"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Note that, when providing multiple values for array elements, you must enclose them in brackets.</w:t>
      </w:r>
    </w:p>
    <w:p w14:paraId="01213560"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Optionally, default values can be provided </w:t>
      </w:r>
      <w:proofErr w:type="gramStart"/>
      <w:r>
        <w:rPr>
          <w:rFonts w:ascii="Raleway" w:hAnsi="Raleway"/>
          <w:color w:val="000000"/>
          <w:sz w:val="27"/>
          <w:szCs w:val="27"/>
        </w:rPr>
        <w:t>as long as</w:t>
      </w:r>
      <w:proofErr w:type="gramEnd"/>
      <w:r>
        <w:rPr>
          <w:rFonts w:ascii="Raleway" w:hAnsi="Raleway"/>
          <w:color w:val="000000"/>
          <w:sz w:val="27"/>
          <w:szCs w:val="27"/>
        </w:rPr>
        <w:t xml:space="preserve"> they are constant expressions to the compiler:</w:t>
      </w:r>
    </w:p>
    <w:p w14:paraId="72094A76"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SimpleAnnotation</w:t>
      </w:r>
      <w:proofErr w:type="spellEnd"/>
      <w:r>
        <w:rPr>
          <w:rStyle w:val="HTMLCode"/>
          <w:rFonts w:ascii="Source Code Pro" w:eastAsiaTheme="majorEastAsia" w:hAnsi="Source Code Pro"/>
          <w:color w:val="000000"/>
          <w:sz w:val="21"/>
          <w:szCs w:val="21"/>
          <w:shd w:val="clear" w:color="auto" w:fill="FAFAFA"/>
        </w:rPr>
        <w:t xml:space="preserve"> {</w:t>
      </w:r>
    </w:p>
    <w:p w14:paraId="697A7F9C"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String </w:t>
      </w:r>
      <w:proofErr w:type="gramStart"/>
      <w:r>
        <w:rPr>
          <w:rStyle w:val="hljs-title"/>
          <w:rFonts w:ascii="Source Code Pro" w:hAnsi="Source Code Pro"/>
          <w:b/>
          <w:bCs/>
          <w:color w:val="267438"/>
          <w:sz w:val="21"/>
          <w:szCs w:val="21"/>
          <w:shd w:val="clear" w:color="auto" w:fill="FAFAFA"/>
        </w:rPr>
        <w:t>value</w:t>
      </w:r>
      <w:r>
        <w:rPr>
          <w:rStyle w:val="hljs-params"/>
          <w:rFonts w:ascii="Source Code Pro" w:hAnsi="Source Code Pro"/>
          <w:color w:val="000000"/>
          <w:sz w:val="21"/>
          <w:szCs w:val="21"/>
          <w:shd w:val="clear" w:color="auto" w:fill="FAFAFA"/>
        </w:rPr>
        <w:t>(</w:t>
      </w:r>
      <w:proofErr w:type="gramEnd"/>
      <w:r>
        <w:rPr>
          <w:rStyle w:val="hljs-params"/>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default</w:t>
      </w:r>
      <w:r>
        <w:rPr>
          <w:rStyle w:val="HTMLCode"/>
          <w:rFonts w:ascii="Source Code Pro" w:eastAsiaTheme="majorEastAsia" w:hAnsi="Source Code Pro"/>
          <w:color w:val="000000"/>
          <w:sz w:val="21"/>
          <w:szCs w:val="21"/>
          <w:shd w:val="clear" w:color="auto" w:fill="FAFAFA"/>
        </w:rPr>
        <w:t xml:space="preserve"> </w:t>
      </w:r>
      <w:r>
        <w:rPr>
          <w:rStyle w:val="hljs-string"/>
          <w:rFonts w:ascii="Source Code Pro" w:hAnsi="Source Code Pro"/>
          <w:color w:val="4E9359"/>
          <w:sz w:val="21"/>
          <w:szCs w:val="21"/>
          <w:shd w:val="clear" w:color="auto" w:fill="FAFAFA"/>
        </w:rPr>
        <w:t>"This is an element"</w:t>
      </w:r>
      <w:r>
        <w:rPr>
          <w:rStyle w:val="HTMLCode"/>
          <w:rFonts w:ascii="Source Code Pro" w:eastAsiaTheme="majorEastAsia" w:hAnsi="Source Code Pro"/>
          <w:color w:val="000000"/>
          <w:sz w:val="21"/>
          <w:szCs w:val="21"/>
          <w:shd w:val="clear" w:color="auto" w:fill="FAFAFA"/>
        </w:rPr>
        <w:t>;</w:t>
      </w:r>
    </w:p>
    <w:p w14:paraId="1B7E7AE3"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p>
    <w:p w14:paraId="5E3D0990"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proofErr w:type="gramStart"/>
      <w:r>
        <w:rPr>
          <w:rStyle w:val="hljs-type"/>
          <w:rFonts w:ascii="Source Code Pro" w:hAnsi="Source Code Pro"/>
          <w:b/>
          <w:bCs/>
          <w:color w:val="4E9359"/>
          <w:sz w:val="21"/>
          <w:szCs w:val="21"/>
          <w:shd w:val="clear" w:color="auto" w:fill="FAFAFA"/>
        </w:rPr>
        <w:t>int</w:t>
      </w:r>
      <w:r>
        <w:rPr>
          <w:rStyle w:val="HTMLCode"/>
          <w:rFonts w:ascii="Source Code Pro" w:eastAsiaTheme="majorEastAsia" w:hAnsi="Source Code Pro"/>
          <w:color w:val="000000"/>
          <w:sz w:val="21"/>
          <w:szCs w:val="21"/>
          <w:shd w:val="clear" w:color="auto" w:fill="FAFAFA"/>
        </w:rPr>
        <w:t>[</w:t>
      </w:r>
      <w:proofErr w:type="gramEnd"/>
      <w:r>
        <w:rPr>
          <w:rStyle w:val="HTMLCode"/>
          <w:rFonts w:ascii="Source Code Pro" w:eastAsiaTheme="majorEastAsia" w:hAnsi="Source Code Pro"/>
          <w:color w:val="000000"/>
          <w:sz w:val="21"/>
          <w:szCs w:val="21"/>
          <w:shd w:val="clear" w:color="auto" w:fill="FAFAFA"/>
        </w:rPr>
        <w:t xml:space="preserve">] types() </w:t>
      </w:r>
      <w:r>
        <w:rPr>
          <w:rStyle w:val="hljs-keyword"/>
          <w:rFonts w:ascii="Source Code Pro" w:hAnsi="Source Code Pro"/>
          <w:b/>
          <w:bCs/>
          <w:color w:val="63B175"/>
          <w:sz w:val="21"/>
          <w:szCs w:val="21"/>
          <w:shd w:val="clear" w:color="auto" w:fill="FAFAFA"/>
        </w:rPr>
        <w:t>default</w:t>
      </w:r>
      <w:r>
        <w:rPr>
          <w:rStyle w:val="HTMLCode"/>
          <w:rFonts w:ascii="Source Code Pro" w:eastAsiaTheme="majorEastAsia" w:hAnsi="Source Code Pro"/>
          <w:color w:val="000000"/>
          <w:sz w:val="21"/>
          <w:szCs w:val="21"/>
          <w:shd w:val="clear" w:color="auto" w:fill="FAFAFA"/>
        </w:rPr>
        <w:t xml:space="preserve"> { </w:t>
      </w:r>
      <w:r>
        <w:rPr>
          <w:rStyle w:val="hljs-number"/>
          <w:rFonts w:ascii="Source Code Pro" w:hAnsi="Source Code Pro"/>
          <w:color w:val="4E9359"/>
          <w:sz w:val="21"/>
          <w:szCs w:val="21"/>
          <w:shd w:val="clear" w:color="auto" w:fill="FAFAFA"/>
        </w:rPr>
        <w:t>1</w:t>
      </w:r>
      <w:r>
        <w:rPr>
          <w:rStyle w:val="HTMLCode"/>
          <w:rFonts w:ascii="Source Code Pro" w:eastAsiaTheme="majorEastAsia" w:hAnsi="Source Code Pro"/>
          <w:color w:val="000000"/>
          <w:sz w:val="21"/>
          <w:szCs w:val="21"/>
          <w:shd w:val="clear" w:color="auto" w:fill="FAFAFA"/>
        </w:rPr>
        <w:t xml:space="preserve">, </w:t>
      </w:r>
      <w:r>
        <w:rPr>
          <w:rStyle w:val="hljs-number"/>
          <w:rFonts w:ascii="Source Code Pro" w:hAnsi="Source Code Pro"/>
          <w:color w:val="4E9359"/>
          <w:sz w:val="21"/>
          <w:szCs w:val="21"/>
          <w:shd w:val="clear" w:color="auto" w:fill="FAFAFA"/>
        </w:rPr>
        <w:t>2</w:t>
      </w:r>
      <w:r>
        <w:rPr>
          <w:rStyle w:val="HTMLCode"/>
          <w:rFonts w:ascii="Source Code Pro" w:eastAsiaTheme="majorEastAsia" w:hAnsi="Source Code Pro"/>
          <w:color w:val="000000"/>
          <w:sz w:val="21"/>
          <w:szCs w:val="21"/>
          <w:shd w:val="clear" w:color="auto" w:fill="FAFAFA"/>
        </w:rPr>
        <w:t xml:space="preserve">, </w:t>
      </w:r>
      <w:r>
        <w:rPr>
          <w:rStyle w:val="hljs-number"/>
          <w:rFonts w:ascii="Source Code Pro" w:hAnsi="Source Code Pro"/>
          <w:color w:val="4E9359"/>
          <w:sz w:val="21"/>
          <w:szCs w:val="21"/>
          <w:shd w:val="clear" w:color="auto" w:fill="FAFAFA"/>
        </w:rPr>
        <w:t>3</w:t>
      </w:r>
      <w:r>
        <w:rPr>
          <w:rStyle w:val="HTMLCode"/>
          <w:rFonts w:ascii="Source Code Pro" w:eastAsiaTheme="majorEastAsia" w:hAnsi="Source Code Pro"/>
          <w:color w:val="000000"/>
          <w:sz w:val="21"/>
          <w:szCs w:val="21"/>
          <w:shd w:val="clear" w:color="auto" w:fill="FAFAFA"/>
        </w:rPr>
        <w:t xml:space="preserve"> };</w:t>
      </w:r>
    </w:p>
    <w:p w14:paraId="66A4D4DE"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5C8736A4"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 you can use the annotation without those elements:</w:t>
      </w:r>
    </w:p>
    <w:p w14:paraId="4A48244B"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@SimpleAnnotation</w:t>
      </w:r>
    </w:p>
    <w:p w14:paraId="4CA52E9B"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class</w:t>
      </w:r>
      <w:r>
        <w:rPr>
          <w:rStyle w:val="HTMLCode"/>
          <w:rFonts w:ascii="Source Code Pro" w:eastAsiaTheme="majorEastAsia" w:hAnsi="Source Code Pro"/>
          <w:color w:val="000000"/>
          <w:sz w:val="21"/>
          <w:szCs w:val="21"/>
          <w:shd w:val="clear" w:color="auto" w:fill="FAFAFA"/>
        </w:rPr>
        <w:t xml:space="preserve"> </w:t>
      </w:r>
      <w:r>
        <w:rPr>
          <w:rStyle w:val="hljs-title"/>
          <w:rFonts w:ascii="Source Code Pro" w:hAnsi="Source Code Pro"/>
          <w:b/>
          <w:bCs/>
          <w:color w:val="267438"/>
          <w:sz w:val="21"/>
          <w:szCs w:val="21"/>
          <w:shd w:val="clear" w:color="auto" w:fill="FAFAFA"/>
        </w:rPr>
        <w:t>Element</w:t>
      </w:r>
      <w:r>
        <w:rPr>
          <w:rStyle w:val="HTMLCode"/>
          <w:rFonts w:ascii="Source Code Pro" w:eastAsiaTheme="majorEastAsia" w:hAnsi="Source Code Pro"/>
          <w:color w:val="000000"/>
          <w:sz w:val="21"/>
          <w:szCs w:val="21"/>
          <w:shd w:val="clear" w:color="auto" w:fill="FAFAFA"/>
        </w:rPr>
        <w:t xml:space="preserve"> {</w:t>
      </w:r>
    </w:p>
    <w:p w14:paraId="77F9D695"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46AA1002"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0534FC90"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Or only some of them:</w:t>
      </w:r>
    </w:p>
    <w:p w14:paraId="5CC9E000"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SimpleAnnotation(</w:t>
      </w:r>
      <w:proofErr w:type="gramEnd"/>
      <w:r>
        <w:rPr>
          <w:rStyle w:val="hljs-meta"/>
          <w:rFonts w:ascii="Source Code Pro" w:hAnsi="Source Code Pro"/>
          <w:color w:val="1F7199"/>
          <w:sz w:val="21"/>
          <w:szCs w:val="21"/>
          <w:shd w:val="clear" w:color="auto" w:fill="FAFAFA"/>
        </w:rPr>
        <w:t>value = "an attribute")</w:t>
      </w:r>
    </w:p>
    <w:p w14:paraId="47A348F9" w14:textId="77777777" w:rsidR="006265EC" w:rsidRDefault="006265EC" w:rsidP="006265EC">
      <w:pPr>
        <w:pStyle w:val="HTMLPreformatted"/>
        <w:shd w:val="clear" w:color="auto" w:fill="FFFFFF"/>
        <w:rPr>
          <w:color w:val="000000"/>
          <w:sz w:val="27"/>
          <w:szCs w:val="27"/>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Element </w:t>
      </w:r>
      <w:proofErr w:type="spellStart"/>
      <w:proofErr w:type="gramStart"/>
      <w:r>
        <w:rPr>
          <w:rStyle w:val="HTMLCode"/>
          <w:rFonts w:ascii="Source Code Pro" w:eastAsiaTheme="majorEastAsia" w:hAnsi="Source Code Pro"/>
          <w:color w:val="000000"/>
          <w:sz w:val="21"/>
          <w:szCs w:val="21"/>
          <w:shd w:val="clear" w:color="auto" w:fill="FAFAFA"/>
        </w:rPr>
        <w:t>nextElement;</w:t>
      </w:r>
      <w:r>
        <w:rPr>
          <w:color w:val="000000"/>
          <w:sz w:val="27"/>
          <w:szCs w:val="27"/>
        </w:rPr>
        <w:t>Copy</w:t>
      </w:r>
      <w:proofErr w:type="spellEnd"/>
      <w:proofErr w:type="gramEnd"/>
    </w:p>
    <w:p w14:paraId="5E3364A7" w14:textId="77777777" w:rsidR="006265EC" w:rsidRDefault="006265EC" w:rsidP="006265EC">
      <w:pPr>
        <w:pStyle w:val="Heading3"/>
        <w:shd w:val="clear" w:color="auto" w:fill="FFFFFF"/>
        <w:spacing w:before="504" w:beforeAutospacing="0" w:after="312" w:afterAutospacing="0"/>
        <w:rPr>
          <w:rFonts w:ascii="Raleway" w:hAnsi="Raleway"/>
          <w:color w:val="000000"/>
          <w:sz w:val="36"/>
          <w:szCs w:val="36"/>
        </w:rPr>
      </w:pPr>
      <w:r>
        <w:rPr>
          <w:rStyle w:val="Strong"/>
          <w:rFonts w:ascii="Raleway" w:hAnsi="Raleway"/>
          <w:b/>
          <w:bCs/>
          <w:color w:val="000000"/>
          <w:sz w:val="36"/>
          <w:szCs w:val="36"/>
        </w:rPr>
        <w:t>Q4. What Object Types Can Be Returned from an Annotation Method Declaration?</w:t>
      </w:r>
    </w:p>
    <w:p w14:paraId="74A93F98"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return type must be a primitive, </w:t>
      </w:r>
      <w:r>
        <w:rPr>
          <w:rStyle w:val="Emphasis"/>
          <w:rFonts w:ascii="Raleway" w:hAnsi="Raleway"/>
          <w:color w:val="000000"/>
          <w:sz w:val="27"/>
          <w:szCs w:val="27"/>
        </w:rPr>
        <w:t>String</w:t>
      </w:r>
      <w:r>
        <w:rPr>
          <w:rFonts w:ascii="Raleway" w:hAnsi="Raleway"/>
          <w:color w:val="000000"/>
          <w:sz w:val="27"/>
          <w:szCs w:val="27"/>
        </w:rPr>
        <w:t>, </w:t>
      </w:r>
      <w:r>
        <w:rPr>
          <w:rStyle w:val="Emphasis"/>
          <w:rFonts w:ascii="Raleway" w:hAnsi="Raleway"/>
          <w:color w:val="000000"/>
          <w:sz w:val="27"/>
          <w:szCs w:val="27"/>
        </w:rPr>
        <w:t>Class</w:t>
      </w:r>
      <w:r>
        <w:rPr>
          <w:rFonts w:ascii="Raleway" w:hAnsi="Raleway"/>
          <w:color w:val="000000"/>
          <w:sz w:val="27"/>
          <w:szCs w:val="27"/>
        </w:rPr>
        <w:t>, </w:t>
      </w:r>
      <w:r>
        <w:rPr>
          <w:rStyle w:val="Emphasis"/>
          <w:rFonts w:ascii="Raleway" w:hAnsi="Raleway"/>
          <w:color w:val="000000"/>
          <w:sz w:val="27"/>
          <w:szCs w:val="27"/>
        </w:rPr>
        <w:t>Enum</w:t>
      </w:r>
      <w:r>
        <w:rPr>
          <w:rFonts w:ascii="Raleway" w:hAnsi="Raleway"/>
          <w:color w:val="000000"/>
          <w:sz w:val="27"/>
          <w:szCs w:val="27"/>
        </w:rPr>
        <w:t>, or an array of one of the previous types. Otherwise, the compiler will throw an error.</w:t>
      </w:r>
    </w:p>
    <w:p w14:paraId="1BF99DC3"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Here’s an example code that successfully follows this principle:</w:t>
      </w:r>
    </w:p>
    <w:p w14:paraId="5225F8E9"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proofErr w:type="spellStart"/>
      <w:r>
        <w:rPr>
          <w:rStyle w:val="hljs-keyword"/>
          <w:rFonts w:ascii="Source Code Pro" w:hAnsi="Source Code Pro"/>
          <w:b/>
          <w:bCs/>
          <w:color w:val="63B175"/>
          <w:sz w:val="21"/>
          <w:szCs w:val="21"/>
          <w:shd w:val="clear" w:color="auto" w:fill="FAFAFA"/>
        </w:rPr>
        <w:t>enum</w:t>
      </w:r>
      <w:proofErr w:type="spellEnd"/>
      <w:r>
        <w:rPr>
          <w:rStyle w:val="HTMLCode"/>
          <w:rFonts w:ascii="Source Code Pro" w:eastAsiaTheme="majorEastAsia" w:hAnsi="Source Code Pro"/>
          <w:color w:val="000000"/>
          <w:sz w:val="21"/>
          <w:szCs w:val="21"/>
          <w:shd w:val="clear" w:color="auto" w:fill="FAFAFA"/>
        </w:rPr>
        <w:t xml:space="preserve"> </w:t>
      </w:r>
      <w:r>
        <w:rPr>
          <w:rStyle w:val="hljs-title"/>
          <w:rFonts w:ascii="Source Code Pro" w:hAnsi="Source Code Pro"/>
          <w:b/>
          <w:bCs/>
          <w:color w:val="267438"/>
          <w:sz w:val="21"/>
          <w:szCs w:val="21"/>
          <w:shd w:val="clear" w:color="auto" w:fill="FAFAFA"/>
        </w:rPr>
        <w:t>Complexity</w:t>
      </w:r>
      <w:r>
        <w:rPr>
          <w:rStyle w:val="HTMLCode"/>
          <w:rFonts w:ascii="Source Code Pro" w:eastAsiaTheme="majorEastAsia" w:hAnsi="Source Code Pro"/>
          <w:color w:val="000000"/>
          <w:sz w:val="21"/>
          <w:szCs w:val="21"/>
          <w:shd w:val="clear" w:color="auto" w:fill="FAFAFA"/>
        </w:rPr>
        <w:t xml:space="preserve"> {</w:t>
      </w:r>
    </w:p>
    <w:p w14:paraId="15CAEFE5"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LOW, HIGH</w:t>
      </w:r>
    </w:p>
    <w:p w14:paraId="2561D13A"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w:t>
      </w:r>
    </w:p>
    <w:p w14:paraId="34A457EA"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p>
    <w:p w14:paraId="1FCD8E8A"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ComplexAnnotation</w:t>
      </w:r>
      <w:proofErr w:type="spellEnd"/>
      <w:r>
        <w:rPr>
          <w:rStyle w:val="HTMLCode"/>
          <w:rFonts w:ascii="Source Code Pro" w:eastAsiaTheme="majorEastAsia" w:hAnsi="Source Code Pro"/>
          <w:color w:val="000000"/>
          <w:sz w:val="21"/>
          <w:szCs w:val="21"/>
          <w:shd w:val="clear" w:color="auto" w:fill="FAFAFA"/>
        </w:rPr>
        <w:t xml:space="preserve"> {</w:t>
      </w:r>
    </w:p>
    <w:p w14:paraId="2BE21881"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Class&lt;? </w:t>
      </w:r>
      <w:r>
        <w:rPr>
          <w:rStyle w:val="hljs-keyword"/>
          <w:rFonts w:ascii="Source Code Pro" w:hAnsi="Source Code Pro"/>
          <w:b/>
          <w:bCs/>
          <w:color w:val="63B175"/>
          <w:sz w:val="21"/>
          <w:szCs w:val="21"/>
          <w:shd w:val="clear" w:color="auto" w:fill="FAFAFA"/>
        </w:rPr>
        <w:t>extends</w:t>
      </w:r>
      <w:r>
        <w:rPr>
          <w:rStyle w:val="HTMLCode"/>
          <w:rFonts w:ascii="Source Code Pro" w:eastAsiaTheme="majorEastAsia" w:hAnsi="Source Code Pro"/>
          <w:color w:val="000000"/>
          <w:sz w:val="21"/>
          <w:szCs w:val="21"/>
          <w:shd w:val="clear" w:color="auto" w:fill="FAFAFA"/>
        </w:rPr>
        <w:t xml:space="preserve"> </w:t>
      </w:r>
      <w:r>
        <w:rPr>
          <w:rStyle w:val="hljs-title"/>
          <w:rFonts w:ascii="Source Code Pro" w:hAnsi="Source Code Pro"/>
          <w:b/>
          <w:bCs/>
          <w:color w:val="267438"/>
          <w:sz w:val="21"/>
          <w:szCs w:val="21"/>
          <w:shd w:val="clear" w:color="auto" w:fill="FAFAFA"/>
        </w:rPr>
        <w:t>Object</w:t>
      </w:r>
      <w:r>
        <w:rPr>
          <w:rStyle w:val="HTMLCode"/>
          <w:rFonts w:ascii="Source Code Pro" w:eastAsiaTheme="majorEastAsia" w:hAnsi="Source Code Pro"/>
          <w:color w:val="000000"/>
          <w:sz w:val="21"/>
          <w:szCs w:val="21"/>
          <w:shd w:val="clear" w:color="auto" w:fill="FAFAFA"/>
        </w:rPr>
        <w:t xml:space="preserve">&gt; </w:t>
      </w:r>
      <w:proofErr w:type="gramStart"/>
      <w:r>
        <w:rPr>
          <w:rStyle w:val="HTMLCode"/>
          <w:rFonts w:ascii="Source Code Pro" w:eastAsiaTheme="majorEastAsia" w:hAnsi="Source Code Pro"/>
          <w:color w:val="000000"/>
          <w:sz w:val="21"/>
          <w:szCs w:val="21"/>
          <w:shd w:val="clear" w:color="auto" w:fill="FAFAFA"/>
        </w:rPr>
        <w:t>value(</w:t>
      </w:r>
      <w:proofErr w:type="gramEnd"/>
      <w:r>
        <w:rPr>
          <w:rStyle w:val="HTMLCode"/>
          <w:rFonts w:ascii="Source Code Pro" w:eastAsiaTheme="majorEastAsia" w:hAnsi="Source Code Pro"/>
          <w:color w:val="000000"/>
          <w:sz w:val="21"/>
          <w:szCs w:val="21"/>
          <w:shd w:val="clear" w:color="auto" w:fill="FAFAFA"/>
        </w:rPr>
        <w:t>);</w:t>
      </w:r>
    </w:p>
    <w:p w14:paraId="1BD2D492"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p>
    <w:p w14:paraId="0231B85D"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proofErr w:type="gramStart"/>
      <w:r>
        <w:rPr>
          <w:rStyle w:val="hljs-type"/>
          <w:rFonts w:ascii="Source Code Pro" w:hAnsi="Source Code Pro"/>
          <w:b/>
          <w:bCs/>
          <w:color w:val="4E9359"/>
          <w:sz w:val="21"/>
          <w:szCs w:val="21"/>
          <w:shd w:val="clear" w:color="auto" w:fill="FAFAFA"/>
        </w:rPr>
        <w:t>int</w:t>
      </w:r>
      <w:r>
        <w:rPr>
          <w:rStyle w:val="HTMLCode"/>
          <w:rFonts w:ascii="Source Code Pro" w:eastAsiaTheme="majorEastAsia" w:hAnsi="Source Code Pro"/>
          <w:color w:val="000000"/>
          <w:sz w:val="21"/>
          <w:szCs w:val="21"/>
          <w:shd w:val="clear" w:color="auto" w:fill="FAFAFA"/>
        </w:rPr>
        <w:t>[</w:t>
      </w:r>
      <w:proofErr w:type="gramEnd"/>
      <w:r>
        <w:rPr>
          <w:rStyle w:val="HTMLCode"/>
          <w:rFonts w:ascii="Source Code Pro" w:eastAsiaTheme="majorEastAsia" w:hAnsi="Source Code Pro"/>
          <w:color w:val="000000"/>
          <w:sz w:val="21"/>
          <w:szCs w:val="21"/>
          <w:shd w:val="clear" w:color="auto" w:fill="FAFAFA"/>
        </w:rPr>
        <w:t>] types();</w:t>
      </w:r>
    </w:p>
    <w:p w14:paraId="487A7AA9"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p>
    <w:p w14:paraId="1DC08C0D"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Complexity </w:t>
      </w:r>
      <w:proofErr w:type="gramStart"/>
      <w:r>
        <w:rPr>
          <w:rStyle w:val="hljs-title"/>
          <w:rFonts w:ascii="Source Code Pro" w:hAnsi="Source Code Pro"/>
          <w:b/>
          <w:bCs/>
          <w:color w:val="267438"/>
          <w:sz w:val="21"/>
          <w:szCs w:val="21"/>
          <w:shd w:val="clear" w:color="auto" w:fill="FAFAFA"/>
        </w:rPr>
        <w:t>complexity</w:t>
      </w:r>
      <w:r>
        <w:rPr>
          <w:rStyle w:val="hljs-params"/>
          <w:rFonts w:ascii="Source Code Pro" w:hAnsi="Source Code Pro"/>
          <w:color w:val="000000"/>
          <w:sz w:val="21"/>
          <w:szCs w:val="21"/>
          <w:shd w:val="clear" w:color="auto" w:fill="FAFAFA"/>
        </w:rPr>
        <w:t>(</w:t>
      </w:r>
      <w:proofErr w:type="gramEnd"/>
      <w:r>
        <w:rPr>
          <w:rStyle w:val="hljs-params"/>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w:t>
      </w:r>
    </w:p>
    <w:p w14:paraId="7EC9935A"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1626F296"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next example will fail to compile since </w:t>
      </w:r>
      <w:r>
        <w:rPr>
          <w:rStyle w:val="Emphasis"/>
          <w:rFonts w:ascii="Raleway" w:hAnsi="Raleway"/>
          <w:color w:val="000000"/>
          <w:sz w:val="27"/>
          <w:szCs w:val="27"/>
        </w:rPr>
        <w:t>Object </w:t>
      </w:r>
      <w:r>
        <w:rPr>
          <w:rFonts w:ascii="Raleway" w:hAnsi="Raleway"/>
          <w:color w:val="000000"/>
          <w:sz w:val="27"/>
          <w:szCs w:val="27"/>
        </w:rPr>
        <w:t>is not a valid return type:</w:t>
      </w:r>
    </w:p>
    <w:p w14:paraId="6F3526F3"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FailingAnnotation</w:t>
      </w:r>
      <w:proofErr w:type="spellEnd"/>
      <w:r>
        <w:rPr>
          <w:rStyle w:val="HTMLCode"/>
          <w:rFonts w:ascii="Source Code Pro" w:eastAsiaTheme="majorEastAsia" w:hAnsi="Source Code Pro"/>
          <w:color w:val="000000"/>
          <w:sz w:val="21"/>
          <w:szCs w:val="21"/>
          <w:shd w:val="clear" w:color="auto" w:fill="FAFAFA"/>
        </w:rPr>
        <w:t xml:space="preserve"> {</w:t>
      </w:r>
    </w:p>
    <w:p w14:paraId="65243CE6"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Object </w:t>
      </w:r>
      <w:proofErr w:type="gramStart"/>
      <w:r>
        <w:rPr>
          <w:rStyle w:val="hljs-title"/>
          <w:rFonts w:ascii="Source Code Pro" w:hAnsi="Source Code Pro"/>
          <w:b/>
          <w:bCs/>
          <w:color w:val="267438"/>
          <w:sz w:val="21"/>
          <w:szCs w:val="21"/>
          <w:shd w:val="clear" w:color="auto" w:fill="FAFAFA"/>
        </w:rPr>
        <w:t>complexity</w:t>
      </w:r>
      <w:r>
        <w:rPr>
          <w:rStyle w:val="hljs-params"/>
          <w:rFonts w:ascii="Source Code Pro" w:hAnsi="Source Code Pro"/>
          <w:color w:val="000000"/>
          <w:sz w:val="21"/>
          <w:szCs w:val="21"/>
          <w:shd w:val="clear" w:color="auto" w:fill="FAFAFA"/>
        </w:rPr>
        <w:t>(</w:t>
      </w:r>
      <w:proofErr w:type="gramEnd"/>
      <w:r>
        <w:rPr>
          <w:rStyle w:val="hljs-params"/>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w:t>
      </w:r>
    </w:p>
    <w:p w14:paraId="3A4130E0"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71FCDBBC" w14:textId="77777777" w:rsidR="006265EC" w:rsidRDefault="006265EC" w:rsidP="006265EC">
      <w:pPr>
        <w:pStyle w:val="Heading3"/>
        <w:shd w:val="clear" w:color="auto" w:fill="FFFFFF"/>
        <w:spacing w:before="504" w:beforeAutospacing="0" w:after="312" w:afterAutospacing="0"/>
        <w:rPr>
          <w:rFonts w:ascii="Raleway" w:hAnsi="Raleway"/>
          <w:color w:val="000000"/>
          <w:sz w:val="36"/>
          <w:szCs w:val="36"/>
        </w:rPr>
      </w:pPr>
      <w:r>
        <w:rPr>
          <w:rStyle w:val="Strong"/>
          <w:rFonts w:ascii="Raleway" w:hAnsi="Raleway"/>
          <w:b/>
          <w:bCs/>
          <w:color w:val="000000"/>
          <w:sz w:val="36"/>
          <w:szCs w:val="36"/>
        </w:rPr>
        <w:t>Q5. Which Program Elements Can Be Annotated?</w:t>
      </w:r>
    </w:p>
    <w:p w14:paraId="0C86BDC0"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Annotations can be applied in several places throughout the source code. They can be applied to declarations of classes, constructors, and fields:</w:t>
      </w:r>
    </w:p>
    <w:p w14:paraId="282A2B5E"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@SimpleAnnotation</w:t>
      </w:r>
    </w:p>
    <w:p w14:paraId="74CE8CF6"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class</w:t>
      </w:r>
      <w:r>
        <w:rPr>
          <w:rStyle w:val="HTMLCode"/>
          <w:rFonts w:ascii="Source Code Pro" w:eastAsiaTheme="majorEastAsia" w:hAnsi="Source Code Pro"/>
          <w:color w:val="000000"/>
          <w:sz w:val="21"/>
          <w:szCs w:val="21"/>
          <w:shd w:val="clear" w:color="auto" w:fill="FAFAFA"/>
        </w:rPr>
        <w:t xml:space="preserve"> </w:t>
      </w:r>
      <w:r>
        <w:rPr>
          <w:rStyle w:val="hljs-title"/>
          <w:rFonts w:ascii="Source Code Pro" w:hAnsi="Source Code Pro"/>
          <w:b/>
          <w:bCs/>
          <w:color w:val="267438"/>
          <w:sz w:val="21"/>
          <w:szCs w:val="21"/>
          <w:shd w:val="clear" w:color="auto" w:fill="FAFAFA"/>
        </w:rPr>
        <w:t>Apply</w:t>
      </w:r>
      <w:r>
        <w:rPr>
          <w:rStyle w:val="HTMLCode"/>
          <w:rFonts w:ascii="Source Code Pro" w:eastAsiaTheme="majorEastAsia" w:hAnsi="Source Code Pro"/>
          <w:color w:val="000000"/>
          <w:sz w:val="21"/>
          <w:szCs w:val="21"/>
          <w:shd w:val="clear" w:color="auto" w:fill="FAFAFA"/>
        </w:rPr>
        <w:t xml:space="preserve"> {</w:t>
      </w:r>
    </w:p>
    <w:p w14:paraId="3302B513"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@SimpleAnnotation</w:t>
      </w:r>
    </w:p>
    <w:p w14:paraId="09E96F8D"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private</w:t>
      </w:r>
      <w:r>
        <w:rPr>
          <w:rStyle w:val="HTMLCode"/>
          <w:rFonts w:ascii="Source Code Pro" w:eastAsiaTheme="majorEastAsia" w:hAnsi="Source Code Pro"/>
          <w:color w:val="000000"/>
          <w:sz w:val="21"/>
          <w:szCs w:val="21"/>
          <w:shd w:val="clear" w:color="auto" w:fill="FAFAFA"/>
        </w:rPr>
        <w:t xml:space="preserve"> String </w:t>
      </w:r>
      <w:proofErr w:type="spellStart"/>
      <w:proofErr w:type="gramStart"/>
      <w:r>
        <w:rPr>
          <w:rStyle w:val="HTMLCode"/>
          <w:rFonts w:ascii="Source Code Pro" w:eastAsiaTheme="majorEastAsia" w:hAnsi="Source Code Pro"/>
          <w:color w:val="000000"/>
          <w:sz w:val="21"/>
          <w:szCs w:val="21"/>
          <w:shd w:val="clear" w:color="auto" w:fill="FAFAFA"/>
        </w:rPr>
        <w:t>aField</w:t>
      </w:r>
      <w:proofErr w:type="spellEnd"/>
      <w:r>
        <w:rPr>
          <w:rStyle w:val="HTMLCode"/>
          <w:rFonts w:ascii="Source Code Pro" w:eastAsiaTheme="majorEastAsia" w:hAnsi="Source Code Pro"/>
          <w:color w:val="000000"/>
          <w:sz w:val="21"/>
          <w:szCs w:val="21"/>
          <w:shd w:val="clear" w:color="auto" w:fill="FAFAFA"/>
        </w:rPr>
        <w:t>;</w:t>
      </w:r>
      <w:proofErr w:type="gramEnd"/>
    </w:p>
    <w:p w14:paraId="5B6918F0"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p>
    <w:p w14:paraId="69EE892D"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@SimpleAnnotation</w:t>
      </w:r>
    </w:p>
    <w:p w14:paraId="7F1162F4"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proofErr w:type="gramStart"/>
      <w:r>
        <w:rPr>
          <w:rStyle w:val="hljs-title"/>
          <w:rFonts w:ascii="Source Code Pro" w:hAnsi="Source Code Pro"/>
          <w:b/>
          <w:bCs/>
          <w:color w:val="267438"/>
          <w:sz w:val="21"/>
          <w:szCs w:val="21"/>
          <w:shd w:val="clear" w:color="auto" w:fill="FAFAFA"/>
        </w:rPr>
        <w:t>Apply</w:t>
      </w:r>
      <w:r>
        <w:rPr>
          <w:rStyle w:val="hljs-params"/>
          <w:rFonts w:ascii="Source Code Pro" w:hAnsi="Source Code Pro"/>
          <w:color w:val="000000"/>
          <w:sz w:val="21"/>
          <w:szCs w:val="21"/>
          <w:shd w:val="clear" w:color="auto" w:fill="FAFAFA"/>
        </w:rPr>
        <w:t>(</w:t>
      </w:r>
      <w:proofErr w:type="gramEnd"/>
      <w:r>
        <w:rPr>
          <w:rStyle w:val="hljs-params"/>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 xml:space="preserve"> {</w:t>
      </w:r>
    </w:p>
    <w:p w14:paraId="590E2226"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0E410138"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p>
    <w:p w14:paraId="6ED88D05"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04A6E431"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Methods and their parameters:</w:t>
      </w:r>
    </w:p>
    <w:p w14:paraId="118CEA85"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@SimpleAnnotation</w:t>
      </w:r>
    </w:p>
    <w:p w14:paraId="660DA510"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void</w:t>
      </w:r>
      <w:r>
        <w:rPr>
          <w:rStyle w:val="HTMLCode"/>
          <w:rFonts w:ascii="Source Code Pro" w:eastAsiaTheme="majorEastAsia" w:hAnsi="Source Code Pro"/>
          <w:color w:val="000000"/>
          <w:sz w:val="21"/>
          <w:szCs w:val="21"/>
          <w:shd w:val="clear" w:color="auto" w:fill="FAFAFA"/>
        </w:rPr>
        <w:t xml:space="preserve"> </w:t>
      </w:r>
      <w:proofErr w:type="spellStart"/>
      <w:proofErr w:type="gramStart"/>
      <w:r>
        <w:rPr>
          <w:rStyle w:val="hljs-title"/>
          <w:rFonts w:ascii="Source Code Pro" w:hAnsi="Source Code Pro"/>
          <w:b/>
          <w:bCs/>
          <w:color w:val="267438"/>
          <w:sz w:val="21"/>
          <w:szCs w:val="21"/>
          <w:shd w:val="clear" w:color="auto" w:fill="FAFAFA"/>
        </w:rPr>
        <w:t>aMethod</w:t>
      </w:r>
      <w:proofErr w:type="spellEnd"/>
      <w:r>
        <w:rPr>
          <w:rStyle w:val="hljs-params"/>
          <w:rFonts w:ascii="Source Code Pro" w:hAnsi="Source Code Pro"/>
          <w:color w:val="000000"/>
          <w:sz w:val="21"/>
          <w:szCs w:val="21"/>
          <w:shd w:val="clear" w:color="auto" w:fill="FAFAFA"/>
        </w:rPr>
        <w:t>(</w:t>
      </w:r>
      <w:proofErr w:type="gramEnd"/>
      <w:r>
        <w:rPr>
          <w:rStyle w:val="hljs-meta"/>
          <w:rFonts w:ascii="Source Code Pro" w:hAnsi="Source Code Pro"/>
          <w:color w:val="1F7199"/>
          <w:sz w:val="21"/>
          <w:szCs w:val="21"/>
          <w:shd w:val="clear" w:color="auto" w:fill="FAFAFA"/>
        </w:rPr>
        <w:t>@SimpleAnnotation</w:t>
      </w:r>
      <w:r>
        <w:rPr>
          <w:rStyle w:val="hljs-params"/>
          <w:rFonts w:ascii="Source Code Pro" w:hAnsi="Source Code Pro"/>
          <w:color w:val="000000"/>
          <w:sz w:val="21"/>
          <w:szCs w:val="21"/>
          <w:shd w:val="clear" w:color="auto" w:fill="FAFAFA"/>
        </w:rPr>
        <w:t xml:space="preserve"> String param)</w:t>
      </w:r>
      <w:r>
        <w:rPr>
          <w:rStyle w:val="HTMLCode"/>
          <w:rFonts w:ascii="Source Code Pro" w:eastAsiaTheme="majorEastAsia" w:hAnsi="Source Code Pro"/>
          <w:color w:val="000000"/>
          <w:sz w:val="21"/>
          <w:szCs w:val="21"/>
          <w:shd w:val="clear" w:color="auto" w:fill="FAFAFA"/>
        </w:rPr>
        <w:t xml:space="preserve"> {</w:t>
      </w:r>
    </w:p>
    <w:p w14:paraId="34825238"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06990E68"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38CA5A03"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Local variables, including a loop and resource variables:</w:t>
      </w:r>
    </w:p>
    <w:p w14:paraId="45EC01B4"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@SimpleAnnotation</w:t>
      </w:r>
    </w:p>
    <w:p w14:paraId="0A0A1D5A"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type"/>
          <w:rFonts w:ascii="Source Code Pro" w:hAnsi="Source Code Pro"/>
          <w:b/>
          <w:bCs/>
          <w:color w:val="4E9359"/>
          <w:sz w:val="21"/>
          <w:szCs w:val="21"/>
          <w:shd w:val="clear" w:color="auto" w:fill="FAFAFA"/>
        </w:rPr>
        <w:t>int</w:t>
      </w:r>
      <w:r>
        <w:rPr>
          <w:rStyle w:val="HTMLCode"/>
          <w:rFonts w:ascii="Source Code Pro" w:eastAsiaTheme="majorEastAsia"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shd w:val="clear" w:color="auto" w:fill="FAFAFA"/>
        </w:rPr>
        <w:t>i</w:t>
      </w:r>
      <w:proofErr w:type="spellEnd"/>
      <w:r>
        <w:rPr>
          <w:rStyle w:val="HTMLCode"/>
          <w:rFonts w:ascii="Source Code Pro" w:eastAsiaTheme="majorEastAsia" w:hAnsi="Source Code Pro"/>
          <w:color w:val="000000"/>
          <w:sz w:val="21"/>
          <w:szCs w:val="21"/>
          <w:shd w:val="clear" w:color="auto" w:fill="FAFAFA"/>
        </w:rPr>
        <w:t xml:space="preserve"> </w:t>
      </w:r>
      <w:r>
        <w:rPr>
          <w:rStyle w:val="hljs-operator"/>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 xml:space="preserve"> </w:t>
      </w:r>
      <w:proofErr w:type="gramStart"/>
      <w:r>
        <w:rPr>
          <w:rStyle w:val="hljs-number"/>
          <w:rFonts w:ascii="Source Code Pro" w:hAnsi="Source Code Pro"/>
          <w:color w:val="4E9359"/>
          <w:sz w:val="21"/>
          <w:szCs w:val="21"/>
          <w:shd w:val="clear" w:color="auto" w:fill="FAFAFA"/>
        </w:rPr>
        <w:t>10</w:t>
      </w:r>
      <w:r>
        <w:rPr>
          <w:rStyle w:val="HTMLCode"/>
          <w:rFonts w:ascii="Source Code Pro" w:eastAsiaTheme="majorEastAsia" w:hAnsi="Source Code Pro"/>
          <w:color w:val="000000"/>
          <w:sz w:val="21"/>
          <w:szCs w:val="21"/>
          <w:shd w:val="clear" w:color="auto" w:fill="FAFAFA"/>
        </w:rPr>
        <w:t>;</w:t>
      </w:r>
      <w:proofErr w:type="gramEnd"/>
    </w:p>
    <w:p w14:paraId="4114B9B2"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p>
    <w:p w14:paraId="5324BDC0"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for</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@SimpleAnnotation</w:t>
      </w:r>
      <w:r>
        <w:rPr>
          <w:rStyle w:val="HTMLCode"/>
          <w:rFonts w:ascii="Source Code Pro" w:eastAsiaTheme="majorEastAsia" w:hAnsi="Source Code Pro"/>
          <w:color w:val="000000"/>
          <w:sz w:val="21"/>
          <w:szCs w:val="21"/>
          <w:shd w:val="clear" w:color="auto" w:fill="FAFAFA"/>
        </w:rPr>
        <w:t xml:space="preserve"> </w:t>
      </w:r>
      <w:r>
        <w:rPr>
          <w:rStyle w:val="hljs-type"/>
          <w:rFonts w:ascii="Source Code Pro" w:hAnsi="Source Code Pro"/>
          <w:b/>
          <w:bCs/>
          <w:color w:val="4E9359"/>
          <w:sz w:val="21"/>
          <w:szCs w:val="21"/>
          <w:shd w:val="clear" w:color="auto" w:fill="FAFAFA"/>
        </w:rPr>
        <w:t>int</w:t>
      </w:r>
      <w:r>
        <w:rPr>
          <w:rStyle w:val="HTMLCode"/>
          <w:rFonts w:ascii="Source Code Pro" w:eastAsiaTheme="majorEastAsia" w:hAnsi="Source Code Pro"/>
          <w:color w:val="000000"/>
          <w:sz w:val="21"/>
          <w:szCs w:val="21"/>
          <w:shd w:val="clear" w:color="auto" w:fill="FAFAFA"/>
        </w:rPr>
        <w:t xml:space="preserve"> </w:t>
      </w:r>
      <w:r>
        <w:rPr>
          <w:rStyle w:val="hljs-variable"/>
          <w:rFonts w:ascii="Source Code Pro" w:hAnsi="Source Code Pro"/>
          <w:color w:val="BC6060"/>
          <w:sz w:val="21"/>
          <w:szCs w:val="21"/>
          <w:shd w:val="clear" w:color="auto" w:fill="FAFAFA"/>
        </w:rPr>
        <w:t>j</w:t>
      </w:r>
      <w:r>
        <w:rPr>
          <w:rStyle w:val="HTMLCode"/>
          <w:rFonts w:ascii="Source Code Pro" w:eastAsiaTheme="majorEastAsia" w:hAnsi="Source Code Pro"/>
          <w:color w:val="000000"/>
          <w:sz w:val="21"/>
          <w:szCs w:val="21"/>
          <w:shd w:val="clear" w:color="auto" w:fill="FAFAFA"/>
        </w:rPr>
        <w:t xml:space="preserve"> </w:t>
      </w:r>
      <w:r>
        <w:rPr>
          <w:rStyle w:val="hljs-operator"/>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 xml:space="preserve"> </w:t>
      </w:r>
      <w:r>
        <w:rPr>
          <w:rStyle w:val="hljs-number"/>
          <w:rFonts w:ascii="Source Code Pro" w:hAnsi="Source Code Pro"/>
          <w:color w:val="4E9359"/>
          <w:sz w:val="21"/>
          <w:szCs w:val="21"/>
          <w:shd w:val="clear" w:color="auto" w:fill="FAFAFA"/>
        </w:rPr>
        <w:t>0</w:t>
      </w:r>
      <w:r>
        <w:rPr>
          <w:rStyle w:val="HTMLCode"/>
          <w:rFonts w:ascii="Source Code Pro" w:eastAsiaTheme="majorEastAsia" w:hAnsi="Source Code Pro"/>
          <w:color w:val="000000"/>
          <w:sz w:val="21"/>
          <w:szCs w:val="21"/>
          <w:shd w:val="clear" w:color="auto" w:fill="FAFAFA"/>
        </w:rPr>
        <w:t xml:space="preserve">; j &lt; </w:t>
      </w:r>
      <w:proofErr w:type="spellStart"/>
      <w:r>
        <w:rPr>
          <w:rStyle w:val="HTMLCode"/>
          <w:rFonts w:ascii="Source Code Pro" w:eastAsiaTheme="majorEastAsia" w:hAnsi="Source Code Pro"/>
          <w:color w:val="000000"/>
          <w:sz w:val="21"/>
          <w:szCs w:val="21"/>
          <w:shd w:val="clear" w:color="auto" w:fill="FAFAFA"/>
        </w:rPr>
        <w:t>i</w:t>
      </w:r>
      <w:proofErr w:type="spellEnd"/>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j++</w:t>
      </w:r>
      <w:proofErr w:type="spellEnd"/>
      <w:r>
        <w:rPr>
          <w:rStyle w:val="HTMLCode"/>
          <w:rFonts w:ascii="Source Code Pro" w:eastAsiaTheme="majorEastAsia" w:hAnsi="Source Code Pro"/>
          <w:color w:val="000000"/>
          <w:sz w:val="21"/>
          <w:szCs w:val="21"/>
          <w:shd w:val="clear" w:color="auto" w:fill="FAFAFA"/>
        </w:rPr>
        <w:t>) {</w:t>
      </w:r>
    </w:p>
    <w:p w14:paraId="439051A8"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12996AE2"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lastRenderedPageBreak/>
        <w:t>}</w:t>
      </w:r>
    </w:p>
    <w:p w14:paraId="22A61334"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p>
    <w:p w14:paraId="583B8715"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try</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@SimpleAnnotation</w:t>
      </w:r>
      <w:r>
        <w:rPr>
          <w:rStyle w:val="HTMLCode"/>
          <w:rFonts w:ascii="Source Code Pro" w:eastAsiaTheme="majorEastAsia" w:hAnsi="Source Code Pro"/>
          <w:color w:val="000000"/>
          <w:sz w:val="21"/>
          <w:szCs w:val="21"/>
          <w:shd w:val="clear" w:color="auto" w:fill="FAFAFA"/>
        </w:rPr>
        <w:t xml:space="preserve"> </w:t>
      </w:r>
      <w:proofErr w:type="spellStart"/>
      <w:r>
        <w:rPr>
          <w:rStyle w:val="hljs-type"/>
          <w:rFonts w:ascii="Source Code Pro" w:hAnsi="Source Code Pro"/>
          <w:b/>
          <w:bCs/>
          <w:color w:val="4E9359"/>
          <w:sz w:val="21"/>
          <w:szCs w:val="21"/>
          <w:shd w:val="clear" w:color="auto" w:fill="FAFAFA"/>
        </w:rPr>
        <w:t>FileWriter</w:t>
      </w:r>
      <w:proofErr w:type="spellEnd"/>
      <w:r>
        <w:rPr>
          <w:rStyle w:val="HTMLCode"/>
          <w:rFonts w:ascii="Source Code Pro" w:eastAsiaTheme="majorEastAsia" w:hAnsi="Source Code Pro"/>
          <w:color w:val="000000"/>
          <w:sz w:val="21"/>
          <w:szCs w:val="21"/>
          <w:shd w:val="clear" w:color="auto" w:fill="FAFAFA"/>
        </w:rPr>
        <w:t xml:space="preserve"> </w:t>
      </w:r>
      <w:r>
        <w:rPr>
          <w:rStyle w:val="hljs-variable"/>
          <w:rFonts w:ascii="Source Code Pro" w:hAnsi="Source Code Pro"/>
          <w:color w:val="BC6060"/>
          <w:sz w:val="21"/>
          <w:szCs w:val="21"/>
          <w:shd w:val="clear" w:color="auto" w:fill="FAFAFA"/>
        </w:rPr>
        <w:t>writer</w:t>
      </w:r>
      <w:r>
        <w:rPr>
          <w:rStyle w:val="HTMLCode"/>
          <w:rFonts w:ascii="Source Code Pro" w:eastAsiaTheme="majorEastAsia" w:hAnsi="Source Code Pro"/>
          <w:color w:val="000000"/>
          <w:sz w:val="21"/>
          <w:szCs w:val="21"/>
          <w:shd w:val="clear" w:color="auto" w:fill="FAFAFA"/>
        </w:rPr>
        <w:t xml:space="preserve"> </w:t>
      </w:r>
      <w:r>
        <w:rPr>
          <w:rStyle w:val="hljs-operator"/>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 xml:space="preserve"> </w:t>
      </w:r>
      <w:proofErr w:type="spellStart"/>
      <w:proofErr w:type="gramStart"/>
      <w:r>
        <w:rPr>
          <w:rStyle w:val="HTMLCode"/>
          <w:rFonts w:ascii="Source Code Pro" w:eastAsiaTheme="majorEastAsia" w:hAnsi="Source Code Pro"/>
          <w:color w:val="000000"/>
          <w:sz w:val="21"/>
          <w:szCs w:val="21"/>
          <w:shd w:val="clear" w:color="auto" w:fill="FAFAFA"/>
        </w:rPr>
        <w:t>getWriter</w:t>
      </w:r>
      <w:proofErr w:type="spellEnd"/>
      <w:r>
        <w:rPr>
          <w:rStyle w:val="HTMLCode"/>
          <w:rFonts w:ascii="Source Code Pro" w:eastAsiaTheme="majorEastAsia" w:hAnsi="Source Code Pro"/>
          <w:color w:val="000000"/>
          <w:sz w:val="21"/>
          <w:szCs w:val="21"/>
          <w:shd w:val="clear" w:color="auto" w:fill="FAFAFA"/>
        </w:rPr>
        <w:t>(</w:t>
      </w:r>
      <w:proofErr w:type="gramEnd"/>
      <w:r>
        <w:rPr>
          <w:rStyle w:val="HTMLCode"/>
          <w:rFonts w:ascii="Source Code Pro" w:eastAsiaTheme="majorEastAsia" w:hAnsi="Source Code Pro"/>
          <w:color w:val="000000"/>
          <w:sz w:val="21"/>
          <w:szCs w:val="21"/>
          <w:shd w:val="clear" w:color="auto" w:fill="FAFAFA"/>
        </w:rPr>
        <w:t>)) {</w:t>
      </w:r>
    </w:p>
    <w:p w14:paraId="7EBA1E9F"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4535AC7A"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catch</w:t>
      </w:r>
      <w:r>
        <w:rPr>
          <w:rStyle w:val="HTMLCode"/>
          <w:rFonts w:ascii="Source Code Pro" w:eastAsiaTheme="majorEastAsia" w:hAnsi="Source Code Pro"/>
          <w:color w:val="000000"/>
          <w:sz w:val="21"/>
          <w:szCs w:val="21"/>
          <w:shd w:val="clear" w:color="auto" w:fill="FAFAFA"/>
        </w:rPr>
        <w:t xml:space="preserve"> (Exception ex) {</w:t>
      </w:r>
    </w:p>
    <w:p w14:paraId="3726A1C2"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6018565B"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20B5DAD2"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Other annotation types:</w:t>
      </w:r>
    </w:p>
    <w:p w14:paraId="7B986421"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@SimpleAnnotation</w:t>
      </w:r>
    </w:p>
    <w:p w14:paraId="20464EE2"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ComplexAnnotation</w:t>
      </w:r>
      <w:proofErr w:type="spellEnd"/>
      <w:r>
        <w:rPr>
          <w:rStyle w:val="HTMLCode"/>
          <w:rFonts w:ascii="Source Code Pro" w:eastAsiaTheme="majorEastAsia" w:hAnsi="Source Code Pro"/>
          <w:color w:val="000000"/>
          <w:sz w:val="21"/>
          <w:szCs w:val="21"/>
          <w:shd w:val="clear" w:color="auto" w:fill="FAFAFA"/>
        </w:rPr>
        <w:t xml:space="preserve"> {</w:t>
      </w:r>
    </w:p>
    <w:p w14:paraId="444D088C"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5A4DB188"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71A0A3F7"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And even packages, through the </w:t>
      </w:r>
      <w:r>
        <w:rPr>
          <w:rStyle w:val="Emphasis"/>
          <w:rFonts w:ascii="Raleway" w:hAnsi="Raleway"/>
          <w:color w:val="000000"/>
          <w:sz w:val="27"/>
          <w:szCs w:val="27"/>
        </w:rPr>
        <w:t>package-info.java</w:t>
      </w:r>
      <w:r>
        <w:rPr>
          <w:rFonts w:ascii="Raleway" w:hAnsi="Raleway"/>
          <w:color w:val="000000"/>
          <w:sz w:val="27"/>
          <w:szCs w:val="27"/>
        </w:rPr>
        <w:t> file:</w:t>
      </w:r>
    </w:p>
    <w:p w14:paraId="3ABF3AB5"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@PackageAnnotation</w:t>
      </w:r>
    </w:p>
    <w:p w14:paraId="553C14E2" w14:textId="77777777" w:rsidR="006265EC" w:rsidRDefault="006265EC" w:rsidP="006265EC">
      <w:pPr>
        <w:pStyle w:val="HTMLPreformatted"/>
        <w:shd w:val="clear" w:color="auto" w:fill="FFFFFF"/>
        <w:rPr>
          <w:color w:val="000000"/>
          <w:sz w:val="27"/>
          <w:szCs w:val="27"/>
        </w:rPr>
      </w:pPr>
      <w:r>
        <w:rPr>
          <w:rStyle w:val="hljs-keyword"/>
          <w:rFonts w:ascii="Source Code Pro" w:hAnsi="Source Code Pro"/>
          <w:b/>
          <w:bCs/>
          <w:color w:val="63B175"/>
          <w:sz w:val="21"/>
          <w:szCs w:val="21"/>
          <w:shd w:val="clear" w:color="auto" w:fill="FAFAFA"/>
        </w:rPr>
        <w:t>package</w:t>
      </w:r>
      <w:r>
        <w:rPr>
          <w:rStyle w:val="HTMLCode"/>
          <w:rFonts w:ascii="Source Code Pro" w:eastAsiaTheme="majorEastAsia" w:hAnsi="Source Code Pro"/>
          <w:color w:val="000000"/>
          <w:sz w:val="21"/>
          <w:szCs w:val="21"/>
          <w:shd w:val="clear" w:color="auto" w:fill="FAFAFA"/>
        </w:rPr>
        <w:t xml:space="preserve"> </w:t>
      </w:r>
      <w:proofErr w:type="spellStart"/>
      <w:proofErr w:type="gramStart"/>
      <w:r>
        <w:rPr>
          <w:rStyle w:val="HTMLCode"/>
          <w:rFonts w:ascii="Source Code Pro" w:eastAsiaTheme="majorEastAsia" w:hAnsi="Source Code Pro"/>
          <w:color w:val="000000"/>
          <w:sz w:val="21"/>
          <w:szCs w:val="21"/>
          <w:shd w:val="clear" w:color="auto" w:fill="FAFAFA"/>
        </w:rPr>
        <w:t>com.baeldung</w:t>
      </w:r>
      <w:proofErr w:type="gramEnd"/>
      <w:r>
        <w:rPr>
          <w:rStyle w:val="HTMLCode"/>
          <w:rFonts w:ascii="Source Code Pro" w:eastAsiaTheme="majorEastAsia" w:hAnsi="Source Code Pro"/>
          <w:color w:val="000000"/>
          <w:sz w:val="21"/>
          <w:szCs w:val="21"/>
          <w:shd w:val="clear" w:color="auto" w:fill="FAFAFA"/>
        </w:rPr>
        <w:t>.interview.annotations;</w:t>
      </w:r>
      <w:r>
        <w:rPr>
          <w:color w:val="000000"/>
          <w:sz w:val="27"/>
          <w:szCs w:val="27"/>
        </w:rPr>
        <w:t>Copy</w:t>
      </w:r>
      <w:proofErr w:type="spellEnd"/>
    </w:p>
    <w:p w14:paraId="7CFA07DA"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As of Java 8, they can also be applied to the </w:t>
      </w:r>
      <w:r>
        <w:rPr>
          <w:rStyle w:val="Emphasis"/>
          <w:rFonts w:ascii="Raleway" w:hAnsi="Raleway"/>
          <w:color w:val="000000"/>
          <w:sz w:val="27"/>
          <w:szCs w:val="27"/>
        </w:rPr>
        <w:t>use</w:t>
      </w:r>
      <w:r>
        <w:rPr>
          <w:rFonts w:ascii="Raleway" w:hAnsi="Raleway"/>
          <w:color w:val="000000"/>
          <w:sz w:val="27"/>
          <w:szCs w:val="27"/>
        </w:rPr>
        <w:t> of types. For this to work, the annotation must specify an </w:t>
      </w:r>
      <w:r>
        <w:rPr>
          <w:rStyle w:val="Emphasis"/>
          <w:rFonts w:ascii="Raleway" w:hAnsi="Raleway"/>
          <w:color w:val="000000"/>
          <w:sz w:val="27"/>
          <w:szCs w:val="27"/>
        </w:rPr>
        <w:t>@Target </w:t>
      </w:r>
      <w:r>
        <w:rPr>
          <w:rFonts w:ascii="Raleway" w:hAnsi="Raleway"/>
          <w:color w:val="000000"/>
          <w:sz w:val="27"/>
          <w:szCs w:val="27"/>
        </w:rPr>
        <w:t>annotation with a value of </w:t>
      </w:r>
      <w:proofErr w:type="spellStart"/>
      <w:r>
        <w:rPr>
          <w:rStyle w:val="Emphasis"/>
          <w:rFonts w:ascii="Raleway" w:hAnsi="Raleway"/>
          <w:color w:val="000000"/>
          <w:sz w:val="27"/>
          <w:szCs w:val="27"/>
        </w:rPr>
        <w:t>ElementType.USE</w:t>
      </w:r>
      <w:proofErr w:type="spellEnd"/>
      <w:r>
        <w:rPr>
          <w:rFonts w:ascii="Raleway" w:hAnsi="Raleway"/>
          <w:color w:val="000000"/>
          <w:sz w:val="27"/>
          <w:szCs w:val="27"/>
        </w:rPr>
        <w:t>:</w:t>
      </w:r>
    </w:p>
    <w:p w14:paraId="1F0C29AA"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Target(</w:t>
      </w:r>
      <w:proofErr w:type="gramEnd"/>
      <w:r>
        <w:rPr>
          <w:rStyle w:val="hljs-meta"/>
          <w:rFonts w:ascii="Source Code Pro" w:hAnsi="Source Code Pro"/>
          <w:color w:val="1F7199"/>
          <w:sz w:val="21"/>
          <w:szCs w:val="21"/>
          <w:shd w:val="clear" w:color="auto" w:fill="FAFAFA"/>
        </w:rPr>
        <w:t>ElementType.TYPE_USE)</w:t>
      </w:r>
    </w:p>
    <w:p w14:paraId="30A70ECA"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SimpleAnnotation</w:t>
      </w:r>
      <w:proofErr w:type="spellEnd"/>
      <w:r>
        <w:rPr>
          <w:rStyle w:val="HTMLCode"/>
          <w:rFonts w:ascii="Source Code Pro" w:eastAsiaTheme="majorEastAsia" w:hAnsi="Source Code Pro"/>
          <w:color w:val="000000"/>
          <w:sz w:val="21"/>
          <w:szCs w:val="21"/>
          <w:shd w:val="clear" w:color="auto" w:fill="FAFAFA"/>
        </w:rPr>
        <w:t xml:space="preserve"> {</w:t>
      </w:r>
    </w:p>
    <w:p w14:paraId="13EF1F6C"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57952303"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0F6D0D73"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 the annotation can be applied to class instance creation:</w:t>
      </w:r>
    </w:p>
    <w:p w14:paraId="65A9A2B5" w14:textId="77777777" w:rsidR="006265EC" w:rsidRDefault="006265EC" w:rsidP="006265EC">
      <w:pPr>
        <w:pStyle w:val="HTMLPreformatted"/>
        <w:shd w:val="clear" w:color="auto" w:fill="FFFFFF"/>
        <w:rPr>
          <w:color w:val="000000"/>
          <w:sz w:val="27"/>
          <w:szCs w:val="27"/>
        </w:rPr>
      </w:pPr>
      <w:r>
        <w:rPr>
          <w:rStyle w:val="hljs-keyword"/>
          <w:rFonts w:ascii="Source Code Pro" w:hAnsi="Source Code Pro"/>
          <w:b/>
          <w:bCs/>
          <w:color w:val="63B175"/>
          <w:sz w:val="21"/>
          <w:szCs w:val="21"/>
          <w:shd w:val="clear" w:color="auto" w:fill="FAFAFA"/>
        </w:rPr>
        <w:t>new</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@SimpleAnnotation</w:t>
      </w:r>
      <w:r>
        <w:rPr>
          <w:rStyle w:val="HTMLCode"/>
          <w:rFonts w:ascii="Source Code Pro" w:eastAsiaTheme="majorEastAsia" w:hAnsi="Source Code Pro"/>
          <w:color w:val="000000"/>
          <w:sz w:val="21"/>
          <w:szCs w:val="21"/>
          <w:shd w:val="clear" w:color="auto" w:fill="FAFAFA"/>
        </w:rPr>
        <w:t xml:space="preserve"> </w:t>
      </w:r>
      <w:proofErr w:type="gramStart"/>
      <w:r>
        <w:rPr>
          <w:rStyle w:val="HTMLCode"/>
          <w:rFonts w:ascii="Source Code Pro" w:eastAsiaTheme="majorEastAsia" w:hAnsi="Source Code Pro"/>
          <w:color w:val="000000"/>
          <w:sz w:val="21"/>
          <w:szCs w:val="21"/>
          <w:shd w:val="clear" w:color="auto" w:fill="FAFAFA"/>
        </w:rPr>
        <w:t>Apply(</w:t>
      </w:r>
      <w:proofErr w:type="gramEnd"/>
      <w:r>
        <w:rPr>
          <w:rStyle w:val="HTMLCode"/>
          <w:rFonts w:ascii="Source Code Pro" w:eastAsiaTheme="majorEastAsia" w:hAnsi="Source Code Pro"/>
          <w:color w:val="000000"/>
          <w:sz w:val="21"/>
          <w:szCs w:val="21"/>
          <w:shd w:val="clear" w:color="auto" w:fill="FAFAFA"/>
        </w:rPr>
        <w:t>);</w:t>
      </w:r>
      <w:r>
        <w:rPr>
          <w:color w:val="000000"/>
          <w:sz w:val="27"/>
          <w:szCs w:val="27"/>
        </w:rPr>
        <w:t>Copy</w:t>
      </w:r>
    </w:p>
    <w:p w14:paraId="37D3E0DB"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Type casts:</w:t>
      </w:r>
    </w:p>
    <w:p w14:paraId="56660900" w14:textId="77777777" w:rsidR="006265EC" w:rsidRDefault="006265EC" w:rsidP="006265EC">
      <w:pPr>
        <w:pStyle w:val="HTMLPreformatted"/>
        <w:shd w:val="clear" w:color="auto" w:fill="FFFFFF"/>
        <w:rPr>
          <w:color w:val="000000"/>
          <w:sz w:val="27"/>
          <w:szCs w:val="27"/>
        </w:rPr>
      </w:pPr>
      <w:proofErr w:type="spellStart"/>
      <w:r>
        <w:rPr>
          <w:rStyle w:val="HTMLCode"/>
          <w:rFonts w:ascii="Source Code Pro" w:eastAsiaTheme="majorEastAsia" w:hAnsi="Source Code Pro"/>
          <w:color w:val="000000"/>
          <w:sz w:val="21"/>
          <w:szCs w:val="21"/>
          <w:shd w:val="clear" w:color="auto" w:fill="FAFAFA"/>
        </w:rPr>
        <w:t>aString</w:t>
      </w:r>
      <w:proofErr w:type="spellEnd"/>
      <w:r>
        <w:rPr>
          <w:rStyle w:val="HTMLCode"/>
          <w:rFonts w:ascii="Source Code Pro" w:eastAsiaTheme="majorEastAsia" w:hAnsi="Source Code Pro"/>
          <w:color w:val="000000"/>
          <w:sz w:val="21"/>
          <w:szCs w:val="21"/>
          <w:shd w:val="clear" w:color="auto" w:fill="FAFAFA"/>
        </w:rPr>
        <w:t xml:space="preserve"> = (</w:t>
      </w:r>
      <w:r>
        <w:rPr>
          <w:rStyle w:val="hljs-meta"/>
          <w:rFonts w:ascii="Source Code Pro" w:hAnsi="Source Code Pro"/>
          <w:color w:val="1F7199"/>
          <w:sz w:val="21"/>
          <w:szCs w:val="21"/>
          <w:shd w:val="clear" w:color="auto" w:fill="FAFAFA"/>
        </w:rPr>
        <w:t>@SimpleAnnotation</w:t>
      </w:r>
      <w:r>
        <w:rPr>
          <w:rStyle w:val="HTMLCode"/>
          <w:rFonts w:ascii="Source Code Pro" w:eastAsiaTheme="majorEastAsia" w:hAnsi="Source Code Pro"/>
          <w:color w:val="000000"/>
          <w:sz w:val="21"/>
          <w:szCs w:val="21"/>
          <w:shd w:val="clear" w:color="auto" w:fill="FAFAFA"/>
        </w:rPr>
        <w:t xml:space="preserve"> String) </w:t>
      </w:r>
      <w:proofErr w:type="spellStart"/>
      <w:proofErr w:type="gramStart"/>
      <w:r>
        <w:rPr>
          <w:rStyle w:val="HTMLCode"/>
          <w:rFonts w:ascii="Source Code Pro" w:eastAsiaTheme="majorEastAsia" w:hAnsi="Source Code Pro"/>
          <w:color w:val="000000"/>
          <w:sz w:val="21"/>
          <w:szCs w:val="21"/>
          <w:shd w:val="clear" w:color="auto" w:fill="FAFAFA"/>
        </w:rPr>
        <w:t>something;</w:t>
      </w:r>
      <w:r>
        <w:rPr>
          <w:color w:val="000000"/>
          <w:sz w:val="27"/>
          <w:szCs w:val="27"/>
        </w:rPr>
        <w:t>Copy</w:t>
      </w:r>
      <w:proofErr w:type="spellEnd"/>
      <w:proofErr w:type="gramEnd"/>
    </w:p>
    <w:p w14:paraId="23741DDE"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Implements clause:</w:t>
      </w:r>
    </w:p>
    <w:p w14:paraId="38AA9176"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class</w:t>
      </w:r>
      <w:r>
        <w:rPr>
          <w:rStyle w:val="HTMLCode"/>
          <w:rFonts w:ascii="Source Code Pro" w:eastAsiaTheme="majorEastAsia"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shd w:val="clear" w:color="auto" w:fill="FAFAFA"/>
        </w:rPr>
        <w:t>SimpleList</w:t>
      </w:r>
      <w:proofErr w:type="spellEnd"/>
      <w:r>
        <w:rPr>
          <w:rStyle w:val="HTMLCode"/>
          <w:rFonts w:ascii="Source Code Pro" w:eastAsiaTheme="majorEastAsia" w:hAnsi="Source Code Pro"/>
          <w:color w:val="000000"/>
          <w:sz w:val="21"/>
          <w:szCs w:val="21"/>
          <w:shd w:val="clear" w:color="auto" w:fill="FAFAFA"/>
        </w:rPr>
        <w:t>&lt;T&gt;</w:t>
      </w:r>
    </w:p>
    <w:p w14:paraId="029B1E1C"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implements </w:t>
      </w:r>
      <w:r>
        <w:rPr>
          <w:rStyle w:val="hljs-meta"/>
          <w:rFonts w:ascii="Source Code Pro" w:hAnsi="Source Code Pro"/>
          <w:color w:val="1F7199"/>
          <w:sz w:val="21"/>
          <w:szCs w:val="21"/>
          <w:shd w:val="clear" w:color="auto" w:fill="FAFAFA"/>
        </w:rPr>
        <w:t>@SimpleAnnotation</w:t>
      </w:r>
      <w:r>
        <w:rPr>
          <w:rStyle w:val="HTMLCode"/>
          <w:rFonts w:ascii="Source Code Pro" w:eastAsiaTheme="majorEastAsia" w:hAnsi="Source Code Pro"/>
          <w:color w:val="000000"/>
          <w:sz w:val="21"/>
          <w:szCs w:val="21"/>
          <w:shd w:val="clear" w:color="auto" w:fill="FAFAFA"/>
        </w:rPr>
        <w:t xml:space="preserve"> List&lt;</w:t>
      </w:r>
      <w:r>
        <w:rPr>
          <w:rStyle w:val="hljs-meta"/>
          <w:rFonts w:ascii="Source Code Pro" w:hAnsi="Source Code Pro"/>
          <w:color w:val="1F7199"/>
          <w:sz w:val="21"/>
          <w:szCs w:val="21"/>
          <w:shd w:val="clear" w:color="auto" w:fill="FAFAFA"/>
        </w:rPr>
        <w:t>@SimpleAnnotation</w:t>
      </w:r>
      <w:r>
        <w:rPr>
          <w:rStyle w:val="HTMLCode"/>
          <w:rFonts w:ascii="Source Code Pro" w:eastAsiaTheme="majorEastAsia" w:hAnsi="Source Code Pro"/>
          <w:color w:val="000000"/>
          <w:sz w:val="21"/>
          <w:szCs w:val="21"/>
          <w:shd w:val="clear" w:color="auto" w:fill="FAFAFA"/>
        </w:rPr>
        <w:t xml:space="preserve"> T&gt; {</w:t>
      </w:r>
    </w:p>
    <w:p w14:paraId="13DEBB2B"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62BF0D6E"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56731744"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And </w:t>
      </w:r>
      <w:r>
        <w:rPr>
          <w:rStyle w:val="Emphasis"/>
          <w:rFonts w:ascii="Raleway" w:hAnsi="Raleway"/>
          <w:color w:val="000000"/>
          <w:sz w:val="27"/>
          <w:szCs w:val="27"/>
        </w:rPr>
        <w:t>throws</w:t>
      </w:r>
      <w:r>
        <w:rPr>
          <w:rFonts w:ascii="Raleway" w:hAnsi="Raleway"/>
          <w:color w:val="000000"/>
          <w:sz w:val="27"/>
          <w:szCs w:val="27"/>
        </w:rPr>
        <w:t> clause:</w:t>
      </w:r>
    </w:p>
    <w:p w14:paraId="18507189"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void</w:t>
      </w:r>
      <w:r>
        <w:rPr>
          <w:rStyle w:val="HTMLCode"/>
          <w:rFonts w:ascii="Source Code Pro" w:eastAsiaTheme="majorEastAsia" w:hAnsi="Source Code Pro"/>
          <w:color w:val="000000"/>
          <w:sz w:val="21"/>
          <w:szCs w:val="21"/>
          <w:shd w:val="clear" w:color="auto" w:fill="FAFAFA"/>
        </w:rPr>
        <w:t xml:space="preserve"> </w:t>
      </w:r>
      <w:proofErr w:type="spellStart"/>
      <w:proofErr w:type="gramStart"/>
      <w:r>
        <w:rPr>
          <w:rStyle w:val="hljs-title"/>
          <w:rFonts w:ascii="Source Code Pro" w:hAnsi="Source Code Pro"/>
          <w:b/>
          <w:bCs/>
          <w:color w:val="267438"/>
          <w:sz w:val="21"/>
          <w:szCs w:val="21"/>
          <w:shd w:val="clear" w:color="auto" w:fill="FAFAFA"/>
        </w:rPr>
        <w:t>aMethod</w:t>
      </w:r>
      <w:proofErr w:type="spellEnd"/>
      <w:r>
        <w:rPr>
          <w:rStyle w:val="hljs-params"/>
          <w:rFonts w:ascii="Source Code Pro" w:hAnsi="Source Code Pro"/>
          <w:color w:val="000000"/>
          <w:sz w:val="21"/>
          <w:szCs w:val="21"/>
          <w:shd w:val="clear" w:color="auto" w:fill="FAFAFA"/>
        </w:rPr>
        <w:t>(</w:t>
      </w:r>
      <w:proofErr w:type="gramEnd"/>
      <w:r>
        <w:rPr>
          <w:rStyle w:val="hljs-params"/>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throws</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@SimpleAnnotation</w:t>
      </w:r>
      <w:r>
        <w:rPr>
          <w:rStyle w:val="HTMLCode"/>
          <w:rFonts w:ascii="Source Code Pro" w:eastAsiaTheme="majorEastAsia" w:hAnsi="Source Code Pro"/>
          <w:color w:val="000000"/>
          <w:sz w:val="21"/>
          <w:szCs w:val="21"/>
          <w:shd w:val="clear" w:color="auto" w:fill="FAFAFA"/>
        </w:rPr>
        <w:t xml:space="preserve"> Exception {</w:t>
      </w:r>
    </w:p>
    <w:p w14:paraId="61204279"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2DA31485"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6456EFC1" w14:textId="77777777" w:rsidR="006265EC" w:rsidRDefault="006265EC" w:rsidP="006265EC">
      <w:pPr>
        <w:pStyle w:val="Heading3"/>
        <w:shd w:val="clear" w:color="auto" w:fill="FFFFFF"/>
        <w:spacing w:before="504" w:beforeAutospacing="0" w:after="312" w:afterAutospacing="0"/>
        <w:rPr>
          <w:rFonts w:ascii="Raleway" w:hAnsi="Raleway"/>
          <w:color w:val="000000"/>
          <w:sz w:val="36"/>
          <w:szCs w:val="36"/>
        </w:rPr>
      </w:pPr>
      <w:r>
        <w:rPr>
          <w:rStyle w:val="Strong"/>
          <w:rFonts w:ascii="Raleway" w:hAnsi="Raleway"/>
          <w:b/>
          <w:bCs/>
          <w:color w:val="000000"/>
          <w:sz w:val="36"/>
          <w:szCs w:val="36"/>
        </w:rPr>
        <w:t>Q6. Is There a Way to Limit the Elements in Which an Annotation Can Be Applied?</w:t>
      </w:r>
    </w:p>
    <w:p w14:paraId="7638BD37"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Yes, the </w:t>
      </w:r>
      <w:r>
        <w:rPr>
          <w:rStyle w:val="Emphasis"/>
          <w:rFonts w:ascii="Raleway" w:hAnsi="Raleway"/>
          <w:color w:val="000000"/>
          <w:sz w:val="27"/>
          <w:szCs w:val="27"/>
        </w:rPr>
        <w:t>@Target</w:t>
      </w:r>
      <w:r>
        <w:rPr>
          <w:rFonts w:ascii="Raleway" w:hAnsi="Raleway"/>
          <w:color w:val="000000"/>
          <w:sz w:val="27"/>
          <w:szCs w:val="27"/>
        </w:rPr>
        <w:t> annotation can be used for this purpose. If we try to use an annotation in a context where it is not applicable, the compiler will issue an error.</w:t>
      </w:r>
    </w:p>
    <w:p w14:paraId="79BFDBB7"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Here’s an example to limit the usage of the </w:t>
      </w:r>
      <w:r>
        <w:rPr>
          <w:rStyle w:val="Emphasis"/>
          <w:rFonts w:ascii="Raleway" w:hAnsi="Raleway"/>
          <w:color w:val="000000"/>
          <w:sz w:val="27"/>
          <w:szCs w:val="27"/>
        </w:rPr>
        <w:t>@SimpleAnnotation</w:t>
      </w:r>
      <w:r>
        <w:rPr>
          <w:rFonts w:ascii="Raleway" w:hAnsi="Raleway"/>
          <w:color w:val="000000"/>
          <w:sz w:val="27"/>
          <w:szCs w:val="27"/>
        </w:rPr>
        <w:t> annotation to field declarations only:</w:t>
      </w:r>
    </w:p>
    <w:p w14:paraId="505CFBAF"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Target(</w:t>
      </w:r>
      <w:proofErr w:type="gramEnd"/>
      <w:r>
        <w:rPr>
          <w:rStyle w:val="hljs-meta"/>
          <w:rFonts w:ascii="Source Code Pro" w:hAnsi="Source Code Pro"/>
          <w:color w:val="1F7199"/>
          <w:sz w:val="21"/>
          <w:szCs w:val="21"/>
          <w:shd w:val="clear" w:color="auto" w:fill="FAFAFA"/>
        </w:rPr>
        <w:t>ElementType.FIELD)</w:t>
      </w:r>
    </w:p>
    <w:p w14:paraId="1A303A53"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SimpleAnnotation</w:t>
      </w:r>
      <w:proofErr w:type="spellEnd"/>
      <w:r>
        <w:rPr>
          <w:rStyle w:val="HTMLCode"/>
          <w:rFonts w:ascii="Source Code Pro" w:eastAsiaTheme="majorEastAsia" w:hAnsi="Source Code Pro"/>
          <w:color w:val="000000"/>
          <w:sz w:val="21"/>
          <w:szCs w:val="21"/>
          <w:shd w:val="clear" w:color="auto" w:fill="FAFAFA"/>
        </w:rPr>
        <w:t xml:space="preserve"> {</w:t>
      </w:r>
    </w:p>
    <w:p w14:paraId="473A3C26"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202247E9"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5E2D81C5"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We can pass multiple constants if we want to make it applicable in more contexts:</w:t>
      </w:r>
    </w:p>
    <w:p w14:paraId="12D85163" w14:textId="77777777" w:rsidR="006265EC" w:rsidRDefault="006265EC" w:rsidP="006265EC">
      <w:pPr>
        <w:pStyle w:val="HTMLPreformatted"/>
        <w:shd w:val="clear" w:color="auto" w:fill="FFFFFF"/>
        <w:rPr>
          <w:color w:val="000000"/>
          <w:sz w:val="27"/>
          <w:szCs w:val="27"/>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Target(</w:t>
      </w:r>
      <w:proofErr w:type="gramEnd"/>
      <w:r>
        <w:rPr>
          <w:rStyle w:val="hljs-meta"/>
          <w:rFonts w:ascii="Source Code Pro" w:hAnsi="Source Code Pro"/>
          <w:color w:val="1F7199"/>
          <w:sz w:val="21"/>
          <w:szCs w:val="21"/>
          <w:shd w:val="clear" w:color="auto" w:fill="FAFAFA"/>
        </w:rPr>
        <w:t xml:space="preserve">{ </w:t>
      </w:r>
      <w:proofErr w:type="spellStart"/>
      <w:r>
        <w:rPr>
          <w:rStyle w:val="hljs-meta"/>
          <w:rFonts w:ascii="Source Code Pro" w:hAnsi="Source Code Pro"/>
          <w:color w:val="1F7199"/>
          <w:sz w:val="21"/>
          <w:szCs w:val="21"/>
          <w:shd w:val="clear" w:color="auto" w:fill="FAFAFA"/>
        </w:rPr>
        <w:t>ElementType.FIELD</w:t>
      </w:r>
      <w:proofErr w:type="spellEnd"/>
      <w:r>
        <w:rPr>
          <w:rStyle w:val="hljs-meta"/>
          <w:rFonts w:ascii="Source Code Pro" w:hAnsi="Source Code Pro"/>
          <w:color w:val="1F7199"/>
          <w:sz w:val="21"/>
          <w:szCs w:val="21"/>
          <w:shd w:val="clear" w:color="auto" w:fill="FAFAFA"/>
        </w:rPr>
        <w:t xml:space="preserve">, </w:t>
      </w:r>
      <w:proofErr w:type="spellStart"/>
      <w:r>
        <w:rPr>
          <w:rStyle w:val="hljs-meta"/>
          <w:rFonts w:ascii="Source Code Pro" w:hAnsi="Source Code Pro"/>
          <w:color w:val="1F7199"/>
          <w:sz w:val="21"/>
          <w:szCs w:val="21"/>
          <w:shd w:val="clear" w:color="auto" w:fill="FAFAFA"/>
        </w:rPr>
        <w:t>ElementType.METHOD</w:t>
      </w:r>
      <w:proofErr w:type="spellEnd"/>
      <w:r>
        <w:rPr>
          <w:rStyle w:val="hljs-meta"/>
          <w:rFonts w:ascii="Source Code Pro" w:hAnsi="Source Code Pro"/>
          <w:color w:val="1F7199"/>
          <w:sz w:val="21"/>
          <w:szCs w:val="21"/>
          <w:shd w:val="clear" w:color="auto" w:fill="FAFAFA"/>
        </w:rPr>
        <w:t xml:space="preserve">, </w:t>
      </w:r>
      <w:proofErr w:type="spellStart"/>
      <w:r>
        <w:rPr>
          <w:rStyle w:val="hljs-meta"/>
          <w:rFonts w:ascii="Source Code Pro" w:hAnsi="Source Code Pro"/>
          <w:color w:val="1F7199"/>
          <w:sz w:val="21"/>
          <w:szCs w:val="21"/>
          <w:shd w:val="clear" w:color="auto" w:fill="FAFAFA"/>
        </w:rPr>
        <w:t>ElementType.PACKAGE</w:t>
      </w:r>
      <w:proofErr w:type="spellEnd"/>
      <w:r>
        <w:rPr>
          <w:rStyle w:val="hljs-meta"/>
          <w:rFonts w:ascii="Source Code Pro" w:hAnsi="Source Code Pro"/>
          <w:color w:val="1F7199"/>
          <w:sz w:val="21"/>
          <w:szCs w:val="21"/>
          <w:shd w:val="clear" w:color="auto" w:fill="FAFAFA"/>
        </w:rPr>
        <w:t xml:space="preserve"> })</w:t>
      </w:r>
      <w:r>
        <w:rPr>
          <w:color w:val="000000"/>
          <w:sz w:val="27"/>
          <w:szCs w:val="27"/>
        </w:rPr>
        <w:t>Copy</w:t>
      </w:r>
    </w:p>
    <w:p w14:paraId="0FB70F3F"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We can even make an annotation so it cannot be used to annotate anything. This may come in handy when the declared types are intended solely for use as a member type in complex annotations:</w:t>
      </w:r>
    </w:p>
    <w:p w14:paraId="7CD093EA"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Target(</w:t>
      </w:r>
      <w:proofErr w:type="gramEnd"/>
      <w:r>
        <w:rPr>
          <w:rStyle w:val="hljs-meta"/>
          <w:rFonts w:ascii="Source Code Pro" w:hAnsi="Source Code Pro"/>
          <w:color w:val="1F7199"/>
          <w:sz w:val="21"/>
          <w:szCs w:val="21"/>
          <w:shd w:val="clear" w:color="auto" w:fill="FAFAFA"/>
        </w:rPr>
        <w:t>{})</w:t>
      </w:r>
    </w:p>
    <w:p w14:paraId="68C76267"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NoTargetAnnotation</w:t>
      </w:r>
      <w:proofErr w:type="spellEnd"/>
      <w:r>
        <w:rPr>
          <w:rStyle w:val="HTMLCode"/>
          <w:rFonts w:ascii="Source Code Pro" w:eastAsiaTheme="majorEastAsia" w:hAnsi="Source Code Pro"/>
          <w:color w:val="000000"/>
          <w:sz w:val="21"/>
          <w:szCs w:val="21"/>
          <w:shd w:val="clear" w:color="auto" w:fill="FAFAFA"/>
        </w:rPr>
        <w:t xml:space="preserve"> {</w:t>
      </w:r>
    </w:p>
    <w:p w14:paraId="441706EC"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42716F17"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14BF99A7" w14:textId="77777777" w:rsidR="006265EC" w:rsidRDefault="006265EC" w:rsidP="006265EC">
      <w:pPr>
        <w:pStyle w:val="Heading3"/>
        <w:shd w:val="clear" w:color="auto" w:fill="FFFFFF"/>
        <w:spacing w:before="504" w:beforeAutospacing="0" w:after="312" w:afterAutospacing="0"/>
        <w:rPr>
          <w:rFonts w:ascii="Raleway" w:hAnsi="Raleway"/>
          <w:color w:val="000000"/>
          <w:sz w:val="36"/>
          <w:szCs w:val="36"/>
        </w:rPr>
      </w:pPr>
      <w:r>
        <w:rPr>
          <w:rStyle w:val="Strong"/>
          <w:rFonts w:ascii="Raleway" w:hAnsi="Raleway"/>
          <w:b/>
          <w:bCs/>
          <w:color w:val="000000"/>
          <w:sz w:val="36"/>
          <w:szCs w:val="36"/>
        </w:rPr>
        <w:t>Q7. What Are Meta-Annotations? </w:t>
      </w:r>
    </w:p>
    <w:p w14:paraId="15765C69"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Are annotations that apply to other annotations.</w:t>
      </w:r>
    </w:p>
    <w:p w14:paraId="78C3D938"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All annotations that aren’t marked with </w:t>
      </w:r>
      <w:r>
        <w:rPr>
          <w:rStyle w:val="Emphasis"/>
          <w:rFonts w:ascii="Raleway" w:hAnsi="Raleway"/>
          <w:color w:val="000000"/>
          <w:sz w:val="27"/>
          <w:szCs w:val="27"/>
        </w:rPr>
        <w:t>@Target,</w:t>
      </w:r>
      <w:r>
        <w:rPr>
          <w:rFonts w:ascii="Raleway" w:hAnsi="Raleway"/>
          <w:color w:val="000000"/>
          <w:sz w:val="27"/>
          <w:szCs w:val="27"/>
        </w:rPr>
        <w:t> or are marked with it but include </w:t>
      </w:r>
      <w:r>
        <w:rPr>
          <w:rStyle w:val="Emphasis"/>
          <w:rFonts w:ascii="Raleway" w:hAnsi="Raleway"/>
          <w:color w:val="000000"/>
          <w:sz w:val="27"/>
          <w:szCs w:val="27"/>
        </w:rPr>
        <w:t>ANNOTATION_TYPE</w:t>
      </w:r>
      <w:r>
        <w:rPr>
          <w:rFonts w:ascii="Raleway" w:hAnsi="Raleway"/>
          <w:color w:val="000000"/>
          <w:sz w:val="27"/>
          <w:szCs w:val="27"/>
        </w:rPr>
        <w:t> constant are also meta-annotations:</w:t>
      </w:r>
    </w:p>
    <w:p w14:paraId="0C713893"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Target(</w:t>
      </w:r>
      <w:proofErr w:type="gramEnd"/>
      <w:r>
        <w:rPr>
          <w:rStyle w:val="hljs-meta"/>
          <w:rFonts w:ascii="Source Code Pro" w:hAnsi="Source Code Pro"/>
          <w:color w:val="1F7199"/>
          <w:sz w:val="21"/>
          <w:szCs w:val="21"/>
          <w:shd w:val="clear" w:color="auto" w:fill="FAFAFA"/>
        </w:rPr>
        <w:t>ElementType.ANNOTATION_TYPE)</w:t>
      </w:r>
    </w:p>
    <w:p w14:paraId="6E94235C"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SimpleAnnotation</w:t>
      </w:r>
      <w:proofErr w:type="spellEnd"/>
      <w:r>
        <w:rPr>
          <w:rStyle w:val="HTMLCode"/>
          <w:rFonts w:ascii="Source Code Pro" w:eastAsiaTheme="majorEastAsia" w:hAnsi="Source Code Pro"/>
          <w:color w:val="000000"/>
          <w:sz w:val="21"/>
          <w:szCs w:val="21"/>
          <w:shd w:val="clear" w:color="auto" w:fill="FAFAFA"/>
        </w:rPr>
        <w:t xml:space="preserve"> {</w:t>
      </w:r>
    </w:p>
    <w:p w14:paraId="441D76F5"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39697CA1"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1EDF0E59" w14:textId="77777777" w:rsidR="006265EC" w:rsidRDefault="006265EC" w:rsidP="006265EC">
      <w:pPr>
        <w:pStyle w:val="Heading3"/>
        <w:shd w:val="clear" w:color="auto" w:fill="FFFFFF"/>
        <w:spacing w:before="504" w:beforeAutospacing="0" w:after="312" w:afterAutospacing="0"/>
        <w:rPr>
          <w:rFonts w:ascii="Raleway" w:hAnsi="Raleway"/>
          <w:color w:val="000000"/>
          <w:sz w:val="36"/>
          <w:szCs w:val="36"/>
        </w:rPr>
      </w:pPr>
      <w:r>
        <w:rPr>
          <w:rStyle w:val="Strong"/>
          <w:rFonts w:ascii="Raleway" w:hAnsi="Raleway"/>
          <w:b/>
          <w:bCs/>
          <w:color w:val="000000"/>
          <w:sz w:val="36"/>
          <w:szCs w:val="36"/>
        </w:rPr>
        <w:t>Q8. What Are Repeating Annotations?</w:t>
      </w:r>
    </w:p>
    <w:p w14:paraId="6E362859"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These are annotations that can be applied more than once to the same element declaration.</w:t>
      </w:r>
    </w:p>
    <w:p w14:paraId="2EB6CB21"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For compatibility reasons, since this feature was introduced in Java 8, repeating annotations are stored in a </w:t>
      </w:r>
      <w:r>
        <w:rPr>
          <w:rStyle w:val="Emphasis"/>
          <w:rFonts w:ascii="Raleway" w:hAnsi="Raleway"/>
          <w:color w:val="000000"/>
          <w:sz w:val="27"/>
          <w:szCs w:val="27"/>
        </w:rPr>
        <w:t>container annotation</w:t>
      </w:r>
      <w:r>
        <w:rPr>
          <w:rFonts w:ascii="Raleway" w:hAnsi="Raleway"/>
          <w:color w:val="000000"/>
          <w:sz w:val="27"/>
          <w:szCs w:val="27"/>
        </w:rPr>
        <w:t xml:space="preserve"> that is </w:t>
      </w:r>
      <w:r>
        <w:rPr>
          <w:rFonts w:ascii="Raleway" w:hAnsi="Raleway"/>
          <w:color w:val="000000"/>
          <w:sz w:val="27"/>
          <w:szCs w:val="27"/>
        </w:rPr>
        <w:lastRenderedPageBreak/>
        <w:t>automatically generated by the Java compiler. For the compiler to do this, there are two steps to declared them.</w:t>
      </w:r>
    </w:p>
    <w:p w14:paraId="359B80F0"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First, we need to declare a repeatable annotation:</w:t>
      </w:r>
    </w:p>
    <w:p w14:paraId="29AE49C3"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Repeatable(</w:t>
      </w:r>
      <w:proofErr w:type="gramEnd"/>
      <w:r>
        <w:rPr>
          <w:rStyle w:val="hljs-meta"/>
          <w:rFonts w:ascii="Source Code Pro" w:hAnsi="Source Code Pro"/>
          <w:color w:val="1F7199"/>
          <w:sz w:val="21"/>
          <w:szCs w:val="21"/>
          <w:shd w:val="clear" w:color="auto" w:fill="FAFAFA"/>
        </w:rPr>
        <w:t>Schedules.class)</w:t>
      </w:r>
    </w:p>
    <w:p w14:paraId="1E5077C3"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Schedule {</w:t>
      </w:r>
    </w:p>
    <w:p w14:paraId="100F36FB"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String </w:t>
      </w:r>
      <w:proofErr w:type="gramStart"/>
      <w:r>
        <w:rPr>
          <w:rStyle w:val="hljs-title"/>
          <w:rFonts w:ascii="Source Code Pro" w:hAnsi="Source Code Pro"/>
          <w:b/>
          <w:bCs/>
          <w:color w:val="267438"/>
          <w:sz w:val="21"/>
          <w:szCs w:val="21"/>
          <w:shd w:val="clear" w:color="auto" w:fill="FAFAFA"/>
        </w:rPr>
        <w:t>time</w:t>
      </w:r>
      <w:r>
        <w:rPr>
          <w:rStyle w:val="hljs-params"/>
          <w:rFonts w:ascii="Source Code Pro" w:hAnsi="Source Code Pro"/>
          <w:color w:val="000000"/>
          <w:sz w:val="21"/>
          <w:szCs w:val="21"/>
          <w:shd w:val="clear" w:color="auto" w:fill="FAFAFA"/>
        </w:rPr>
        <w:t>(</w:t>
      </w:r>
      <w:proofErr w:type="gramEnd"/>
      <w:r>
        <w:rPr>
          <w:rStyle w:val="hljs-params"/>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default</w:t>
      </w:r>
      <w:r>
        <w:rPr>
          <w:rStyle w:val="HTMLCode"/>
          <w:rFonts w:ascii="Source Code Pro" w:eastAsiaTheme="majorEastAsia" w:hAnsi="Source Code Pro"/>
          <w:color w:val="000000"/>
          <w:sz w:val="21"/>
          <w:szCs w:val="21"/>
          <w:shd w:val="clear" w:color="auto" w:fill="FAFAFA"/>
        </w:rPr>
        <w:t xml:space="preserve"> </w:t>
      </w:r>
      <w:r>
        <w:rPr>
          <w:rStyle w:val="hljs-string"/>
          <w:rFonts w:ascii="Source Code Pro" w:hAnsi="Source Code Pro"/>
          <w:color w:val="4E9359"/>
          <w:sz w:val="21"/>
          <w:szCs w:val="21"/>
          <w:shd w:val="clear" w:color="auto" w:fill="FAFAFA"/>
        </w:rPr>
        <w:t>"morning"</w:t>
      </w:r>
      <w:r>
        <w:rPr>
          <w:rStyle w:val="HTMLCode"/>
          <w:rFonts w:ascii="Source Code Pro" w:eastAsiaTheme="majorEastAsia" w:hAnsi="Source Code Pro"/>
          <w:color w:val="000000"/>
          <w:sz w:val="21"/>
          <w:szCs w:val="21"/>
          <w:shd w:val="clear" w:color="auto" w:fill="FAFAFA"/>
        </w:rPr>
        <w:t>;</w:t>
      </w:r>
    </w:p>
    <w:p w14:paraId="32BCE512"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13ACABA0"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Then, we define the containing annotation with a mandatory </w:t>
      </w:r>
      <w:r>
        <w:rPr>
          <w:rStyle w:val="Emphasis"/>
          <w:rFonts w:ascii="Raleway" w:hAnsi="Raleway"/>
          <w:color w:val="000000"/>
          <w:sz w:val="27"/>
          <w:szCs w:val="27"/>
        </w:rPr>
        <w:t>value</w:t>
      </w:r>
      <w:r>
        <w:rPr>
          <w:rFonts w:ascii="Raleway" w:hAnsi="Raleway"/>
          <w:color w:val="000000"/>
          <w:sz w:val="27"/>
          <w:szCs w:val="27"/>
        </w:rPr>
        <w:t> element, and whose type must be an array of the repeatable annotation type:</w:t>
      </w:r>
    </w:p>
    <w:p w14:paraId="6240C28F"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Schedules {</w:t>
      </w:r>
    </w:p>
    <w:p w14:paraId="6974D2F2"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proofErr w:type="gramStart"/>
      <w:r>
        <w:rPr>
          <w:rStyle w:val="HTMLCode"/>
          <w:rFonts w:ascii="Source Code Pro" w:eastAsiaTheme="majorEastAsia" w:hAnsi="Source Code Pro"/>
          <w:color w:val="000000"/>
          <w:sz w:val="21"/>
          <w:szCs w:val="21"/>
          <w:shd w:val="clear" w:color="auto" w:fill="FAFAFA"/>
        </w:rPr>
        <w:t>Schedule[</w:t>
      </w:r>
      <w:proofErr w:type="gramEnd"/>
      <w:r>
        <w:rPr>
          <w:rStyle w:val="HTMLCode"/>
          <w:rFonts w:ascii="Source Code Pro" w:eastAsiaTheme="majorEastAsia" w:hAnsi="Source Code Pro"/>
          <w:color w:val="000000"/>
          <w:sz w:val="21"/>
          <w:szCs w:val="21"/>
          <w:shd w:val="clear" w:color="auto" w:fill="FAFAFA"/>
        </w:rPr>
        <w:t>] value();</w:t>
      </w:r>
    </w:p>
    <w:p w14:paraId="41CD7670"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02458F71"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 we can use @Schedule multiple times:</w:t>
      </w:r>
    </w:p>
    <w:p w14:paraId="419C92FB"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@Schedule</w:t>
      </w:r>
    </w:p>
    <w:p w14:paraId="2EBF721E"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Schedule(</w:t>
      </w:r>
      <w:proofErr w:type="gramEnd"/>
      <w:r>
        <w:rPr>
          <w:rStyle w:val="hljs-meta"/>
          <w:rFonts w:ascii="Source Code Pro" w:hAnsi="Source Code Pro"/>
          <w:color w:val="1F7199"/>
          <w:sz w:val="21"/>
          <w:szCs w:val="21"/>
          <w:shd w:val="clear" w:color="auto" w:fill="FAFAFA"/>
        </w:rPr>
        <w:t>time = "afternoon")</w:t>
      </w:r>
    </w:p>
    <w:p w14:paraId="0189A598"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Schedule(</w:t>
      </w:r>
      <w:proofErr w:type="gramEnd"/>
      <w:r>
        <w:rPr>
          <w:rStyle w:val="hljs-meta"/>
          <w:rFonts w:ascii="Source Code Pro" w:hAnsi="Source Code Pro"/>
          <w:color w:val="1F7199"/>
          <w:sz w:val="21"/>
          <w:szCs w:val="21"/>
          <w:shd w:val="clear" w:color="auto" w:fill="FAFAFA"/>
        </w:rPr>
        <w:t>time = "night")</w:t>
      </w:r>
    </w:p>
    <w:p w14:paraId="18A270A4"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void</w:t>
      </w:r>
      <w:r>
        <w:rPr>
          <w:rStyle w:val="HTMLCode"/>
          <w:rFonts w:ascii="Source Code Pro" w:eastAsiaTheme="majorEastAsia" w:hAnsi="Source Code Pro"/>
          <w:color w:val="000000"/>
          <w:sz w:val="21"/>
          <w:szCs w:val="21"/>
          <w:shd w:val="clear" w:color="auto" w:fill="FAFAFA"/>
        </w:rPr>
        <w:t xml:space="preserve"> </w:t>
      </w:r>
      <w:proofErr w:type="spellStart"/>
      <w:proofErr w:type="gramStart"/>
      <w:r>
        <w:rPr>
          <w:rStyle w:val="hljs-title"/>
          <w:rFonts w:ascii="Source Code Pro" w:hAnsi="Source Code Pro"/>
          <w:b/>
          <w:bCs/>
          <w:color w:val="267438"/>
          <w:sz w:val="21"/>
          <w:szCs w:val="21"/>
          <w:shd w:val="clear" w:color="auto" w:fill="FAFAFA"/>
        </w:rPr>
        <w:t>scheduledMethod</w:t>
      </w:r>
      <w:proofErr w:type="spellEnd"/>
      <w:r>
        <w:rPr>
          <w:rStyle w:val="hljs-params"/>
          <w:rFonts w:ascii="Source Code Pro" w:hAnsi="Source Code Pro"/>
          <w:color w:val="000000"/>
          <w:sz w:val="21"/>
          <w:szCs w:val="21"/>
          <w:shd w:val="clear" w:color="auto" w:fill="FAFAFA"/>
        </w:rPr>
        <w:t>(</w:t>
      </w:r>
      <w:proofErr w:type="gramEnd"/>
      <w:r>
        <w:rPr>
          <w:rStyle w:val="hljs-params"/>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 xml:space="preserve"> {</w:t>
      </w:r>
    </w:p>
    <w:p w14:paraId="2AC814CE"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w:t>
      </w:r>
    </w:p>
    <w:p w14:paraId="58D2DDEA"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2C984F9C" w14:textId="77777777" w:rsidR="006265EC" w:rsidRDefault="006265EC" w:rsidP="006265EC">
      <w:pPr>
        <w:pStyle w:val="Heading3"/>
        <w:shd w:val="clear" w:color="auto" w:fill="FFFFFF"/>
        <w:spacing w:before="504" w:beforeAutospacing="0" w:after="312" w:afterAutospacing="0"/>
        <w:rPr>
          <w:rFonts w:ascii="Raleway" w:hAnsi="Raleway"/>
          <w:color w:val="000000"/>
          <w:sz w:val="36"/>
          <w:szCs w:val="36"/>
        </w:rPr>
      </w:pPr>
      <w:r>
        <w:rPr>
          <w:rStyle w:val="Strong"/>
          <w:rFonts w:ascii="Raleway" w:hAnsi="Raleway"/>
          <w:b/>
          <w:bCs/>
          <w:color w:val="000000"/>
          <w:sz w:val="36"/>
          <w:szCs w:val="36"/>
        </w:rPr>
        <w:t>Q9. How Can You Retrieve Annotations? How Does This Relate to Its Retention Policy?</w:t>
      </w:r>
    </w:p>
    <w:p w14:paraId="6A32DD8D"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You can use the Reflection API or an annotation processor to retrieve annotations.</w:t>
      </w:r>
    </w:p>
    <w:p w14:paraId="3C6A47CF"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w:t>
      </w:r>
      <w:r>
        <w:rPr>
          <w:rStyle w:val="Emphasis"/>
          <w:rFonts w:ascii="Raleway" w:hAnsi="Raleway"/>
          <w:color w:val="000000"/>
          <w:sz w:val="27"/>
          <w:szCs w:val="27"/>
        </w:rPr>
        <w:t> @Retention</w:t>
      </w:r>
      <w:r>
        <w:rPr>
          <w:rFonts w:ascii="Raleway" w:hAnsi="Raleway"/>
          <w:color w:val="000000"/>
          <w:sz w:val="27"/>
          <w:szCs w:val="27"/>
        </w:rPr>
        <w:t> annotation and its </w:t>
      </w:r>
      <w:proofErr w:type="spellStart"/>
      <w:r>
        <w:rPr>
          <w:rStyle w:val="Emphasis"/>
          <w:rFonts w:ascii="Raleway" w:hAnsi="Raleway"/>
          <w:color w:val="000000"/>
          <w:sz w:val="27"/>
          <w:szCs w:val="27"/>
        </w:rPr>
        <w:t>RetentionPolicy</w:t>
      </w:r>
      <w:proofErr w:type="spellEnd"/>
      <w:r>
        <w:rPr>
          <w:rFonts w:ascii="Raleway" w:hAnsi="Raleway"/>
          <w:color w:val="000000"/>
          <w:sz w:val="27"/>
          <w:szCs w:val="27"/>
        </w:rPr>
        <w:t> parameter affect how you can retrieve them. There are three constants in </w:t>
      </w:r>
      <w:proofErr w:type="spellStart"/>
      <w:r>
        <w:rPr>
          <w:rStyle w:val="Emphasis"/>
          <w:rFonts w:ascii="Raleway" w:hAnsi="Raleway"/>
          <w:color w:val="000000"/>
          <w:sz w:val="27"/>
          <w:szCs w:val="27"/>
        </w:rPr>
        <w:t>RetentionPolicy</w:t>
      </w:r>
      <w:proofErr w:type="spellEnd"/>
      <w:r>
        <w:rPr>
          <w:rFonts w:ascii="Raleway" w:hAnsi="Raleway"/>
          <w:color w:val="000000"/>
          <w:sz w:val="27"/>
          <w:szCs w:val="27"/>
        </w:rPr>
        <w:t> </w:t>
      </w:r>
      <w:proofErr w:type="spellStart"/>
      <w:r>
        <w:rPr>
          <w:rFonts w:ascii="Raleway" w:hAnsi="Raleway"/>
          <w:color w:val="000000"/>
          <w:sz w:val="27"/>
          <w:szCs w:val="27"/>
        </w:rPr>
        <w:t>enum</w:t>
      </w:r>
      <w:proofErr w:type="spellEnd"/>
      <w:r>
        <w:rPr>
          <w:rFonts w:ascii="Raleway" w:hAnsi="Raleway"/>
          <w:color w:val="000000"/>
          <w:sz w:val="27"/>
          <w:szCs w:val="27"/>
        </w:rPr>
        <w:t>:</w:t>
      </w:r>
    </w:p>
    <w:p w14:paraId="5451A504" w14:textId="77777777" w:rsidR="006265EC" w:rsidRDefault="006265EC" w:rsidP="006265EC">
      <w:pPr>
        <w:numPr>
          <w:ilvl w:val="0"/>
          <w:numId w:val="273"/>
        </w:numPr>
        <w:shd w:val="clear" w:color="auto" w:fill="FFFFFF"/>
        <w:spacing w:before="100" w:beforeAutospacing="1" w:after="100" w:afterAutospacing="1" w:line="240" w:lineRule="auto"/>
        <w:rPr>
          <w:rFonts w:ascii="Raleway" w:hAnsi="Raleway"/>
          <w:color w:val="000000"/>
          <w:sz w:val="27"/>
          <w:szCs w:val="27"/>
        </w:rPr>
      </w:pPr>
      <w:proofErr w:type="spellStart"/>
      <w:r>
        <w:rPr>
          <w:rStyle w:val="Emphasis"/>
          <w:rFonts w:ascii="Raleway" w:hAnsi="Raleway"/>
          <w:color w:val="000000"/>
          <w:sz w:val="27"/>
          <w:szCs w:val="27"/>
        </w:rPr>
        <w:t>RetentionPolicy.SOURCE</w:t>
      </w:r>
      <w:proofErr w:type="spellEnd"/>
      <w:r>
        <w:rPr>
          <w:rFonts w:ascii="Raleway" w:hAnsi="Raleway"/>
          <w:color w:val="000000"/>
          <w:sz w:val="27"/>
          <w:szCs w:val="27"/>
        </w:rPr>
        <w:t xml:space="preserve"> – makes the annotation to be discarded by the compiler but annotation processors can read </w:t>
      </w:r>
      <w:proofErr w:type="gramStart"/>
      <w:r>
        <w:rPr>
          <w:rFonts w:ascii="Raleway" w:hAnsi="Raleway"/>
          <w:color w:val="000000"/>
          <w:sz w:val="27"/>
          <w:szCs w:val="27"/>
        </w:rPr>
        <w:t>them</w:t>
      </w:r>
      <w:proofErr w:type="gramEnd"/>
    </w:p>
    <w:p w14:paraId="5B347BF8" w14:textId="77777777" w:rsidR="006265EC" w:rsidRDefault="006265EC" w:rsidP="006265EC">
      <w:pPr>
        <w:numPr>
          <w:ilvl w:val="0"/>
          <w:numId w:val="273"/>
        </w:numPr>
        <w:shd w:val="clear" w:color="auto" w:fill="FFFFFF"/>
        <w:spacing w:before="100" w:beforeAutospacing="1" w:after="100" w:afterAutospacing="1" w:line="240" w:lineRule="auto"/>
        <w:rPr>
          <w:rFonts w:ascii="Raleway" w:hAnsi="Raleway"/>
          <w:color w:val="000000"/>
          <w:sz w:val="27"/>
          <w:szCs w:val="27"/>
        </w:rPr>
      </w:pPr>
      <w:proofErr w:type="spellStart"/>
      <w:r>
        <w:rPr>
          <w:rStyle w:val="Emphasis"/>
          <w:rFonts w:ascii="Raleway" w:hAnsi="Raleway"/>
          <w:color w:val="000000"/>
          <w:sz w:val="27"/>
          <w:szCs w:val="27"/>
        </w:rPr>
        <w:t>RetentionPolicy.CLASS</w:t>
      </w:r>
      <w:proofErr w:type="spellEnd"/>
      <w:r>
        <w:rPr>
          <w:rFonts w:ascii="Raleway" w:hAnsi="Raleway"/>
          <w:color w:val="000000"/>
          <w:sz w:val="27"/>
          <w:szCs w:val="27"/>
        </w:rPr>
        <w:t xml:space="preserve"> – indicates that the annotation is added to the class file but not accessible through </w:t>
      </w:r>
      <w:proofErr w:type="gramStart"/>
      <w:r>
        <w:rPr>
          <w:rFonts w:ascii="Raleway" w:hAnsi="Raleway"/>
          <w:color w:val="000000"/>
          <w:sz w:val="27"/>
          <w:szCs w:val="27"/>
        </w:rPr>
        <w:t>reflection</w:t>
      </w:r>
      <w:proofErr w:type="gramEnd"/>
    </w:p>
    <w:p w14:paraId="0784BA0E" w14:textId="77777777" w:rsidR="006265EC" w:rsidRDefault="006265EC" w:rsidP="006265EC">
      <w:pPr>
        <w:numPr>
          <w:ilvl w:val="0"/>
          <w:numId w:val="273"/>
        </w:numPr>
        <w:shd w:val="clear" w:color="auto" w:fill="FFFFFF"/>
        <w:spacing w:before="100" w:beforeAutospacing="1" w:after="100" w:afterAutospacing="1" w:line="240" w:lineRule="auto"/>
        <w:rPr>
          <w:rFonts w:ascii="Raleway" w:hAnsi="Raleway"/>
          <w:color w:val="000000"/>
          <w:sz w:val="27"/>
          <w:szCs w:val="27"/>
        </w:rPr>
      </w:pPr>
      <w:proofErr w:type="spellStart"/>
      <w:r>
        <w:rPr>
          <w:rStyle w:val="Emphasis"/>
          <w:rFonts w:ascii="Raleway" w:hAnsi="Raleway"/>
          <w:color w:val="000000"/>
          <w:sz w:val="27"/>
          <w:szCs w:val="27"/>
        </w:rPr>
        <w:t>RetentionPolicy.RUNTIME</w:t>
      </w:r>
      <w:proofErr w:type="spellEnd"/>
      <w:r>
        <w:rPr>
          <w:rFonts w:ascii="Raleway" w:hAnsi="Raleway"/>
          <w:color w:val="000000"/>
          <w:sz w:val="27"/>
          <w:szCs w:val="27"/>
        </w:rPr>
        <w:t xml:space="preserve"> –Annotations are recorded in the class file by the compiler and retained by the JVM at runtime so that they can be read </w:t>
      </w:r>
      <w:proofErr w:type="gramStart"/>
      <w:r>
        <w:rPr>
          <w:rFonts w:ascii="Raleway" w:hAnsi="Raleway"/>
          <w:color w:val="000000"/>
          <w:sz w:val="27"/>
          <w:szCs w:val="27"/>
        </w:rPr>
        <w:t>reflectively</w:t>
      </w:r>
      <w:proofErr w:type="gramEnd"/>
    </w:p>
    <w:p w14:paraId="09E26037"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Here’s an example code to create an annotation that can be read at runtime:</w:t>
      </w:r>
    </w:p>
    <w:p w14:paraId="4C91C924"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lastRenderedPageBreak/>
        <w:t>@</w:t>
      </w:r>
      <w:proofErr w:type="gramStart"/>
      <w:r>
        <w:rPr>
          <w:rStyle w:val="hljs-meta"/>
          <w:rFonts w:ascii="Source Code Pro" w:hAnsi="Source Code Pro"/>
          <w:color w:val="1F7199"/>
          <w:sz w:val="21"/>
          <w:szCs w:val="21"/>
          <w:shd w:val="clear" w:color="auto" w:fill="FAFAFA"/>
        </w:rPr>
        <w:t>Retention(</w:t>
      </w:r>
      <w:proofErr w:type="gramEnd"/>
      <w:r>
        <w:rPr>
          <w:rStyle w:val="hljs-meta"/>
          <w:rFonts w:ascii="Source Code Pro" w:hAnsi="Source Code Pro"/>
          <w:color w:val="1F7199"/>
          <w:sz w:val="21"/>
          <w:szCs w:val="21"/>
          <w:shd w:val="clear" w:color="auto" w:fill="FAFAFA"/>
        </w:rPr>
        <w:t>RetentionPolicy.RUNTIME)</w:t>
      </w:r>
    </w:p>
    <w:p w14:paraId="0FDE3589"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Description {</w:t>
      </w:r>
    </w:p>
    <w:p w14:paraId="5AB878DF"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String </w:t>
      </w:r>
      <w:proofErr w:type="gramStart"/>
      <w:r>
        <w:rPr>
          <w:rStyle w:val="hljs-title"/>
          <w:rFonts w:ascii="Source Code Pro" w:hAnsi="Source Code Pro"/>
          <w:b/>
          <w:bCs/>
          <w:color w:val="267438"/>
          <w:sz w:val="21"/>
          <w:szCs w:val="21"/>
          <w:shd w:val="clear" w:color="auto" w:fill="FAFAFA"/>
        </w:rPr>
        <w:t>value</w:t>
      </w:r>
      <w:r>
        <w:rPr>
          <w:rStyle w:val="hljs-params"/>
          <w:rFonts w:ascii="Source Code Pro" w:hAnsi="Source Code Pro"/>
          <w:color w:val="000000"/>
          <w:sz w:val="21"/>
          <w:szCs w:val="21"/>
          <w:shd w:val="clear" w:color="auto" w:fill="FAFAFA"/>
        </w:rPr>
        <w:t>(</w:t>
      </w:r>
      <w:proofErr w:type="gramEnd"/>
      <w:r>
        <w:rPr>
          <w:rStyle w:val="hljs-params"/>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w:t>
      </w:r>
    </w:p>
    <w:p w14:paraId="7201F460"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50090042"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 annotations can be retrieved through reflection:</w:t>
      </w:r>
    </w:p>
    <w:p w14:paraId="045BC7B6"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type"/>
          <w:rFonts w:ascii="Source Code Pro" w:hAnsi="Source Code Pro"/>
          <w:b/>
          <w:bCs/>
          <w:color w:val="4E9359"/>
          <w:sz w:val="21"/>
          <w:szCs w:val="21"/>
          <w:shd w:val="clear" w:color="auto" w:fill="FAFAFA"/>
        </w:rPr>
        <w:t>Description</w:t>
      </w:r>
      <w:r>
        <w:rPr>
          <w:rStyle w:val="HTMLCode"/>
          <w:rFonts w:ascii="Source Code Pro" w:eastAsiaTheme="majorEastAsia"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shd w:val="clear" w:color="auto" w:fill="FAFAFA"/>
        </w:rPr>
        <w:t>description</w:t>
      </w:r>
      <w:proofErr w:type="spellEnd"/>
    </w:p>
    <w:p w14:paraId="50093B87"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operator"/>
          <w:rFonts w:ascii="Source Code Pro" w:hAnsi="Source Code Pro"/>
          <w:color w:val="000000"/>
          <w:sz w:val="21"/>
          <w:szCs w:val="21"/>
          <w:shd w:val="clear" w:color="auto" w:fill="FAFAFA"/>
        </w:rPr>
        <w:t>=</w:t>
      </w:r>
      <w:r>
        <w:rPr>
          <w:rStyle w:val="HTMLCode"/>
          <w:rFonts w:ascii="Source Code Pro" w:eastAsiaTheme="majorEastAsia" w:hAnsi="Source Code Pro"/>
          <w:color w:val="000000"/>
          <w:sz w:val="21"/>
          <w:szCs w:val="21"/>
          <w:shd w:val="clear" w:color="auto" w:fill="FAFAFA"/>
        </w:rPr>
        <w:t xml:space="preserve"> </w:t>
      </w:r>
      <w:proofErr w:type="spellStart"/>
      <w:proofErr w:type="gramStart"/>
      <w:r>
        <w:rPr>
          <w:rStyle w:val="HTMLCode"/>
          <w:rFonts w:ascii="Source Code Pro" w:eastAsiaTheme="majorEastAsia" w:hAnsi="Source Code Pro"/>
          <w:color w:val="000000"/>
          <w:sz w:val="21"/>
          <w:szCs w:val="21"/>
          <w:shd w:val="clear" w:color="auto" w:fill="FAFAFA"/>
        </w:rPr>
        <w:t>AnnotatedClass.class.getAnnotation</w:t>
      </w:r>
      <w:proofErr w:type="spellEnd"/>
      <w:proofErr w:type="gramEnd"/>
      <w:r>
        <w:rPr>
          <w:rStyle w:val="HTMLCode"/>
          <w:rFonts w:ascii="Source Code Pro" w:eastAsiaTheme="majorEastAsia" w:hAnsi="Source Code Pro"/>
          <w:color w:val="000000"/>
          <w:sz w:val="21"/>
          <w:szCs w:val="21"/>
          <w:shd w:val="clear" w:color="auto" w:fill="FAFAFA"/>
        </w:rPr>
        <w:t>(</w:t>
      </w:r>
      <w:proofErr w:type="spellStart"/>
      <w:r>
        <w:rPr>
          <w:rStyle w:val="HTMLCode"/>
          <w:rFonts w:ascii="Source Code Pro" w:eastAsiaTheme="majorEastAsia" w:hAnsi="Source Code Pro"/>
          <w:color w:val="000000"/>
          <w:sz w:val="21"/>
          <w:szCs w:val="21"/>
          <w:shd w:val="clear" w:color="auto" w:fill="FAFAFA"/>
        </w:rPr>
        <w:t>Description.class</w:t>
      </w:r>
      <w:proofErr w:type="spellEnd"/>
      <w:r>
        <w:rPr>
          <w:rStyle w:val="HTMLCode"/>
          <w:rFonts w:ascii="Source Code Pro" w:eastAsiaTheme="majorEastAsia" w:hAnsi="Source Code Pro"/>
          <w:color w:val="000000"/>
          <w:sz w:val="21"/>
          <w:szCs w:val="21"/>
          <w:shd w:val="clear" w:color="auto" w:fill="FAFAFA"/>
        </w:rPr>
        <w:t>);</w:t>
      </w:r>
    </w:p>
    <w:p w14:paraId="0D3D7C8B" w14:textId="77777777" w:rsidR="006265EC" w:rsidRDefault="006265EC" w:rsidP="006265EC">
      <w:pPr>
        <w:pStyle w:val="HTMLPreformatted"/>
        <w:shd w:val="clear" w:color="auto" w:fill="FFFFFF"/>
        <w:rPr>
          <w:color w:val="000000"/>
          <w:sz w:val="27"/>
          <w:szCs w:val="27"/>
        </w:rPr>
      </w:pPr>
      <w:proofErr w:type="spellStart"/>
      <w:r>
        <w:rPr>
          <w:rStyle w:val="HTMLCode"/>
          <w:rFonts w:ascii="Source Code Pro" w:eastAsiaTheme="majorEastAsia" w:hAnsi="Source Code Pro"/>
          <w:color w:val="000000"/>
          <w:sz w:val="21"/>
          <w:szCs w:val="21"/>
          <w:shd w:val="clear" w:color="auto" w:fill="FAFAFA"/>
        </w:rPr>
        <w:t>System.out.println</w:t>
      </w:r>
      <w:proofErr w:type="spellEnd"/>
      <w:r>
        <w:rPr>
          <w:rStyle w:val="HTMLCode"/>
          <w:rFonts w:ascii="Source Code Pro" w:eastAsiaTheme="majorEastAsia" w:hAnsi="Source Code Pro"/>
          <w:color w:val="000000"/>
          <w:sz w:val="21"/>
          <w:szCs w:val="21"/>
          <w:shd w:val="clear" w:color="auto" w:fill="FAFAFA"/>
        </w:rPr>
        <w:t>(</w:t>
      </w:r>
      <w:proofErr w:type="spellStart"/>
      <w:r>
        <w:rPr>
          <w:rStyle w:val="HTMLCode"/>
          <w:rFonts w:ascii="Source Code Pro" w:eastAsiaTheme="majorEastAsia" w:hAnsi="Source Code Pro"/>
          <w:color w:val="000000"/>
          <w:sz w:val="21"/>
          <w:szCs w:val="21"/>
          <w:shd w:val="clear" w:color="auto" w:fill="FAFAFA"/>
        </w:rPr>
        <w:t>description.</w:t>
      </w:r>
      <w:proofErr w:type="gramStart"/>
      <w:r>
        <w:rPr>
          <w:rStyle w:val="HTMLCode"/>
          <w:rFonts w:ascii="Source Code Pro" w:eastAsiaTheme="majorEastAsia" w:hAnsi="Source Code Pro"/>
          <w:color w:val="000000"/>
          <w:sz w:val="21"/>
          <w:szCs w:val="21"/>
          <w:shd w:val="clear" w:color="auto" w:fill="FAFAFA"/>
        </w:rPr>
        <w:t>value</w:t>
      </w:r>
      <w:proofErr w:type="spellEnd"/>
      <w:r>
        <w:rPr>
          <w:rStyle w:val="HTMLCode"/>
          <w:rFonts w:ascii="Source Code Pro" w:eastAsiaTheme="majorEastAsia" w:hAnsi="Source Code Pro"/>
          <w:color w:val="000000"/>
          <w:sz w:val="21"/>
          <w:szCs w:val="21"/>
          <w:shd w:val="clear" w:color="auto" w:fill="FAFAFA"/>
        </w:rPr>
        <w:t>(</w:t>
      </w:r>
      <w:proofErr w:type="gramEnd"/>
      <w:r>
        <w:rPr>
          <w:rStyle w:val="HTMLCode"/>
          <w:rFonts w:ascii="Source Code Pro" w:eastAsiaTheme="majorEastAsia" w:hAnsi="Source Code Pro"/>
          <w:color w:val="000000"/>
          <w:sz w:val="21"/>
          <w:szCs w:val="21"/>
          <w:shd w:val="clear" w:color="auto" w:fill="FAFAFA"/>
        </w:rPr>
        <w:t>));</w:t>
      </w:r>
      <w:r>
        <w:rPr>
          <w:color w:val="000000"/>
          <w:sz w:val="27"/>
          <w:szCs w:val="27"/>
        </w:rPr>
        <w:t>Copy</w:t>
      </w:r>
    </w:p>
    <w:p w14:paraId="0ADF9373"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 annotation processor can work with </w:t>
      </w:r>
      <w:proofErr w:type="spellStart"/>
      <w:r>
        <w:rPr>
          <w:rStyle w:val="Emphasis"/>
          <w:rFonts w:ascii="Raleway" w:hAnsi="Raleway"/>
          <w:color w:val="000000"/>
          <w:sz w:val="27"/>
          <w:szCs w:val="27"/>
        </w:rPr>
        <w:t>RetentionPolicy.SOURCE</w:t>
      </w:r>
      <w:proofErr w:type="spellEnd"/>
      <w:r>
        <w:rPr>
          <w:rFonts w:ascii="Raleway" w:hAnsi="Raleway"/>
          <w:color w:val="000000"/>
          <w:sz w:val="27"/>
          <w:szCs w:val="27"/>
        </w:rPr>
        <w:t>, this is described in the article </w:t>
      </w:r>
      <w:hyperlink r:id="rId166" w:history="1">
        <w:r>
          <w:rPr>
            <w:rStyle w:val="Hyperlink"/>
            <w:rFonts w:ascii="Raleway" w:hAnsi="Raleway"/>
            <w:color w:val="267438"/>
            <w:sz w:val="27"/>
            <w:szCs w:val="27"/>
          </w:rPr>
          <w:t>Java Annotation Processing and Creating a Builder</w:t>
        </w:r>
      </w:hyperlink>
      <w:r>
        <w:rPr>
          <w:rFonts w:ascii="Raleway" w:hAnsi="Raleway"/>
          <w:color w:val="000000"/>
          <w:sz w:val="27"/>
          <w:szCs w:val="27"/>
        </w:rPr>
        <w:t>.</w:t>
      </w:r>
    </w:p>
    <w:p w14:paraId="3E286A09"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proofErr w:type="spellStart"/>
      <w:r>
        <w:rPr>
          <w:rStyle w:val="Emphasis"/>
          <w:rFonts w:ascii="Raleway" w:hAnsi="Raleway"/>
          <w:color w:val="000000"/>
          <w:sz w:val="27"/>
          <w:szCs w:val="27"/>
        </w:rPr>
        <w:t>RetentionPolicy.CLASS</w:t>
      </w:r>
      <w:proofErr w:type="spellEnd"/>
      <w:r>
        <w:rPr>
          <w:rFonts w:ascii="Raleway" w:hAnsi="Raleway"/>
          <w:color w:val="000000"/>
          <w:sz w:val="27"/>
          <w:szCs w:val="27"/>
        </w:rPr>
        <w:t> is usable when you’re writing a Java bytecode parser.</w:t>
      </w:r>
    </w:p>
    <w:p w14:paraId="2F78AB25" w14:textId="77777777" w:rsidR="006265EC" w:rsidRDefault="006265EC" w:rsidP="006265EC">
      <w:pPr>
        <w:pStyle w:val="Heading3"/>
        <w:shd w:val="clear" w:color="auto" w:fill="FFFFFF"/>
        <w:spacing w:before="504" w:beforeAutospacing="0" w:after="312" w:afterAutospacing="0"/>
        <w:rPr>
          <w:rFonts w:ascii="Raleway" w:hAnsi="Raleway"/>
          <w:color w:val="000000"/>
          <w:sz w:val="36"/>
          <w:szCs w:val="36"/>
        </w:rPr>
      </w:pPr>
      <w:r>
        <w:rPr>
          <w:rStyle w:val="Strong"/>
          <w:rFonts w:ascii="Raleway" w:hAnsi="Raleway"/>
          <w:b/>
          <w:bCs/>
          <w:color w:val="000000"/>
          <w:sz w:val="36"/>
          <w:szCs w:val="36"/>
        </w:rPr>
        <w:t>Q10. Will the Following Code Compile? </w:t>
      </w:r>
    </w:p>
    <w:p w14:paraId="434A760B"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Target(</w:t>
      </w:r>
      <w:proofErr w:type="gramEnd"/>
      <w:r>
        <w:rPr>
          <w:rStyle w:val="hljs-meta"/>
          <w:rFonts w:ascii="Source Code Pro" w:hAnsi="Source Code Pro"/>
          <w:color w:val="1F7199"/>
          <w:sz w:val="21"/>
          <w:szCs w:val="21"/>
          <w:shd w:val="clear" w:color="auto" w:fill="FAFAFA"/>
        </w:rPr>
        <w:t xml:space="preserve">{ </w:t>
      </w:r>
      <w:proofErr w:type="spellStart"/>
      <w:r>
        <w:rPr>
          <w:rStyle w:val="hljs-meta"/>
          <w:rFonts w:ascii="Source Code Pro" w:hAnsi="Source Code Pro"/>
          <w:color w:val="1F7199"/>
          <w:sz w:val="21"/>
          <w:szCs w:val="21"/>
          <w:shd w:val="clear" w:color="auto" w:fill="FAFAFA"/>
        </w:rPr>
        <w:t>ElementType.FIELD</w:t>
      </w:r>
      <w:proofErr w:type="spellEnd"/>
      <w:r>
        <w:rPr>
          <w:rStyle w:val="hljs-meta"/>
          <w:rFonts w:ascii="Source Code Pro" w:hAnsi="Source Code Pro"/>
          <w:color w:val="1F7199"/>
          <w:sz w:val="21"/>
          <w:szCs w:val="21"/>
          <w:shd w:val="clear" w:color="auto" w:fill="FAFAFA"/>
        </w:rPr>
        <w:t xml:space="preserve">, </w:t>
      </w:r>
      <w:proofErr w:type="spellStart"/>
      <w:r>
        <w:rPr>
          <w:rStyle w:val="hljs-meta"/>
          <w:rFonts w:ascii="Source Code Pro" w:hAnsi="Source Code Pro"/>
          <w:color w:val="1F7199"/>
          <w:sz w:val="21"/>
          <w:szCs w:val="21"/>
          <w:shd w:val="clear" w:color="auto" w:fill="FAFAFA"/>
        </w:rPr>
        <w:t>ElementType.TYPE</w:t>
      </w:r>
      <w:proofErr w:type="spellEnd"/>
      <w:r>
        <w:rPr>
          <w:rStyle w:val="hljs-meta"/>
          <w:rFonts w:ascii="Source Code Pro" w:hAnsi="Source Code Pro"/>
          <w:color w:val="1F7199"/>
          <w:sz w:val="21"/>
          <w:szCs w:val="21"/>
          <w:shd w:val="clear" w:color="auto" w:fill="FAFAFA"/>
        </w:rPr>
        <w:t xml:space="preserve">, </w:t>
      </w:r>
      <w:proofErr w:type="spellStart"/>
      <w:r>
        <w:rPr>
          <w:rStyle w:val="hljs-meta"/>
          <w:rFonts w:ascii="Source Code Pro" w:hAnsi="Source Code Pro"/>
          <w:color w:val="1F7199"/>
          <w:sz w:val="21"/>
          <w:szCs w:val="21"/>
          <w:shd w:val="clear" w:color="auto" w:fill="FAFAFA"/>
        </w:rPr>
        <w:t>ElementType.FIELD</w:t>
      </w:r>
      <w:proofErr w:type="spellEnd"/>
      <w:r>
        <w:rPr>
          <w:rStyle w:val="hljs-meta"/>
          <w:rFonts w:ascii="Source Code Pro" w:hAnsi="Source Code Pro"/>
          <w:color w:val="1F7199"/>
          <w:sz w:val="21"/>
          <w:szCs w:val="21"/>
          <w:shd w:val="clear" w:color="auto" w:fill="FAFAFA"/>
        </w:rPr>
        <w:t xml:space="preserve"> })</w:t>
      </w:r>
    </w:p>
    <w:p w14:paraId="1A9F6867"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TestAnnotation</w:t>
      </w:r>
      <w:proofErr w:type="spellEnd"/>
      <w:r>
        <w:rPr>
          <w:rStyle w:val="HTMLCode"/>
          <w:rFonts w:ascii="Source Code Pro" w:eastAsiaTheme="majorEastAsia" w:hAnsi="Source Code Pro"/>
          <w:color w:val="000000"/>
          <w:sz w:val="21"/>
          <w:szCs w:val="21"/>
          <w:shd w:val="clear" w:color="auto" w:fill="FAFAFA"/>
        </w:rPr>
        <w:t xml:space="preserve"> {</w:t>
      </w:r>
    </w:p>
    <w:p w14:paraId="7074FA2D"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proofErr w:type="gramStart"/>
      <w:r>
        <w:rPr>
          <w:rStyle w:val="hljs-type"/>
          <w:rFonts w:ascii="Source Code Pro" w:hAnsi="Source Code Pro"/>
          <w:b/>
          <w:bCs/>
          <w:color w:val="4E9359"/>
          <w:sz w:val="21"/>
          <w:szCs w:val="21"/>
          <w:shd w:val="clear" w:color="auto" w:fill="FAFAFA"/>
        </w:rPr>
        <w:t>int</w:t>
      </w:r>
      <w:r>
        <w:rPr>
          <w:rStyle w:val="HTMLCode"/>
          <w:rFonts w:ascii="Source Code Pro" w:eastAsiaTheme="majorEastAsia" w:hAnsi="Source Code Pro"/>
          <w:color w:val="000000"/>
          <w:sz w:val="21"/>
          <w:szCs w:val="21"/>
          <w:shd w:val="clear" w:color="auto" w:fill="FAFAFA"/>
        </w:rPr>
        <w:t>[</w:t>
      </w:r>
      <w:proofErr w:type="gramEnd"/>
      <w:r>
        <w:rPr>
          <w:rStyle w:val="HTMLCode"/>
          <w:rFonts w:ascii="Source Code Pro" w:eastAsiaTheme="majorEastAsia" w:hAnsi="Source Code Pro"/>
          <w:color w:val="000000"/>
          <w:sz w:val="21"/>
          <w:szCs w:val="21"/>
          <w:shd w:val="clear" w:color="auto" w:fill="FAFAFA"/>
        </w:rPr>
        <w:t xml:space="preserve">] value() </w:t>
      </w:r>
      <w:r>
        <w:rPr>
          <w:rStyle w:val="hljs-keyword"/>
          <w:rFonts w:ascii="Source Code Pro" w:hAnsi="Source Code Pro"/>
          <w:b/>
          <w:bCs/>
          <w:color w:val="63B175"/>
          <w:sz w:val="21"/>
          <w:szCs w:val="21"/>
          <w:shd w:val="clear" w:color="auto" w:fill="FAFAFA"/>
        </w:rPr>
        <w:t>default</w:t>
      </w:r>
      <w:r>
        <w:rPr>
          <w:rStyle w:val="HTMLCode"/>
          <w:rFonts w:ascii="Source Code Pro" w:eastAsiaTheme="majorEastAsia" w:hAnsi="Source Code Pro"/>
          <w:color w:val="000000"/>
          <w:sz w:val="21"/>
          <w:szCs w:val="21"/>
          <w:shd w:val="clear" w:color="auto" w:fill="FAFAFA"/>
        </w:rPr>
        <w:t xml:space="preserve"> {};</w:t>
      </w:r>
    </w:p>
    <w:p w14:paraId="52AE8A7B" w14:textId="77777777" w:rsidR="006265EC" w:rsidRDefault="006265EC" w:rsidP="006265EC">
      <w:pPr>
        <w:pStyle w:val="HTMLPreformatted"/>
        <w:shd w:val="clear" w:color="auto" w:fill="FFFFFF"/>
        <w:rPr>
          <w:color w:val="000000"/>
          <w:sz w:val="27"/>
          <w:szCs w:val="27"/>
        </w:rPr>
      </w:pPr>
      <w:proofErr w:type="gramStart"/>
      <w:r>
        <w:rPr>
          <w:rStyle w:val="HTMLCode"/>
          <w:rFonts w:ascii="Source Code Pro" w:eastAsiaTheme="majorEastAsia" w:hAnsi="Source Code Pro"/>
          <w:color w:val="000000"/>
          <w:sz w:val="21"/>
          <w:szCs w:val="21"/>
          <w:shd w:val="clear" w:color="auto" w:fill="FAFAFA"/>
        </w:rPr>
        <w:t>}</w:t>
      </w:r>
      <w:r>
        <w:rPr>
          <w:color w:val="000000"/>
          <w:sz w:val="27"/>
          <w:szCs w:val="27"/>
        </w:rPr>
        <w:t>Copy</w:t>
      </w:r>
      <w:proofErr w:type="gramEnd"/>
    </w:p>
    <w:p w14:paraId="0D036D86"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 xml:space="preserve">No. It’s a compile-time error if the same </w:t>
      </w:r>
      <w:proofErr w:type="spellStart"/>
      <w:r>
        <w:rPr>
          <w:rFonts w:ascii="Raleway" w:hAnsi="Raleway"/>
          <w:color w:val="000000"/>
          <w:sz w:val="27"/>
          <w:szCs w:val="27"/>
        </w:rPr>
        <w:t>enum</w:t>
      </w:r>
      <w:proofErr w:type="spellEnd"/>
      <w:r>
        <w:rPr>
          <w:rFonts w:ascii="Raleway" w:hAnsi="Raleway"/>
          <w:color w:val="000000"/>
          <w:sz w:val="27"/>
          <w:szCs w:val="27"/>
        </w:rPr>
        <w:t xml:space="preserve"> constant appears more than once in an </w:t>
      </w:r>
      <w:r>
        <w:rPr>
          <w:rStyle w:val="Emphasis"/>
          <w:rFonts w:ascii="Raleway" w:hAnsi="Raleway"/>
          <w:color w:val="000000"/>
          <w:sz w:val="27"/>
          <w:szCs w:val="27"/>
        </w:rPr>
        <w:t>@Target</w:t>
      </w:r>
      <w:r>
        <w:rPr>
          <w:rFonts w:ascii="Raleway" w:hAnsi="Raleway"/>
          <w:color w:val="000000"/>
          <w:sz w:val="27"/>
          <w:szCs w:val="27"/>
        </w:rPr>
        <w:t> annotation.</w:t>
      </w:r>
    </w:p>
    <w:p w14:paraId="578D632D"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Removing the duplicate constant will make the code to compile successfully:</w:t>
      </w:r>
    </w:p>
    <w:p w14:paraId="6622A9B6" w14:textId="77777777" w:rsidR="006265EC" w:rsidRDefault="006265EC" w:rsidP="006265EC">
      <w:pPr>
        <w:pStyle w:val="HTMLPreformatted"/>
        <w:shd w:val="clear" w:color="auto" w:fill="FFFFFF"/>
        <w:rPr>
          <w:color w:val="000000"/>
          <w:sz w:val="27"/>
          <w:szCs w:val="27"/>
        </w:rPr>
      </w:pPr>
      <w:r>
        <w:rPr>
          <w:rStyle w:val="hljs-meta"/>
          <w:rFonts w:ascii="Source Code Pro" w:hAnsi="Source Code Pro"/>
          <w:color w:val="1F7199"/>
          <w:sz w:val="21"/>
          <w:szCs w:val="21"/>
          <w:shd w:val="clear" w:color="auto" w:fill="FAFAFA"/>
        </w:rPr>
        <w:t>@</w:t>
      </w:r>
      <w:proofErr w:type="gramStart"/>
      <w:r>
        <w:rPr>
          <w:rStyle w:val="hljs-meta"/>
          <w:rFonts w:ascii="Source Code Pro" w:hAnsi="Source Code Pro"/>
          <w:color w:val="1F7199"/>
          <w:sz w:val="21"/>
          <w:szCs w:val="21"/>
          <w:shd w:val="clear" w:color="auto" w:fill="FAFAFA"/>
        </w:rPr>
        <w:t>Target(</w:t>
      </w:r>
      <w:proofErr w:type="gramEnd"/>
      <w:r>
        <w:rPr>
          <w:rStyle w:val="hljs-meta"/>
          <w:rFonts w:ascii="Source Code Pro" w:hAnsi="Source Code Pro"/>
          <w:color w:val="1F7199"/>
          <w:sz w:val="21"/>
          <w:szCs w:val="21"/>
          <w:shd w:val="clear" w:color="auto" w:fill="FAFAFA"/>
        </w:rPr>
        <w:t xml:space="preserve">{ </w:t>
      </w:r>
      <w:proofErr w:type="spellStart"/>
      <w:r>
        <w:rPr>
          <w:rStyle w:val="hljs-meta"/>
          <w:rFonts w:ascii="Source Code Pro" w:hAnsi="Source Code Pro"/>
          <w:color w:val="1F7199"/>
          <w:sz w:val="21"/>
          <w:szCs w:val="21"/>
          <w:shd w:val="clear" w:color="auto" w:fill="FAFAFA"/>
        </w:rPr>
        <w:t>ElementType.FIELD</w:t>
      </w:r>
      <w:proofErr w:type="spellEnd"/>
      <w:r>
        <w:rPr>
          <w:rStyle w:val="hljs-meta"/>
          <w:rFonts w:ascii="Source Code Pro" w:hAnsi="Source Code Pro"/>
          <w:color w:val="1F7199"/>
          <w:sz w:val="21"/>
          <w:szCs w:val="21"/>
          <w:shd w:val="clear" w:color="auto" w:fill="FAFAFA"/>
        </w:rPr>
        <w:t xml:space="preserve">, </w:t>
      </w:r>
      <w:proofErr w:type="spellStart"/>
      <w:r>
        <w:rPr>
          <w:rStyle w:val="hljs-meta"/>
          <w:rFonts w:ascii="Source Code Pro" w:hAnsi="Source Code Pro"/>
          <w:color w:val="1F7199"/>
          <w:sz w:val="21"/>
          <w:szCs w:val="21"/>
          <w:shd w:val="clear" w:color="auto" w:fill="FAFAFA"/>
        </w:rPr>
        <w:t>ElementType.TYPE</w:t>
      </w:r>
      <w:proofErr w:type="spellEnd"/>
      <w:r>
        <w:rPr>
          <w:rStyle w:val="hljs-meta"/>
          <w:rFonts w:ascii="Source Code Pro" w:hAnsi="Source Code Pro"/>
          <w:color w:val="1F7199"/>
          <w:sz w:val="21"/>
          <w:szCs w:val="21"/>
          <w:shd w:val="clear" w:color="auto" w:fill="FAFAFA"/>
        </w:rPr>
        <w:t>})</w:t>
      </w:r>
      <w:r>
        <w:rPr>
          <w:color w:val="000000"/>
          <w:sz w:val="27"/>
          <w:szCs w:val="27"/>
        </w:rPr>
        <w:t>Copy</w:t>
      </w:r>
    </w:p>
    <w:p w14:paraId="5AD58854" w14:textId="77777777" w:rsidR="006265EC" w:rsidRDefault="006265EC" w:rsidP="006265EC">
      <w:pPr>
        <w:pStyle w:val="Heading3"/>
        <w:shd w:val="clear" w:color="auto" w:fill="FFFFFF"/>
        <w:spacing w:before="504" w:beforeAutospacing="0" w:after="312" w:afterAutospacing="0"/>
        <w:rPr>
          <w:rFonts w:ascii="Raleway" w:hAnsi="Raleway"/>
          <w:color w:val="000000"/>
          <w:sz w:val="36"/>
          <w:szCs w:val="36"/>
        </w:rPr>
      </w:pPr>
      <w:r>
        <w:rPr>
          <w:rStyle w:val="Strong"/>
          <w:rFonts w:ascii="Raleway" w:hAnsi="Raleway"/>
          <w:b/>
          <w:bCs/>
          <w:color w:val="000000"/>
          <w:sz w:val="36"/>
          <w:szCs w:val="36"/>
        </w:rPr>
        <w:t>Q11. Is It Possible to Extend Annotations?</w:t>
      </w:r>
    </w:p>
    <w:p w14:paraId="4CDBD6DB"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 Annotations always extend </w:t>
      </w:r>
      <w:proofErr w:type="spellStart"/>
      <w:r>
        <w:rPr>
          <w:rStyle w:val="Emphasis"/>
          <w:rFonts w:ascii="Raleway" w:hAnsi="Raleway"/>
          <w:color w:val="000000"/>
          <w:sz w:val="27"/>
          <w:szCs w:val="27"/>
        </w:rPr>
        <w:t>java.lang.annotation.Annotation</w:t>
      </w:r>
      <w:proofErr w:type="spellEnd"/>
      <w:r>
        <w:rPr>
          <w:rStyle w:val="Emphasis"/>
          <w:rFonts w:ascii="Raleway" w:hAnsi="Raleway"/>
          <w:color w:val="000000"/>
          <w:sz w:val="27"/>
          <w:szCs w:val="27"/>
        </w:rPr>
        <w:t>, </w:t>
      </w:r>
      <w:r>
        <w:rPr>
          <w:rFonts w:ascii="Raleway" w:hAnsi="Raleway"/>
          <w:color w:val="000000"/>
          <w:sz w:val="27"/>
          <w:szCs w:val="27"/>
        </w:rPr>
        <w:t>as stated in the </w:t>
      </w:r>
      <w:hyperlink r:id="rId167" w:anchor="jls-9.6" w:history="1">
        <w:r>
          <w:rPr>
            <w:rStyle w:val="Hyperlink"/>
            <w:rFonts w:ascii="Raleway" w:hAnsi="Raleway"/>
            <w:color w:val="267438"/>
            <w:sz w:val="27"/>
            <w:szCs w:val="27"/>
          </w:rPr>
          <w:t>Java Language Specification</w:t>
        </w:r>
      </w:hyperlink>
      <w:r>
        <w:rPr>
          <w:rFonts w:ascii="Raleway" w:hAnsi="Raleway"/>
          <w:color w:val="000000"/>
          <w:sz w:val="27"/>
          <w:szCs w:val="27"/>
        </w:rPr>
        <w:t>.</w:t>
      </w:r>
    </w:p>
    <w:p w14:paraId="28CE6F52" w14:textId="77777777" w:rsidR="006265EC" w:rsidRDefault="006265EC" w:rsidP="006265E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If we try to use the </w:t>
      </w:r>
      <w:r>
        <w:rPr>
          <w:rStyle w:val="Emphasis"/>
          <w:rFonts w:ascii="Raleway" w:hAnsi="Raleway"/>
          <w:color w:val="000000"/>
          <w:sz w:val="27"/>
          <w:szCs w:val="27"/>
        </w:rPr>
        <w:t>extends</w:t>
      </w:r>
      <w:r>
        <w:rPr>
          <w:rFonts w:ascii="Raleway" w:hAnsi="Raleway"/>
          <w:color w:val="000000"/>
          <w:sz w:val="27"/>
          <w:szCs w:val="27"/>
        </w:rPr>
        <w:t> clause in an annotation declaration, we’ll get a compilation error:</w:t>
      </w:r>
    </w:p>
    <w:p w14:paraId="12915583"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eastAsiaTheme="majorEastAsia"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@interface</w:t>
      </w:r>
      <w:r>
        <w:rPr>
          <w:rStyle w:val="HTMLCode"/>
          <w:rFonts w:ascii="Source Code Pro" w:eastAsiaTheme="majorEastAsia" w:hAnsi="Source Code Pro"/>
          <w:color w:val="000000"/>
          <w:sz w:val="21"/>
          <w:szCs w:val="21"/>
          <w:shd w:val="clear" w:color="auto" w:fill="FAFAFA"/>
        </w:rPr>
        <w:t xml:space="preserve"> </w:t>
      </w:r>
      <w:proofErr w:type="spellStart"/>
      <w:r>
        <w:rPr>
          <w:rStyle w:val="HTMLCode"/>
          <w:rFonts w:ascii="Source Code Pro" w:eastAsiaTheme="majorEastAsia" w:hAnsi="Source Code Pro"/>
          <w:color w:val="000000"/>
          <w:sz w:val="21"/>
          <w:szCs w:val="21"/>
          <w:shd w:val="clear" w:color="auto" w:fill="FAFAFA"/>
        </w:rPr>
        <w:t>AnAnnotation</w:t>
      </w:r>
      <w:proofErr w:type="spellEnd"/>
      <w:r>
        <w:rPr>
          <w:rStyle w:val="HTMLCode"/>
          <w:rFonts w:ascii="Source Code Pro" w:eastAsiaTheme="majorEastAsia"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extends</w:t>
      </w:r>
      <w:r>
        <w:rPr>
          <w:rStyle w:val="HTMLCode"/>
          <w:rFonts w:ascii="Source Code Pro" w:eastAsiaTheme="majorEastAsia" w:hAnsi="Source Code Pro"/>
          <w:color w:val="000000"/>
          <w:sz w:val="21"/>
          <w:szCs w:val="21"/>
          <w:shd w:val="clear" w:color="auto" w:fill="FAFAFA"/>
        </w:rPr>
        <w:t xml:space="preserve"> </w:t>
      </w:r>
      <w:r>
        <w:rPr>
          <w:rStyle w:val="hljs-title"/>
          <w:rFonts w:ascii="Source Code Pro" w:hAnsi="Source Code Pro"/>
          <w:b/>
          <w:bCs/>
          <w:color w:val="267438"/>
          <w:sz w:val="21"/>
          <w:szCs w:val="21"/>
          <w:shd w:val="clear" w:color="auto" w:fill="FAFAFA"/>
        </w:rPr>
        <w:t>OtherAnnotation</w:t>
      </w:r>
      <w:r>
        <w:rPr>
          <w:rStyle w:val="HTMLCode"/>
          <w:rFonts w:ascii="Source Code Pro" w:eastAsiaTheme="majorEastAsia" w:hAnsi="Source Code Pro"/>
          <w:color w:val="000000"/>
          <w:sz w:val="21"/>
          <w:szCs w:val="21"/>
          <w:shd w:val="clear" w:color="auto" w:fill="FAFAFA"/>
        </w:rPr>
        <w:t xml:space="preserve"> {</w:t>
      </w:r>
    </w:p>
    <w:p w14:paraId="6C8A4952" w14:textId="77777777" w:rsidR="006265EC" w:rsidRDefault="006265EC" w:rsidP="006265EC">
      <w:pPr>
        <w:pStyle w:val="HTMLPreformatted"/>
        <w:shd w:val="clear" w:color="auto" w:fill="FFFFFF"/>
        <w:rPr>
          <w:rStyle w:val="HTMLCode"/>
          <w:rFonts w:ascii="Source Code Pro" w:eastAsiaTheme="majorEastAsia" w:hAnsi="Source Code Pro"/>
          <w:color w:val="000000"/>
          <w:sz w:val="21"/>
          <w:szCs w:val="21"/>
          <w:shd w:val="clear" w:color="auto" w:fill="FAFAFA"/>
        </w:rPr>
      </w:pPr>
      <w:r>
        <w:rPr>
          <w:rStyle w:val="HTMLCode"/>
          <w:rFonts w:ascii="Source Code Pro" w:eastAsiaTheme="majorEastAsia"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Compilation error</w:t>
      </w:r>
    </w:p>
    <w:p w14:paraId="102BBA9D" w14:textId="77777777" w:rsidR="006265EC" w:rsidRDefault="006265EC" w:rsidP="006265EC">
      <w:pPr>
        <w:pStyle w:val="HTMLPreformatted"/>
        <w:shd w:val="clear" w:color="auto" w:fill="FFFFFF"/>
        <w:rPr>
          <w:color w:val="000000"/>
          <w:sz w:val="27"/>
          <w:szCs w:val="27"/>
        </w:rPr>
      </w:pPr>
      <w:r>
        <w:rPr>
          <w:rStyle w:val="HTMLCode"/>
          <w:rFonts w:ascii="Source Code Pro" w:eastAsiaTheme="majorEastAsia" w:hAnsi="Source Code Pro"/>
          <w:color w:val="000000"/>
          <w:sz w:val="21"/>
          <w:szCs w:val="21"/>
          <w:shd w:val="clear" w:color="auto" w:fill="FAFAFA"/>
        </w:rPr>
        <w:t>}</w:t>
      </w:r>
    </w:p>
    <w:p w14:paraId="3624E4D7" w14:textId="7D3295A7" w:rsidR="006265EC" w:rsidRDefault="00FB0D9A" w:rsidP="00EB0C24">
      <w:pPr>
        <w:pStyle w:val="ListParagraph"/>
        <w:numPr>
          <w:ilvl w:val="0"/>
          <w:numId w:val="64"/>
        </w:numPr>
        <w:rPr>
          <w:rFonts w:ascii="Times New Roman" w:eastAsia="Times New Roman" w:hAnsi="Times New Roman" w:cs="Times New Roman"/>
          <w:b/>
          <w:bCs/>
          <w:color w:val="212121"/>
          <w:kern w:val="0"/>
          <w:sz w:val="36"/>
          <w:szCs w:val="36"/>
          <w14:ligatures w14:val="none"/>
        </w:rPr>
      </w:pPr>
      <w:r>
        <w:rPr>
          <w:rFonts w:ascii="Times New Roman" w:eastAsia="Times New Roman" w:hAnsi="Times New Roman" w:cs="Times New Roman"/>
          <w:b/>
          <w:bCs/>
          <w:color w:val="212121"/>
          <w:kern w:val="0"/>
          <w:sz w:val="36"/>
          <w:szCs w:val="36"/>
          <w14:ligatures w14:val="none"/>
        </w:rPr>
        <w:t>Log4j</w:t>
      </w:r>
    </w:p>
    <w:p w14:paraId="6AE8F22B"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1) Explain what is Log4j?</w:t>
      </w:r>
    </w:p>
    <w:p w14:paraId="059F5B4E"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lastRenderedPageBreak/>
        <w:t xml:space="preserve">Log4j is a fast, flexible and reliable logging </w:t>
      </w:r>
      <w:proofErr w:type="gramStart"/>
      <w:r>
        <w:rPr>
          <w:rFonts w:ascii="Segoe UI" w:hAnsi="Segoe UI" w:cs="Segoe UI"/>
          <w:color w:val="2D3748"/>
          <w:sz w:val="26"/>
          <w:szCs w:val="26"/>
        </w:rPr>
        <w:t>framework  written</w:t>
      </w:r>
      <w:proofErr w:type="gramEnd"/>
      <w:r>
        <w:rPr>
          <w:rFonts w:ascii="Segoe UI" w:hAnsi="Segoe UI" w:cs="Segoe UI"/>
          <w:color w:val="2D3748"/>
          <w:sz w:val="26"/>
          <w:szCs w:val="26"/>
        </w:rPr>
        <w:t xml:space="preserve"> in Java developed in early 1996. It is distributed under the Apache software license and can be used for small to large scale projects.  It has been ported to the languages like C, C++, C#, Python, etc.</w:t>
      </w:r>
    </w:p>
    <w:p w14:paraId="4D7E603B"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w:t>
      </w:r>
    </w:p>
    <w:p w14:paraId="043E8750" w14:textId="77777777" w:rsidR="00FB0D9A" w:rsidRDefault="00FB0D9A" w:rsidP="00FB0D9A">
      <w:pPr>
        <w:pStyle w:val="NormalWeb"/>
        <w:shd w:val="clear" w:color="auto" w:fill="FFFFFF"/>
        <w:spacing w:before="0" w:beforeAutospacing="0" w:after="0" w:afterAutospacing="0"/>
        <w:jc w:val="center"/>
        <w:rPr>
          <w:rFonts w:ascii="Segoe UI" w:hAnsi="Segoe UI" w:cs="Segoe UI"/>
          <w:color w:val="2D3748"/>
          <w:sz w:val="26"/>
          <w:szCs w:val="26"/>
        </w:rPr>
      </w:pPr>
      <w:hyperlink r:id="rId168" w:anchor="cb7fd47d7b" w:history="1">
        <w:r>
          <w:rPr>
            <w:rStyle w:val="Hyperlink"/>
            <w:rFonts w:ascii="inherit" w:hAnsi="inherit" w:cs="Segoe UI"/>
            <w:sz w:val="26"/>
            <w:szCs w:val="26"/>
            <w:bdr w:val="none" w:sz="0" w:space="0" w:color="auto" w:frame="1"/>
            <w:shd w:val="clear" w:color="auto" w:fill="0556F3"/>
          </w:rPr>
          <w:t>Free PDF Download: Log4j Interview Questions and Answers</w:t>
        </w:r>
      </w:hyperlink>
    </w:p>
    <w:p w14:paraId="6DD9AD4D" w14:textId="77777777" w:rsidR="00FB0D9A" w:rsidRDefault="00FB0D9A" w:rsidP="00FB0D9A">
      <w:pPr>
        <w:rPr>
          <w:rFonts w:ascii="Times New Roman" w:hAnsi="Times New Roman" w:cs="Times New Roman"/>
          <w:sz w:val="24"/>
          <w:szCs w:val="24"/>
        </w:rPr>
      </w:pPr>
      <w:r>
        <w:pict w14:anchorId="297EB874">
          <v:rect id="_x0000_i1622" style="width:0;height:0" o:hralign="center" o:hrstd="t" o:hrnoshade="t" o:hr="t" fillcolor="#2d3748" stroked="f"/>
        </w:pict>
      </w:r>
    </w:p>
    <w:p w14:paraId="52DA4760"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2) Explain why to use Apache Log4j?</w:t>
      </w:r>
    </w:p>
    <w:p w14:paraId="1AF11701" w14:textId="77777777" w:rsidR="00FB0D9A" w:rsidRDefault="00FB0D9A" w:rsidP="00FB0D9A">
      <w:pPr>
        <w:numPr>
          <w:ilvl w:val="0"/>
          <w:numId w:val="27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Being </w:t>
      </w:r>
      <w:proofErr w:type="gramStart"/>
      <w:r>
        <w:rPr>
          <w:rFonts w:ascii="Segoe UI" w:hAnsi="Segoe UI" w:cs="Segoe UI"/>
          <w:color w:val="2D3748"/>
          <w:sz w:val="26"/>
          <w:szCs w:val="26"/>
        </w:rPr>
        <w:t>open-source</w:t>
      </w:r>
      <w:proofErr w:type="gramEnd"/>
      <w:r>
        <w:rPr>
          <w:rFonts w:ascii="Segoe UI" w:hAnsi="Segoe UI" w:cs="Segoe UI"/>
          <w:color w:val="2D3748"/>
          <w:sz w:val="26"/>
          <w:szCs w:val="26"/>
        </w:rPr>
        <w:t xml:space="preserve"> its completely free to use.</w:t>
      </w:r>
    </w:p>
    <w:p w14:paraId="2E0C2EC5" w14:textId="77777777" w:rsidR="00FB0D9A" w:rsidRDefault="00FB0D9A" w:rsidP="00FB0D9A">
      <w:pPr>
        <w:numPr>
          <w:ilvl w:val="0"/>
          <w:numId w:val="27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You can easily save log information into either files or even databases.</w:t>
      </w:r>
    </w:p>
    <w:p w14:paraId="246B1841" w14:textId="77777777" w:rsidR="00FB0D9A" w:rsidRDefault="00FB0D9A" w:rsidP="00FB0D9A">
      <w:pPr>
        <w:numPr>
          <w:ilvl w:val="0"/>
          <w:numId w:val="27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Can be used for projects of any sizes small or large.</w:t>
      </w:r>
    </w:p>
    <w:p w14:paraId="3B8E438A" w14:textId="77777777" w:rsidR="00FB0D9A" w:rsidRDefault="00FB0D9A" w:rsidP="00FB0D9A">
      <w:pPr>
        <w:spacing w:after="0"/>
        <w:rPr>
          <w:rFonts w:ascii="Times New Roman" w:hAnsi="Times New Roman" w:cs="Times New Roman"/>
          <w:sz w:val="24"/>
          <w:szCs w:val="24"/>
        </w:rPr>
      </w:pPr>
      <w:r>
        <w:pict w14:anchorId="7D76F70E">
          <v:rect id="_x0000_i1623" style="width:0;height:0" o:hralign="center" o:hrstd="t" o:hrnoshade="t" o:hr="t" fillcolor="#2d3748" stroked="f"/>
        </w:pict>
      </w:r>
    </w:p>
    <w:p w14:paraId="5BC1DB60"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3) Mention what are the three principal components of Log4j?</w:t>
      </w:r>
    </w:p>
    <w:p w14:paraId="3709CE56"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The three principal components of Log4j </w:t>
      </w:r>
      <w:proofErr w:type="gramStart"/>
      <w:r>
        <w:rPr>
          <w:rFonts w:ascii="Segoe UI" w:hAnsi="Segoe UI" w:cs="Segoe UI"/>
          <w:color w:val="2D3748"/>
          <w:sz w:val="26"/>
          <w:szCs w:val="26"/>
        </w:rPr>
        <w:t>are</w:t>
      </w:r>
      <w:proofErr w:type="gramEnd"/>
    </w:p>
    <w:p w14:paraId="0E3D98A1" w14:textId="77777777" w:rsidR="00FB0D9A" w:rsidRDefault="00FB0D9A" w:rsidP="00FB0D9A">
      <w:pPr>
        <w:numPr>
          <w:ilvl w:val="0"/>
          <w:numId w:val="27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Loggers</w:t>
      </w:r>
    </w:p>
    <w:p w14:paraId="6C1514BA" w14:textId="77777777" w:rsidR="00FB0D9A" w:rsidRDefault="00FB0D9A" w:rsidP="00FB0D9A">
      <w:pPr>
        <w:numPr>
          <w:ilvl w:val="0"/>
          <w:numId w:val="275"/>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Appenders</w:t>
      </w:r>
      <w:proofErr w:type="spellEnd"/>
    </w:p>
    <w:p w14:paraId="7FC92545" w14:textId="77777777" w:rsidR="00FB0D9A" w:rsidRDefault="00FB0D9A" w:rsidP="00FB0D9A">
      <w:pPr>
        <w:numPr>
          <w:ilvl w:val="0"/>
          <w:numId w:val="275"/>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Layout</w:t>
      </w:r>
    </w:p>
    <w:p w14:paraId="62A7B217" w14:textId="77777777" w:rsidR="00FB0D9A" w:rsidRDefault="00FB0D9A" w:rsidP="00FB0D9A">
      <w:pPr>
        <w:spacing w:after="0"/>
        <w:rPr>
          <w:rFonts w:ascii="Times New Roman" w:hAnsi="Times New Roman" w:cs="Times New Roman"/>
          <w:sz w:val="24"/>
          <w:szCs w:val="24"/>
        </w:rPr>
      </w:pPr>
      <w:r>
        <w:pict w14:anchorId="57F0C7C6">
          <v:rect id="_x0000_i1624" style="width:0;height:0" o:hralign="center" o:hrstd="t" o:hrnoshade="t" o:hr="t" fillcolor="#2d3748" stroked="f"/>
        </w:pict>
      </w:r>
    </w:p>
    <w:p w14:paraId="5667F718" w14:textId="77777777" w:rsidR="00FB0D9A" w:rsidRDefault="00FB0D9A" w:rsidP="00FB0D9A">
      <w:pPr>
        <w:shd w:val="clear" w:color="auto" w:fill="EDF2F7"/>
      </w:pPr>
      <w:r>
        <w:rPr>
          <w:rStyle w:val="Strong"/>
          <w:sz w:val="28"/>
          <w:szCs w:val="28"/>
        </w:rPr>
        <w:t>List of the Most Frequently Asked Log4j Interview Questions:</w:t>
      </w:r>
    </w:p>
    <w:p w14:paraId="6D7F2C48" w14:textId="77777777" w:rsidR="00FB0D9A" w:rsidRDefault="00FB0D9A" w:rsidP="00FB0D9A">
      <w:pPr>
        <w:numPr>
          <w:ilvl w:val="0"/>
          <w:numId w:val="276"/>
        </w:numPr>
        <w:shd w:val="clear" w:color="auto" w:fill="EDF2F7"/>
        <w:spacing w:before="100" w:beforeAutospacing="1" w:after="100" w:afterAutospacing="1" w:line="240" w:lineRule="auto"/>
      </w:pPr>
    </w:p>
    <w:p w14:paraId="42D2BAD2" w14:textId="77777777" w:rsidR="00FB0D9A" w:rsidRDefault="00FB0D9A" w:rsidP="00FB0D9A">
      <w:pPr>
        <w:numPr>
          <w:ilvl w:val="0"/>
          <w:numId w:val="276"/>
        </w:numPr>
        <w:shd w:val="clear" w:color="auto" w:fill="EDF2F7"/>
        <w:spacing w:before="100" w:beforeAutospacing="1" w:after="100" w:afterAutospacing="1" w:line="240" w:lineRule="auto"/>
      </w:pPr>
    </w:p>
    <w:p w14:paraId="2955DD16" w14:textId="77777777" w:rsidR="00FB0D9A" w:rsidRDefault="00FB0D9A" w:rsidP="00FB0D9A">
      <w:pPr>
        <w:numPr>
          <w:ilvl w:val="0"/>
          <w:numId w:val="276"/>
        </w:numPr>
        <w:shd w:val="clear" w:color="auto" w:fill="EDF2F7"/>
        <w:spacing w:before="100" w:beforeAutospacing="1" w:after="100" w:afterAutospacing="1" w:line="240" w:lineRule="auto"/>
      </w:pPr>
    </w:p>
    <w:p w14:paraId="5E0F63D1" w14:textId="77777777" w:rsidR="00FB0D9A" w:rsidRDefault="00FB0D9A" w:rsidP="00FB0D9A">
      <w:pPr>
        <w:numPr>
          <w:ilvl w:val="0"/>
          <w:numId w:val="276"/>
        </w:numPr>
        <w:shd w:val="clear" w:color="auto" w:fill="EDF2F7"/>
        <w:spacing w:before="100" w:beforeAutospacing="1" w:after="100" w:afterAutospacing="1" w:line="240" w:lineRule="auto"/>
      </w:pPr>
    </w:p>
    <w:p w14:paraId="0F752611" w14:textId="77777777" w:rsidR="00FB0D9A" w:rsidRDefault="00FB0D9A" w:rsidP="00FB0D9A">
      <w:pPr>
        <w:numPr>
          <w:ilvl w:val="0"/>
          <w:numId w:val="276"/>
        </w:numPr>
        <w:shd w:val="clear" w:color="auto" w:fill="EDF2F7"/>
        <w:spacing w:before="100" w:beforeAutospacing="1" w:after="100" w:afterAutospacing="1" w:line="240" w:lineRule="auto"/>
      </w:pPr>
    </w:p>
    <w:p w14:paraId="1C420530" w14:textId="77777777" w:rsidR="00FB0D9A" w:rsidRDefault="00FB0D9A" w:rsidP="00FB0D9A">
      <w:pPr>
        <w:numPr>
          <w:ilvl w:val="0"/>
          <w:numId w:val="276"/>
        </w:numPr>
        <w:shd w:val="clear" w:color="auto" w:fill="EDF2F7"/>
        <w:spacing w:before="100" w:beforeAutospacing="1" w:after="100" w:afterAutospacing="1" w:line="240" w:lineRule="auto"/>
      </w:pPr>
    </w:p>
    <w:p w14:paraId="2BCDBFF5" w14:textId="77777777" w:rsidR="00FB0D9A" w:rsidRDefault="00FB0D9A" w:rsidP="00FB0D9A">
      <w:pPr>
        <w:numPr>
          <w:ilvl w:val="0"/>
          <w:numId w:val="276"/>
        </w:numPr>
        <w:shd w:val="clear" w:color="auto" w:fill="EDF2F7"/>
        <w:spacing w:before="100" w:beforeAutospacing="1" w:after="100" w:afterAutospacing="1" w:line="240" w:lineRule="auto"/>
      </w:pPr>
    </w:p>
    <w:p w14:paraId="0F49D25A" w14:textId="77777777" w:rsidR="00FB0D9A" w:rsidRDefault="00FB0D9A" w:rsidP="00FB0D9A">
      <w:pPr>
        <w:numPr>
          <w:ilvl w:val="0"/>
          <w:numId w:val="276"/>
        </w:numPr>
        <w:shd w:val="clear" w:color="auto" w:fill="EDF2F7"/>
        <w:spacing w:before="100" w:beforeAutospacing="1" w:after="100" w:afterAutospacing="1" w:line="240" w:lineRule="auto"/>
      </w:pPr>
    </w:p>
    <w:p w14:paraId="1E1790F4" w14:textId="77777777" w:rsidR="00FB0D9A" w:rsidRDefault="00FB0D9A" w:rsidP="00FB0D9A">
      <w:pPr>
        <w:numPr>
          <w:ilvl w:val="0"/>
          <w:numId w:val="276"/>
        </w:numPr>
        <w:shd w:val="clear" w:color="auto" w:fill="EDF2F7"/>
        <w:spacing w:before="100" w:beforeAutospacing="1" w:after="100" w:afterAutospacing="1" w:line="240" w:lineRule="auto"/>
      </w:pPr>
    </w:p>
    <w:p w14:paraId="09209458" w14:textId="77777777" w:rsidR="00FB0D9A" w:rsidRDefault="00FB0D9A" w:rsidP="00FB0D9A">
      <w:pPr>
        <w:numPr>
          <w:ilvl w:val="0"/>
          <w:numId w:val="276"/>
        </w:numPr>
        <w:shd w:val="clear" w:color="auto" w:fill="EDF2F7"/>
        <w:spacing w:before="100" w:beforeAutospacing="1" w:after="100" w:afterAutospacing="1" w:line="240" w:lineRule="auto"/>
      </w:pPr>
    </w:p>
    <w:p w14:paraId="41E7B42F" w14:textId="77777777" w:rsidR="00FB0D9A" w:rsidRDefault="00FB0D9A" w:rsidP="00FB0D9A">
      <w:pPr>
        <w:numPr>
          <w:ilvl w:val="0"/>
          <w:numId w:val="276"/>
        </w:numPr>
        <w:shd w:val="clear" w:color="auto" w:fill="EDF2F7"/>
        <w:spacing w:before="100" w:beforeAutospacing="1" w:after="100" w:afterAutospacing="1" w:line="240" w:lineRule="auto"/>
      </w:pPr>
    </w:p>
    <w:p w14:paraId="70F83C19" w14:textId="77777777" w:rsidR="00FB0D9A" w:rsidRDefault="00FB0D9A" w:rsidP="00FB0D9A">
      <w:pPr>
        <w:numPr>
          <w:ilvl w:val="0"/>
          <w:numId w:val="276"/>
        </w:numPr>
        <w:shd w:val="clear" w:color="auto" w:fill="EDF2F7"/>
        <w:spacing w:before="100" w:beforeAutospacing="1" w:after="100" w:afterAutospacing="1" w:line="240" w:lineRule="auto"/>
      </w:pPr>
    </w:p>
    <w:p w14:paraId="7E2680CA" w14:textId="77777777" w:rsidR="00FB0D9A" w:rsidRDefault="00FB0D9A" w:rsidP="00FB0D9A">
      <w:pPr>
        <w:numPr>
          <w:ilvl w:val="0"/>
          <w:numId w:val="276"/>
        </w:numPr>
        <w:shd w:val="clear" w:color="auto" w:fill="EDF2F7"/>
        <w:spacing w:before="100" w:beforeAutospacing="1" w:after="100" w:afterAutospacing="1" w:line="240" w:lineRule="auto"/>
      </w:pPr>
    </w:p>
    <w:p w14:paraId="2627D360" w14:textId="77777777" w:rsidR="00FB0D9A" w:rsidRDefault="00FB0D9A" w:rsidP="00FB0D9A">
      <w:pPr>
        <w:numPr>
          <w:ilvl w:val="0"/>
          <w:numId w:val="276"/>
        </w:numPr>
        <w:shd w:val="clear" w:color="auto" w:fill="EDF2F7"/>
        <w:spacing w:before="100" w:beforeAutospacing="1" w:after="100" w:afterAutospacing="1" w:line="240" w:lineRule="auto"/>
      </w:pPr>
    </w:p>
    <w:p w14:paraId="60E4C571" w14:textId="77777777" w:rsidR="00FB0D9A" w:rsidRDefault="00FB0D9A" w:rsidP="00FB0D9A">
      <w:pPr>
        <w:numPr>
          <w:ilvl w:val="0"/>
          <w:numId w:val="276"/>
        </w:numPr>
        <w:shd w:val="clear" w:color="auto" w:fill="EDF2F7"/>
        <w:spacing w:before="100" w:beforeAutospacing="1" w:after="100" w:afterAutospacing="1" w:line="240" w:lineRule="auto"/>
      </w:pPr>
    </w:p>
    <w:p w14:paraId="43776966" w14:textId="77777777" w:rsidR="00FB0D9A" w:rsidRDefault="00FB0D9A" w:rsidP="00FB0D9A">
      <w:pPr>
        <w:numPr>
          <w:ilvl w:val="0"/>
          <w:numId w:val="276"/>
        </w:numPr>
        <w:shd w:val="clear" w:color="auto" w:fill="EDF2F7"/>
        <w:spacing w:before="100" w:beforeAutospacing="1" w:after="100" w:afterAutospacing="1" w:line="240" w:lineRule="auto"/>
      </w:pPr>
    </w:p>
    <w:p w14:paraId="571356BA" w14:textId="77777777" w:rsidR="00FB0D9A" w:rsidRDefault="00FB0D9A" w:rsidP="00FB0D9A">
      <w:pPr>
        <w:numPr>
          <w:ilvl w:val="0"/>
          <w:numId w:val="276"/>
        </w:numPr>
        <w:shd w:val="clear" w:color="auto" w:fill="EDF2F7"/>
        <w:spacing w:before="100" w:beforeAutospacing="1" w:after="100" w:afterAutospacing="1" w:line="240" w:lineRule="auto"/>
      </w:pPr>
    </w:p>
    <w:p w14:paraId="1BF31442" w14:textId="77777777" w:rsidR="00FB0D9A" w:rsidRDefault="00FB0D9A" w:rsidP="00FB0D9A">
      <w:pPr>
        <w:numPr>
          <w:ilvl w:val="0"/>
          <w:numId w:val="276"/>
        </w:numPr>
        <w:shd w:val="clear" w:color="auto" w:fill="EDF2F7"/>
        <w:spacing w:before="100" w:beforeAutospacing="1" w:after="100" w:afterAutospacing="1" w:line="240" w:lineRule="auto"/>
      </w:pPr>
    </w:p>
    <w:p w14:paraId="575CF706" w14:textId="77777777" w:rsidR="00FB0D9A" w:rsidRDefault="00FB0D9A" w:rsidP="00FB0D9A">
      <w:pPr>
        <w:numPr>
          <w:ilvl w:val="0"/>
          <w:numId w:val="276"/>
        </w:numPr>
        <w:shd w:val="clear" w:color="auto" w:fill="EDF2F7"/>
        <w:spacing w:before="100" w:beforeAutospacing="1" w:after="100" w:afterAutospacing="1" w:line="240" w:lineRule="auto"/>
      </w:pPr>
    </w:p>
    <w:p w14:paraId="247D9339" w14:textId="77777777" w:rsidR="00FB0D9A" w:rsidRDefault="00FB0D9A" w:rsidP="00FB0D9A">
      <w:pPr>
        <w:numPr>
          <w:ilvl w:val="0"/>
          <w:numId w:val="276"/>
        </w:numPr>
        <w:shd w:val="clear" w:color="auto" w:fill="EDF2F7"/>
        <w:spacing w:before="100" w:beforeAutospacing="1" w:after="100" w:afterAutospacing="1" w:line="240" w:lineRule="auto"/>
      </w:pPr>
    </w:p>
    <w:p w14:paraId="0085B6B8" w14:textId="77777777" w:rsidR="00FB0D9A" w:rsidRDefault="00FB0D9A" w:rsidP="00FB0D9A">
      <w:pPr>
        <w:numPr>
          <w:ilvl w:val="0"/>
          <w:numId w:val="276"/>
        </w:numPr>
        <w:shd w:val="clear" w:color="auto" w:fill="EDF2F7"/>
        <w:spacing w:before="100" w:beforeAutospacing="1" w:after="100" w:afterAutospacing="1" w:line="240" w:lineRule="auto"/>
      </w:pPr>
    </w:p>
    <w:p w14:paraId="24BF6F7C" w14:textId="77777777" w:rsidR="00FB0D9A" w:rsidRDefault="00FB0D9A" w:rsidP="00FB0D9A">
      <w:pPr>
        <w:numPr>
          <w:ilvl w:val="0"/>
          <w:numId w:val="276"/>
        </w:numPr>
        <w:shd w:val="clear" w:color="auto" w:fill="EDF2F7"/>
        <w:spacing w:before="100" w:beforeAutospacing="1" w:after="100" w:afterAutospacing="1" w:line="240" w:lineRule="auto"/>
      </w:pPr>
    </w:p>
    <w:p w14:paraId="5F24BC31" w14:textId="77777777" w:rsidR="00FB0D9A" w:rsidRDefault="00FB0D9A" w:rsidP="00FB0D9A">
      <w:pPr>
        <w:numPr>
          <w:ilvl w:val="0"/>
          <w:numId w:val="276"/>
        </w:numPr>
        <w:shd w:val="clear" w:color="auto" w:fill="EDF2F7"/>
        <w:spacing w:before="100" w:beforeAutospacing="1" w:after="100" w:afterAutospacing="1" w:line="240" w:lineRule="auto"/>
      </w:pPr>
    </w:p>
    <w:p w14:paraId="1F548878" w14:textId="77777777" w:rsidR="00FB0D9A" w:rsidRDefault="00FB0D9A" w:rsidP="00FB0D9A">
      <w:pPr>
        <w:numPr>
          <w:ilvl w:val="0"/>
          <w:numId w:val="276"/>
        </w:numPr>
        <w:shd w:val="clear" w:color="auto" w:fill="EDF2F7"/>
        <w:spacing w:before="100" w:beforeAutospacing="1" w:after="100" w:afterAutospacing="1" w:line="240" w:lineRule="auto"/>
      </w:pPr>
    </w:p>
    <w:p w14:paraId="09042B87" w14:textId="77777777" w:rsidR="00FB0D9A" w:rsidRDefault="00FB0D9A" w:rsidP="00FB0D9A">
      <w:pPr>
        <w:numPr>
          <w:ilvl w:val="0"/>
          <w:numId w:val="276"/>
        </w:numPr>
        <w:shd w:val="clear" w:color="auto" w:fill="EDF2F7"/>
        <w:spacing w:before="100" w:beforeAutospacing="1" w:after="0" w:line="240" w:lineRule="auto"/>
      </w:pPr>
    </w:p>
    <w:p w14:paraId="00069BE9" w14:textId="3D50FC3C" w:rsidR="00FB0D9A" w:rsidRDefault="00FB0D9A" w:rsidP="00FB0D9A">
      <w:pPr>
        <w:shd w:val="clear" w:color="auto" w:fill="FFFFFF"/>
        <w:jc w:val="center"/>
        <w:rPr>
          <w:rFonts w:ascii="Segoe UI" w:hAnsi="Segoe UI" w:cs="Segoe UI"/>
          <w:color w:val="2D3748"/>
          <w:sz w:val="26"/>
          <w:szCs w:val="26"/>
        </w:rPr>
      </w:pPr>
      <w:r>
        <w:rPr>
          <w:rFonts w:ascii="Segoe UI" w:hAnsi="Segoe UI" w:cs="Segoe UI"/>
          <w:noProof/>
          <w:color w:val="2D3748"/>
          <w:sz w:val="26"/>
          <w:szCs w:val="26"/>
        </w:rPr>
        <w:drawing>
          <wp:inline distT="0" distB="0" distL="0" distR="0" wp14:anchorId="4B2CE227" wp14:editId="767D3B18">
            <wp:extent cx="685800" cy="228600"/>
            <wp:effectExtent l="0" t="0" r="0" b="0"/>
            <wp:docPr id="1238250259" name="Picture 49"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symbol"/>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14:paraId="1897E029" w14:textId="6662359F" w:rsidR="00FB0D9A" w:rsidRDefault="00FB0D9A" w:rsidP="00FB0D9A">
      <w:pPr>
        <w:shd w:val="clear" w:color="auto" w:fill="FFFFFF"/>
        <w:jc w:val="center"/>
        <w:rPr>
          <w:rFonts w:ascii="Segoe UI" w:hAnsi="Segoe UI" w:cs="Segoe UI"/>
          <w:color w:val="2D3748"/>
          <w:sz w:val="26"/>
          <w:szCs w:val="26"/>
        </w:rPr>
      </w:pPr>
      <w:r>
        <w:rPr>
          <w:rFonts w:ascii="Segoe UI" w:hAnsi="Segoe UI" w:cs="Segoe UI"/>
          <w:noProof/>
          <w:color w:val="2D3748"/>
          <w:sz w:val="26"/>
          <w:szCs w:val="26"/>
        </w:rPr>
        <w:drawing>
          <wp:inline distT="0" distB="0" distL="0" distR="0" wp14:anchorId="13ECC93D" wp14:editId="29CE3208">
            <wp:extent cx="1524000" cy="501650"/>
            <wp:effectExtent l="0" t="0" r="0" b="0"/>
            <wp:docPr id="1495668256"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logo"/>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24000" cy="501650"/>
                    </a:xfrm>
                    <a:prstGeom prst="rect">
                      <a:avLst/>
                    </a:prstGeom>
                    <a:noFill/>
                    <a:ln>
                      <a:noFill/>
                    </a:ln>
                  </pic:spPr>
                </pic:pic>
              </a:graphicData>
            </a:graphic>
          </wp:inline>
        </w:drawing>
      </w:r>
    </w:p>
    <w:p w14:paraId="157F4650" w14:textId="77777777" w:rsidR="00FB0D9A" w:rsidRDefault="00FB0D9A" w:rsidP="00FB0D9A">
      <w:pPr>
        <w:shd w:val="clear" w:color="auto" w:fill="FFFFFF"/>
        <w:jc w:val="center"/>
        <w:rPr>
          <w:rFonts w:ascii="Segoe UI" w:hAnsi="Segoe UI" w:cs="Segoe UI"/>
          <w:color w:val="FFFFFF"/>
          <w:sz w:val="18"/>
          <w:szCs w:val="18"/>
        </w:rPr>
      </w:pPr>
      <w:r>
        <w:rPr>
          <w:rFonts w:ascii="Segoe UI" w:hAnsi="Segoe UI" w:cs="Segoe UI"/>
          <w:color w:val="FFFFFF"/>
          <w:sz w:val="18"/>
          <w:szCs w:val="18"/>
        </w:rPr>
        <w:t>00:09</w:t>
      </w:r>
    </w:p>
    <w:p w14:paraId="4EB91BC9" w14:textId="77777777" w:rsidR="00FB0D9A" w:rsidRDefault="00FB0D9A" w:rsidP="00FB0D9A">
      <w:pPr>
        <w:shd w:val="clear" w:color="auto" w:fill="FFFFFF"/>
        <w:jc w:val="center"/>
        <w:rPr>
          <w:rFonts w:ascii="Segoe UI" w:hAnsi="Segoe UI" w:cs="Segoe UI"/>
          <w:color w:val="FFFFFF"/>
          <w:sz w:val="18"/>
          <w:szCs w:val="18"/>
        </w:rPr>
      </w:pPr>
      <w:r>
        <w:rPr>
          <w:rFonts w:ascii="Segoe UI" w:hAnsi="Segoe UI" w:cs="Segoe UI"/>
          <w:color w:val="FFFFFF"/>
          <w:sz w:val="18"/>
          <w:szCs w:val="18"/>
        </w:rPr>
        <w:t>03:59</w:t>
      </w:r>
    </w:p>
    <w:p w14:paraId="2E6BC28F" w14:textId="6D978239" w:rsidR="00FB0D9A" w:rsidRDefault="00FB0D9A" w:rsidP="00FB0D9A">
      <w:pPr>
        <w:shd w:val="clear" w:color="auto" w:fill="FFFFFF"/>
        <w:jc w:val="center"/>
        <w:rPr>
          <w:rFonts w:ascii="Segoe UI" w:hAnsi="Segoe UI" w:cs="Segoe UI"/>
          <w:color w:val="2D3748"/>
          <w:sz w:val="26"/>
          <w:szCs w:val="26"/>
        </w:rPr>
      </w:pPr>
      <w:r>
        <w:rPr>
          <w:rFonts w:ascii="Segoe UI" w:hAnsi="Segoe UI" w:cs="Segoe UI"/>
          <w:noProof/>
          <w:color w:val="2D3748"/>
          <w:sz w:val="26"/>
          <w:szCs w:val="26"/>
        </w:rPr>
        <mc:AlternateContent>
          <mc:Choice Requires="wps">
            <w:drawing>
              <wp:inline distT="0" distB="0" distL="0" distR="0" wp14:anchorId="7DF0DF2E" wp14:editId="3EAF7E92">
                <wp:extent cx="304800" cy="304800"/>
                <wp:effectExtent l="0" t="0" r="0" b="0"/>
                <wp:docPr id="1229571247" name="Rectangle 47"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B43F6" id="Rectangle 47"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13B5B9" w14:textId="221D8960" w:rsidR="00FB0D9A" w:rsidRDefault="00FB0D9A" w:rsidP="00FB0D9A">
      <w:pPr>
        <w:shd w:val="clear" w:color="auto" w:fill="FFFFFF"/>
        <w:jc w:val="center"/>
        <w:rPr>
          <w:rFonts w:ascii="Segoe UI" w:hAnsi="Segoe UI" w:cs="Segoe UI"/>
          <w:color w:val="2D3748"/>
          <w:sz w:val="26"/>
          <w:szCs w:val="26"/>
        </w:rPr>
      </w:pPr>
      <w:r>
        <w:rPr>
          <w:rFonts w:ascii="Segoe UI" w:hAnsi="Segoe UI" w:cs="Segoe UI"/>
          <w:color w:val="2D3748"/>
          <w:sz w:val="26"/>
          <w:szCs w:val="26"/>
        </w:rPr>
        <w:t>EXPLORE MORE</w:t>
      </w:r>
      <w:r>
        <w:rPr>
          <w:rFonts w:ascii="Segoe UI" w:hAnsi="Segoe UI" w:cs="Segoe UI"/>
          <w:noProof/>
          <w:color w:val="2D3748"/>
          <w:sz w:val="26"/>
          <w:szCs w:val="26"/>
        </w:rPr>
        <w:drawing>
          <wp:inline distT="0" distB="0" distL="0" distR="0" wp14:anchorId="1CAEE67E" wp14:editId="47DA7093">
            <wp:extent cx="762000" cy="762000"/>
            <wp:effectExtent l="0" t="0" r="0" b="0"/>
            <wp:docPr id="953287049"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049" name="Picture 46" descr="A white background with black text&#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egoe UI" w:hAnsi="Segoe UI" w:cs="Segoe UI"/>
          <w:color w:val="2D3748"/>
          <w:sz w:val="26"/>
          <w:szCs w:val="26"/>
        </w:rPr>
        <w:t>Top 10 Behavioral Interview Questions and Answers04:00</w:t>
      </w:r>
      <w:r>
        <w:rPr>
          <w:rFonts w:ascii="Segoe UI" w:hAnsi="Segoe UI" w:cs="Segoe UI"/>
          <w:noProof/>
          <w:color w:val="2D3748"/>
          <w:sz w:val="26"/>
          <w:szCs w:val="26"/>
        </w:rPr>
        <w:drawing>
          <wp:inline distT="0" distB="0" distL="0" distR="0" wp14:anchorId="7CCD3022" wp14:editId="1F377FC1">
            <wp:extent cx="762000" cy="762000"/>
            <wp:effectExtent l="0" t="0" r="0" b="0"/>
            <wp:docPr id="1165153587"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587" name="Picture 45" descr="A white background with black text&#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egoe UI" w:hAnsi="Segoe UI" w:cs="Segoe UI"/>
          <w:color w:val="2D3748"/>
          <w:sz w:val="26"/>
          <w:szCs w:val="26"/>
        </w:rPr>
        <w:t>Top 10 Interview Do's and Don'ts in a Job Interview02:11</w:t>
      </w:r>
      <w:r>
        <w:rPr>
          <w:rFonts w:ascii="Segoe UI" w:hAnsi="Segoe UI" w:cs="Segoe UI"/>
          <w:noProof/>
          <w:color w:val="2D3748"/>
          <w:sz w:val="26"/>
          <w:szCs w:val="26"/>
        </w:rPr>
        <w:drawing>
          <wp:inline distT="0" distB="0" distL="0" distR="0" wp14:anchorId="66BC89AD" wp14:editId="3E06C981">
            <wp:extent cx="762000" cy="762000"/>
            <wp:effectExtent l="0" t="0" r="0" b="0"/>
            <wp:docPr id="106027824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8240" name="Picture 44" descr="A white background with black text&#10;&#10;Description automatically generat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egoe UI" w:hAnsi="Segoe UI" w:cs="Segoe UI"/>
          <w:color w:val="2D3748"/>
          <w:sz w:val="26"/>
          <w:szCs w:val="26"/>
        </w:rPr>
        <w:t xml:space="preserve">Top 5 </w:t>
      </w:r>
      <w:proofErr w:type="spellStart"/>
      <w:r>
        <w:rPr>
          <w:rFonts w:ascii="Segoe UI" w:hAnsi="Segoe UI" w:cs="Segoe UI"/>
          <w:color w:val="2D3748"/>
          <w:sz w:val="26"/>
          <w:szCs w:val="26"/>
        </w:rPr>
        <w:t>Powerpoint</w:t>
      </w:r>
      <w:proofErr w:type="spellEnd"/>
      <w:r>
        <w:rPr>
          <w:rFonts w:ascii="Segoe UI" w:hAnsi="Segoe UI" w:cs="Segoe UI"/>
          <w:color w:val="2D3748"/>
          <w:sz w:val="26"/>
          <w:szCs w:val="26"/>
        </w:rPr>
        <w:t xml:space="preserve"> Interview Questions and Answers02:11</w:t>
      </w:r>
      <w:r>
        <w:rPr>
          <w:rFonts w:ascii="Segoe UI" w:hAnsi="Segoe UI" w:cs="Segoe UI"/>
          <w:noProof/>
          <w:color w:val="2D3748"/>
          <w:sz w:val="26"/>
          <w:szCs w:val="26"/>
        </w:rPr>
        <w:drawing>
          <wp:inline distT="0" distB="0" distL="0" distR="0" wp14:anchorId="69FA9F77" wp14:editId="49A9BB8F">
            <wp:extent cx="762000" cy="762000"/>
            <wp:effectExtent l="0" t="0" r="0" b="0"/>
            <wp:docPr id="884001193" name="Picture 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1193" name="Picture 43" descr="A black text on a white background&#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egoe UI" w:hAnsi="Segoe UI" w:cs="Segoe UI"/>
          <w:color w:val="2D3748"/>
          <w:sz w:val="26"/>
          <w:szCs w:val="26"/>
        </w:rPr>
        <w:t>What to bring to a JOB Interview: Interview Tips01:50</w:t>
      </w:r>
      <w:r>
        <w:rPr>
          <w:rFonts w:ascii="Segoe UI" w:hAnsi="Segoe UI" w:cs="Segoe UI"/>
          <w:noProof/>
          <w:color w:val="2D3748"/>
          <w:sz w:val="26"/>
          <w:szCs w:val="26"/>
        </w:rPr>
        <w:drawing>
          <wp:inline distT="0" distB="0" distL="0" distR="0" wp14:anchorId="4EC48E77" wp14:editId="1A5E825B">
            <wp:extent cx="762000" cy="762000"/>
            <wp:effectExtent l="0" t="0" r="0" b="0"/>
            <wp:docPr id="727592723" name="Picture 4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2723" name="Picture 42" descr="A black text on a white background&#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egoe UI" w:hAnsi="Segoe UI" w:cs="Segoe UI"/>
          <w:color w:val="2D3748"/>
          <w:sz w:val="26"/>
          <w:szCs w:val="26"/>
        </w:rPr>
        <w:t xml:space="preserve">What to wear in </w:t>
      </w:r>
      <w:r>
        <w:rPr>
          <w:rFonts w:ascii="Segoe UI" w:hAnsi="Segoe UI" w:cs="Segoe UI"/>
          <w:color w:val="2D3748"/>
          <w:sz w:val="26"/>
          <w:szCs w:val="26"/>
        </w:rPr>
        <w:lastRenderedPageBreak/>
        <w:t>interview for Women | Working women01:44</w:t>
      </w:r>
      <w:r>
        <w:rPr>
          <w:rFonts w:ascii="Segoe UI" w:hAnsi="Segoe UI" w:cs="Segoe UI"/>
          <w:noProof/>
          <w:color w:val="2D3748"/>
          <w:sz w:val="26"/>
          <w:szCs w:val="26"/>
        </w:rPr>
        <w:drawing>
          <wp:inline distT="0" distB="0" distL="0" distR="0" wp14:anchorId="659A5D32" wp14:editId="3459E7ED">
            <wp:extent cx="762000" cy="762000"/>
            <wp:effectExtent l="0" t="0" r="0" b="0"/>
            <wp:docPr id="84058927"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927" name="Picture 41" descr="A black text on a white background&#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egoe UI" w:hAnsi="Segoe UI" w:cs="Segoe UI"/>
          <w:color w:val="2D3748"/>
          <w:sz w:val="26"/>
          <w:szCs w:val="26"/>
        </w:rPr>
        <w:t>How To Dress for an Job Interview for Men01:36</w:t>
      </w:r>
      <w:r>
        <w:rPr>
          <w:rFonts w:ascii="Segoe UI" w:hAnsi="Segoe UI" w:cs="Segoe UI"/>
          <w:noProof/>
          <w:color w:val="2D3748"/>
          <w:sz w:val="26"/>
          <w:szCs w:val="26"/>
        </w:rPr>
        <w:drawing>
          <wp:inline distT="0" distB="0" distL="0" distR="0" wp14:anchorId="6DF62B91" wp14:editId="673A887A">
            <wp:extent cx="762000" cy="762000"/>
            <wp:effectExtent l="0" t="0" r="0" b="0"/>
            <wp:docPr id="1440872179"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179" name="Picture 40" descr="A white background with black text&#10;&#10;Description automatically generated"/>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egoe UI" w:hAnsi="Segoe UI" w:cs="Segoe UI"/>
          <w:color w:val="2D3748"/>
          <w:sz w:val="26"/>
          <w:szCs w:val="26"/>
        </w:rPr>
        <w:t xml:space="preserve">10 Most Common Interview Questions and Answers </w:t>
      </w:r>
      <w:r>
        <w:rPr>
          <w:rFonts w:ascii="Segoe UI Emoji" w:hAnsi="Segoe UI Emoji" w:cs="Segoe UI Emoji"/>
          <w:color w:val="2D3748"/>
          <w:sz w:val="26"/>
          <w:szCs w:val="26"/>
        </w:rPr>
        <w:t>🔝</w:t>
      </w:r>
      <w:r>
        <w:rPr>
          <w:rFonts w:ascii="Segoe UI" w:hAnsi="Segoe UI" w:cs="Segoe UI"/>
          <w:color w:val="2D3748"/>
          <w:sz w:val="26"/>
          <w:szCs w:val="26"/>
        </w:rPr>
        <w:t>03:54</w:t>
      </w:r>
      <w:r>
        <w:rPr>
          <w:rFonts w:ascii="Segoe UI" w:hAnsi="Segoe UI" w:cs="Segoe UI"/>
          <w:noProof/>
          <w:color w:val="2D3748"/>
          <w:sz w:val="26"/>
          <w:szCs w:val="26"/>
        </w:rPr>
        <w:drawing>
          <wp:inline distT="0" distB="0" distL="0" distR="0" wp14:anchorId="17F242CE" wp14:editId="19BAE444">
            <wp:extent cx="762000" cy="762000"/>
            <wp:effectExtent l="0" t="0" r="0" b="0"/>
            <wp:docPr id="1718837270" name="Picture 39" descr="A cartoon of 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70" name="Picture 39" descr="A cartoon of a person with his hand up&#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egoe UI" w:hAnsi="Segoe UI" w:cs="Segoe UI"/>
          <w:color w:val="2D3748"/>
          <w:sz w:val="26"/>
          <w:szCs w:val="26"/>
        </w:rPr>
        <w:t>5 Secrets Tips to Win an Interview01:42</w:t>
      </w:r>
    </w:p>
    <w:p w14:paraId="4A2F68E0"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4) Inside logger component what are the different log levels?</w:t>
      </w:r>
    </w:p>
    <w:p w14:paraId="17D73E28"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Different log levels inside logger components </w:t>
      </w:r>
      <w:proofErr w:type="gramStart"/>
      <w:r>
        <w:rPr>
          <w:rFonts w:ascii="Segoe UI" w:hAnsi="Segoe UI" w:cs="Segoe UI"/>
          <w:color w:val="2D3748"/>
          <w:sz w:val="26"/>
          <w:szCs w:val="26"/>
        </w:rPr>
        <w:t>are</w:t>
      </w:r>
      <w:proofErr w:type="gramEnd"/>
    </w:p>
    <w:p w14:paraId="377843C6" w14:textId="77777777" w:rsidR="00FB0D9A" w:rsidRDefault="00FB0D9A" w:rsidP="00FB0D9A">
      <w:pPr>
        <w:numPr>
          <w:ilvl w:val="0"/>
          <w:numId w:val="2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All</w:t>
      </w:r>
    </w:p>
    <w:p w14:paraId="1BCCC219" w14:textId="77777777" w:rsidR="00FB0D9A" w:rsidRDefault="00FB0D9A" w:rsidP="00FB0D9A">
      <w:pPr>
        <w:numPr>
          <w:ilvl w:val="0"/>
          <w:numId w:val="2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Debug</w:t>
      </w:r>
    </w:p>
    <w:p w14:paraId="193EF148" w14:textId="77777777" w:rsidR="00FB0D9A" w:rsidRDefault="00FB0D9A" w:rsidP="00FB0D9A">
      <w:pPr>
        <w:numPr>
          <w:ilvl w:val="0"/>
          <w:numId w:val="2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Info</w:t>
      </w:r>
    </w:p>
    <w:p w14:paraId="1EBB137A" w14:textId="77777777" w:rsidR="00FB0D9A" w:rsidRDefault="00FB0D9A" w:rsidP="00FB0D9A">
      <w:pPr>
        <w:numPr>
          <w:ilvl w:val="0"/>
          <w:numId w:val="2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Warn</w:t>
      </w:r>
    </w:p>
    <w:p w14:paraId="09E6EB44" w14:textId="77777777" w:rsidR="00FB0D9A" w:rsidRDefault="00FB0D9A" w:rsidP="00FB0D9A">
      <w:pPr>
        <w:numPr>
          <w:ilvl w:val="0"/>
          <w:numId w:val="2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Error</w:t>
      </w:r>
    </w:p>
    <w:p w14:paraId="7ADC4F2A" w14:textId="77777777" w:rsidR="00FB0D9A" w:rsidRDefault="00FB0D9A" w:rsidP="00FB0D9A">
      <w:pPr>
        <w:numPr>
          <w:ilvl w:val="0"/>
          <w:numId w:val="2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Fatal</w:t>
      </w:r>
    </w:p>
    <w:p w14:paraId="70D5F8B0" w14:textId="77777777" w:rsidR="00FB0D9A" w:rsidRDefault="00FB0D9A" w:rsidP="00FB0D9A">
      <w:pPr>
        <w:numPr>
          <w:ilvl w:val="0"/>
          <w:numId w:val="27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Off</w:t>
      </w:r>
    </w:p>
    <w:p w14:paraId="5BB270A5" w14:textId="77777777" w:rsidR="00FB0D9A" w:rsidRDefault="00FB0D9A" w:rsidP="00FB0D9A">
      <w:pPr>
        <w:spacing w:after="0"/>
        <w:rPr>
          <w:rFonts w:ascii="Times New Roman" w:hAnsi="Times New Roman" w:cs="Times New Roman"/>
          <w:sz w:val="24"/>
          <w:szCs w:val="24"/>
        </w:rPr>
      </w:pPr>
      <w:r>
        <w:pict w14:anchorId="43F98651">
          <v:rect id="_x0000_i1636" style="width:0;height:0" o:hralign="center" o:hrstd="t" o:hrnoshade="t" o:hr="t" fillcolor="#2d3748" stroked="f"/>
        </w:pict>
      </w:r>
    </w:p>
    <w:p w14:paraId="67985BC1"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 xml:space="preserve">5) Explain what are </w:t>
      </w:r>
      <w:proofErr w:type="spellStart"/>
      <w:r>
        <w:rPr>
          <w:rFonts w:ascii="Segoe UI" w:hAnsi="Segoe UI" w:cs="Segoe UI"/>
          <w:sz w:val="33"/>
          <w:szCs w:val="33"/>
        </w:rPr>
        <w:t>Appenders</w:t>
      </w:r>
      <w:proofErr w:type="spellEnd"/>
      <w:r>
        <w:rPr>
          <w:rFonts w:ascii="Segoe UI" w:hAnsi="Segoe UI" w:cs="Segoe UI"/>
          <w:sz w:val="33"/>
          <w:szCs w:val="33"/>
        </w:rPr>
        <w:t xml:space="preserve"> in Log4j?</w:t>
      </w:r>
    </w:p>
    <w:p w14:paraId="5B04F7F1" w14:textId="45EE4304" w:rsidR="00FB0D9A" w:rsidRDefault="00FB0D9A" w:rsidP="00FB0D9A">
      <w:pPr>
        <w:rPr>
          <w:rFonts w:ascii="Times New Roman" w:hAnsi="Times New Roman" w:cs="Times New Roman"/>
          <w:sz w:val="24"/>
          <w:szCs w:val="24"/>
        </w:rPr>
      </w:pPr>
      <w:r>
        <w:rPr>
          <w:noProof/>
          <w:color w:val="0000FF"/>
        </w:rPr>
        <w:lastRenderedPageBreak/>
        <mc:AlternateContent>
          <mc:Choice Requires="wps">
            <w:drawing>
              <wp:inline distT="0" distB="0" distL="0" distR="0" wp14:anchorId="56A2B514" wp14:editId="69859D3E">
                <wp:extent cx="2552700" cy="3238500"/>
                <wp:effectExtent l="0" t="0" r="0" b="0"/>
                <wp:docPr id="625970162" name="Rectangle 38" descr="Log4j Interview Questions">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27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595C6" id="Rectangle 38" o:spid="_x0000_s1026" alt="Log4j Interview Questions" href="https://career.guru99.com/wp-content/uploads/2015/08/LOG4j.jpg" style="width:201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" o:button="t" filled="f" stroked="f">
                <v:fill o:detectmouseclick="t"/>
                <o:lock v:ext="edit" aspectratio="t"/>
                <w10:anchorlock/>
              </v:rect>
            </w:pict>
          </mc:Fallback>
        </mc:AlternateContent>
      </w:r>
      <w:r>
        <w:t>Log4j Interview Questions</w:t>
      </w:r>
    </w:p>
    <w:p w14:paraId="68A8C9EA"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proofErr w:type="spellStart"/>
      <w:r>
        <w:rPr>
          <w:rFonts w:ascii="Segoe UI" w:hAnsi="Segoe UI" w:cs="Segoe UI"/>
          <w:color w:val="2D3748"/>
          <w:sz w:val="26"/>
          <w:szCs w:val="26"/>
        </w:rPr>
        <w:t>Appenders</w:t>
      </w:r>
      <w:proofErr w:type="spellEnd"/>
      <w:r>
        <w:rPr>
          <w:rFonts w:ascii="Segoe UI" w:hAnsi="Segoe UI" w:cs="Segoe UI"/>
          <w:color w:val="2D3748"/>
          <w:sz w:val="26"/>
          <w:szCs w:val="26"/>
        </w:rPr>
        <w:t xml:space="preserve"> are used to deliver </w:t>
      </w:r>
      <w:proofErr w:type="spellStart"/>
      <w:r>
        <w:rPr>
          <w:rFonts w:ascii="Segoe UI" w:hAnsi="Segoe UI" w:cs="Segoe UI"/>
          <w:color w:val="2D3748"/>
          <w:sz w:val="26"/>
          <w:szCs w:val="26"/>
        </w:rPr>
        <w:t>LogEvents</w:t>
      </w:r>
      <w:proofErr w:type="spellEnd"/>
      <w:r>
        <w:rPr>
          <w:rFonts w:ascii="Segoe UI" w:hAnsi="Segoe UI" w:cs="Segoe UI"/>
          <w:color w:val="2D3748"/>
          <w:sz w:val="26"/>
          <w:szCs w:val="26"/>
        </w:rPr>
        <w:t xml:space="preserve"> to their destination. In simple words, it is used to write the logs in the file.</w:t>
      </w:r>
    </w:p>
    <w:p w14:paraId="2E570F65" w14:textId="77777777" w:rsidR="00FB0D9A" w:rsidRDefault="00FB0D9A" w:rsidP="00FB0D9A">
      <w:pPr>
        <w:rPr>
          <w:rFonts w:ascii="Times New Roman" w:hAnsi="Times New Roman" w:cs="Times New Roman"/>
          <w:sz w:val="24"/>
          <w:szCs w:val="24"/>
        </w:rPr>
      </w:pPr>
      <w:r>
        <w:pict w14:anchorId="3B09B06F">
          <v:rect id="_x0000_i1638" style="width:0;height:0" o:hralign="center" o:hrstd="t" o:hrnoshade="t" o:hr="t" fillcolor="#2d3748" stroked="f"/>
        </w:pict>
      </w:r>
    </w:p>
    <w:p w14:paraId="5CF6530E"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 xml:space="preserve">6) Mention what are the different types of </w:t>
      </w:r>
      <w:proofErr w:type="spellStart"/>
      <w:r>
        <w:rPr>
          <w:rFonts w:ascii="Segoe UI" w:hAnsi="Segoe UI" w:cs="Segoe UI"/>
          <w:sz w:val="33"/>
          <w:szCs w:val="33"/>
        </w:rPr>
        <w:t>Appenders</w:t>
      </w:r>
      <w:proofErr w:type="spellEnd"/>
      <w:r>
        <w:rPr>
          <w:rFonts w:ascii="Segoe UI" w:hAnsi="Segoe UI" w:cs="Segoe UI"/>
          <w:sz w:val="33"/>
          <w:szCs w:val="33"/>
        </w:rPr>
        <w:t>?</w:t>
      </w:r>
    </w:p>
    <w:p w14:paraId="70DD3738"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Some of the </w:t>
      </w:r>
      <w:proofErr w:type="spellStart"/>
      <w:r>
        <w:rPr>
          <w:rFonts w:ascii="Segoe UI" w:hAnsi="Segoe UI" w:cs="Segoe UI"/>
          <w:color w:val="2D3748"/>
          <w:sz w:val="26"/>
          <w:szCs w:val="26"/>
        </w:rPr>
        <w:t>Appenders</w:t>
      </w:r>
      <w:proofErr w:type="spellEnd"/>
      <w:r>
        <w:rPr>
          <w:rFonts w:ascii="Segoe UI" w:hAnsi="Segoe UI" w:cs="Segoe UI"/>
          <w:color w:val="2D3748"/>
          <w:sz w:val="26"/>
          <w:szCs w:val="26"/>
        </w:rPr>
        <w:t xml:space="preserve"> type </w:t>
      </w:r>
      <w:proofErr w:type="gramStart"/>
      <w:r>
        <w:rPr>
          <w:rFonts w:ascii="Segoe UI" w:hAnsi="Segoe UI" w:cs="Segoe UI"/>
          <w:color w:val="2D3748"/>
          <w:sz w:val="26"/>
          <w:szCs w:val="26"/>
        </w:rPr>
        <w:t>include</w:t>
      </w:r>
      <w:proofErr w:type="gramEnd"/>
    </w:p>
    <w:p w14:paraId="719C5833" w14:textId="77777777" w:rsidR="00FB0D9A" w:rsidRDefault="00FB0D9A" w:rsidP="00FB0D9A">
      <w:pPr>
        <w:numPr>
          <w:ilvl w:val="0"/>
          <w:numId w:val="278"/>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ConsoleAppender</w:t>
      </w:r>
      <w:proofErr w:type="spellEnd"/>
      <w:r>
        <w:rPr>
          <w:rFonts w:ascii="Segoe UI" w:hAnsi="Segoe UI" w:cs="Segoe UI"/>
          <w:color w:val="2D3748"/>
          <w:sz w:val="26"/>
          <w:szCs w:val="26"/>
        </w:rPr>
        <w:t xml:space="preserve"> logs to standard output</w:t>
      </w:r>
    </w:p>
    <w:p w14:paraId="15F09C48" w14:textId="77777777" w:rsidR="00FB0D9A" w:rsidRDefault="00FB0D9A" w:rsidP="00FB0D9A">
      <w:pPr>
        <w:numPr>
          <w:ilvl w:val="0"/>
          <w:numId w:val="278"/>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FileAppender</w:t>
      </w:r>
      <w:proofErr w:type="spellEnd"/>
      <w:r>
        <w:rPr>
          <w:rFonts w:ascii="Segoe UI" w:hAnsi="Segoe UI" w:cs="Segoe UI"/>
          <w:color w:val="2D3748"/>
          <w:sz w:val="26"/>
          <w:szCs w:val="26"/>
        </w:rPr>
        <w:t xml:space="preserve"> prints logs to some </w:t>
      </w:r>
      <w:proofErr w:type="gramStart"/>
      <w:r>
        <w:rPr>
          <w:rFonts w:ascii="Segoe UI" w:hAnsi="Segoe UI" w:cs="Segoe UI"/>
          <w:color w:val="2D3748"/>
          <w:sz w:val="26"/>
          <w:szCs w:val="26"/>
        </w:rPr>
        <w:t>file</w:t>
      </w:r>
      <w:proofErr w:type="gramEnd"/>
    </w:p>
    <w:p w14:paraId="4AA84475" w14:textId="77777777" w:rsidR="00FB0D9A" w:rsidRDefault="00FB0D9A" w:rsidP="00FB0D9A">
      <w:pPr>
        <w:numPr>
          <w:ilvl w:val="0"/>
          <w:numId w:val="27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Rolling file </w:t>
      </w:r>
      <w:proofErr w:type="spellStart"/>
      <w:r>
        <w:rPr>
          <w:rFonts w:ascii="Segoe UI" w:hAnsi="Segoe UI" w:cs="Segoe UI"/>
          <w:color w:val="2D3748"/>
          <w:sz w:val="26"/>
          <w:szCs w:val="26"/>
        </w:rPr>
        <w:t>appender</w:t>
      </w:r>
      <w:proofErr w:type="spellEnd"/>
      <w:r>
        <w:rPr>
          <w:rFonts w:ascii="Segoe UI" w:hAnsi="Segoe UI" w:cs="Segoe UI"/>
          <w:color w:val="2D3748"/>
          <w:sz w:val="26"/>
          <w:szCs w:val="26"/>
        </w:rPr>
        <w:t xml:space="preserve"> to a file with maximum size</w:t>
      </w:r>
    </w:p>
    <w:p w14:paraId="34570F3A" w14:textId="77777777" w:rsidR="00FB0D9A" w:rsidRDefault="00FB0D9A" w:rsidP="00FB0D9A">
      <w:pPr>
        <w:spacing w:after="0"/>
        <w:rPr>
          <w:rFonts w:ascii="Times New Roman" w:hAnsi="Times New Roman" w:cs="Times New Roman"/>
          <w:sz w:val="24"/>
          <w:szCs w:val="24"/>
        </w:rPr>
      </w:pPr>
      <w:r>
        <w:pict w14:anchorId="7DC268F0">
          <v:rect id="_x0000_i1639" style="width:0;height:0" o:hralign="center" o:hrstd="t" o:hrnoshade="t" o:hr="t" fillcolor="#2d3748" stroked="f"/>
        </w:pict>
      </w:r>
    </w:p>
    <w:p w14:paraId="0AEFEBEE"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7) Explain what is layouts in log4j?</w:t>
      </w:r>
    </w:p>
    <w:p w14:paraId="313AC45B"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Layout in log4j is responsible for formatting logging information in different styles.</w:t>
      </w:r>
    </w:p>
    <w:p w14:paraId="368BA80F" w14:textId="77777777" w:rsidR="00FB0D9A" w:rsidRDefault="00FB0D9A" w:rsidP="00FB0D9A">
      <w:pPr>
        <w:rPr>
          <w:rFonts w:ascii="Times New Roman" w:hAnsi="Times New Roman" w:cs="Times New Roman"/>
          <w:sz w:val="24"/>
          <w:szCs w:val="24"/>
        </w:rPr>
      </w:pPr>
      <w:r>
        <w:pict w14:anchorId="2640BE7E">
          <v:rect id="_x0000_i1640" style="width:0;height:0" o:hralign="center" o:hrstd="t" o:hrnoshade="t" o:hr="t" fillcolor="#2d3748" stroked="f"/>
        </w:pict>
      </w:r>
    </w:p>
    <w:p w14:paraId="26BB087D"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lastRenderedPageBreak/>
        <w:t>8) Mention what are the two static methods for obtaining a logger object?</w:t>
      </w:r>
    </w:p>
    <w:p w14:paraId="7041705C"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The two static methods for obtaining a logger object </w:t>
      </w:r>
      <w:proofErr w:type="gramStart"/>
      <w:r>
        <w:rPr>
          <w:rFonts w:ascii="Segoe UI" w:hAnsi="Segoe UI" w:cs="Segoe UI"/>
          <w:color w:val="2D3748"/>
          <w:sz w:val="26"/>
          <w:szCs w:val="26"/>
        </w:rPr>
        <w:t>are</w:t>
      </w:r>
      <w:proofErr w:type="gramEnd"/>
    </w:p>
    <w:p w14:paraId="1980682B" w14:textId="77777777" w:rsidR="00FB0D9A" w:rsidRDefault="00FB0D9A" w:rsidP="00FB0D9A">
      <w:pPr>
        <w:numPr>
          <w:ilvl w:val="0"/>
          <w:numId w:val="27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Public static Logger </w:t>
      </w:r>
      <w:proofErr w:type="spellStart"/>
      <w:proofErr w:type="gramStart"/>
      <w:r>
        <w:rPr>
          <w:rFonts w:ascii="Segoe UI" w:hAnsi="Segoe UI" w:cs="Segoe UI"/>
          <w:color w:val="2D3748"/>
          <w:sz w:val="26"/>
          <w:szCs w:val="26"/>
        </w:rPr>
        <w:t>getRootLogger</w:t>
      </w:r>
      <w:proofErr w:type="spellEnd"/>
      <w:r>
        <w:rPr>
          <w:rFonts w:ascii="Segoe UI" w:hAnsi="Segoe UI" w:cs="Segoe UI"/>
          <w:color w:val="2D3748"/>
          <w:sz w:val="26"/>
          <w:szCs w:val="26"/>
        </w:rPr>
        <w:t>(</w:t>
      </w:r>
      <w:proofErr w:type="gramEnd"/>
      <w:r>
        <w:rPr>
          <w:rFonts w:ascii="Segoe UI" w:hAnsi="Segoe UI" w:cs="Segoe UI"/>
          <w:color w:val="2D3748"/>
          <w:sz w:val="26"/>
          <w:szCs w:val="26"/>
        </w:rPr>
        <w:t>)</w:t>
      </w:r>
    </w:p>
    <w:p w14:paraId="6E28FF14" w14:textId="77777777" w:rsidR="00FB0D9A" w:rsidRDefault="00FB0D9A" w:rsidP="00FB0D9A">
      <w:pPr>
        <w:numPr>
          <w:ilvl w:val="0"/>
          <w:numId w:val="279"/>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Public static Logger </w:t>
      </w:r>
      <w:proofErr w:type="spellStart"/>
      <w:proofErr w:type="gramStart"/>
      <w:r>
        <w:rPr>
          <w:rFonts w:ascii="Segoe UI" w:hAnsi="Segoe UI" w:cs="Segoe UI"/>
          <w:color w:val="2D3748"/>
          <w:sz w:val="26"/>
          <w:szCs w:val="26"/>
        </w:rPr>
        <w:t>getLogger</w:t>
      </w:r>
      <w:proofErr w:type="spellEnd"/>
      <w:r>
        <w:rPr>
          <w:rFonts w:ascii="Segoe UI" w:hAnsi="Segoe UI" w:cs="Segoe UI"/>
          <w:color w:val="2D3748"/>
          <w:sz w:val="26"/>
          <w:szCs w:val="26"/>
        </w:rPr>
        <w:t>(</w:t>
      </w:r>
      <w:proofErr w:type="gramEnd"/>
      <w:r>
        <w:rPr>
          <w:rFonts w:ascii="Segoe UI" w:hAnsi="Segoe UI" w:cs="Segoe UI"/>
          <w:color w:val="2D3748"/>
          <w:sz w:val="26"/>
          <w:szCs w:val="26"/>
        </w:rPr>
        <w:t>String name)</w:t>
      </w:r>
    </w:p>
    <w:p w14:paraId="35CE8AB7" w14:textId="77777777" w:rsidR="00FB0D9A" w:rsidRDefault="00FB0D9A" w:rsidP="00FB0D9A">
      <w:pPr>
        <w:spacing w:after="0"/>
        <w:rPr>
          <w:rFonts w:ascii="Times New Roman" w:hAnsi="Times New Roman" w:cs="Times New Roman"/>
          <w:sz w:val="24"/>
          <w:szCs w:val="24"/>
        </w:rPr>
      </w:pPr>
      <w:r>
        <w:pict w14:anchorId="1CD8B2A1">
          <v:rect id="_x0000_i1641" style="width:0;height:0" o:hralign="center" o:hrstd="t" o:hrnoshade="t" o:hr="t" fillcolor="#2d3748" stroked="f"/>
        </w:pict>
      </w:r>
    </w:p>
    <w:p w14:paraId="4FAC7069"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9) Mention what are the other support objects in Log4j?</w:t>
      </w:r>
    </w:p>
    <w:p w14:paraId="2561557F"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There are other support objects in Log4j framework they </w:t>
      </w:r>
      <w:proofErr w:type="gramStart"/>
      <w:r>
        <w:rPr>
          <w:rFonts w:ascii="Segoe UI" w:hAnsi="Segoe UI" w:cs="Segoe UI"/>
          <w:color w:val="2D3748"/>
          <w:sz w:val="26"/>
          <w:szCs w:val="26"/>
        </w:rPr>
        <w:t>are</w:t>
      </w:r>
      <w:proofErr w:type="gramEnd"/>
    </w:p>
    <w:p w14:paraId="2219AB73" w14:textId="77777777" w:rsidR="00FB0D9A" w:rsidRDefault="00FB0D9A" w:rsidP="00FB0D9A">
      <w:pPr>
        <w:numPr>
          <w:ilvl w:val="0"/>
          <w:numId w:val="28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Level Object</w:t>
      </w:r>
    </w:p>
    <w:p w14:paraId="4DD32B1A" w14:textId="77777777" w:rsidR="00FB0D9A" w:rsidRDefault="00FB0D9A" w:rsidP="00FB0D9A">
      <w:pPr>
        <w:numPr>
          <w:ilvl w:val="0"/>
          <w:numId w:val="28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Filter Object</w:t>
      </w:r>
    </w:p>
    <w:p w14:paraId="3929537F" w14:textId="77777777" w:rsidR="00FB0D9A" w:rsidRDefault="00FB0D9A" w:rsidP="00FB0D9A">
      <w:pPr>
        <w:numPr>
          <w:ilvl w:val="0"/>
          <w:numId w:val="28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Object Renderer</w:t>
      </w:r>
    </w:p>
    <w:p w14:paraId="0174FAD2" w14:textId="77777777" w:rsidR="00FB0D9A" w:rsidRDefault="00FB0D9A" w:rsidP="00FB0D9A">
      <w:pPr>
        <w:numPr>
          <w:ilvl w:val="0"/>
          <w:numId w:val="280"/>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Log Manager</w:t>
      </w:r>
    </w:p>
    <w:p w14:paraId="7FC6E8EE" w14:textId="77777777" w:rsidR="00FB0D9A" w:rsidRDefault="00FB0D9A" w:rsidP="00FB0D9A">
      <w:pPr>
        <w:spacing w:after="0"/>
        <w:rPr>
          <w:rFonts w:ascii="Times New Roman" w:hAnsi="Times New Roman" w:cs="Times New Roman"/>
          <w:sz w:val="24"/>
          <w:szCs w:val="24"/>
        </w:rPr>
      </w:pPr>
      <w:r>
        <w:pict w14:anchorId="40498F93">
          <v:rect id="_x0000_i1642" style="width:0;height:0" o:hralign="center" o:hrstd="t" o:hrnoshade="t" o:hr="t" fillcolor="#2d3748" stroked="f"/>
        </w:pict>
      </w:r>
    </w:p>
    <w:p w14:paraId="0CE2FDD5"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10) How log4j file is defined?</w:t>
      </w:r>
    </w:p>
    <w:p w14:paraId="7B308DB2"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Log4j file is defined by the name log4j.properties, it keeps properties in key-value pairs. By default, the log manager looks for a file name log4j.properties in the </w:t>
      </w:r>
      <w:r>
        <w:rPr>
          <w:rStyle w:val="Strong"/>
          <w:rFonts w:ascii="Segoe UI" w:hAnsi="Segoe UI" w:cs="Segoe UI"/>
          <w:color w:val="2D3748"/>
          <w:sz w:val="26"/>
          <w:szCs w:val="26"/>
        </w:rPr>
        <w:t>CLASSPATH.</w:t>
      </w:r>
    </w:p>
    <w:p w14:paraId="10B8E425" w14:textId="77777777" w:rsidR="00FB0D9A" w:rsidRDefault="00FB0D9A" w:rsidP="00FB0D9A">
      <w:pPr>
        <w:rPr>
          <w:rFonts w:ascii="Times New Roman" w:hAnsi="Times New Roman" w:cs="Times New Roman"/>
          <w:sz w:val="24"/>
          <w:szCs w:val="24"/>
        </w:rPr>
      </w:pPr>
      <w:r>
        <w:pict w14:anchorId="6115C002">
          <v:rect id="_x0000_i1643" style="width:0;height:0" o:hralign="center" o:hrstd="t" o:hrnoshade="t" o:hr="t" fillcolor="#2d3748" stroked="f"/>
        </w:pict>
      </w:r>
    </w:p>
    <w:p w14:paraId="20152A4C"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11) Explain what is the command to write your logging information into a file?</w:t>
      </w:r>
    </w:p>
    <w:p w14:paraId="67046AB1"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To write your logging information into a file, you would need to use a command </w:t>
      </w:r>
      <w:proofErr w:type="gramStart"/>
      <w:r>
        <w:rPr>
          <w:rStyle w:val="Strong"/>
          <w:rFonts w:ascii="Segoe UI" w:hAnsi="Segoe UI" w:cs="Segoe UI"/>
          <w:color w:val="2D3748"/>
          <w:sz w:val="26"/>
          <w:szCs w:val="26"/>
        </w:rPr>
        <w:t>org.apache</w:t>
      </w:r>
      <w:proofErr w:type="gramEnd"/>
      <w:r>
        <w:rPr>
          <w:rStyle w:val="Strong"/>
          <w:rFonts w:ascii="Segoe UI" w:hAnsi="Segoe UI" w:cs="Segoe UI"/>
          <w:color w:val="2D3748"/>
          <w:sz w:val="26"/>
          <w:szCs w:val="26"/>
        </w:rPr>
        <w:t>.log4j.FileAppender</w:t>
      </w:r>
    </w:p>
    <w:p w14:paraId="2F7DF446" w14:textId="77777777" w:rsidR="00FB0D9A" w:rsidRDefault="00FB0D9A" w:rsidP="00FB0D9A">
      <w:pPr>
        <w:rPr>
          <w:rFonts w:ascii="Times New Roman" w:hAnsi="Times New Roman" w:cs="Times New Roman"/>
          <w:sz w:val="24"/>
          <w:szCs w:val="24"/>
        </w:rPr>
      </w:pPr>
      <w:r>
        <w:pict w14:anchorId="1A74031E">
          <v:rect id="_x0000_i1644" style="width:0;height:0" o:hralign="center" o:hrstd="t" o:hrnoshade="t" o:hr="t" fillcolor="#2d3748" stroked="f"/>
        </w:pict>
      </w:r>
    </w:p>
    <w:p w14:paraId="0E10F175"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12) Mention what are the logging methods provided by logger class?</w:t>
      </w:r>
    </w:p>
    <w:p w14:paraId="3B0BC8AE"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lastRenderedPageBreak/>
        <w:t xml:space="preserve">Logger class provides a variety of methods to handle logging activities.  To obtain a logger object it provides two static </w:t>
      </w:r>
      <w:proofErr w:type="gramStart"/>
      <w:r>
        <w:rPr>
          <w:rFonts w:ascii="Segoe UI" w:hAnsi="Segoe UI" w:cs="Segoe UI"/>
          <w:color w:val="2D3748"/>
          <w:sz w:val="26"/>
          <w:szCs w:val="26"/>
        </w:rPr>
        <w:t>methods</w:t>
      </w:r>
      <w:proofErr w:type="gramEnd"/>
    </w:p>
    <w:p w14:paraId="4E1E975F" w14:textId="77777777" w:rsidR="00FB0D9A" w:rsidRDefault="00FB0D9A" w:rsidP="00FB0D9A">
      <w:pPr>
        <w:numPr>
          <w:ilvl w:val="0"/>
          <w:numId w:val="28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Public static logger </w:t>
      </w:r>
      <w:proofErr w:type="spellStart"/>
      <w:proofErr w:type="gramStart"/>
      <w:r>
        <w:rPr>
          <w:rFonts w:ascii="Segoe UI" w:hAnsi="Segoe UI" w:cs="Segoe UI"/>
          <w:color w:val="2D3748"/>
          <w:sz w:val="26"/>
          <w:szCs w:val="26"/>
        </w:rPr>
        <w:t>getRootLogger</w:t>
      </w:r>
      <w:proofErr w:type="spellEnd"/>
      <w:r>
        <w:rPr>
          <w:rFonts w:ascii="Segoe UI" w:hAnsi="Segoe UI" w:cs="Segoe UI"/>
          <w:color w:val="2D3748"/>
          <w:sz w:val="26"/>
          <w:szCs w:val="26"/>
        </w:rPr>
        <w:t>(</w:t>
      </w:r>
      <w:proofErr w:type="gramEnd"/>
      <w:r>
        <w:rPr>
          <w:rFonts w:ascii="Segoe UI" w:hAnsi="Segoe UI" w:cs="Segoe UI"/>
          <w:color w:val="2D3748"/>
          <w:sz w:val="26"/>
          <w:szCs w:val="26"/>
        </w:rPr>
        <w:t>);</w:t>
      </w:r>
    </w:p>
    <w:p w14:paraId="06A20164" w14:textId="77777777" w:rsidR="00FB0D9A" w:rsidRDefault="00FB0D9A" w:rsidP="00FB0D9A">
      <w:pPr>
        <w:numPr>
          <w:ilvl w:val="0"/>
          <w:numId w:val="281"/>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Public static logger </w:t>
      </w:r>
      <w:proofErr w:type="spellStart"/>
      <w:proofErr w:type="gramStart"/>
      <w:r>
        <w:rPr>
          <w:rFonts w:ascii="Segoe UI" w:hAnsi="Segoe UI" w:cs="Segoe UI"/>
          <w:color w:val="2D3748"/>
          <w:sz w:val="26"/>
          <w:szCs w:val="26"/>
        </w:rPr>
        <w:t>getLogger</w:t>
      </w:r>
      <w:proofErr w:type="spellEnd"/>
      <w:r>
        <w:rPr>
          <w:rFonts w:ascii="Segoe UI" w:hAnsi="Segoe UI" w:cs="Segoe UI"/>
          <w:color w:val="2D3748"/>
          <w:sz w:val="26"/>
          <w:szCs w:val="26"/>
        </w:rPr>
        <w:t>(</w:t>
      </w:r>
      <w:proofErr w:type="gramEnd"/>
      <w:r>
        <w:rPr>
          <w:rFonts w:ascii="Segoe UI" w:hAnsi="Segoe UI" w:cs="Segoe UI"/>
          <w:color w:val="2D3748"/>
          <w:sz w:val="26"/>
          <w:szCs w:val="26"/>
        </w:rPr>
        <w:t>String name);</w:t>
      </w:r>
    </w:p>
    <w:p w14:paraId="101BFFB2" w14:textId="77777777" w:rsidR="00FB0D9A" w:rsidRDefault="00FB0D9A" w:rsidP="00FB0D9A">
      <w:pPr>
        <w:spacing w:after="0"/>
        <w:rPr>
          <w:rFonts w:ascii="Times New Roman" w:hAnsi="Times New Roman" w:cs="Times New Roman"/>
          <w:sz w:val="24"/>
          <w:szCs w:val="24"/>
        </w:rPr>
      </w:pPr>
      <w:r>
        <w:pict w14:anchorId="6FA84912">
          <v:rect id="_x0000_i1645" style="width:0;height:0" o:hralign="center" o:hrstd="t" o:hrnoshade="t" o:hr="t" fillcolor="#2d3748" stroked="f"/>
        </w:pict>
      </w:r>
    </w:p>
    <w:p w14:paraId="1D2D0324"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13) In log4j how can you log into the database?</w:t>
      </w:r>
    </w:p>
    <w:p w14:paraId="62DE4DC0"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The log4j </w:t>
      </w:r>
      <w:hyperlink r:id="rId180" w:tooltip="API" w:history="1">
        <w:r>
          <w:rPr>
            <w:rStyle w:val="Hyperlink"/>
            <w:rFonts w:ascii="Segoe UI" w:hAnsi="Segoe UI" w:cs="Segoe UI"/>
            <w:sz w:val="26"/>
            <w:szCs w:val="26"/>
          </w:rPr>
          <w:t>API</w:t>
        </w:r>
      </w:hyperlink>
      <w:r>
        <w:rPr>
          <w:rFonts w:ascii="Segoe UI" w:hAnsi="Segoe UI" w:cs="Segoe UI"/>
          <w:color w:val="2D3748"/>
          <w:sz w:val="26"/>
          <w:szCs w:val="26"/>
        </w:rPr>
        <w:t> provides the object </w:t>
      </w:r>
      <w:r>
        <w:rPr>
          <w:rStyle w:val="Strong"/>
          <w:rFonts w:ascii="Segoe UI" w:hAnsi="Segoe UI" w:cs="Segoe UI"/>
          <w:color w:val="2D3748"/>
          <w:sz w:val="26"/>
          <w:szCs w:val="26"/>
        </w:rPr>
        <w:t>org.apache.log4j.</w:t>
      </w:r>
      <w:hyperlink r:id="rId181" w:tooltip="jdbc" w:history="1">
        <w:r>
          <w:rPr>
            <w:rStyle w:val="Hyperlink"/>
            <w:rFonts w:ascii="Segoe UI" w:hAnsi="Segoe UI" w:cs="Segoe UI"/>
            <w:b/>
            <w:bCs/>
            <w:sz w:val="26"/>
            <w:szCs w:val="26"/>
          </w:rPr>
          <w:t>jdbc</w:t>
        </w:r>
      </w:hyperlink>
      <w:r>
        <w:rPr>
          <w:rStyle w:val="Strong"/>
          <w:rFonts w:ascii="Segoe UI" w:hAnsi="Segoe UI" w:cs="Segoe UI"/>
          <w:color w:val="2D3748"/>
          <w:sz w:val="26"/>
          <w:szCs w:val="26"/>
        </w:rPr>
        <w:t>. </w:t>
      </w:r>
      <w:proofErr w:type="spellStart"/>
      <w:r>
        <w:rPr>
          <w:rFonts w:ascii="Segoe UI" w:hAnsi="Segoe UI" w:cs="Segoe UI"/>
          <w:color w:val="2D3748"/>
          <w:sz w:val="26"/>
          <w:szCs w:val="26"/>
        </w:rPr>
        <w:t>JDBCAppender</w:t>
      </w:r>
      <w:proofErr w:type="spellEnd"/>
      <w:r>
        <w:rPr>
          <w:rFonts w:ascii="Segoe UI" w:hAnsi="Segoe UI" w:cs="Segoe UI"/>
          <w:color w:val="2D3748"/>
          <w:sz w:val="26"/>
          <w:szCs w:val="26"/>
        </w:rPr>
        <w:t xml:space="preserve"> object can put logging information in a particular database.</w:t>
      </w:r>
    </w:p>
    <w:p w14:paraId="05599825" w14:textId="77777777" w:rsidR="00FB0D9A" w:rsidRDefault="00FB0D9A" w:rsidP="00FB0D9A">
      <w:pPr>
        <w:rPr>
          <w:rFonts w:ascii="Times New Roman" w:hAnsi="Times New Roman" w:cs="Times New Roman"/>
          <w:sz w:val="24"/>
          <w:szCs w:val="24"/>
        </w:rPr>
      </w:pPr>
      <w:r>
        <w:pict w14:anchorId="26083A11">
          <v:rect id="_x0000_i1646" style="width:0;height:0" o:hralign="center" o:hrstd="t" o:hrnoshade="t" o:hr="t" fillcolor="#2d3748" stroked="f"/>
        </w:pict>
      </w:r>
    </w:p>
    <w:p w14:paraId="592E6B4D"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14) Explain whether log4j is a thread safe?</w:t>
      </w:r>
    </w:p>
    <w:p w14:paraId="64D75B16"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Log4j is a thread safe, log4j components are built to be used in multithread systems.</w:t>
      </w:r>
    </w:p>
    <w:p w14:paraId="34CE4D55" w14:textId="77777777" w:rsidR="00FB0D9A" w:rsidRDefault="00FB0D9A" w:rsidP="00FB0D9A">
      <w:pPr>
        <w:rPr>
          <w:rFonts w:ascii="Times New Roman" w:hAnsi="Times New Roman" w:cs="Times New Roman"/>
          <w:sz w:val="24"/>
          <w:szCs w:val="24"/>
        </w:rPr>
      </w:pPr>
      <w:r>
        <w:pict w14:anchorId="24A861D7">
          <v:rect id="_x0000_i1647" style="width:0;height:0" o:hralign="center" o:hrstd="t" o:hrnoshade="t" o:hr="t" fillcolor="#2d3748" stroked="f"/>
        </w:pict>
      </w:r>
    </w:p>
    <w:p w14:paraId="697996C2"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15) Explain whether a log output format can be customized?</w:t>
      </w:r>
    </w:p>
    <w:p w14:paraId="78998B5B"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Yes, you can extend the layout class to create your own customized log format. </w:t>
      </w:r>
      <w:proofErr w:type="spellStart"/>
      <w:r>
        <w:rPr>
          <w:rFonts w:ascii="Segoe UI" w:hAnsi="Segoe UI" w:cs="Segoe UI"/>
          <w:color w:val="2D3748"/>
          <w:sz w:val="26"/>
          <w:szCs w:val="26"/>
        </w:rPr>
        <w:t>Appenders</w:t>
      </w:r>
      <w:proofErr w:type="spellEnd"/>
      <w:r>
        <w:rPr>
          <w:rFonts w:ascii="Segoe UI" w:hAnsi="Segoe UI" w:cs="Segoe UI"/>
          <w:color w:val="2D3748"/>
          <w:sz w:val="26"/>
          <w:szCs w:val="26"/>
        </w:rPr>
        <w:t xml:space="preserve"> can be parameterized to use the layout of your choice.</w:t>
      </w:r>
    </w:p>
    <w:p w14:paraId="35841E11" w14:textId="77777777" w:rsidR="00FB0D9A" w:rsidRDefault="00FB0D9A" w:rsidP="00FB0D9A">
      <w:pPr>
        <w:rPr>
          <w:rFonts w:ascii="Times New Roman" w:hAnsi="Times New Roman" w:cs="Times New Roman"/>
          <w:sz w:val="24"/>
          <w:szCs w:val="24"/>
        </w:rPr>
      </w:pPr>
      <w:r>
        <w:pict w14:anchorId="6ABE2967">
          <v:rect id="_x0000_i1648" style="width:0;height:0" o:hralign="center" o:hrstd="t" o:hrnoshade="t" o:hr="t" fillcolor="#2d3748" stroked="f"/>
        </w:pict>
      </w:r>
    </w:p>
    <w:p w14:paraId="28823D55"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16) Explain what are the system properties checked by log4j?</w:t>
      </w:r>
    </w:p>
    <w:p w14:paraId="2777A07A"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The system properties checked by log4j </w:t>
      </w:r>
      <w:proofErr w:type="gramStart"/>
      <w:r>
        <w:rPr>
          <w:rFonts w:ascii="Segoe UI" w:hAnsi="Segoe UI" w:cs="Segoe UI"/>
          <w:color w:val="2D3748"/>
          <w:sz w:val="26"/>
          <w:szCs w:val="26"/>
        </w:rPr>
        <w:t>are</w:t>
      </w:r>
      <w:proofErr w:type="gramEnd"/>
    </w:p>
    <w:p w14:paraId="33541D72" w14:textId="77777777" w:rsidR="00FB0D9A" w:rsidRDefault="00FB0D9A" w:rsidP="00FB0D9A">
      <w:pPr>
        <w:numPr>
          <w:ilvl w:val="0"/>
          <w:numId w:val="282"/>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Log4j debug</w:t>
      </w:r>
      <w:r>
        <w:rPr>
          <w:rFonts w:ascii="Segoe UI" w:hAnsi="Segoe UI" w:cs="Segoe UI"/>
          <w:color w:val="2D3748"/>
          <w:sz w:val="26"/>
          <w:szCs w:val="26"/>
        </w:rPr>
        <w:t xml:space="preserve">, if true, log4j will show internal debugging messages to the </w:t>
      </w:r>
      <w:proofErr w:type="gramStart"/>
      <w:r>
        <w:rPr>
          <w:rFonts w:ascii="Segoe UI" w:hAnsi="Segoe UI" w:cs="Segoe UI"/>
          <w:color w:val="2D3748"/>
          <w:sz w:val="26"/>
          <w:szCs w:val="26"/>
        </w:rPr>
        <w:t>console</w:t>
      </w:r>
      <w:proofErr w:type="gramEnd"/>
    </w:p>
    <w:p w14:paraId="3CFA6FF0" w14:textId="77777777" w:rsidR="00FB0D9A" w:rsidRDefault="00FB0D9A" w:rsidP="00FB0D9A">
      <w:pPr>
        <w:numPr>
          <w:ilvl w:val="0"/>
          <w:numId w:val="282"/>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Style w:val="Strong"/>
          <w:rFonts w:ascii="Segoe UI" w:hAnsi="Segoe UI" w:cs="Segoe UI"/>
          <w:color w:val="2D3748"/>
          <w:sz w:val="26"/>
          <w:szCs w:val="26"/>
        </w:rPr>
        <w:t>defaultInitOverride</w:t>
      </w:r>
      <w:proofErr w:type="spellEnd"/>
      <w:r>
        <w:rPr>
          <w:rFonts w:ascii="Segoe UI" w:hAnsi="Segoe UI" w:cs="Segoe UI"/>
          <w:color w:val="2D3748"/>
          <w:sz w:val="26"/>
          <w:szCs w:val="26"/>
        </w:rPr>
        <w:t xml:space="preserve">, if true, log4j will not execute default </w:t>
      </w:r>
      <w:proofErr w:type="gramStart"/>
      <w:r>
        <w:rPr>
          <w:rFonts w:ascii="Segoe UI" w:hAnsi="Segoe UI" w:cs="Segoe UI"/>
          <w:color w:val="2D3748"/>
          <w:sz w:val="26"/>
          <w:szCs w:val="26"/>
        </w:rPr>
        <w:t>initialization</w:t>
      </w:r>
      <w:proofErr w:type="gramEnd"/>
    </w:p>
    <w:p w14:paraId="6EA515A3" w14:textId="77777777" w:rsidR="00FB0D9A" w:rsidRDefault="00FB0D9A" w:rsidP="00FB0D9A">
      <w:pPr>
        <w:numPr>
          <w:ilvl w:val="0"/>
          <w:numId w:val="282"/>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configuration</w:t>
      </w:r>
      <w:r>
        <w:rPr>
          <w:rFonts w:ascii="Segoe UI" w:hAnsi="Segoe UI" w:cs="Segoe UI"/>
          <w:color w:val="2D3748"/>
          <w:sz w:val="26"/>
          <w:szCs w:val="26"/>
        </w:rPr>
        <w:t>, URL for default initialization configuration file</w:t>
      </w:r>
    </w:p>
    <w:p w14:paraId="4E3C0B0B" w14:textId="77777777" w:rsidR="00FB0D9A" w:rsidRDefault="00FB0D9A" w:rsidP="00FB0D9A">
      <w:pPr>
        <w:numPr>
          <w:ilvl w:val="0"/>
          <w:numId w:val="282"/>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Style w:val="Strong"/>
          <w:rFonts w:ascii="Segoe UI" w:hAnsi="Segoe UI" w:cs="Segoe UI"/>
          <w:color w:val="2D3748"/>
          <w:sz w:val="26"/>
          <w:szCs w:val="26"/>
        </w:rPr>
        <w:lastRenderedPageBreak/>
        <w:t>configurationClass</w:t>
      </w:r>
      <w:proofErr w:type="spellEnd"/>
      <w:r>
        <w:rPr>
          <w:rFonts w:ascii="Segoe UI" w:hAnsi="Segoe UI" w:cs="Segoe UI"/>
          <w:color w:val="2D3748"/>
          <w:sz w:val="26"/>
          <w:szCs w:val="26"/>
        </w:rPr>
        <w:t xml:space="preserve">, Class name for configurator to execute default initialization configuration </w:t>
      </w:r>
      <w:proofErr w:type="gramStart"/>
      <w:r>
        <w:rPr>
          <w:rFonts w:ascii="Segoe UI" w:hAnsi="Segoe UI" w:cs="Segoe UI"/>
          <w:color w:val="2D3748"/>
          <w:sz w:val="26"/>
          <w:szCs w:val="26"/>
        </w:rPr>
        <w:t>file</w:t>
      </w:r>
      <w:proofErr w:type="gramEnd"/>
    </w:p>
    <w:p w14:paraId="70809683" w14:textId="77777777" w:rsidR="00FB0D9A" w:rsidRDefault="00FB0D9A" w:rsidP="00FB0D9A">
      <w:pPr>
        <w:numPr>
          <w:ilvl w:val="0"/>
          <w:numId w:val="282"/>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Style w:val="Strong"/>
          <w:rFonts w:ascii="Segoe UI" w:hAnsi="Segoe UI" w:cs="Segoe UI"/>
          <w:color w:val="2D3748"/>
          <w:sz w:val="26"/>
          <w:szCs w:val="26"/>
        </w:rPr>
        <w:t>ignoreTCL</w:t>
      </w:r>
      <w:proofErr w:type="spellEnd"/>
      <w:r>
        <w:rPr>
          <w:rStyle w:val="Strong"/>
          <w:rFonts w:ascii="Segoe UI" w:hAnsi="Segoe UI" w:cs="Segoe UI"/>
          <w:color w:val="2D3748"/>
          <w:sz w:val="26"/>
          <w:szCs w:val="26"/>
        </w:rPr>
        <w:t>, </w:t>
      </w:r>
      <w:r>
        <w:rPr>
          <w:rFonts w:ascii="Segoe UI" w:hAnsi="Segoe UI" w:cs="Segoe UI"/>
          <w:color w:val="2D3748"/>
          <w:sz w:val="26"/>
          <w:szCs w:val="26"/>
        </w:rPr>
        <w:t xml:space="preserve">if true, the thread class loader will be overlooked when loading </w:t>
      </w:r>
      <w:proofErr w:type="gramStart"/>
      <w:r>
        <w:rPr>
          <w:rFonts w:ascii="Segoe UI" w:hAnsi="Segoe UI" w:cs="Segoe UI"/>
          <w:color w:val="2D3748"/>
          <w:sz w:val="26"/>
          <w:szCs w:val="26"/>
        </w:rPr>
        <w:t>classes</w:t>
      </w:r>
      <w:proofErr w:type="gramEnd"/>
    </w:p>
    <w:p w14:paraId="101B008D" w14:textId="77777777" w:rsidR="00FB0D9A" w:rsidRDefault="00FB0D9A" w:rsidP="00FB0D9A">
      <w:pPr>
        <w:spacing w:after="0"/>
        <w:rPr>
          <w:rFonts w:ascii="Times New Roman" w:hAnsi="Times New Roman" w:cs="Times New Roman"/>
          <w:sz w:val="24"/>
          <w:szCs w:val="24"/>
        </w:rPr>
      </w:pPr>
      <w:r>
        <w:pict w14:anchorId="1C474C61">
          <v:rect id="_x0000_i1649" style="width:0;height:0" o:hralign="center" o:hrstd="t" o:hrnoshade="t" o:hr="t" fillcolor="#2d3748" stroked="f"/>
        </w:pict>
      </w:r>
    </w:p>
    <w:p w14:paraId="76F0D67E"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17) Mention what is the role of filter in log4j?</w:t>
      </w:r>
    </w:p>
    <w:p w14:paraId="1061A599"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Filter objects in log4j decide whether logging request should be handled by a particular </w:t>
      </w:r>
      <w:proofErr w:type="spellStart"/>
      <w:r>
        <w:rPr>
          <w:rFonts w:ascii="Segoe UI" w:hAnsi="Segoe UI" w:cs="Segoe UI"/>
          <w:color w:val="2D3748"/>
          <w:sz w:val="26"/>
          <w:szCs w:val="26"/>
        </w:rPr>
        <w:t>Appender</w:t>
      </w:r>
      <w:proofErr w:type="spellEnd"/>
      <w:r>
        <w:rPr>
          <w:rFonts w:ascii="Segoe UI" w:hAnsi="Segoe UI" w:cs="Segoe UI"/>
          <w:color w:val="2D3748"/>
          <w:sz w:val="26"/>
          <w:szCs w:val="26"/>
        </w:rPr>
        <w:t xml:space="preserve"> or ignored.</w:t>
      </w:r>
    </w:p>
    <w:p w14:paraId="0D1AA1F2" w14:textId="77777777" w:rsidR="00FB0D9A" w:rsidRDefault="00FB0D9A" w:rsidP="00FB0D9A">
      <w:pPr>
        <w:rPr>
          <w:rFonts w:ascii="Times New Roman" w:hAnsi="Times New Roman" w:cs="Times New Roman"/>
          <w:sz w:val="24"/>
          <w:szCs w:val="24"/>
        </w:rPr>
      </w:pPr>
      <w:r>
        <w:pict w14:anchorId="7649F7A8">
          <v:rect id="_x0000_i1650" style="width:0;height:0" o:hralign="center" o:hrstd="t" o:hrnoshade="t" o:hr="t" fillcolor="#2d3748" stroked="f"/>
        </w:pict>
      </w:r>
    </w:p>
    <w:p w14:paraId="51C37FB4"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18) Explain how can you get multiple processes to log to the same file?</w:t>
      </w:r>
    </w:p>
    <w:p w14:paraId="5406FE79"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You may have each process log to a socket </w:t>
      </w:r>
      <w:proofErr w:type="spellStart"/>
      <w:r>
        <w:rPr>
          <w:rFonts w:ascii="Segoe UI" w:hAnsi="Segoe UI" w:cs="Segoe UI"/>
          <w:color w:val="2D3748"/>
          <w:sz w:val="26"/>
          <w:szCs w:val="26"/>
        </w:rPr>
        <w:t>Appender</w:t>
      </w:r>
      <w:proofErr w:type="spellEnd"/>
      <w:r>
        <w:rPr>
          <w:rFonts w:ascii="Segoe UI" w:hAnsi="Segoe UI" w:cs="Segoe UI"/>
          <w:color w:val="2D3748"/>
          <w:sz w:val="26"/>
          <w:szCs w:val="26"/>
        </w:rPr>
        <w:t>. The receiving socket server can receive all the events and send them to a single log file.</w:t>
      </w:r>
    </w:p>
    <w:p w14:paraId="2B5D38E2" w14:textId="77777777" w:rsidR="00FB0D9A" w:rsidRDefault="00FB0D9A" w:rsidP="00FB0D9A">
      <w:pPr>
        <w:rPr>
          <w:rFonts w:ascii="Times New Roman" w:hAnsi="Times New Roman" w:cs="Times New Roman"/>
          <w:sz w:val="24"/>
          <w:szCs w:val="24"/>
        </w:rPr>
      </w:pPr>
      <w:r>
        <w:pict w14:anchorId="0EAEE0BE">
          <v:rect id="_x0000_i1651" style="width:0;height:0" o:hralign="center" o:hrstd="t" o:hrnoshade="t" o:hr="t" fillcolor="#2d3748" stroked="f"/>
        </w:pict>
      </w:r>
    </w:p>
    <w:p w14:paraId="325BF02C"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 xml:space="preserve">19) Mention what is the difference between Threshold and </w:t>
      </w:r>
      <w:proofErr w:type="spellStart"/>
      <w:r>
        <w:rPr>
          <w:rFonts w:ascii="Segoe UI" w:hAnsi="Segoe UI" w:cs="Segoe UI"/>
          <w:sz w:val="33"/>
          <w:szCs w:val="33"/>
        </w:rPr>
        <w:t>LevelRangeFilter</w:t>
      </w:r>
      <w:proofErr w:type="spellEnd"/>
      <w:r>
        <w:rPr>
          <w:rFonts w:ascii="Segoe UI" w:hAnsi="Segoe UI" w:cs="Segoe UI"/>
          <w:sz w:val="33"/>
          <w:szCs w:val="33"/>
        </w:rPr>
        <w:t xml:space="preserve"> in log4j?</w:t>
      </w:r>
    </w:p>
    <w:p w14:paraId="0C19990F"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Both Threshold and </w:t>
      </w:r>
      <w:proofErr w:type="spellStart"/>
      <w:r>
        <w:rPr>
          <w:rFonts w:ascii="Segoe UI" w:hAnsi="Segoe UI" w:cs="Segoe UI"/>
          <w:color w:val="2D3748"/>
          <w:sz w:val="26"/>
          <w:szCs w:val="26"/>
        </w:rPr>
        <w:t>LevelRangeFilter</w:t>
      </w:r>
      <w:proofErr w:type="spellEnd"/>
      <w:r>
        <w:rPr>
          <w:rFonts w:ascii="Segoe UI" w:hAnsi="Segoe UI" w:cs="Segoe UI"/>
          <w:color w:val="2D3748"/>
          <w:sz w:val="26"/>
          <w:szCs w:val="26"/>
        </w:rPr>
        <w:t xml:space="preserve"> does the same thing. </w:t>
      </w:r>
      <w:proofErr w:type="gramStart"/>
      <w:r>
        <w:rPr>
          <w:rFonts w:ascii="Segoe UI" w:hAnsi="Segoe UI" w:cs="Segoe UI"/>
          <w:color w:val="2D3748"/>
          <w:sz w:val="26"/>
          <w:szCs w:val="26"/>
        </w:rPr>
        <w:t>However</w:t>
      </w:r>
      <w:proofErr w:type="gramEnd"/>
      <w:r>
        <w:rPr>
          <w:rFonts w:ascii="Segoe UI" w:hAnsi="Segoe UI" w:cs="Segoe UI"/>
          <w:color w:val="2D3748"/>
          <w:sz w:val="26"/>
          <w:szCs w:val="26"/>
        </w:rPr>
        <w:t xml:space="preserve"> threshold should be faster. Filters enable you to implement your own logic, and you can also link them together if required. If you need a basic threshold functionality, then “threshold” function will be enough.</w:t>
      </w:r>
    </w:p>
    <w:p w14:paraId="4D119C74" w14:textId="77777777" w:rsidR="00FB0D9A" w:rsidRDefault="00FB0D9A" w:rsidP="00FB0D9A">
      <w:pPr>
        <w:rPr>
          <w:rFonts w:ascii="Times New Roman" w:hAnsi="Times New Roman" w:cs="Times New Roman"/>
          <w:sz w:val="24"/>
          <w:szCs w:val="24"/>
        </w:rPr>
      </w:pPr>
      <w:r>
        <w:pict w14:anchorId="65F0A479">
          <v:rect id="_x0000_i1652" style="width:0;height:0" o:hralign="center" o:hrstd="t" o:hrnoshade="t" o:hr="t" fillcolor="#2d3748" stroked="f"/>
        </w:pict>
      </w:r>
    </w:p>
    <w:p w14:paraId="37ABFD56"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20) Mention what does .class mean in log4j context?</w:t>
      </w:r>
    </w:p>
    <w:p w14:paraId="5C2294FF"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In log4j context, .class is used to get the full name of your class and that string is used to configure this logger object.</w:t>
      </w:r>
    </w:p>
    <w:p w14:paraId="35BAE2CA"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Style w:val="Strong"/>
          <w:rFonts w:ascii="Segoe UI" w:hAnsi="Segoe UI" w:cs="Segoe UI"/>
          <w:color w:val="2D3748"/>
          <w:sz w:val="26"/>
          <w:szCs w:val="26"/>
        </w:rPr>
        <w:t>For example,</w:t>
      </w:r>
    </w:p>
    <w:p w14:paraId="5D9B254A" w14:textId="77777777" w:rsidR="00FB0D9A" w:rsidRDefault="00FB0D9A" w:rsidP="00FB0D9A">
      <w:pPr>
        <w:pStyle w:val="HTMLPreformatted"/>
        <w:rPr>
          <w:rFonts w:ascii="Courier" w:hAnsi="Courier"/>
          <w:color w:val="2D3748"/>
        </w:rPr>
      </w:pPr>
      <w:proofErr w:type="spellStart"/>
      <w:proofErr w:type="gramStart"/>
      <w:r>
        <w:rPr>
          <w:rFonts w:ascii="Courier" w:hAnsi="Courier"/>
          <w:color w:val="2D3748"/>
        </w:rPr>
        <w:t>logger.getlogget</w:t>
      </w:r>
      <w:proofErr w:type="spellEnd"/>
      <w:proofErr w:type="gramEnd"/>
      <w:r>
        <w:rPr>
          <w:rFonts w:ascii="Courier" w:hAnsi="Courier"/>
          <w:color w:val="2D3748"/>
        </w:rPr>
        <w:t xml:space="preserve"> (</w:t>
      </w:r>
      <w:proofErr w:type="spellStart"/>
      <w:r>
        <w:rPr>
          <w:rFonts w:ascii="Courier" w:hAnsi="Courier"/>
          <w:color w:val="2D3748"/>
        </w:rPr>
        <w:t>Myclass.class</w:t>
      </w:r>
      <w:proofErr w:type="spellEnd"/>
      <w:r>
        <w:rPr>
          <w:rFonts w:ascii="Courier" w:hAnsi="Courier"/>
          <w:color w:val="2D3748"/>
        </w:rPr>
        <w:t>)</w:t>
      </w:r>
    </w:p>
    <w:p w14:paraId="23F273C8" w14:textId="77777777" w:rsidR="00FB0D9A" w:rsidRDefault="00FB0D9A" w:rsidP="00FB0D9A">
      <w:pPr>
        <w:rPr>
          <w:rFonts w:ascii="Times New Roman" w:hAnsi="Times New Roman" w:cs="Times New Roman"/>
          <w:sz w:val="24"/>
          <w:szCs w:val="24"/>
        </w:rPr>
      </w:pPr>
      <w:r>
        <w:lastRenderedPageBreak/>
        <w:pict w14:anchorId="5BE2B2C9">
          <v:rect id="_x0000_i1653" style="width:0;height:0" o:hralign="center" o:hrstd="t" o:hrnoshade="t" o:hr="t" fillcolor="#2d3748" stroked="f"/>
        </w:pict>
      </w:r>
    </w:p>
    <w:p w14:paraId="275088B7"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21) Explain what is package level logging in log4j?</w:t>
      </w:r>
    </w:p>
    <w:p w14:paraId="57998BC7"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Package level logging is the standard logging of log4j, with this you would determine the package and the associated level.</w:t>
      </w:r>
    </w:p>
    <w:p w14:paraId="38942D15" w14:textId="77777777" w:rsidR="00FB0D9A" w:rsidRDefault="00FB0D9A" w:rsidP="00FB0D9A">
      <w:pPr>
        <w:rPr>
          <w:rFonts w:ascii="Times New Roman" w:hAnsi="Times New Roman" w:cs="Times New Roman"/>
          <w:sz w:val="24"/>
          <w:szCs w:val="24"/>
        </w:rPr>
      </w:pPr>
      <w:r>
        <w:pict w14:anchorId="22F1BA63">
          <v:rect id="_x0000_i1654" style="width:0;height:0" o:hralign="center" o:hrstd="t" o:hrnoshade="t" o:hr="t" fillcolor="#2d3748" stroked="f"/>
        </w:pict>
      </w:r>
    </w:p>
    <w:p w14:paraId="279245AA"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22) Explain what does WARN and TRACE level indicates in log4j?</w:t>
      </w:r>
    </w:p>
    <w:p w14:paraId="318745BA"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Log4j level WARN gives a warning about an unpredicted event to the user. The messages coming out of this level may not stop the progress of the system. The TRACE level provides more detailed information than the DEBUG level, and it will stay on the top of the hierarchy.</w:t>
      </w:r>
    </w:p>
    <w:p w14:paraId="2D8AC88A" w14:textId="77777777" w:rsidR="00FB0D9A" w:rsidRDefault="00FB0D9A" w:rsidP="00FB0D9A">
      <w:pPr>
        <w:rPr>
          <w:rFonts w:ascii="Times New Roman" w:hAnsi="Times New Roman" w:cs="Times New Roman"/>
          <w:sz w:val="24"/>
          <w:szCs w:val="24"/>
        </w:rPr>
      </w:pPr>
      <w:r>
        <w:pict w14:anchorId="2E883AFD">
          <v:rect id="_x0000_i1655" style="width:0;height:0" o:hralign="center" o:hrstd="t" o:hrnoshade="t" o:hr="t" fillcolor="#2d3748" stroked="f"/>
        </w:pict>
      </w:r>
    </w:p>
    <w:p w14:paraId="403C130D"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23) Explain what are the format characters used in log4j?</w:t>
      </w:r>
    </w:p>
    <w:p w14:paraId="5BB3A70C"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The format characters used in log4j </w:t>
      </w:r>
      <w:proofErr w:type="gramStart"/>
      <w:r>
        <w:rPr>
          <w:rFonts w:ascii="Segoe UI" w:hAnsi="Segoe UI" w:cs="Segoe UI"/>
          <w:color w:val="2D3748"/>
          <w:sz w:val="26"/>
          <w:szCs w:val="26"/>
        </w:rPr>
        <w:t>are</w:t>
      </w:r>
      <w:proofErr w:type="gramEnd"/>
    </w:p>
    <w:p w14:paraId="161C6296" w14:textId="77777777" w:rsidR="00FB0D9A" w:rsidRDefault="00FB0D9A" w:rsidP="00FB0D9A">
      <w:pPr>
        <w:numPr>
          <w:ilvl w:val="0"/>
          <w:numId w:val="283"/>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L –</w:t>
      </w:r>
      <w:r>
        <w:rPr>
          <w:rFonts w:ascii="Segoe UI" w:hAnsi="Segoe UI" w:cs="Segoe UI"/>
          <w:color w:val="2D3748"/>
          <w:sz w:val="26"/>
          <w:szCs w:val="26"/>
        </w:rPr>
        <w:t> it is used to output the line number from where the logging request was processed or issued</w:t>
      </w:r>
    </w:p>
    <w:p w14:paraId="59FEC532" w14:textId="77777777" w:rsidR="00FB0D9A" w:rsidRDefault="00FB0D9A" w:rsidP="00FB0D9A">
      <w:pPr>
        <w:numPr>
          <w:ilvl w:val="0"/>
          <w:numId w:val="283"/>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m –</w:t>
      </w:r>
      <w:r>
        <w:rPr>
          <w:rFonts w:ascii="Segoe UI" w:hAnsi="Segoe UI" w:cs="Segoe UI"/>
          <w:color w:val="2D3748"/>
          <w:sz w:val="26"/>
          <w:szCs w:val="26"/>
        </w:rPr>
        <w:t> It is used to output the application supplied message related with the logging event</w:t>
      </w:r>
    </w:p>
    <w:p w14:paraId="1DDFEB8E" w14:textId="77777777" w:rsidR="00FB0D9A" w:rsidRDefault="00FB0D9A" w:rsidP="00FB0D9A">
      <w:pPr>
        <w:numPr>
          <w:ilvl w:val="0"/>
          <w:numId w:val="283"/>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p –</w:t>
      </w:r>
      <w:r>
        <w:rPr>
          <w:rFonts w:ascii="Segoe UI" w:hAnsi="Segoe UI" w:cs="Segoe UI"/>
          <w:color w:val="2D3748"/>
          <w:sz w:val="26"/>
          <w:szCs w:val="26"/>
        </w:rPr>
        <w:t> It is used to output the priority of the logging event</w:t>
      </w:r>
    </w:p>
    <w:p w14:paraId="325C58A4" w14:textId="77777777" w:rsidR="00FB0D9A" w:rsidRDefault="00FB0D9A" w:rsidP="00FB0D9A">
      <w:pPr>
        <w:numPr>
          <w:ilvl w:val="0"/>
          <w:numId w:val="283"/>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C –</w:t>
      </w:r>
      <w:r>
        <w:rPr>
          <w:rFonts w:ascii="Segoe UI" w:hAnsi="Segoe UI" w:cs="Segoe UI"/>
          <w:color w:val="2D3748"/>
          <w:sz w:val="26"/>
          <w:szCs w:val="26"/>
        </w:rPr>
        <w:t> It is used to output the class name of the caller issuing the logging request</w:t>
      </w:r>
    </w:p>
    <w:p w14:paraId="1BC14BF2"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When any number is used along with the character it means the priority of the logging event should be justified to a width of 4 characters.</w:t>
      </w:r>
    </w:p>
    <w:p w14:paraId="618B3783" w14:textId="77777777" w:rsidR="00FB0D9A" w:rsidRDefault="00FB0D9A" w:rsidP="00FB0D9A">
      <w:pPr>
        <w:rPr>
          <w:rFonts w:ascii="Times New Roman" w:hAnsi="Times New Roman" w:cs="Times New Roman"/>
          <w:sz w:val="24"/>
          <w:szCs w:val="24"/>
        </w:rPr>
      </w:pPr>
      <w:r>
        <w:pict w14:anchorId="3B4BB947">
          <v:rect id="_x0000_i1656" style="width:0;height:0" o:hralign="center" o:hrstd="t" o:hrnoshade="t" o:hr="t" fillcolor="#2d3748" stroked="f"/>
        </w:pict>
      </w:r>
    </w:p>
    <w:p w14:paraId="34DD8A10"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 xml:space="preserve">24) Mention what is the best way to migrate from </w:t>
      </w:r>
      <w:proofErr w:type="spellStart"/>
      <w:proofErr w:type="gramStart"/>
      <w:r>
        <w:rPr>
          <w:rFonts w:ascii="Segoe UI" w:hAnsi="Segoe UI" w:cs="Segoe UI"/>
          <w:sz w:val="33"/>
          <w:szCs w:val="33"/>
        </w:rPr>
        <w:t>java.util</w:t>
      </w:r>
      <w:proofErr w:type="spellEnd"/>
      <w:proofErr w:type="gramEnd"/>
      <w:r>
        <w:rPr>
          <w:rFonts w:ascii="Segoe UI" w:hAnsi="Segoe UI" w:cs="Segoe UI"/>
          <w:sz w:val="33"/>
          <w:szCs w:val="33"/>
        </w:rPr>
        <w:t xml:space="preserve"> logging to log4j?</w:t>
      </w:r>
    </w:p>
    <w:p w14:paraId="320649C0"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lastRenderedPageBreak/>
        <w:t xml:space="preserve">The best way to migrate from </w:t>
      </w:r>
      <w:proofErr w:type="spellStart"/>
      <w:proofErr w:type="gramStart"/>
      <w:r>
        <w:rPr>
          <w:rFonts w:ascii="Segoe UI" w:hAnsi="Segoe UI" w:cs="Segoe UI"/>
          <w:color w:val="2D3748"/>
          <w:sz w:val="26"/>
          <w:szCs w:val="26"/>
        </w:rPr>
        <w:t>java.util</w:t>
      </w:r>
      <w:proofErr w:type="spellEnd"/>
      <w:proofErr w:type="gramEnd"/>
      <w:r>
        <w:rPr>
          <w:rFonts w:ascii="Segoe UI" w:hAnsi="Segoe UI" w:cs="Segoe UI"/>
          <w:color w:val="2D3748"/>
          <w:sz w:val="26"/>
          <w:szCs w:val="26"/>
        </w:rPr>
        <w:t>  logged to log4j is to use global file search/replace method.  It will replace with “</w:t>
      </w:r>
      <w:proofErr w:type="gramStart"/>
      <w:r>
        <w:rPr>
          <w:rFonts w:ascii="Segoe UI" w:hAnsi="Segoe UI" w:cs="Segoe UI"/>
          <w:color w:val="2D3748"/>
          <w:sz w:val="26"/>
          <w:szCs w:val="26"/>
        </w:rPr>
        <w:t>org.apache</w:t>
      </w:r>
      <w:proofErr w:type="gramEnd"/>
      <w:r>
        <w:rPr>
          <w:rFonts w:ascii="Segoe UI" w:hAnsi="Segoe UI" w:cs="Segoe UI"/>
          <w:color w:val="2D3748"/>
          <w:sz w:val="26"/>
          <w:szCs w:val="26"/>
        </w:rPr>
        <w:t>.log4j.Logger”</w:t>
      </w:r>
    </w:p>
    <w:p w14:paraId="36481E98" w14:textId="77777777" w:rsidR="00FB0D9A" w:rsidRDefault="00FB0D9A" w:rsidP="00FB0D9A">
      <w:pPr>
        <w:rPr>
          <w:rFonts w:ascii="Times New Roman" w:hAnsi="Times New Roman" w:cs="Times New Roman"/>
          <w:sz w:val="24"/>
          <w:szCs w:val="24"/>
        </w:rPr>
      </w:pPr>
      <w:r>
        <w:pict w14:anchorId="630FA990">
          <v:rect id="_x0000_i1657" style="width:0;height:0" o:hralign="center" o:hrstd="t" o:hrnoshade="t" o:hr="t" fillcolor="#2d3748" stroked="f"/>
        </w:pict>
      </w:r>
    </w:p>
    <w:p w14:paraId="07CA90E1" w14:textId="77777777" w:rsidR="00FB0D9A" w:rsidRDefault="00FB0D9A" w:rsidP="00FB0D9A">
      <w:pPr>
        <w:pStyle w:val="Heading3"/>
        <w:shd w:val="clear" w:color="auto" w:fill="FFFFFF"/>
        <w:spacing w:before="360" w:beforeAutospacing="0" w:after="120" w:afterAutospacing="0"/>
        <w:rPr>
          <w:rFonts w:ascii="Segoe UI" w:hAnsi="Segoe UI" w:cs="Segoe UI"/>
          <w:sz w:val="33"/>
          <w:szCs w:val="33"/>
        </w:rPr>
      </w:pPr>
      <w:r>
        <w:rPr>
          <w:rFonts w:ascii="Segoe UI" w:hAnsi="Segoe UI" w:cs="Segoe UI"/>
          <w:sz w:val="33"/>
          <w:szCs w:val="33"/>
        </w:rPr>
        <w:t>25) Explain why do you get multiple copies of the message in log file sometime?</w:t>
      </w:r>
    </w:p>
    <w:p w14:paraId="0124AB2F" w14:textId="77777777" w:rsidR="00FB0D9A" w:rsidRDefault="00FB0D9A" w:rsidP="00FB0D9A">
      <w:pPr>
        <w:pStyle w:val="NormalWeb"/>
        <w:shd w:val="clear" w:color="auto" w:fill="FFFFFF"/>
        <w:spacing w:before="204" w:beforeAutospacing="0" w:after="204" w:afterAutospacing="0"/>
        <w:rPr>
          <w:rFonts w:ascii="Segoe UI" w:hAnsi="Segoe UI" w:cs="Segoe UI"/>
          <w:color w:val="2D3748"/>
          <w:sz w:val="26"/>
          <w:szCs w:val="26"/>
        </w:rPr>
      </w:pPr>
      <w:r>
        <w:rPr>
          <w:rFonts w:ascii="Segoe UI" w:hAnsi="Segoe UI" w:cs="Segoe UI"/>
          <w:color w:val="2D3748"/>
          <w:sz w:val="26"/>
          <w:szCs w:val="26"/>
        </w:rPr>
        <w:t xml:space="preserve">There could be two reasons why this may </w:t>
      </w:r>
      <w:proofErr w:type="gramStart"/>
      <w:r>
        <w:rPr>
          <w:rFonts w:ascii="Segoe UI" w:hAnsi="Segoe UI" w:cs="Segoe UI"/>
          <w:color w:val="2D3748"/>
          <w:sz w:val="26"/>
          <w:szCs w:val="26"/>
        </w:rPr>
        <w:t>happen</w:t>
      </w:r>
      <w:proofErr w:type="gramEnd"/>
    </w:p>
    <w:p w14:paraId="76C7DA53" w14:textId="77777777" w:rsidR="00FB0D9A" w:rsidRDefault="00FB0D9A" w:rsidP="00FB0D9A">
      <w:pPr>
        <w:numPr>
          <w:ilvl w:val="0"/>
          <w:numId w:val="2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Repeated configuration of log4j</w:t>
      </w:r>
    </w:p>
    <w:p w14:paraId="6C0FA174" w14:textId="77777777" w:rsidR="00FB0D9A" w:rsidRDefault="00FB0D9A" w:rsidP="00FB0D9A">
      <w:pPr>
        <w:numPr>
          <w:ilvl w:val="0"/>
          <w:numId w:val="284"/>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 xml:space="preserve">Attaching the same </w:t>
      </w:r>
      <w:proofErr w:type="spellStart"/>
      <w:r>
        <w:rPr>
          <w:rFonts w:ascii="Segoe UI" w:hAnsi="Segoe UI" w:cs="Segoe UI"/>
          <w:color w:val="2D3748"/>
          <w:sz w:val="26"/>
          <w:szCs w:val="26"/>
        </w:rPr>
        <w:t>appenders</w:t>
      </w:r>
      <w:proofErr w:type="spellEnd"/>
      <w:r>
        <w:rPr>
          <w:rFonts w:ascii="Segoe UI" w:hAnsi="Segoe UI" w:cs="Segoe UI"/>
          <w:color w:val="2D3748"/>
          <w:sz w:val="26"/>
          <w:szCs w:val="26"/>
        </w:rPr>
        <w:t xml:space="preserve"> to multiple loggers</w:t>
      </w:r>
    </w:p>
    <w:p w14:paraId="6CBCE634" w14:textId="77777777" w:rsidR="00FB0D9A" w:rsidRPr="00FB0D9A" w:rsidRDefault="00FB0D9A" w:rsidP="00FB0D9A">
      <w:pPr>
        <w:rPr>
          <w:rFonts w:ascii="Times New Roman" w:eastAsia="Times New Roman" w:hAnsi="Times New Roman" w:cs="Times New Roman"/>
          <w:b/>
          <w:bCs/>
          <w:color w:val="212121"/>
          <w:kern w:val="0"/>
          <w:sz w:val="36"/>
          <w:szCs w:val="36"/>
          <w14:ligatures w14:val="none"/>
        </w:rPr>
      </w:pPr>
    </w:p>
    <w:p w14:paraId="67807EF4" w14:textId="77777777" w:rsidR="00E67762" w:rsidRPr="00E67762" w:rsidRDefault="00E67762" w:rsidP="00E67762">
      <w:pPr>
        <w:shd w:val="clear" w:color="auto" w:fill="FFFFFF"/>
        <w:spacing w:line="240" w:lineRule="auto"/>
        <w:rPr>
          <w:rFonts w:ascii="Arial" w:eastAsia="Times New Roman" w:hAnsi="Arial" w:cs="Arial"/>
          <w:b/>
          <w:bCs/>
          <w:color w:val="202124"/>
          <w:kern w:val="0"/>
          <w:sz w:val="27"/>
          <w:szCs w:val="27"/>
          <w14:ligatures w14:val="none"/>
        </w:rPr>
      </w:pPr>
      <w:r w:rsidRPr="00E67762">
        <w:rPr>
          <w:rFonts w:ascii="Arial" w:eastAsia="Times New Roman" w:hAnsi="Arial" w:cs="Arial"/>
          <w:b/>
          <w:bCs/>
          <w:color w:val="202124"/>
          <w:kern w:val="0"/>
          <w:sz w:val="27"/>
          <w:szCs w:val="27"/>
          <w14:ligatures w14:val="none"/>
        </w:rPr>
        <w:t>What is the use of volatile keywords?</w:t>
      </w:r>
    </w:p>
    <w:p w14:paraId="47933DBE" w14:textId="77777777" w:rsidR="00E67762" w:rsidRPr="00E67762" w:rsidRDefault="00E67762" w:rsidP="00E67762">
      <w:pPr>
        <w:shd w:val="clear" w:color="auto" w:fill="FFFFFF"/>
        <w:spacing w:after="0" w:line="240" w:lineRule="auto"/>
        <w:rPr>
          <w:rFonts w:ascii="Arial" w:eastAsia="Times New Roman" w:hAnsi="Arial" w:cs="Arial"/>
          <w:color w:val="202124"/>
          <w:kern w:val="0"/>
          <w:sz w:val="27"/>
          <w:szCs w:val="27"/>
          <w14:ligatures w14:val="none"/>
        </w:rPr>
      </w:pPr>
      <w:r w:rsidRPr="00E67762">
        <w:rPr>
          <w:rFonts w:ascii="Arial" w:eastAsia="Times New Roman" w:hAnsi="Arial" w:cs="Arial"/>
          <w:color w:val="202124"/>
          <w:kern w:val="0"/>
          <w:sz w:val="27"/>
          <w:szCs w:val="27"/>
          <w:lang w:val="en"/>
          <w14:ligatures w14:val="none"/>
        </w:rPr>
        <w:t>Volatile keyword is used </w:t>
      </w:r>
      <w:r w:rsidRPr="00E67762">
        <w:rPr>
          <w:rFonts w:ascii="Arial" w:eastAsia="Times New Roman" w:hAnsi="Arial" w:cs="Arial"/>
          <w:color w:val="040C28"/>
          <w:kern w:val="0"/>
          <w:sz w:val="27"/>
          <w:szCs w:val="27"/>
          <w:shd w:val="clear" w:color="auto" w:fill="D3E3FD"/>
          <w:lang w:val="en"/>
          <w14:ligatures w14:val="none"/>
        </w:rPr>
        <w:t>to modify the value of a variable by different threads</w:t>
      </w:r>
      <w:r w:rsidRPr="00E67762">
        <w:rPr>
          <w:rFonts w:ascii="Arial" w:eastAsia="Times New Roman" w:hAnsi="Arial" w:cs="Arial"/>
          <w:color w:val="202124"/>
          <w:kern w:val="0"/>
          <w:sz w:val="27"/>
          <w:szCs w:val="27"/>
          <w:lang w:val="en"/>
          <w14:ligatures w14:val="none"/>
        </w:rPr>
        <w:t>. It is also used to make classes thread safe.</w:t>
      </w:r>
    </w:p>
    <w:p w14:paraId="3A59D901" w14:textId="77777777" w:rsidR="004715C5" w:rsidRDefault="004715C5" w:rsidP="006C05F7">
      <w:pPr>
        <w:shd w:val="clear" w:color="auto" w:fill="FFFFFF"/>
        <w:rPr>
          <w:rFonts w:ascii="Arial" w:hAnsi="Arial" w:cs="Arial"/>
          <w:b/>
          <w:bCs/>
          <w:color w:val="333333"/>
          <w:sz w:val="27"/>
          <w:szCs w:val="27"/>
        </w:rPr>
      </w:pPr>
    </w:p>
    <w:p w14:paraId="4D8A87C8" w14:textId="0DF991C5" w:rsidR="00E67762" w:rsidRDefault="006C05F7" w:rsidP="006C05F7">
      <w:pPr>
        <w:shd w:val="clear" w:color="auto" w:fill="FFFFFF"/>
        <w:rPr>
          <w:rFonts w:ascii="Arial" w:hAnsi="Arial" w:cs="Arial"/>
          <w:b/>
          <w:bCs/>
          <w:color w:val="333333"/>
          <w:sz w:val="27"/>
          <w:szCs w:val="27"/>
        </w:rPr>
      </w:pPr>
      <w:r>
        <w:rPr>
          <w:rFonts w:ascii="Arial" w:hAnsi="Arial" w:cs="Arial"/>
          <w:b/>
          <w:bCs/>
          <w:color w:val="333333"/>
          <w:sz w:val="27"/>
          <w:szCs w:val="27"/>
        </w:rPr>
        <w:t>Can we make array volatile in Java?</w:t>
      </w:r>
    </w:p>
    <w:p w14:paraId="3A8A4088" w14:textId="23E6DC2C" w:rsidR="00E67762" w:rsidRDefault="006C05F7" w:rsidP="006C05F7">
      <w:pPr>
        <w:shd w:val="clear" w:color="auto" w:fill="FFFFFF"/>
        <w:rPr>
          <w:rFonts w:ascii="Arial" w:hAnsi="Arial" w:cs="Arial"/>
          <w:b/>
          <w:bCs/>
          <w:color w:val="333333"/>
          <w:sz w:val="27"/>
          <w:szCs w:val="27"/>
        </w:rPr>
      </w:pPr>
      <w:r>
        <w:rPr>
          <w:rFonts w:ascii="Arial" w:hAnsi="Arial" w:cs="Arial"/>
          <w:color w:val="333333"/>
          <w:sz w:val="27"/>
          <w:szCs w:val="27"/>
        </w:rPr>
        <w:t xml:space="preserve"> Yes, you can make an array volatile in Java but only the </w:t>
      </w:r>
      <w:r w:rsidR="00023A1C">
        <w:rPr>
          <w:rFonts w:ascii="Arial" w:hAnsi="Arial" w:cs="Arial"/>
          <w:color w:val="333333"/>
          <w:sz w:val="27"/>
          <w:szCs w:val="27"/>
        </w:rPr>
        <w:t>reference,</w:t>
      </w:r>
      <w:r>
        <w:rPr>
          <w:rFonts w:ascii="Arial" w:hAnsi="Arial" w:cs="Arial"/>
          <w:color w:val="333333"/>
          <w:sz w:val="27"/>
          <w:szCs w:val="27"/>
        </w:rPr>
        <w:t xml:space="preserve"> which is pointing to an array, not the whole array. </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Can volatile make a non-atomic operation to atomic?</w:t>
      </w:r>
    </w:p>
    <w:p w14:paraId="13217CC0" w14:textId="2959D39E" w:rsidR="006C05F7" w:rsidRDefault="00E67762" w:rsidP="006C05F7">
      <w:pPr>
        <w:shd w:val="clear" w:color="auto" w:fill="FFFFFF"/>
        <w:rPr>
          <w:rFonts w:ascii="Arial" w:hAnsi="Arial" w:cs="Arial"/>
          <w:color w:val="333333"/>
          <w:sz w:val="27"/>
          <w:szCs w:val="27"/>
        </w:rPr>
      </w:pPr>
      <w:r>
        <w:rPr>
          <w:rFonts w:ascii="Arial" w:hAnsi="Arial" w:cs="Arial"/>
          <w:color w:val="202124"/>
          <w:sz w:val="30"/>
          <w:szCs w:val="30"/>
          <w:shd w:val="clear" w:color="auto" w:fill="FFFFFF"/>
        </w:rPr>
        <w:t> </w:t>
      </w:r>
      <w:r>
        <w:rPr>
          <w:rStyle w:val="jpfdse"/>
          <w:rFonts w:ascii="Arial" w:hAnsi="Arial" w:cs="Arial"/>
          <w:color w:val="040C28"/>
          <w:sz w:val="30"/>
          <w:szCs w:val="30"/>
          <w:shd w:val="clear" w:color="auto" w:fill="D3E3FD"/>
        </w:rPr>
        <w:t>volatile</w:t>
      </w:r>
      <w:r>
        <w:rPr>
          <w:rFonts w:ascii="Arial" w:hAnsi="Arial" w:cs="Arial"/>
          <w:color w:val="040C28"/>
          <w:sz w:val="30"/>
          <w:szCs w:val="30"/>
          <w:shd w:val="clear" w:color="auto" w:fill="D3E3FD"/>
        </w:rPr>
        <w:t> only makes read/write operations atomic</w:t>
      </w:r>
      <w:r>
        <w:rPr>
          <w:rFonts w:ascii="Arial" w:hAnsi="Arial" w:cs="Arial"/>
          <w:color w:val="202124"/>
          <w:sz w:val="30"/>
          <w:szCs w:val="30"/>
          <w:shd w:val="clear" w:color="auto" w:fill="FFFFFF"/>
        </w:rPr>
        <w:t>, which means that one thread can change a volatile variable while another thread is reading it. Therefore, volatile variables are only used in simple scenarios where read/write operations need to be atomic.</w:t>
      </w:r>
      <w:r w:rsidR="006C05F7">
        <w:rPr>
          <w:rFonts w:ascii="Arial" w:hAnsi="Arial" w:cs="Arial"/>
          <w:color w:val="333333"/>
          <w:sz w:val="27"/>
          <w:szCs w:val="27"/>
        </w:rPr>
        <w:br/>
      </w:r>
      <w:r w:rsidR="006C05F7">
        <w:rPr>
          <w:rFonts w:ascii="Arial" w:hAnsi="Arial" w:cs="Arial"/>
          <w:color w:val="333333"/>
          <w:sz w:val="27"/>
          <w:szCs w:val="27"/>
        </w:rPr>
        <w:br/>
      </w:r>
      <w:r w:rsidR="006C05F7">
        <w:rPr>
          <w:rFonts w:ascii="Arial" w:hAnsi="Arial" w:cs="Arial"/>
          <w:b/>
          <w:bCs/>
          <w:color w:val="333333"/>
          <w:sz w:val="27"/>
          <w:szCs w:val="27"/>
        </w:rPr>
        <w:t>What are practical uses of volatile modifier? </w:t>
      </w:r>
      <w:r w:rsidR="006C05F7">
        <w:rPr>
          <w:rFonts w:ascii="Arial" w:hAnsi="Arial" w:cs="Arial"/>
          <w:color w:val="333333"/>
          <w:sz w:val="27"/>
          <w:szCs w:val="27"/>
        </w:rPr>
        <w:br/>
        <w:t xml:space="preserve">One of the practical </w:t>
      </w:r>
      <w:r w:rsidR="00890DD4">
        <w:rPr>
          <w:rFonts w:ascii="Arial" w:hAnsi="Arial" w:cs="Arial"/>
          <w:color w:val="333333"/>
          <w:sz w:val="27"/>
          <w:szCs w:val="27"/>
        </w:rPr>
        <w:t>uses</w:t>
      </w:r>
      <w:r w:rsidR="006C05F7">
        <w:rPr>
          <w:rFonts w:ascii="Arial" w:hAnsi="Arial" w:cs="Arial"/>
          <w:color w:val="333333"/>
          <w:sz w:val="27"/>
          <w:szCs w:val="27"/>
        </w:rPr>
        <w:t xml:space="preserve"> of the volatile variable is to make reading double and long atomic. Both double and long are 64-bit wide and they are read in two parts, first 32-bit first time and next 32-bit second time, which is non-atomic but volatile double and long read is atomic in Java. </w:t>
      </w:r>
    </w:p>
    <w:p w14:paraId="06BB92DE" w14:textId="77777777" w:rsidR="006C05F7" w:rsidRDefault="006C05F7" w:rsidP="006C05F7">
      <w:pPr>
        <w:shd w:val="clear" w:color="auto" w:fill="FFFFFF"/>
        <w:rPr>
          <w:rFonts w:ascii="Arial" w:hAnsi="Arial" w:cs="Arial"/>
          <w:color w:val="333333"/>
          <w:sz w:val="27"/>
          <w:szCs w:val="27"/>
        </w:rPr>
      </w:pPr>
    </w:p>
    <w:p w14:paraId="64FDFC34"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lastRenderedPageBreak/>
        <w:t>Another use of the volatile variable is to provide a memory barrier, just like it is used in </w:t>
      </w:r>
      <w:r>
        <w:rPr>
          <w:rFonts w:ascii="inherit" w:hAnsi="inherit" w:cs="Arial"/>
          <w:color w:val="333333"/>
          <w:sz w:val="27"/>
          <w:szCs w:val="27"/>
        </w:rPr>
        <w:t>Disruptor </w:t>
      </w:r>
      <w:r>
        <w:rPr>
          <w:rFonts w:ascii="Arial" w:hAnsi="Arial" w:cs="Arial"/>
          <w:color w:val="333333"/>
          <w:sz w:val="27"/>
          <w:szCs w:val="27"/>
        </w:rPr>
        <w:t>framework. Basically, Java Memory model inserts a write barrier after you write to a volatile variable and a read barrier before you read it. </w:t>
      </w:r>
    </w:p>
    <w:p w14:paraId="7EC14183" w14:textId="77777777" w:rsidR="006C05F7" w:rsidRDefault="006C05F7" w:rsidP="006C05F7">
      <w:pPr>
        <w:shd w:val="clear" w:color="auto" w:fill="FFFFFF"/>
        <w:rPr>
          <w:rFonts w:ascii="Arial" w:hAnsi="Arial" w:cs="Arial"/>
          <w:color w:val="333333"/>
          <w:sz w:val="27"/>
          <w:szCs w:val="27"/>
        </w:rPr>
      </w:pPr>
    </w:p>
    <w:p w14:paraId="56FB2AA3"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4) What guarantee volatile variable provides? </w:t>
      </w:r>
      <w:r>
        <w:rPr>
          <w:rFonts w:ascii="Arial" w:hAnsi="Arial" w:cs="Arial"/>
          <w:color w:val="333333"/>
          <w:sz w:val="27"/>
          <w:szCs w:val="27"/>
        </w:rPr>
        <w:t>(</w:t>
      </w:r>
      <w:hyperlink r:id="rId182"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is visible to others. </w:t>
      </w:r>
    </w:p>
    <w:p w14:paraId="7C9F865A" w14:textId="77777777" w:rsidR="006C05F7" w:rsidRDefault="006C05F7" w:rsidP="006C05F7">
      <w:pPr>
        <w:shd w:val="clear" w:color="auto" w:fill="FFFFFF"/>
        <w:rPr>
          <w:rFonts w:ascii="Arial" w:hAnsi="Arial" w:cs="Arial"/>
          <w:color w:val="333333"/>
          <w:sz w:val="27"/>
          <w:szCs w:val="27"/>
        </w:rPr>
      </w:pPr>
    </w:p>
    <w:p w14:paraId="0EF2346B" w14:textId="77777777" w:rsidR="006C05F7" w:rsidRDefault="006C05F7" w:rsidP="006C05F7">
      <w:pPr>
        <w:shd w:val="clear" w:color="auto" w:fill="FFFFFF"/>
        <w:rPr>
          <w:ins w:id="60" w:author="Unknown"/>
          <w:rFonts w:ascii="Arial" w:hAnsi="Arial" w:cs="Arial"/>
          <w:color w:val="333333"/>
          <w:sz w:val="27"/>
          <w:szCs w:val="27"/>
        </w:rPr>
      </w:pPr>
      <w:r>
        <w:rPr>
          <w:rFonts w:ascii="Arial" w:hAnsi="Arial" w:cs="Arial"/>
          <w:color w:val="333333"/>
          <w:sz w:val="27"/>
          <w:szCs w:val="27"/>
        </w:rPr>
        <w:t xml:space="preserve">In some </w:t>
      </w:r>
      <w:proofErr w:type="gramStart"/>
      <w:r>
        <w:rPr>
          <w:rFonts w:ascii="Arial" w:hAnsi="Arial" w:cs="Arial"/>
          <w:color w:val="333333"/>
          <w:sz w:val="27"/>
          <w:szCs w:val="27"/>
        </w:rPr>
        <w:t>cases</w:t>
      </w:r>
      <w:proofErr w:type="gramEnd"/>
      <w:r>
        <w:rPr>
          <w:rFonts w:ascii="Arial" w:hAnsi="Arial" w:cs="Arial"/>
          <w:color w:val="333333"/>
          <w:sz w:val="27"/>
          <w:szCs w:val="27"/>
        </w:rPr>
        <w:t xml:space="preserve"> volatile also provide atomicity e.g. reading 64-bit data types like long and double are not atomic but read of volatile double or long is atomic.</w:t>
      </w:r>
      <w:r>
        <w:rPr>
          <w:rFonts w:ascii="Arial" w:hAnsi="Arial" w:cs="Arial"/>
          <w:color w:val="333333"/>
          <w:sz w:val="27"/>
          <w:szCs w:val="27"/>
        </w:rPr>
        <w:br/>
      </w:r>
      <w:r>
        <w:rPr>
          <w:rFonts w:ascii="Arial" w:hAnsi="Arial" w:cs="Arial"/>
          <w:color w:val="333333"/>
          <w:sz w:val="27"/>
          <w:szCs w:val="27"/>
        </w:rPr>
        <w:br/>
      </w:r>
    </w:p>
    <w:p w14:paraId="7CD19AF3"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5) Which one would be easy to write? synchronization code for 10 threads or 2 threads?</w:t>
      </w:r>
      <w:r>
        <w:rPr>
          <w:rFonts w:ascii="Arial" w:hAnsi="Arial" w:cs="Arial"/>
          <w:color w:val="333333"/>
          <w:sz w:val="27"/>
          <w:szCs w:val="27"/>
        </w:rPr>
        <w:br/>
        <w:t xml:space="preserve">In terms of writing code, both will be of same complexity because synchronization code is independent of </w:t>
      </w:r>
      <w:proofErr w:type="gramStart"/>
      <w:r>
        <w:rPr>
          <w:rFonts w:ascii="Arial" w:hAnsi="Arial" w:cs="Arial"/>
          <w:color w:val="333333"/>
          <w:sz w:val="27"/>
          <w:szCs w:val="27"/>
        </w:rPr>
        <w:t>a number of</w:t>
      </w:r>
      <w:proofErr w:type="gramEnd"/>
      <w:r>
        <w:rPr>
          <w:rFonts w:ascii="Arial" w:hAnsi="Arial" w:cs="Arial"/>
          <w:color w:val="333333"/>
          <w:sz w:val="27"/>
          <w:szCs w:val="27"/>
        </w:rPr>
        <w:t xml:space="preserve"> threads. Choice of synchronization though depends upon a number of threads because the number of thread present more contention, so you go for advanced synchronization technique e.g. lock stripping, which requires more complex code and expertise.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lastRenderedPageBreak/>
        <w:br/>
      </w:r>
      <w:r>
        <w:rPr>
          <w:rFonts w:ascii="Arial" w:hAnsi="Arial" w:cs="Arial"/>
          <w:b/>
          <w:bCs/>
          <w:color w:val="333333"/>
          <w:sz w:val="27"/>
          <w:szCs w:val="27"/>
        </w:rPr>
        <w:t xml:space="preserve">6) How do you call </w:t>
      </w:r>
      <w:proofErr w:type="gramStart"/>
      <w:r>
        <w:rPr>
          <w:rFonts w:ascii="Arial" w:hAnsi="Arial" w:cs="Arial"/>
          <w:b/>
          <w:bCs/>
          <w:color w:val="333333"/>
          <w:sz w:val="27"/>
          <w:szCs w:val="27"/>
        </w:rPr>
        <w:t>wait(</w:t>
      </w:r>
      <w:proofErr w:type="gramEnd"/>
      <w:r>
        <w:rPr>
          <w:rFonts w:ascii="Arial" w:hAnsi="Arial" w:cs="Arial"/>
          <w:b/>
          <w:bCs/>
          <w:color w:val="333333"/>
          <w:sz w:val="27"/>
          <w:szCs w:val="27"/>
        </w:rPr>
        <w:t>) method? using if block or loop? Why? </w:t>
      </w:r>
      <w:r>
        <w:rPr>
          <w:rFonts w:ascii="Arial" w:hAnsi="Arial" w:cs="Arial"/>
          <w:color w:val="333333"/>
          <w:sz w:val="27"/>
          <w:szCs w:val="27"/>
        </w:rPr>
        <w:t>(</w:t>
      </w:r>
      <w:hyperlink r:id="rId183"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Courier New" w:hAnsi="Courier New" w:cs="Courier New"/>
          <w:color w:val="333333"/>
          <w:sz w:val="27"/>
          <w:szCs w:val="27"/>
        </w:rPr>
        <w:t>wait()</w:t>
      </w:r>
      <w:r>
        <w:rPr>
          <w:rFonts w:ascii="Arial" w:hAnsi="Arial" w:cs="Arial"/>
          <w:color w:val="333333"/>
          <w:sz w:val="27"/>
          <w:szCs w:val="27"/>
        </w:rPr>
        <w:t> method should always be called in loop because it's possible that until thread gets CPU to start running again the condition might not hold, so it's always better to check condition in loop before proceeding. </w:t>
      </w:r>
    </w:p>
    <w:p w14:paraId="10325152" w14:textId="77777777" w:rsidR="006C05F7" w:rsidRDefault="006C05F7" w:rsidP="006C05F7">
      <w:pPr>
        <w:shd w:val="clear" w:color="auto" w:fill="FFFFFF"/>
        <w:rPr>
          <w:rFonts w:ascii="Arial" w:hAnsi="Arial" w:cs="Arial"/>
          <w:color w:val="333333"/>
          <w:sz w:val="27"/>
          <w:szCs w:val="27"/>
        </w:rPr>
      </w:pPr>
    </w:p>
    <w:p w14:paraId="75665FC6"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Here is the standard idiom of using wait and notify method in Java:</w:t>
      </w:r>
      <w:r>
        <w:rPr>
          <w:rFonts w:ascii="Arial" w:hAnsi="Arial" w:cs="Arial"/>
          <w:color w:val="333333"/>
          <w:sz w:val="27"/>
          <w:szCs w:val="27"/>
        </w:rPr>
        <w:br/>
      </w:r>
    </w:p>
    <w:p w14:paraId="7375167A" w14:textId="77777777" w:rsidR="006C05F7" w:rsidRDefault="006C05F7" w:rsidP="006C05F7">
      <w:pPr>
        <w:pStyle w:val="HTMLPreformatted"/>
        <w:shd w:val="clear" w:color="auto" w:fill="0C1021"/>
        <w:spacing w:line="360" w:lineRule="atLeast"/>
        <w:rPr>
          <w:rFonts w:ascii="Consolas" w:hAnsi="Consolas"/>
          <w:color w:val="F8F8F8"/>
          <w:sz w:val="25"/>
          <w:szCs w:val="25"/>
        </w:rPr>
      </w:pPr>
      <w:r>
        <w:rPr>
          <w:rFonts w:ascii="Consolas" w:hAnsi="Consolas"/>
          <w:color w:val="AEAEAE"/>
          <w:sz w:val="25"/>
          <w:szCs w:val="25"/>
        </w:rPr>
        <w:t>// The standard idiom for using the wait method</w:t>
      </w:r>
    </w:p>
    <w:p w14:paraId="6DEC47B8" w14:textId="77777777" w:rsidR="006C05F7" w:rsidRDefault="006C05F7" w:rsidP="006C05F7">
      <w:pPr>
        <w:pStyle w:val="HTMLPreformatted"/>
        <w:shd w:val="clear" w:color="auto" w:fill="0C1021"/>
        <w:spacing w:line="360" w:lineRule="atLeast"/>
        <w:rPr>
          <w:rFonts w:ascii="Consolas" w:hAnsi="Consolas"/>
          <w:color w:val="F8F8F8"/>
          <w:sz w:val="25"/>
          <w:szCs w:val="25"/>
        </w:rPr>
      </w:pPr>
      <w:r>
        <w:rPr>
          <w:rFonts w:ascii="Consolas" w:hAnsi="Consolas"/>
          <w:color w:val="FBDE2D"/>
          <w:sz w:val="25"/>
          <w:szCs w:val="25"/>
        </w:rPr>
        <w:t>synchronized</w:t>
      </w:r>
      <w:r>
        <w:rPr>
          <w:rFonts w:ascii="Consolas" w:hAnsi="Consolas"/>
          <w:color w:val="F8F8F8"/>
          <w:sz w:val="25"/>
          <w:szCs w:val="25"/>
        </w:rPr>
        <w:t xml:space="preserve"> (obj) {</w:t>
      </w:r>
    </w:p>
    <w:p w14:paraId="1C88525C" w14:textId="77777777" w:rsidR="006C05F7" w:rsidRDefault="006C05F7" w:rsidP="006C05F7">
      <w:pPr>
        <w:pStyle w:val="HTMLPreformatted"/>
        <w:shd w:val="clear" w:color="auto" w:fill="0C1021"/>
        <w:spacing w:line="360" w:lineRule="atLeast"/>
        <w:rPr>
          <w:rFonts w:ascii="Consolas" w:hAnsi="Consolas"/>
          <w:color w:val="F8F8F8"/>
          <w:sz w:val="25"/>
          <w:szCs w:val="25"/>
        </w:rPr>
      </w:pPr>
      <w:r>
        <w:rPr>
          <w:rFonts w:ascii="Consolas" w:hAnsi="Consolas"/>
          <w:color w:val="F8F8F8"/>
          <w:sz w:val="25"/>
          <w:szCs w:val="25"/>
        </w:rPr>
        <w:t xml:space="preserve">   </w:t>
      </w:r>
      <w:r>
        <w:rPr>
          <w:rFonts w:ascii="Consolas" w:hAnsi="Consolas"/>
          <w:color w:val="FBDE2D"/>
          <w:sz w:val="25"/>
          <w:szCs w:val="25"/>
        </w:rPr>
        <w:t>while</w:t>
      </w:r>
      <w:r>
        <w:rPr>
          <w:rFonts w:ascii="Consolas" w:hAnsi="Consolas"/>
          <w:color w:val="F8F8F8"/>
          <w:sz w:val="25"/>
          <w:szCs w:val="25"/>
        </w:rPr>
        <w:t xml:space="preserve"> (condition does not hold)</w:t>
      </w:r>
    </w:p>
    <w:p w14:paraId="34CC5848" w14:textId="77777777" w:rsidR="006C05F7" w:rsidRDefault="006C05F7" w:rsidP="006C05F7">
      <w:pPr>
        <w:pStyle w:val="HTMLPreformatted"/>
        <w:shd w:val="clear" w:color="auto" w:fill="0C1021"/>
        <w:spacing w:line="360" w:lineRule="atLeast"/>
        <w:rPr>
          <w:rFonts w:ascii="Consolas" w:hAnsi="Consolas"/>
          <w:color w:val="F8F8F8"/>
          <w:sz w:val="25"/>
          <w:szCs w:val="25"/>
        </w:rPr>
      </w:pPr>
      <w:r>
        <w:rPr>
          <w:rFonts w:ascii="Consolas" w:hAnsi="Consolas"/>
          <w:color w:val="F8F8F8"/>
          <w:sz w:val="25"/>
          <w:szCs w:val="25"/>
        </w:rPr>
        <w:t xml:space="preserve">      </w:t>
      </w:r>
      <w:proofErr w:type="spellStart"/>
      <w:proofErr w:type="gramStart"/>
      <w:r>
        <w:rPr>
          <w:rFonts w:ascii="Consolas" w:hAnsi="Consolas"/>
          <w:color w:val="F8F8F8"/>
          <w:sz w:val="25"/>
          <w:szCs w:val="25"/>
        </w:rPr>
        <w:t>obj</w:t>
      </w:r>
      <w:r>
        <w:rPr>
          <w:rFonts w:ascii="Consolas" w:hAnsi="Consolas"/>
          <w:color w:val="FBDE2D"/>
          <w:sz w:val="25"/>
          <w:szCs w:val="25"/>
        </w:rPr>
        <w:t>.</w:t>
      </w:r>
      <w:r>
        <w:rPr>
          <w:rFonts w:ascii="Consolas" w:hAnsi="Consolas"/>
          <w:color w:val="F8F8F8"/>
          <w:sz w:val="25"/>
          <w:szCs w:val="25"/>
        </w:rPr>
        <w:t>wait</w:t>
      </w:r>
      <w:proofErr w:type="spellEnd"/>
      <w:proofErr w:type="gramEnd"/>
      <w:r>
        <w:rPr>
          <w:rFonts w:ascii="Consolas" w:hAnsi="Consolas"/>
          <w:color w:val="F8F8F8"/>
          <w:sz w:val="25"/>
          <w:szCs w:val="25"/>
        </w:rPr>
        <w:t xml:space="preserve">(); </w:t>
      </w:r>
      <w:r>
        <w:rPr>
          <w:rFonts w:ascii="Consolas" w:hAnsi="Consolas"/>
          <w:color w:val="AEAEAE"/>
          <w:sz w:val="25"/>
          <w:szCs w:val="25"/>
        </w:rPr>
        <w:t>// (Releases lock, and reacquires on wakeup)</w:t>
      </w:r>
    </w:p>
    <w:p w14:paraId="1E63993A" w14:textId="77777777" w:rsidR="006C05F7" w:rsidRDefault="006C05F7" w:rsidP="006C05F7">
      <w:pPr>
        <w:pStyle w:val="HTMLPreformatted"/>
        <w:shd w:val="clear" w:color="auto" w:fill="0C1021"/>
        <w:spacing w:line="360" w:lineRule="atLeast"/>
        <w:rPr>
          <w:rFonts w:ascii="Consolas" w:hAnsi="Consolas"/>
          <w:color w:val="F8F8F8"/>
          <w:sz w:val="25"/>
          <w:szCs w:val="25"/>
        </w:rPr>
      </w:pPr>
      <w:r>
        <w:rPr>
          <w:rFonts w:ascii="Consolas" w:hAnsi="Consolas"/>
          <w:color w:val="F8F8F8"/>
          <w:sz w:val="25"/>
          <w:szCs w:val="25"/>
        </w:rPr>
        <w:t xml:space="preserve">      .</w:t>
      </w:r>
      <w:r>
        <w:rPr>
          <w:rFonts w:ascii="Consolas" w:hAnsi="Consolas"/>
          <w:color w:val="FBDE2D"/>
          <w:sz w:val="25"/>
          <w:szCs w:val="25"/>
        </w:rPr>
        <w:t>.</w:t>
      </w:r>
      <w:r>
        <w:rPr>
          <w:rFonts w:ascii="Consolas" w:hAnsi="Consolas"/>
          <w:color w:val="F8F8F8"/>
          <w:sz w:val="25"/>
          <w:szCs w:val="25"/>
        </w:rPr>
        <w:t xml:space="preserve">. </w:t>
      </w:r>
      <w:r>
        <w:rPr>
          <w:rFonts w:ascii="Consolas" w:hAnsi="Consolas"/>
          <w:color w:val="AEAEAE"/>
          <w:sz w:val="25"/>
          <w:szCs w:val="25"/>
        </w:rPr>
        <w:t xml:space="preserve">// Perform action appropriate to </w:t>
      </w:r>
      <w:proofErr w:type="gramStart"/>
      <w:r>
        <w:rPr>
          <w:rFonts w:ascii="Consolas" w:hAnsi="Consolas"/>
          <w:color w:val="AEAEAE"/>
          <w:sz w:val="25"/>
          <w:szCs w:val="25"/>
        </w:rPr>
        <w:t>condition</w:t>
      </w:r>
      <w:proofErr w:type="gramEnd"/>
    </w:p>
    <w:p w14:paraId="6DF9FC17" w14:textId="77777777" w:rsidR="006C05F7" w:rsidRDefault="006C05F7" w:rsidP="006C05F7">
      <w:pPr>
        <w:pStyle w:val="HTMLPreformatted"/>
        <w:shd w:val="clear" w:color="auto" w:fill="0C1021"/>
        <w:spacing w:line="360" w:lineRule="atLeast"/>
        <w:rPr>
          <w:rFonts w:ascii="Consolas" w:hAnsi="Consolas"/>
          <w:color w:val="F8F8F8"/>
          <w:sz w:val="25"/>
          <w:szCs w:val="25"/>
        </w:rPr>
      </w:pPr>
      <w:r>
        <w:rPr>
          <w:rFonts w:ascii="Consolas" w:hAnsi="Consolas"/>
          <w:color w:val="F8F8F8"/>
          <w:sz w:val="25"/>
          <w:szCs w:val="25"/>
        </w:rPr>
        <w:t>}</w:t>
      </w:r>
    </w:p>
    <w:p w14:paraId="2A48FD23"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t>See </w:t>
      </w:r>
      <w:hyperlink r:id="rId184" w:anchor="axzz5Nf1J69kw" w:tgtFrame="_blank" w:history="1">
        <w:r>
          <w:rPr>
            <w:rStyle w:val="Hyperlink"/>
            <w:rFonts w:ascii="Arial" w:hAnsi="Arial" w:cs="Arial"/>
            <w:color w:val="0066CC"/>
            <w:sz w:val="27"/>
            <w:szCs w:val="27"/>
          </w:rPr>
          <w:t>Effective Java Item 69</w:t>
        </w:r>
      </w:hyperlink>
      <w:r>
        <w:rPr>
          <w:rFonts w:ascii="Arial" w:hAnsi="Arial" w:cs="Arial"/>
          <w:color w:val="333333"/>
          <w:sz w:val="27"/>
          <w:szCs w:val="27"/>
        </w:rPr>
        <w:t> to learn more about why wait method should call in the loop.</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7)  What is false sharing in the context of multi-threading? </w:t>
      </w:r>
      <w:r>
        <w:rPr>
          <w:rFonts w:ascii="Arial" w:hAnsi="Arial" w:cs="Arial"/>
          <w:color w:val="333333"/>
          <w:sz w:val="27"/>
          <w:szCs w:val="27"/>
        </w:rPr>
        <w:br/>
        <w:t>false sharing is one of the well-known performance issues on multi-core systems, where each process has its local cache. false sharing occurs when threads on different processor modify variables that reside on same cache line as shown in the following image:</w:t>
      </w:r>
    </w:p>
    <w:p w14:paraId="4D23E814" w14:textId="4EA88307" w:rsidR="006C05F7" w:rsidRDefault="006C05F7" w:rsidP="006C05F7">
      <w:pPr>
        <w:shd w:val="clear" w:color="auto" w:fill="FFFFFF"/>
        <w:spacing w:after="0"/>
        <w:jc w:val="center"/>
        <w:rPr>
          <w:rFonts w:ascii="Arial" w:hAnsi="Arial" w:cs="Arial"/>
          <w:color w:val="333333"/>
          <w:sz w:val="27"/>
          <w:szCs w:val="27"/>
        </w:rPr>
      </w:pPr>
      <w:r>
        <w:rPr>
          <w:rFonts w:ascii="Arial" w:hAnsi="Arial" w:cs="Arial"/>
          <w:noProof/>
          <w:color w:val="0066CC"/>
          <w:sz w:val="27"/>
          <w:szCs w:val="27"/>
        </w:rPr>
        <w:lastRenderedPageBreak/>
        <w:drawing>
          <wp:inline distT="0" distB="0" distL="0" distR="0" wp14:anchorId="4F3813C2" wp14:editId="11E30E4E">
            <wp:extent cx="3810000" cy="3429000"/>
            <wp:effectExtent l="0" t="0" r="0" b="0"/>
            <wp:docPr id="1198172524" name="Picture 5" descr="Java Interview questions for experienced programmers">
              <a:hlinkClick xmlns:a="http://schemas.openxmlformats.org/drawingml/2006/main" r:id="rId1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terview questions for experienced programmers">
                      <a:hlinkClick r:id="rId185" tgtFrame="&quot;_blank&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758B223A"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b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8) What is busy spin? Why should you use it?</w:t>
      </w:r>
      <w:r>
        <w:rPr>
          <w:rFonts w:ascii="Arial" w:hAnsi="Arial" w:cs="Arial"/>
          <w:color w:val="333333"/>
          <w:sz w:val="27"/>
          <w:szCs w:val="27"/>
        </w:rPr>
        <w:br/>
        <w:t xml:space="preserve">Busy spin is one of the </w:t>
      </w:r>
      <w:proofErr w:type="gramStart"/>
      <w:r>
        <w:rPr>
          <w:rFonts w:ascii="Arial" w:hAnsi="Arial" w:cs="Arial"/>
          <w:color w:val="333333"/>
          <w:sz w:val="27"/>
          <w:szCs w:val="27"/>
        </w:rPr>
        <w:t>technique</w:t>
      </w:r>
      <w:proofErr w:type="gramEnd"/>
      <w:r>
        <w:rPr>
          <w:rFonts w:ascii="Arial" w:hAnsi="Arial" w:cs="Arial"/>
          <w:color w:val="333333"/>
          <w:sz w:val="27"/>
          <w:szCs w:val="27"/>
        </w:rPr>
        <w:t xml:space="preserv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t>
      </w:r>
      <w:proofErr w:type="gramStart"/>
      <w:r>
        <w:rPr>
          <w:rFonts w:ascii="Courier New" w:hAnsi="Courier New" w:cs="Courier New"/>
          <w:color w:val="333333"/>
          <w:sz w:val="27"/>
          <w:szCs w:val="27"/>
        </w:rPr>
        <w:t>wait(</w:t>
      </w:r>
      <w:proofErr w:type="gramEnd"/>
      <w:r>
        <w:rPr>
          <w:rFonts w:ascii="Courier New" w:hAnsi="Courier New" w:cs="Courier New"/>
          <w:color w:val="333333"/>
          <w:sz w:val="27"/>
          <w:szCs w:val="27"/>
        </w:rPr>
        <w:t>)</w:t>
      </w:r>
      <w:r>
        <w:rPr>
          <w:rFonts w:ascii="Arial" w:hAnsi="Arial" w:cs="Arial"/>
          <w:color w:val="333333"/>
          <w:sz w:val="27"/>
          <w:szCs w:val="27"/>
        </w:rPr>
        <w:t>, you can just loop and then again check the queue for new messages. </w:t>
      </w:r>
    </w:p>
    <w:p w14:paraId="75ACF88A" w14:textId="77777777" w:rsidR="006C05F7" w:rsidRDefault="006C05F7" w:rsidP="006C05F7">
      <w:pPr>
        <w:shd w:val="clear" w:color="auto" w:fill="FFFFFF"/>
        <w:rPr>
          <w:rFonts w:ascii="Arial" w:hAnsi="Arial" w:cs="Arial"/>
          <w:color w:val="333333"/>
          <w:sz w:val="27"/>
          <w:szCs w:val="27"/>
        </w:rPr>
      </w:pPr>
    </w:p>
    <w:p w14:paraId="07C7AE83"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It's only beneficial if you need to wait for a very small amount of time e.g. in microseconds or nanoseconds. </w:t>
      </w:r>
      <w:hyperlink r:id="rId187" w:tgtFrame="_blank" w:history="1">
        <w:r>
          <w:rPr>
            <w:rStyle w:val="Hyperlink"/>
            <w:rFonts w:ascii="Arial" w:hAnsi="Arial" w:cs="Arial"/>
            <w:color w:val="0066CC"/>
            <w:sz w:val="27"/>
            <w:szCs w:val="27"/>
          </w:rPr>
          <w:t>LMAX Disrupter</w:t>
        </w:r>
      </w:hyperlink>
      <w:r>
        <w:rPr>
          <w:rFonts w:ascii="Arial" w:hAnsi="Arial" w:cs="Arial"/>
          <w:color w:val="333333"/>
          <w:sz w:val="27"/>
          <w:szCs w:val="27"/>
        </w:rPr>
        <w:t> framework, a high-performance inter-thread messaging library has a </w:t>
      </w:r>
      <w:proofErr w:type="spellStart"/>
      <w:r>
        <w:rPr>
          <w:rFonts w:ascii="Courier New" w:hAnsi="Courier New" w:cs="Courier New"/>
          <w:color w:val="333333"/>
          <w:sz w:val="27"/>
          <w:szCs w:val="27"/>
        </w:rPr>
        <w:t>BusySpinWaitStrategy</w:t>
      </w:r>
      <w:proofErr w:type="spellEnd"/>
      <w:r>
        <w:rPr>
          <w:rFonts w:ascii="Arial" w:hAnsi="Arial" w:cs="Arial"/>
          <w:color w:val="333333"/>
          <w:sz w:val="27"/>
          <w:szCs w:val="27"/>
        </w:rPr>
        <w:t> which is based on this concept and uses a busy spin loop for </w:t>
      </w:r>
      <w:proofErr w:type="spellStart"/>
      <w:r>
        <w:rPr>
          <w:rFonts w:ascii="Courier New" w:hAnsi="Courier New" w:cs="Courier New"/>
          <w:color w:val="333333"/>
          <w:sz w:val="27"/>
          <w:szCs w:val="27"/>
        </w:rPr>
        <w:t>EventProcessors</w:t>
      </w:r>
      <w:proofErr w:type="spellEnd"/>
      <w:r>
        <w:rPr>
          <w:rFonts w:ascii="Arial" w:hAnsi="Arial" w:cs="Arial"/>
          <w:color w:val="333333"/>
          <w:sz w:val="27"/>
          <w:szCs w:val="27"/>
        </w:rPr>
        <w:t> waiting on the barrier.</w:t>
      </w:r>
      <w:r>
        <w:rPr>
          <w:rFonts w:ascii="Arial" w:hAnsi="Arial" w:cs="Arial"/>
          <w:color w:val="333333"/>
          <w:sz w:val="27"/>
          <w:szCs w:val="27"/>
        </w:rPr>
        <w:br/>
      </w:r>
      <w:r>
        <w:rPr>
          <w:rFonts w:ascii="Arial" w:hAnsi="Arial" w:cs="Arial"/>
          <w:color w:val="333333"/>
          <w:sz w:val="27"/>
          <w:szCs w:val="27"/>
        </w:rPr>
        <w:lastRenderedPageBreak/>
        <w:br/>
      </w:r>
      <w:r>
        <w:rPr>
          <w:rFonts w:ascii="Arial" w:hAnsi="Arial" w:cs="Arial"/>
          <w:color w:val="333333"/>
          <w:sz w:val="27"/>
          <w:szCs w:val="27"/>
        </w:rPr>
        <w:br/>
      </w:r>
      <w:r>
        <w:rPr>
          <w:rFonts w:ascii="Arial" w:hAnsi="Arial" w:cs="Arial"/>
          <w:b/>
          <w:bCs/>
          <w:color w:val="333333"/>
          <w:sz w:val="27"/>
          <w:szCs w:val="27"/>
        </w:rPr>
        <w:t>9) How do you take thread dump in Java?</w:t>
      </w:r>
      <w:r>
        <w:rPr>
          <w:rFonts w:ascii="Arial" w:hAnsi="Arial" w:cs="Arial"/>
          <w:color w:val="333333"/>
          <w:sz w:val="27"/>
          <w:szCs w:val="27"/>
        </w:rPr>
        <w:br/>
        <w:t>You can take a thread dump of Java application in Linux by using </w:t>
      </w:r>
      <w:r>
        <w:rPr>
          <w:rFonts w:ascii="Courier New" w:hAnsi="Courier New" w:cs="Courier New"/>
          <w:b/>
          <w:bCs/>
          <w:color w:val="333333"/>
          <w:sz w:val="27"/>
          <w:szCs w:val="27"/>
        </w:rPr>
        <w:t>kill -3 PID</w:t>
      </w:r>
      <w:r>
        <w:rPr>
          <w:rFonts w:ascii="Arial" w:hAnsi="Arial" w:cs="Arial"/>
          <w:color w:val="333333"/>
          <w:sz w:val="27"/>
          <w:szCs w:val="27"/>
        </w:rPr>
        <w:t>, where PID is the process id of Java process. In Windows, you can press </w:t>
      </w:r>
      <w:r>
        <w:rPr>
          <w:rFonts w:ascii="Courier New" w:hAnsi="Courier New" w:cs="Courier New"/>
          <w:b/>
          <w:bCs/>
          <w:color w:val="333333"/>
          <w:sz w:val="27"/>
          <w:szCs w:val="27"/>
        </w:rPr>
        <w:t>Ctrl + Break</w:t>
      </w:r>
      <w:r>
        <w:rPr>
          <w:rFonts w:ascii="Arial" w:hAnsi="Arial" w:cs="Arial"/>
          <w:color w:val="333333"/>
          <w:sz w:val="27"/>
          <w:szCs w:val="27"/>
        </w:rPr>
        <w:t xml:space="preserve">. This will instruct JVM to print thread dump in standard out or err and it could go to console or log file depending upon your application configuration. If you have used </w:t>
      </w:r>
      <w:proofErr w:type="gramStart"/>
      <w:r>
        <w:rPr>
          <w:rFonts w:ascii="Arial" w:hAnsi="Arial" w:cs="Arial"/>
          <w:color w:val="333333"/>
          <w:sz w:val="27"/>
          <w:szCs w:val="27"/>
        </w:rPr>
        <w:t>Tomcat</w:t>
      </w:r>
      <w:proofErr w:type="gramEnd"/>
      <w:r>
        <w:rPr>
          <w:rFonts w:ascii="Arial" w:hAnsi="Arial" w:cs="Arial"/>
          <w:color w:val="333333"/>
          <w:sz w:val="27"/>
          <w:szCs w:val="27"/>
        </w:rPr>
        <w:t xml:space="preserve"> then when</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10) is Swing thread-safe? </w:t>
      </w:r>
      <w:r>
        <w:rPr>
          <w:rFonts w:ascii="Arial" w:hAnsi="Arial" w:cs="Arial"/>
          <w:color w:val="333333"/>
          <w:sz w:val="27"/>
          <w:szCs w:val="27"/>
        </w:rPr>
        <w:t>(</w:t>
      </w:r>
      <w:hyperlink r:id="rId188"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No, Swing is not thread-safe. You cannot update Swing components e.g. JTable, </w:t>
      </w:r>
      <w:proofErr w:type="spellStart"/>
      <w:r>
        <w:rPr>
          <w:rFonts w:ascii="Arial" w:hAnsi="Arial" w:cs="Arial"/>
          <w:color w:val="333333"/>
          <w:sz w:val="27"/>
          <w:szCs w:val="27"/>
        </w:rPr>
        <w:t>JList</w:t>
      </w:r>
      <w:proofErr w:type="spellEnd"/>
      <w:r>
        <w:rPr>
          <w:rFonts w:ascii="Arial" w:hAnsi="Arial" w:cs="Arial"/>
          <w:color w:val="333333"/>
          <w:sz w:val="27"/>
          <w:szCs w:val="27"/>
        </w:rPr>
        <w:t xml:space="preserve"> or </w:t>
      </w:r>
      <w:proofErr w:type="spellStart"/>
      <w:r>
        <w:rPr>
          <w:rFonts w:ascii="Arial" w:hAnsi="Arial" w:cs="Arial"/>
          <w:color w:val="333333"/>
          <w:sz w:val="27"/>
          <w:szCs w:val="27"/>
        </w:rPr>
        <w:t>JPanel</w:t>
      </w:r>
      <w:proofErr w:type="spellEnd"/>
      <w:r>
        <w:rPr>
          <w:rFonts w:ascii="Arial" w:hAnsi="Arial" w:cs="Arial"/>
          <w:color w:val="333333"/>
          <w:sz w:val="27"/>
          <w:szCs w:val="27"/>
        </w:rPr>
        <w:t xml:space="preserve"> from any thread, in fact, they must be updated from GUI or AWT thread. That's why swings provide </w:t>
      </w:r>
      <w:proofErr w:type="spellStart"/>
      <w:proofErr w:type="gramStart"/>
      <w:r>
        <w:rPr>
          <w:rFonts w:ascii="Courier New" w:hAnsi="Courier New" w:cs="Courier New"/>
          <w:color w:val="333333"/>
          <w:sz w:val="27"/>
          <w:szCs w:val="27"/>
        </w:rPr>
        <w:t>invokeAndWait</w:t>
      </w:r>
      <w:proofErr w:type="spellEnd"/>
      <w:r>
        <w:rPr>
          <w:rFonts w:ascii="Courier New" w:hAnsi="Courier New" w:cs="Courier New"/>
          <w:color w:val="333333"/>
          <w:sz w:val="27"/>
          <w:szCs w:val="27"/>
        </w:rPr>
        <w:t>(</w:t>
      </w:r>
      <w:proofErr w:type="gramEnd"/>
      <w:r>
        <w:rPr>
          <w:rFonts w:ascii="Courier New" w:hAnsi="Courier New" w:cs="Courier New"/>
          <w:color w:val="333333"/>
          <w:sz w:val="27"/>
          <w:szCs w:val="27"/>
        </w:rPr>
        <w:t>)</w:t>
      </w:r>
      <w:r>
        <w:rPr>
          <w:rFonts w:ascii="Arial" w:hAnsi="Arial" w:cs="Arial"/>
          <w:color w:val="333333"/>
          <w:sz w:val="27"/>
          <w:szCs w:val="27"/>
        </w:rPr>
        <w:t> and </w:t>
      </w:r>
      <w:proofErr w:type="spellStart"/>
      <w:r>
        <w:rPr>
          <w:rFonts w:ascii="Courier New" w:hAnsi="Courier New" w:cs="Courier New"/>
          <w:color w:val="333333"/>
          <w:sz w:val="27"/>
          <w:szCs w:val="27"/>
        </w:rPr>
        <w:t>invokeLater</w:t>
      </w:r>
      <w:proofErr w:type="spellEnd"/>
      <w:r>
        <w:rPr>
          <w:rFonts w:ascii="Courier New" w:hAnsi="Courier New" w:cs="Courier New"/>
          <w:color w:val="333333"/>
          <w:sz w:val="27"/>
          <w:szCs w:val="27"/>
        </w:rPr>
        <w:t>()</w:t>
      </w:r>
      <w:r>
        <w:rPr>
          <w:rFonts w:ascii="Arial" w:hAnsi="Arial" w:cs="Arial"/>
          <w:color w:val="333333"/>
          <w:sz w:val="27"/>
          <w:szCs w:val="27"/>
        </w:rPr>
        <w:t> method to request GUI update from any other threads.</w:t>
      </w:r>
    </w:p>
    <w:p w14:paraId="127E8C1E" w14:textId="77777777" w:rsidR="006C05F7" w:rsidRDefault="006C05F7" w:rsidP="006C05F7">
      <w:pPr>
        <w:shd w:val="clear" w:color="auto" w:fill="FFFFFF"/>
        <w:rPr>
          <w:rFonts w:ascii="Arial" w:hAnsi="Arial" w:cs="Arial"/>
          <w:color w:val="333333"/>
          <w:sz w:val="27"/>
          <w:szCs w:val="27"/>
        </w:rPr>
      </w:pPr>
    </w:p>
    <w:p w14:paraId="1BD21B0A" w14:textId="77777777" w:rsidR="006C05F7" w:rsidRDefault="006C05F7" w:rsidP="006C05F7">
      <w:pPr>
        <w:shd w:val="clear" w:color="auto" w:fill="FFFFFF"/>
        <w:rPr>
          <w:rFonts w:ascii="Arial" w:hAnsi="Arial" w:cs="Arial"/>
          <w:color w:val="333333"/>
          <w:sz w:val="27"/>
          <w:szCs w:val="27"/>
        </w:rPr>
      </w:pPr>
      <w:proofErr w:type="gramStart"/>
      <w:r>
        <w:rPr>
          <w:rFonts w:ascii="Arial" w:hAnsi="Arial" w:cs="Arial"/>
          <w:color w:val="333333"/>
          <w:sz w:val="27"/>
          <w:szCs w:val="27"/>
        </w:rPr>
        <w:t>This methods</w:t>
      </w:r>
      <w:proofErr w:type="gramEnd"/>
      <w:r>
        <w:rPr>
          <w:rFonts w:ascii="Arial" w:hAnsi="Arial" w:cs="Arial"/>
          <w:color w:val="333333"/>
          <w:sz w:val="27"/>
          <w:szCs w:val="27"/>
        </w:rPr>
        <w:t xml:space="preserve"> put update request in AWT threads queue and can wait till update or return immediately for an asynchronous update. You can also check the detailed answer to learn more.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11) What is a thread local variable in Java?</w:t>
      </w:r>
      <w:r>
        <w:rPr>
          <w:rFonts w:ascii="Arial" w:hAnsi="Arial" w:cs="Arial"/>
          <w:color w:val="333333"/>
          <w:sz w:val="27"/>
          <w:szCs w:val="27"/>
        </w:rPr>
        <w:t> (</w:t>
      </w:r>
      <w:hyperlink r:id="rId189"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Thread-local variables are variables confined to a thread, </w:t>
      </w:r>
      <w:proofErr w:type="spellStart"/>
      <w:r>
        <w:rPr>
          <w:rFonts w:ascii="Arial" w:hAnsi="Arial" w:cs="Arial"/>
          <w:color w:val="333333"/>
          <w:sz w:val="27"/>
          <w:szCs w:val="27"/>
        </w:rPr>
        <w:t>its</w:t>
      </w:r>
      <w:proofErr w:type="spellEnd"/>
      <w:r>
        <w:rPr>
          <w:rFonts w:ascii="Arial" w:hAnsi="Arial" w:cs="Arial"/>
          <w:color w:val="333333"/>
          <w:sz w:val="27"/>
          <w:szCs w:val="27"/>
        </w:rPr>
        <w:t xml:space="preserve"> like thread's own copy which is not shared between multiple threads. Java provides a </w:t>
      </w:r>
      <w:proofErr w:type="spellStart"/>
      <w:r>
        <w:rPr>
          <w:rFonts w:ascii="Courier New" w:hAnsi="Courier New" w:cs="Courier New"/>
          <w:color w:val="333333"/>
          <w:sz w:val="27"/>
          <w:szCs w:val="27"/>
        </w:rPr>
        <w:t>ThreadLocal</w:t>
      </w:r>
      <w:proofErr w:type="spellEnd"/>
      <w:r>
        <w:rPr>
          <w:rFonts w:ascii="Arial" w:hAnsi="Arial" w:cs="Arial"/>
          <w:color w:val="333333"/>
          <w:sz w:val="27"/>
          <w:szCs w:val="27"/>
        </w:rPr>
        <w:t> class to support thread-local variables. It's one of the many ways to achieve thread-safety. </w:t>
      </w:r>
    </w:p>
    <w:p w14:paraId="666414B0" w14:textId="77777777" w:rsidR="006C05F7" w:rsidRDefault="006C05F7" w:rsidP="006C05F7">
      <w:pPr>
        <w:shd w:val="clear" w:color="auto" w:fill="FFFFFF"/>
        <w:rPr>
          <w:rFonts w:ascii="Arial" w:hAnsi="Arial" w:cs="Arial"/>
          <w:color w:val="333333"/>
          <w:sz w:val="27"/>
          <w:szCs w:val="27"/>
        </w:rPr>
      </w:pPr>
    </w:p>
    <w:p w14:paraId="287A9DC6"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t>Though be careful while using thread local variable in managed environment e.g. with web servers where worker thread out lives any application variable. Any thread local variable which is not removed once its work is done can potentially cause a memory leak in Java application.</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12) Write wait-notify code for producer-consumer problem?</w:t>
      </w:r>
      <w:r>
        <w:rPr>
          <w:rFonts w:ascii="Arial" w:hAnsi="Arial" w:cs="Arial"/>
          <w:color w:val="333333"/>
          <w:sz w:val="27"/>
          <w:szCs w:val="27"/>
        </w:rPr>
        <w:t> (</w:t>
      </w:r>
      <w:hyperlink r:id="rId190"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lastRenderedPageBreak/>
        <w:t xml:space="preserve">Please see the answer for a code example. Just remember to call </w:t>
      </w:r>
      <w:proofErr w:type="gramStart"/>
      <w:r>
        <w:rPr>
          <w:rFonts w:ascii="Arial" w:hAnsi="Arial" w:cs="Arial"/>
          <w:color w:val="333333"/>
          <w:sz w:val="27"/>
          <w:szCs w:val="27"/>
        </w:rPr>
        <w:t>wait(</w:t>
      </w:r>
      <w:proofErr w:type="gramEnd"/>
      <w:r>
        <w:rPr>
          <w:rFonts w:ascii="Arial" w:hAnsi="Arial" w:cs="Arial"/>
          <w:color w:val="333333"/>
          <w:sz w:val="27"/>
          <w:szCs w:val="27"/>
        </w:rPr>
        <w:t>) and notify() method from synchronized block and test waiting for condition on the loop instead of if block.</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13) Write code for thread-safe Singleton in Java?</w:t>
      </w:r>
      <w:r>
        <w:rPr>
          <w:rFonts w:ascii="Arial" w:hAnsi="Arial" w:cs="Arial"/>
          <w:color w:val="333333"/>
          <w:sz w:val="27"/>
          <w:szCs w:val="27"/>
        </w:rPr>
        <w:t> (</w:t>
      </w:r>
      <w:hyperlink r:id="rId191"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Please see the answer for a code example and step by step guide to creating thread-safe singleton class in Java. When we say thread-safe, which means Singleton should remain singleton even if initialization occurs in the case of multiple threads. Using Java </w:t>
      </w:r>
      <w:proofErr w:type="spellStart"/>
      <w:r>
        <w:rPr>
          <w:rFonts w:ascii="Arial" w:hAnsi="Arial" w:cs="Arial"/>
          <w:color w:val="333333"/>
          <w:sz w:val="27"/>
          <w:szCs w:val="27"/>
        </w:rPr>
        <w:t>enum</w:t>
      </w:r>
      <w:proofErr w:type="spellEnd"/>
      <w:r>
        <w:rPr>
          <w:rFonts w:ascii="Arial" w:hAnsi="Arial" w:cs="Arial"/>
          <w:color w:val="333333"/>
          <w:sz w:val="27"/>
          <w:szCs w:val="27"/>
        </w:rPr>
        <w:t xml:space="preserve"> as Singleton class is one of the easiest ways to create a thread-safe singleton in Java.</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14) The difference between sleep and wait in Java? </w:t>
      </w:r>
      <w:r>
        <w:rPr>
          <w:rFonts w:ascii="Arial" w:hAnsi="Arial" w:cs="Arial"/>
          <w:color w:val="333333"/>
          <w:sz w:val="27"/>
          <w:szCs w:val="27"/>
        </w:rPr>
        <w:t>(</w:t>
      </w:r>
      <w:hyperlink r:id="rId192"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Though both are used to pause currently running thread, sleep() is actually meant for short pause because it doesn't release lock, while </w:t>
      </w:r>
      <w:r>
        <w:rPr>
          <w:rFonts w:ascii="Courier New" w:hAnsi="Courier New" w:cs="Courier New"/>
          <w:color w:val="333333"/>
          <w:sz w:val="27"/>
          <w:szCs w:val="27"/>
        </w:rPr>
        <w:t>wait()</w:t>
      </w:r>
      <w:r>
        <w:rPr>
          <w:rFonts w:ascii="Arial" w:hAnsi="Arial" w:cs="Arial"/>
          <w:color w:val="333333"/>
          <w:sz w:val="27"/>
          <w:szCs w:val="27"/>
        </w:rPr>
        <w:t> is meant for conditional wait and that's why it release lock which can then be acquired by another thread to change the condition on which it is waiting.</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15) What is an immutable object? How do you create an Immutable object in Java?</w:t>
      </w:r>
      <w:r>
        <w:rPr>
          <w:rFonts w:ascii="Arial" w:hAnsi="Arial" w:cs="Arial"/>
          <w:color w:val="333333"/>
          <w:sz w:val="27"/>
          <w:szCs w:val="27"/>
        </w:rPr>
        <w:t> (</w:t>
      </w:r>
      <w:hyperlink r:id="rId193"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Immutable objects are those whose state cannot be changed once created. Any modification will result in a new object e.g. </w:t>
      </w:r>
      <w:r>
        <w:rPr>
          <w:rFonts w:ascii="Courier New" w:hAnsi="Courier New" w:cs="Courier New"/>
          <w:color w:val="333333"/>
          <w:sz w:val="27"/>
          <w:szCs w:val="27"/>
        </w:rPr>
        <w:t>String</w:t>
      </w:r>
      <w:r>
        <w:rPr>
          <w:rFonts w:ascii="Arial" w:hAnsi="Arial" w:cs="Arial"/>
          <w:color w:val="333333"/>
          <w:sz w:val="27"/>
          <w:szCs w:val="27"/>
        </w:rPr>
        <w:t>, </w:t>
      </w:r>
      <w:r>
        <w:rPr>
          <w:rFonts w:ascii="Courier New" w:hAnsi="Courier New" w:cs="Courier New"/>
          <w:color w:val="333333"/>
          <w:sz w:val="27"/>
          <w:szCs w:val="27"/>
        </w:rPr>
        <w:t>Integer, </w:t>
      </w:r>
      <w:r>
        <w:rPr>
          <w:rFonts w:ascii="Arial" w:hAnsi="Arial" w:cs="Arial"/>
          <w:color w:val="333333"/>
          <w:sz w:val="27"/>
          <w:szCs w:val="27"/>
        </w:rPr>
        <w:t>and other wrapper class. Please see the answer for step by step guide to creating Immutable class in Java.</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16) Can we create an Immutable object, which contains a mutable object?</w:t>
      </w:r>
      <w:r>
        <w:rPr>
          <w:rFonts w:ascii="Arial" w:hAnsi="Arial" w:cs="Arial"/>
          <w:color w:val="333333"/>
          <w:sz w:val="27"/>
          <w:szCs w:val="27"/>
        </w:rPr>
        <w:br/>
        <w:t xml:space="preserve">Yes, </w:t>
      </w:r>
      <w:proofErr w:type="spellStart"/>
      <w:r>
        <w:rPr>
          <w:rFonts w:ascii="Arial" w:hAnsi="Arial" w:cs="Arial"/>
          <w:color w:val="333333"/>
          <w:sz w:val="27"/>
          <w:szCs w:val="27"/>
        </w:rPr>
        <w:t>its</w:t>
      </w:r>
      <w:proofErr w:type="spellEnd"/>
      <w:r>
        <w:rPr>
          <w:rFonts w:ascii="Arial" w:hAnsi="Arial" w:cs="Arial"/>
          <w:color w:val="333333"/>
          <w:sz w:val="27"/>
          <w:szCs w:val="27"/>
        </w:rPr>
        <w:t xml:space="preserve">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w:t>
      </w:r>
      <w:proofErr w:type="spellStart"/>
      <w:proofErr w:type="gramStart"/>
      <w:r>
        <w:rPr>
          <w:rFonts w:ascii="Courier New" w:hAnsi="Courier New" w:cs="Courier New"/>
          <w:color w:val="333333"/>
          <w:sz w:val="27"/>
          <w:szCs w:val="27"/>
        </w:rPr>
        <w:t>java.util</w:t>
      </w:r>
      <w:proofErr w:type="gramEnd"/>
      <w:r>
        <w:rPr>
          <w:rFonts w:ascii="Courier New" w:hAnsi="Courier New" w:cs="Courier New"/>
          <w:color w:val="333333"/>
          <w:sz w:val="27"/>
          <w:szCs w:val="27"/>
        </w:rPr>
        <w:t>.Date</w:t>
      </w:r>
      <w:proofErr w:type="spellEnd"/>
      <w:r>
        <w:rPr>
          <w:rFonts w:ascii="Arial" w:hAnsi="Arial" w:cs="Arial"/>
          <w:color w:val="333333"/>
          <w:sz w:val="27"/>
          <w:szCs w:val="27"/>
        </w:rPr>
        <w:t> object.</w:t>
      </w:r>
      <w:r>
        <w:rPr>
          <w:rFonts w:ascii="Arial" w:hAnsi="Arial" w:cs="Arial"/>
          <w:color w:val="333333"/>
          <w:sz w:val="27"/>
          <w:szCs w:val="27"/>
        </w:rPr>
        <w:br/>
      </w:r>
      <w:r>
        <w:rPr>
          <w:rFonts w:ascii="Arial" w:hAnsi="Arial" w:cs="Arial"/>
          <w:color w:val="333333"/>
          <w:sz w:val="27"/>
          <w:szCs w:val="27"/>
        </w:rPr>
        <w:br/>
      </w:r>
    </w:p>
    <w:p w14:paraId="030375BF" w14:textId="77777777" w:rsidR="006C05F7" w:rsidRDefault="006C05F7" w:rsidP="006C05F7">
      <w:pPr>
        <w:pStyle w:val="Heading2"/>
        <w:shd w:val="clear" w:color="auto" w:fill="FFFFFF"/>
        <w:rPr>
          <w:rFonts w:ascii="Arial" w:hAnsi="Arial" w:cs="Arial"/>
          <w:color w:val="333333"/>
          <w:sz w:val="36"/>
          <w:szCs w:val="36"/>
        </w:rPr>
      </w:pPr>
      <w:r>
        <w:rPr>
          <w:rFonts w:ascii="Arial" w:hAnsi="Arial" w:cs="Arial"/>
          <w:color w:val="333333"/>
          <w:u w:val="single"/>
        </w:rPr>
        <w:lastRenderedPageBreak/>
        <w:t>Date types and Basic Java Interview Questions</w:t>
      </w:r>
    </w:p>
    <w:p w14:paraId="36C8D86F"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Now, let's take a look at Java Interview questions which are based upon core Java and basic Java concepts like data types int, float, long, double and conditional and logical operator including the ternary </w:t>
      </w:r>
      <w:proofErr w:type="gramStart"/>
      <w:r>
        <w:rPr>
          <w:rFonts w:ascii="Arial" w:hAnsi="Arial" w:cs="Arial"/>
          <w:color w:val="333333"/>
          <w:sz w:val="27"/>
          <w:szCs w:val="27"/>
        </w:rPr>
        <w:t>operator</w:t>
      </w:r>
      <w:proofErr w:type="gramEnd"/>
    </w:p>
    <w:p w14:paraId="5223EF12"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br/>
      </w:r>
      <w:r>
        <w:rPr>
          <w:rFonts w:ascii="Arial" w:hAnsi="Arial" w:cs="Arial"/>
          <w:b/>
          <w:bCs/>
          <w:color w:val="333333"/>
          <w:sz w:val="27"/>
          <w:szCs w:val="27"/>
        </w:rPr>
        <w:t>17) What is the right data type to represent a price in Java? </w:t>
      </w:r>
      <w:r>
        <w:rPr>
          <w:rFonts w:ascii="Arial" w:hAnsi="Arial" w:cs="Arial"/>
          <w:color w:val="333333"/>
          <w:sz w:val="27"/>
          <w:szCs w:val="27"/>
        </w:rPr>
        <w:t>(</w:t>
      </w:r>
      <w:hyperlink r:id="rId194"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proofErr w:type="spellStart"/>
      <w:r>
        <w:rPr>
          <w:rFonts w:ascii="Arial" w:hAnsi="Arial" w:cs="Arial"/>
          <w:color w:val="333333"/>
          <w:sz w:val="27"/>
          <w:szCs w:val="27"/>
        </w:rPr>
        <w:t>BigDecimal</w:t>
      </w:r>
      <w:proofErr w:type="spellEnd"/>
      <w:r>
        <w:rPr>
          <w:rFonts w:ascii="Arial" w:hAnsi="Arial" w:cs="Arial"/>
          <w:color w:val="333333"/>
          <w:sz w:val="27"/>
          <w:szCs w:val="27"/>
        </w:rPr>
        <w:t xml:space="preserve"> if memory is not a concern and Performance is not critical, otherwise double with predefined precision.</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18) How do you convert bytes to String?</w:t>
      </w:r>
      <w:r>
        <w:rPr>
          <w:rFonts w:ascii="Arial" w:hAnsi="Arial" w:cs="Arial"/>
          <w:color w:val="333333"/>
          <w:sz w:val="27"/>
          <w:szCs w:val="27"/>
        </w:rPr>
        <w:t> (</w:t>
      </w:r>
      <w:hyperlink r:id="rId195"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you can convert bytes to the string using string constructor which accepts</w:t>
      </w:r>
      <w:r>
        <w:rPr>
          <w:rFonts w:ascii="Courier New" w:hAnsi="Courier New" w:cs="Courier New"/>
          <w:color w:val="333333"/>
          <w:sz w:val="27"/>
          <w:szCs w:val="27"/>
        </w:rPr>
        <w:t> byte[]</w:t>
      </w:r>
      <w:r>
        <w:rPr>
          <w:rFonts w:ascii="Arial" w:hAnsi="Arial" w:cs="Arial"/>
          <w:color w:val="333333"/>
          <w:sz w:val="27"/>
          <w:szCs w:val="27"/>
        </w:rPr>
        <w:t>, just make sure that right character encoding otherwise platform's default character encoding will be used which may or may not be same.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19) How do you convert bytes </w:t>
      </w:r>
      <w:proofErr w:type="spellStart"/>
      <w:r>
        <w:rPr>
          <w:rFonts w:ascii="Arial" w:hAnsi="Arial" w:cs="Arial"/>
          <w:b/>
          <w:bCs/>
          <w:color w:val="333333"/>
          <w:sz w:val="27"/>
          <w:szCs w:val="27"/>
        </w:rPr>
        <w:t>to</w:t>
      </w:r>
      <w:proofErr w:type="spellEnd"/>
      <w:r>
        <w:rPr>
          <w:rFonts w:ascii="Arial" w:hAnsi="Arial" w:cs="Arial"/>
          <w:b/>
          <w:bCs/>
          <w:color w:val="333333"/>
          <w:sz w:val="27"/>
          <w:szCs w:val="27"/>
        </w:rPr>
        <w:t xml:space="preserve"> long in Java?</w:t>
      </w:r>
      <w:r>
        <w:rPr>
          <w:rFonts w:ascii="Arial" w:hAnsi="Arial" w:cs="Arial"/>
          <w:color w:val="333333"/>
          <w:sz w:val="27"/>
          <w:szCs w:val="27"/>
        </w:rPr>
        <w:t> (answer)</w:t>
      </w:r>
      <w:r>
        <w:rPr>
          <w:rFonts w:ascii="Arial" w:hAnsi="Arial" w:cs="Arial"/>
          <w:color w:val="333333"/>
          <w:sz w:val="27"/>
          <w:szCs w:val="27"/>
        </w:rPr>
        <w:br/>
        <w:t>This questions if for you to answer :-)</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20) Can we cast an int value into byte variable? what will happen if the value of </w:t>
      </w:r>
      <w:r>
        <w:rPr>
          <w:rFonts w:ascii="Courier New" w:hAnsi="Courier New" w:cs="Courier New"/>
          <w:b/>
          <w:bCs/>
          <w:color w:val="333333"/>
          <w:sz w:val="27"/>
          <w:szCs w:val="27"/>
        </w:rPr>
        <w:t>int</w:t>
      </w:r>
      <w:r>
        <w:rPr>
          <w:rFonts w:ascii="Arial" w:hAnsi="Arial" w:cs="Arial"/>
          <w:b/>
          <w:bCs/>
          <w:color w:val="333333"/>
          <w:sz w:val="27"/>
          <w:szCs w:val="27"/>
        </w:rPr>
        <w:t> is larger than </w:t>
      </w:r>
      <w:r>
        <w:rPr>
          <w:rFonts w:ascii="Courier New" w:hAnsi="Courier New" w:cs="Courier New"/>
          <w:b/>
          <w:bCs/>
          <w:color w:val="333333"/>
          <w:sz w:val="27"/>
          <w:szCs w:val="27"/>
        </w:rPr>
        <w:t>byte</w:t>
      </w:r>
      <w:r>
        <w:rPr>
          <w:rFonts w:ascii="Arial" w:hAnsi="Arial" w:cs="Arial"/>
          <w:b/>
          <w:bCs/>
          <w:color w:val="333333"/>
          <w:sz w:val="27"/>
          <w:szCs w:val="27"/>
        </w:rPr>
        <w:t>?</w:t>
      </w:r>
      <w:r>
        <w:rPr>
          <w:rFonts w:ascii="Arial" w:hAnsi="Arial" w:cs="Arial"/>
          <w:color w:val="333333"/>
          <w:sz w:val="27"/>
          <w:szCs w:val="27"/>
        </w:rPr>
        <w:br/>
        <w:t>Yes, we can cast but int is 32 bit long in java while byte is 8 bit long in java so when you cast an int to byte higher 24 bits are lost and a byte can only hold a value from -128 to 128.</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21) There are two classes B extends A and C extends B, Can we cast B into C e.g. C = (C) B; </w:t>
      </w:r>
      <w:r>
        <w:rPr>
          <w:rFonts w:ascii="Arial" w:hAnsi="Arial" w:cs="Arial"/>
          <w:color w:val="333333"/>
          <w:sz w:val="27"/>
          <w:szCs w:val="27"/>
        </w:rPr>
        <w:t>(</w:t>
      </w:r>
      <w:hyperlink r:id="rId196"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22) Which class contains clone method? Cloneable or Object?</w:t>
      </w:r>
      <w:r>
        <w:rPr>
          <w:rFonts w:ascii="Arial" w:hAnsi="Arial" w:cs="Arial"/>
          <w:color w:val="333333"/>
          <w:sz w:val="27"/>
          <w:szCs w:val="27"/>
        </w:rPr>
        <w:t> (</w:t>
      </w:r>
      <w:hyperlink r:id="rId197"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proofErr w:type="spellStart"/>
      <w:r>
        <w:rPr>
          <w:rFonts w:ascii="Arial" w:hAnsi="Arial" w:cs="Arial"/>
          <w:color w:val="333333"/>
          <w:sz w:val="27"/>
          <w:szCs w:val="27"/>
        </w:rPr>
        <w:t>java.lang.Cloneable</w:t>
      </w:r>
      <w:proofErr w:type="spellEnd"/>
      <w:r>
        <w:rPr>
          <w:rFonts w:ascii="Arial" w:hAnsi="Arial" w:cs="Arial"/>
          <w:color w:val="333333"/>
          <w:sz w:val="27"/>
          <w:szCs w:val="27"/>
        </w:rPr>
        <w:t xml:space="preserve"> is marker interface and doesn't contain any method clone method is defined in the object class. It is also knowing that </w:t>
      </w:r>
      <w:proofErr w:type="gramStart"/>
      <w:r>
        <w:rPr>
          <w:rFonts w:ascii="Arial" w:hAnsi="Arial" w:cs="Arial"/>
          <w:color w:val="333333"/>
          <w:sz w:val="27"/>
          <w:szCs w:val="27"/>
        </w:rPr>
        <w:t>clone(</w:t>
      </w:r>
      <w:proofErr w:type="gramEnd"/>
      <w:r>
        <w:rPr>
          <w:rFonts w:ascii="Arial" w:hAnsi="Arial" w:cs="Arial"/>
          <w:color w:val="333333"/>
          <w:sz w:val="27"/>
          <w:szCs w:val="27"/>
        </w:rPr>
        <w:t>) is a native method means it's implemented in C or C++ or any other native language.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lastRenderedPageBreak/>
        <w:t>23) Is ++ operator is thread-safe in Java?</w:t>
      </w:r>
      <w:r>
        <w:rPr>
          <w:rFonts w:ascii="Arial" w:hAnsi="Arial" w:cs="Arial"/>
          <w:color w:val="333333"/>
          <w:sz w:val="27"/>
          <w:szCs w:val="27"/>
        </w:rPr>
        <w:t> (answer)</w:t>
      </w:r>
      <w:r>
        <w:rPr>
          <w:rFonts w:ascii="Arial" w:hAnsi="Arial" w:cs="Arial"/>
          <w:color w:val="333333"/>
          <w:sz w:val="27"/>
          <w:szCs w:val="27"/>
        </w:rPr>
        <w:br/>
        <w:t> No it's not a thread safe operator because its involve multiple instructions like reading a value, incriminating it and storing it back into memory which can be overlapped between multiple threads.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24) Difference between a = a + b and a += </w:t>
      </w:r>
      <w:proofErr w:type="gramStart"/>
      <w:r>
        <w:rPr>
          <w:rFonts w:ascii="Arial" w:hAnsi="Arial" w:cs="Arial"/>
          <w:b/>
          <w:bCs/>
          <w:color w:val="333333"/>
          <w:sz w:val="27"/>
          <w:szCs w:val="27"/>
        </w:rPr>
        <w:t>b ?</w:t>
      </w:r>
      <w:proofErr w:type="gramEnd"/>
      <w:r>
        <w:rPr>
          <w:rFonts w:ascii="Arial" w:hAnsi="Arial" w:cs="Arial"/>
          <w:color w:val="333333"/>
          <w:sz w:val="27"/>
          <w:szCs w:val="27"/>
        </w:rPr>
        <w:t> (answer)</w:t>
      </w:r>
      <w:r>
        <w:rPr>
          <w:rFonts w:ascii="Arial" w:hAnsi="Arial" w:cs="Arial"/>
          <w:color w:val="333333"/>
          <w:sz w:val="27"/>
          <w:szCs w:val="27"/>
        </w:rPr>
        <w:br/>
        <w:t xml:space="preserve">The += operator implicitly cast the result of addition into the type of variable used to hold the result. When you add two integral </w:t>
      </w:r>
      <w:proofErr w:type="gramStart"/>
      <w:r>
        <w:rPr>
          <w:rFonts w:ascii="Arial" w:hAnsi="Arial" w:cs="Arial"/>
          <w:color w:val="333333"/>
          <w:sz w:val="27"/>
          <w:szCs w:val="27"/>
        </w:rPr>
        <w:t>variable</w:t>
      </w:r>
      <w:proofErr w:type="gramEnd"/>
      <w:r>
        <w:rPr>
          <w:rFonts w:ascii="Arial" w:hAnsi="Arial" w:cs="Arial"/>
          <w:color w:val="333333"/>
          <w:sz w:val="27"/>
          <w:szCs w:val="27"/>
        </w:rPr>
        <w:t xml:space="preserve"> e.g. variable of type byte, short, or int then they are first promoted to int and them addition happens. If result of addition is more than maximum value of a then a + b will give compile time error but a += b will be ok as shown below</w:t>
      </w:r>
      <w:r>
        <w:rPr>
          <w:rFonts w:ascii="Arial" w:hAnsi="Arial" w:cs="Arial"/>
          <w:color w:val="333333"/>
          <w:sz w:val="27"/>
          <w:szCs w:val="27"/>
        </w:rPr>
        <w:br/>
      </w:r>
    </w:p>
    <w:p w14:paraId="479760BA" w14:textId="77777777" w:rsidR="006C05F7" w:rsidRDefault="006C05F7" w:rsidP="006C05F7">
      <w:pPr>
        <w:pStyle w:val="HTMLPreformatted"/>
        <w:shd w:val="clear" w:color="auto" w:fill="002240"/>
        <w:spacing w:line="360" w:lineRule="atLeast"/>
        <w:rPr>
          <w:rFonts w:ascii="Consolas" w:hAnsi="Consolas"/>
          <w:color w:val="FFFFFF"/>
          <w:sz w:val="25"/>
          <w:szCs w:val="25"/>
        </w:rPr>
      </w:pPr>
      <w:r>
        <w:rPr>
          <w:rFonts w:ascii="Consolas" w:hAnsi="Consolas"/>
          <w:color w:val="FFEE80"/>
          <w:sz w:val="25"/>
          <w:szCs w:val="25"/>
        </w:rPr>
        <w:t>byte</w:t>
      </w:r>
      <w:r>
        <w:rPr>
          <w:rFonts w:ascii="Consolas" w:hAnsi="Consolas"/>
          <w:color w:val="FFFFFF"/>
          <w:sz w:val="25"/>
          <w:szCs w:val="25"/>
        </w:rPr>
        <w:t xml:space="preserve"> a = </w:t>
      </w:r>
      <w:proofErr w:type="gramStart"/>
      <w:r>
        <w:rPr>
          <w:rFonts w:ascii="Consolas" w:hAnsi="Consolas"/>
          <w:color w:val="FF628C"/>
          <w:sz w:val="25"/>
          <w:szCs w:val="25"/>
        </w:rPr>
        <w:t>127</w:t>
      </w:r>
      <w:r>
        <w:rPr>
          <w:rFonts w:ascii="Consolas" w:hAnsi="Consolas"/>
          <w:color w:val="FFFFFF"/>
          <w:sz w:val="25"/>
          <w:szCs w:val="25"/>
        </w:rPr>
        <w:t>;</w:t>
      </w:r>
      <w:proofErr w:type="gramEnd"/>
    </w:p>
    <w:p w14:paraId="15669B96" w14:textId="77777777" w:rsidR="006C05F7" w:rsidRDefault="006C05F7" w:rsidP="006C05F7">
      <w:pPr>
        <w:pStyle w:val="HTMLPreformatted"/>
        <w:shd w:val="clear" w:color="auto" w:fill="002240"/>
        <w:spacing w:line="360" w:lineRule="atLeast"/>
        <w:rPr>
          <w:rFonts w:ascii="Consolas" w:hAnsi="Consolas"/>
          <w:color w:val="FFFFFF"/>
          <w:sz w:val="25"/>
          <w:szCs w:val="25"/>
        </w:rPr>
      </w:pPr>
      <w:r>
        <w:rPr>
          <w:rFonts w:ascii="Consolas" w:hAnsi="Consolas"/>
          <w:color w:val="FFEE80"/>
          <w:sz w:val="25"/>
          <w:szCs w:val="25"/>
        </w:rPr>
        <w:t>byte</w:t>
      </w:r>
      <w:r>
        <w:rPr>
          <w:rFonts w:ascii="Consolas" w:hAnsi="Consolas"/>
          <w:color w:val="FFFFFF"/>
          <w:sz w:val="25"/>
          <w:szCs w:val="25"/>
        </w:rPr>
        <w:t xml:space="preserve"> b = </w:t>
      </w:r>
      <w:proofErr w:type="gramStart"/>
      <w:r>
        <w:rPr>
          <w:rFonts w:ascii="Consolas" w:hAnsi="Consolas"/>
          <w:color w:val="FF628C"/>
          <w:sz w:val="25"/>
          <w:szCs w:val="25"/>
        </w:rPr>
        <w:t>127</w:t>
      </w:r>
      <w:r>
        <w:rPr>
          <w:rFonts w:ascii="Consolas" w:hAnsi="Consolas"/>
          <w:color w:val="FFFFFF"/>
          <w:sz w:val="25"/>
          <w:szCs w:val="25"/>
        </w:rPr>
        <w:t>;</w:t>
      </w:r>
      <w:proofErr w:type="gramEnd"/>
    </w:p>
    <w:p w14:paraId="1C6B7F12" w14:textId="77777777" w:rsidR="006C05F7" w:rsidRDefault="006C05F7" w:rsidP="006C05F7">
      <w:pPr>
        <w:pStyle w:val="HTMLPreformatted"/>
        <w:shd w:val="clear" w:color="auto" w:fill="002240"/>
        <w:spacing w:line="360" w:lineRule="atLeast"/>
        <w:rPr>
          <w:rFonts w:ascii="Consolas" w:hAnsi="Consolas"/>
          <w:color w:val="FFFFFF"/>
          <w:sz w:val="25"/>
          <w:szCs w:val="25"/>
        </w:rPr>
      </w:pPr>
      <w:r>
        <w:rPr>
          <w:rFonts w:ascii="Consolas" w:hAnsi="Consolas"/>
          <w:color w:val="FFFFFF"/>
          <w:sz w:val="25"/>
          <w:szCs w:val="25"/>
        </w:rPr>
        <w:t xml:space="preserve">b = a </w:t>
      </w:r>
      <w:r>
        <w:rPr>
          <w:rFonts w:ascii="Consolas" w:hAnsi="Consolas"/>
          <w:color w:val="FF9D00"/>
          <w:sz w:val="25"/>
          <w:szCs w:val="25"/>
        </w:rPr>
        <w:t>+</w:t>
      </w:r>
      <w:r>
        <w:rPr>
          <w:rFonts w:ascii="Consolas" w:hAnsi="Consolas"/>
          <w:color w:val="FFFFFF"/>
          <w:sz w:val="25"/>
          <w:szCs w:val="25"/>
        </w:rPr>
        <w:t xml:space="preserve"> b; </w:t>
      </w:r>
      <w:r>
        <w:rPr>
          <w:rFonts w:ascii="Consolas" w:hAnsi="Consolas"/>
          <w:i/>
          <w:iCs/>
          <w:color w:val="E1EFFF"/>
          <w:sz w:val="25"/>
          <w:szCs w:val="25"/>
        </w:rPr>
        <w:t>//</w:t>
      </w:r>
      <w:r>
        <w:rPr>
          <w:rFonts w:ascii="Consolas" w:hAnsi="Consolas"/>
          <w:i/>
          <w:iCs/>
          <w:color w:val="0088FF"/>
          <w:sz w:val="25"/>
          <w:szCs w:val="25"/>
        </w:rPr>
        <w:t xml:space="preserve"> </w:t>
      </w:r>
      <w:proofErr w:type="gramStart"/>
      <w:r>
        <w:rPr>
          <w:rFonts w:ascii="Consolas" w:hAnsi="Consolas"/>
          <w:i/>
          <w:iCs/>
          <w:color w:val="0088FF"/>
          <w:sz w:val="25"/>
          <w:szCs w:val="25"/>
        </w:rPr>
        <w:t>error :</w:t>
      </w:r>
      <w:proofErr w:type="gramEnd"/>
      <w:r>
        <w:rPr>
          <w:rFonts w:ascii="Consolas" w:hAnsi="Consolas"/>
          <w:i/>
          <w:iCs/>
          <w:color w:val="0088FF"/>
          <w:sz w:val="25"/>
          <w:szCs w:val="25"/>
        </w:rPr>
        <w:t xml:space="preserve"> cannot convert from int to byte</w:t>
      </w:r>
    </w:p>
    <w:p w14:paraId="62F68425" w14:textId="77777777" w:rsidR="006C05F7" w:rsidRDefault="006C05F7" w:rsidP="006C05F7">
      <w:pPr>
        <w:pStyle w:val="HTMLPreformatted"/>
        <w:shd w:val="clear" w:color="auto" w:fill="002240"/>
        <w:spacing w:line="360" w:lineRule="atLeast"/>
        <w:rPr>
          <w:rFonts w:ascii="Consolas" w:hAnsi="Consolas"/>
          <w:color w:val="FFFFFF"/>
          <w:sz w:val="25"/>
          <w:szCs w:val="25"/>
        </w:rPr>
      </w:pPr>
      <w:r>
        <w:rPr>
          <w:rFonts w:ascii="Consolas" w:hAnsi="Consolas"/>
          <w:color w:val="FFFFFF"/>
          <w:sz w:val="25"/>
          <w:szCs w:val="25"/>
        </w:rPr>
        <w:t xml:space="preserve">b </w:t>
      </w:r>
      <w:r>
        <w:rPr>
          <w:rFonts w:ascii="Consolas" w:hAnsi="Consolas"/>
          <w:color w:val="FF9D00"/>
          <w:sz w:val="25"/>
          <w:szCs w:val="25"/>
        </w:rPr>
        <w:t>+</w:t>
      </w:r>
      <w:r>
        <w:rPr>
          <w:rFonts w:ascii="Consolas" w:hAnsi="Consolas"/>
          <w:color w:val="FFFFFF"/>
          <w:sz w:val="25"/>
          <w:szCs w:val="25"/>
        </w:rPr>
        <w:t xml:space="preserve">= a; </w:t>
      </w:r>
      <w:r>
        <w:rPr>
          <w:rFonts w:ascii="Consolas" w:hAnsi="Consolas"/>
          <w:i/>
          <w:iCs/>
          <w:color w:val="E1EFFF"/>
          <w:sz w:val="25"/>
          <w:szCs w:val="25"/>
        </w:rPr>
        <w:t>//</w:t>
      </w:r>
      <w:r>
        <w:rPr>
          <w:rFonts w:ascii="Consolas" w:hAnsi="Consolas"/>
          <w:i/>
          <w:iCs/>
          <w:color w:val="0088FF"/>
          <w:sz w:val="25"/>
          <w:szCs w:val="25"/>
        </w:rPr>
        <w:t xml:space="preserve"> ok</w:t>
      </w:r>
    </w:p>
    <w:p w14:paraId="26385888"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25) Can I store a double value in a long variable without casting? </w:t>
      </w:r>
      <w:r>
        <w:rPr>
          <w:rFonts w:ascii="Arial" w:hAnsi="Arial" w:cs="Arial"/>
          <w:color w:val="333333"/>
          <w:sz w:val="27"/>
          <w:szCs w:val="27"/>
        </w:rPr>
        <w:t>(</w:t>
      </w:r>
      <w:hyperlink r:id="rId198"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No, you cannot store a double value into a long variable without casting because the range of double is more  that long and you we need to type cast. It's not </w:t>
      </w:r>
      <w:proofErr w:type="spellStart"/>
      <w:r>
        <w:rPr>
          <w:rFonts w:ascii="Arial" w:hAnsi="Arial" w:cs="Arial"/>
          <w:color w:val="333333"/>
          <w:sz w:val="27"/>
          <w:szCs w:val="27"/>
        </w:rPr>
        <w:t>dificult</w:t>
      </w:r>
      <w:proofErr w:type="spellEnd"/>
      <w:r>
        <w:rPr>
          <w:rFonts w:ascii="Arial" w:hAnsi="Arial" w:cs="Arial"/>
          <w:color w:val="333333"/>
          <w:sz w:val="27"/>
          <w:szCs w:val="27"/>
        </w:rPr>
        <w:t xml:space="preserve"> to answer this question but many </w:t>
      </w:r>
      <w:proofErr w:type="spellStart"/>
      <w:r>
        <w:rPr>
          <w:rFonts w:ascii="Arial" w:hAnsi="Arial" w:cs="Arial"/>
          <w:color w:val="333333"/>
          <w:sz w:val="27"/>
          <w:szCs w:val="27"/>
        </w:rPr>
        <w:t>develoepr</w:t>
      </w:r>
      <w:proofErr w:type="spellEnd"/>
      <w:r>
        <w:rPr>
          <w:rFonts w:ascii="Arial" w:hAnsi="Arial" w:cs="Arial"/>
          <w:color w:val="333333"/>
          <w:sz w:val="27"/>
          <w:szCs w:val="27"/>
        </w:rPr>
        <w:t xml:space="preserve"> get it wrong due to confusion on which one is bigger between double and long in Java.</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26) What will this return 3*0.1 == 0.3? true or false? </w:t>
      </w:r>
      <w:r>
        <w:rPr>
          <w:rFonts w:ascii="Arial" w:hAnsi="Arial" w:cs="Arial"/>
          <w:color w:val="333333"/>
          <w:sz w:val="27"/>
          <w:szCs w:val="27"/>
        </w:rPr>
        <w:t>(answer)</w:t>
      </w:r>
      <w:r>
        <w:rPr>
          <w:rFonts w:ascii="Arial" w:hAnsi="Arial" w:cs="Arial"/>
          <w:color w:val="333333"/>
          <w:sz w:val="27"/>
          <w:szCs w:val="27"/>
        </w:rPr>
        <w:br/>
        <w:t xml:space="preserve">This is one of the </w:t>
      </w:r>
      <w:proofErr w:type="gramStart"/>
      <w:r>
        <w:rPr>
          <w:rFonts w:ascii="Arial" w:hAnsi="Arial" w:cs="Arial"/>
          <w:color w:val="333333"/>
          <w:sz w:val="27"/>
          <w:szCs w:val="27"/>
        </w:rPr>
        <w:t>really tricky</w:t>
      </w:r>
      <w:proofErr w:type="gramEnd"/>
      <w:r>
        <w:rPr>
          <w:rFonts w:ascii="Arial" w:hAnsi="Arial" w:cs="Arial"/>
          <w:color w:val="333333"/>
          <w:sz w:val="27"/>
          <w:szCs w:val="27"/>
        </w:rPr>
        <w:t xml:space="preserve"> questions. Out of 100, only 5 developers answered this question and only of them have explained the concept correctly. The short answer is false because some </w:t>
      </w:r>
      <w:proofErr w:type="gramStart"/>
      <w:r>
        <w:rPr>
          <w:rFonts w:ascii="Arial" w:hAnsi="Arial" w:cs="Arial"/>
          <w:color w:val="333333"/>
          <w:sz w:val="27"/>
          <w:szCs w:val="27"/>
        </w:rPr>
        <w:t>floating point</w:t>
      </w:r>
      <w:proofErr w:type="gramEnd"/>
      <w:r>
        <w:rPr>
          <w:rFonts w:ascii="Arial" w:hAnsi="Arial" w:cs="Arial"/>
          <w:color w:val="333333"/>
          <w:sz w:val="27"/>
          <w:szCs w:val="27"/>
        </w:rPr>
        <w:t xml:space="preserve"> numbers </w:t>
      </w:r>
      <w:proofErr w:type="spellStart"/>
      <w:r>
        <w:rPr>
          <w:rFonts w:ascii="Arial" w:hAnsi="Arial" w:cs="Arial"/>
          <w:color w:val="333333"/>
          <w:sz w:val="27"/>
          <w:szCs w:val="27"/>
        </w:rPr>
        <w:t>can not</w:t>
      </w:r>
      <w:proofErr w:type="spellEnd"/>
      <w:r>
        <w:rPr>
          <w:rFonts w:ascii="Arial" w:hAnsi="Arial" w:cs="Arial"/>
          <w:color w:val="333333"/>
          <w:sz w:val="27"/>
          <w:szCs w:val="27"/>
        </w:rPr>
        <w:t xml:space="preserve"> be represented exactly.</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27) Which one will take more memory, an int or Integer? </w:t>
      </w:r>
      <w:r>
        <w:rPr>
          <w:rFonts w:ascii="Arial" w:hAnsi="Arial" w:cs="Arial"/>
          <w:color w:val="333333"/>
          <w:sz w:val="27"/>
          <w:szCs w:val="27"/>
        </w:rPr>
        <w:t>(answer)</w:t>
      </w:r>
      <w:r>
        <w:rPr>
          <w:rFonts w:ascii="Arial" w:hAnsi="Arial" w:cs="Arial"/>
          <w:color w:val="333333"/>
          <w:sz w:val="27"/>
          <w:szCs w:val="27"/>
        </w:rPr>
        <w:br/>
        <w:t xml:space="preserve">An Integer object will take more memory an Integer is the an object and </w:t>
      </w:r>
      <w:proofErr w:type="gramStart"/>
      <w:r>
        <w:rPr>
          <w:rFonts w:ascii="Arial" w:hAnsi="Arial" w:cs="Arial"/>
          <w:color w:val="333333"/>
          <w:sz w:val="27"/>
          <w:szCs w:val="27"/>
        </w:rPr>
        <w:t>it  store</w:t>
      </w:r>
      <w:proofErr w:type="gramEnd"/>
      <w:r>
        <w:rPr>
          <w:rFonts w:ascii="Arial" w:hAnsi="Arial" w:cs="Arial"/>
          <w:color w:val="333333"/>
          <w:sz w:val="27"/>
          <w:szCs w:val="27"/>
        </w:rPr>
        <w:t xml:space="preserve"> meta data overhead about the object and int is primitive type so its </w:t>
      </w:r>
      <w:r>
        <w:rPr>
          <w:rFonts w:ascii="Arial" w:hAnsi="Arial" w:cs="Arial"/>
          <w:color w:val="333333"/>
          <w:sz w:val="27"/>
          <w:szCs w:val="27"/>
        </w:rPr>
        <w:lastRenderedPageBreak/>
        <w:t>takes less space.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28) Why is String Immutable in Java?</w:t>
      </w:r>
      <w:r>
        <w:rPr>
          <w:rFonts w:ascii="Arial" w:hAnsi="Arial" w:cs="Arial"/>
          <w:color w:val="333333"/>
          <w:sz w:val="27"/>
          <w:szCs w:val="27"/>
        </w:rPr>
        <w:t> (</w:t>
      </w:r>
      <w:hyperlink r:id="rId199"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One of my favorite Java interview question. The String is Immutable in java because java designer thought that string will be heavily used and making it immutable allow some optimization easy sharing same String object between multiple clients. </w:t>
      </w:r>
    </w:p>
    <w:p w14:paraId="5AA9321F" w14:textId="77777777" w:rsidR="006C05F7" w:rsidRDefault="006C05F7" w:rsidP="006C05F7">
      <w:pPr>
        <w:shd w:val="clear" w:color="auto" w:fill="FFFFFF"/>
        <w:rPr>
          <w:rFonts w:ascii="Arial" w:hAnsi="Arial" w:cs="Arial"/>
          <w:color w:val="333333"/>
          <w:sz w:val="27"/>
          <w:szCs w:val="27"/>
        </w:rPr>
      </w:pPr>
    </w:p>
    <w:p w14:paraId="27F4AB80"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t xml:space="preserve">See the link for the more detailed answer. This is a great question for Java programmers with less experience as it gives them food for thought, to think about how things </w:t>
      </w:r>
      <w:proofErr w:type="gramStart"/>
      <w:r>
        <w:rPr>
          <w:rFonts w:ascii="Arial" w:hAnsi="Arial" w:cs="Arial"/>
          <w:color w:val="333333"/>
          <w:sz w:val="27"/>
          <w:szCs w:val="27"/>
        </w:rPr>
        <w:t>works</w:t>
      </w:r>
      <w:proofErr w:type="gramEnd"/>
      <w:r>
        <w:rPr>
          <w:rFonts w:ascii="Arial" w:hAnsi="Arial" w:cs="Arial"/>
          <w:color w:val="333333"/>
          <w:sz w:val="27"/>
          <w:szCs w:val="27"/>
        </w:rPr>
        <w:t xml:space="preserve"> in Java, what Jave designers might have thought when they created String class etc.</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29) Can we use String in the switch case?</w:t>
      </w:r>
      <w:r>
        <w:rPr>
          <w:rFonts w:ascii="Arial" w:hAnsi="Arial" w:cs="Arial"/>
          <w:color w:val="333333"/>
          <w:sz w:val="27"/>
          <w:szCs w:val="27"/>
        </w:rPr>
        <w:t> (</w:t>
      </w:r>
      <w:hyperlink r:id="rId200"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Yes from Java 7 onward we can use String in switch case but it is just syntactic sugar. Internally string hash code is used for the switch. See the detailed answer for more explanation and discussion.</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30) What is constructor chaining in Java?</w:t>
      </w:r>
      <w:r>
        <w:rPr>
          <w:rFonts w:ascii="Arial" w:hAnsi="Arial" w:cs="Arial"/>
          <w:color w:val="333333"/>
          <w:sz w:val="27"/>
          <w:szCs w:val="27"/>
        </w:rPr>
        <w:t> (</w:t>
      </w:r>
      <w:hyperlink r:id="rId201"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When you call one constructor from other than it's known as constructor chaining in Java. This happens when you have multiple, overloaded constructor in the class.</w:t>
      </w:r>
      <w:r>
        <w:rPr>
          <w:rFonts w:ascii="Arial" w:hAnsi="Arial" w:cs="Arial"/>
          <w:color w:val="333333"/>
          <w:sz w:val="27"/>
          <w:szCs w:val="27"/>
        </w:rPr>
        <w:br/>
      </w:r>
      <w:r>
        <w:rPr>
          <w:rFonts w:ascii="Arial" w:hAnsi="Arial" w:cs="Arial"/>
          <w:color w:val="333333"/>
          <w:sz w:val="27"/>
          <w:szCs w:val="27"/>
        </w:rPr>
        <w:br/>
      </w:r>
    </w:p>
    <w:p w14:paraId="706417FA" w14:textId="77777777" w:rsidR="006C05F7" w:rsidRDefault="006C05F7" w:rsidP="006C05F7">
      <w:pPr>
        <w:pStyle w:val="Heading3"/>
        <w:shd w:val="clear" w:color="auto" w:fill="FFFFFF"/>
        <w:spacing w:before="0" w:beforeAutospacing="0" w:after="0" w:afterAutospacing="0"/>
        <w:rPr>
          <w:rFonts w:ascii="Trebuchet MS" w:hAnsi="Trebuchet MS" w:cs="Arial"/>
          <w:color w:val="333333"/>
          <w:sz w:val="31"/>
          <w:szCs w:val="31"/>
        </w:rPr>
      </w:pPr>
      <w:r>
        <w:rPr>
          <w:rFonts w:ascii="Trebuchet MS" w:hAnsi="Trebuchet MS" w:cs="Arial"/>
          <w:color w:val="333333"/>
          <w:sz w:val="31"/>
          <w:szCs w:val="31"/>
          <w:u w:val="single"/>
        </w:rPr>
        <w:t>JVM Internals and Garbage Collection Interview Questions</w:t>
      </w:r>
    </w:p>
    <w:p w14:paraId="4AF8C0CA"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In last a couple of years I have seen increased focus on JVM internal and Garbage collection tuning, monitoring Java application, dealing with Java performance issues on various Java interviews. This is </w:t>
      </w:r>
      <w:proofErr w:type="gramStart"/>
      <w:r>
        <w:rPr>
          <w:rFonts w:ascii="Arial" w:hAnsi="Arial" w:cs="Arial"/>
          <w:color w:val="333333"/>
          <w:sz w:val="27"/>
          <w:szCs w:val="27"/>
        </w:rPr>
        <w:t>actually become</w:t>
      </w:r>
      <w:proofErr w:type="gramEnd"/>
      <w:r>
        <w:rPr>
          <w:rFonts w:ascii="Arial" w:hAnsi="Arial" w:cs="Arial"/>
          <w:color w:val="333333"/>
          <w:sz w:val="27"/>
          <w:szCs w:val="27"/>
        </w:rPr>
        <w:t xml:space="preserve"> the prime topic for interviewing any experienced Java developer for senior position e.g. technical lead, VP or team lead. </w:t>
      </w:r>
    </w:p>
    <w:p w14:paraId="4408DFAC" w14:textId="77777777" w:rsidR="006C05F7" w:rsidRDefault="006C05F7" w:rsidP="006C05F7">
      <w:pPr>
        <w:shd w:val="clear" w:color="auto" w:fill="FFFFFF"/>
        <w:rPr>
          <w:rFonts w:ascii="Arial" w:hAnsi="Arial" w:cs="Arial"/>
          <w:color w:val="333333"/>
          <w:sz w:val="27"/>
          <w:szCs w:val="27"/>
        </w:rPr>
      </w:pPr>
    </w:p>
    <w:p w14:paraId="23799E9B"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If you feel you are short of experience and knowledge in this area then you should read at least one book mentioned in my list of </w:t>
      </w:r>
      <w:hyperlink r:id="rId202" w:history="1">
        <w:r>
          <w:rPr>
            <w:rStyle w:val="Hyperlink"/>
            <w:rFonts w:ascii="Arial" w:hAnsi="Arial" w:cs="Arial"/>
            <w:color w:val="0066CC"/>
            <w:sz w:val="27"/>
            <w:szCs w:val="27"/>
          </w:rPr>
          <w:t>Java Performance books</w:t>
        </w:r>
      </w:hyperlink>
      <w:r>
        <w:rPr>
          <w:rFonts w:ascii="Arial" w:hAnsi="Arial" w:cs="Arial"/>
          <w:color w:val="333333"/>
          <w:sz w:val="27"/>
          <w:szCs w:val="27"/>
        </w:rPr>
        <w:t>. I vote goes to Java Performance, The Definitive guide by Scott.</w:t>
      </w:r>
      <w:r>
        <w:rPr>
          <w:rFonts w:ascii="Arial" w:hAnsi="Arial" w:cs="Arial"/>
          <w:color w:val="333333"/>
          <w:sz w:val="27"/>
          <w:szCs w:val="27"/>
        </w:rPr>
        <w:br/>
      </w:r>
      <w:r>
        <w:rPr>
          <w:rFonts w:ascii="Arial" w:hAnsi="Arial" w:cs="Arial"/>
          <w:color w:val="333333"/>
          <w:sz w:val="27"/>
          <w:szCs w:val="27"/>
        </w:rPr>
        <w:lastRenderedPageBreak/>
        <w:br/>
      </w:r>
      <w:r>
        <w:rPr>
          <w:rFonts w:ascii="Arial" w:hAnsi="Arial" w:cs="Arial"/>
          <w:b/>
          <w:bCs/>
          <w:color w:val="333333"/>
          <w:sz w:val="27"/>
          <w:szCs w:val="27"/>
        </w:rPr>
        <w:t>31) What is the size of int in 64-bit JVM?</w:t>
      </w:r>
      <w:r>
        <w:rPr>
          <w:rFonts w:ascii="Arial" w:hAnsi="Arial" w:cs="Arial"/>
          <w:color w:val="333333"/>
          <w:sz w:val="27"/>
          <w:szCs w:val="27"/>
        </w:rPr>
        <w:br/>
        <w:t>The size of an int variable is constant in Java, it's always 32-bit irrespective of platform. Which means the size of primitive </w:t>
      </w:r>
      <w:r>
        <w:rPr>
          <w:rFonts w:ascii="Courier New" w:hAnsi="Courier New" w:cs="Courier New"/>
          <w:color w:val="333333"/>
          <w:sz w:val="27"/>
          <w:szCs w:val="27"/>
        </w:rPr>
        <w:t>int </w:t>
      </w:r>
      <w:r>
        <w:rPr>
          <w:rFonts w:ascii="Arial" w:hAnsi="Arial" w:cs="Arial"/>
          <w:color w:val="333333"/>
          <w:sz w:val="27"/>
          <w:szCs w:val="27"/>
        </w:rPr>
        <w:t>is same in both 32-bit and 64-bit Java virtual machine.</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32) The difference between Serial and Parallel Garbage Collector?</w:t>
      </w:r>
      <w:r>
        <w:rPr>
          <w:rFonts w:ascii="Arial" w:hAnsi="Arial" w:cs="Arial"/>
          <w:color w:val="333333"/>
          <w:sz w:val="27"/>
          <w:szCs w:val="27"/>
        </w:rPr>
        <w:t> (</w:t>
      </w:r>
      <w:hyperlink r:id="rId203"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33) What is the size of an int variable in 32-bit and 64-bit JVM? </w:t>
      </w:r>
      <w:r>
        <w:rPr>
          <w:rFonts w:ascii="Arial" w:hAnsi="Arial" w:cs="Arial"/>
          <w:color w:val="333333"/>
          <w:sz w:val="27"/>
          <w:szCs w:val="27"/>
        </w:rPr>
        <w:t>(answer)</w:t>
      </w:r>
      <w:r>
        <w:rPr>
          <w:rFonts w:ascii="Arial" w:hAnsi="Arial" w:cs="Arial"/>
          <w:color w:val="333333"/>
          <w:sz w:val="27"/>
          <w:szCs w:val="27"/>
        </w:rPr>
        <w:br/>
        <w:t>The size of int is same in both 32-bit and 64-bit JVM, it's always 32 bits or 4 bytes.</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34) A difference between </w:t>
      </w:r>
      <w:proofErr w:type="spellStart"/>
      <w:r>
        <w:rPr>
          <w:rFonts w:ascii="Arial" w:hAnsi="Arial" w:cs="Arial"/>
          <w:b/>
          <w:bCs/>
          <w:color w:val="333333"/>
          <w:sz w:val="27"/>
          <w:szCs w:val="27"/>
        </w:rPr>
        <w:t>WeakReference</w:t>
      </w:r>
      <w:proofErr w:type="spellEnd"/>
      <w:r>
        <w:rPr>
          <w:rFonts w:ascii="Arial" w:hAnsi="Arial" w:cs="Arial"/>
          <w:b/>
          <w:bCs/>
          <w:color w:val="333333"/>
          <w:sz w:val="27"/>
          <w:szCs w:val="27"/>
        </w:rPr>
        <w:t xml:space="preserve"> and </w:t>
      </w:r>
      <w:proofErr w:type="spellStart"/>
      <w:r>
        <w:rPr>
          <w:rFonts w:ascii="Arial" w:hAnsi="Arial" w:cs="Arial"/>
          <w:b/>
          <w:bCs/>
          <w:color w:val="333333"/>
          <w:sz w:val="27"/>
          <w:szCs w:val="27"/>
        </w:rPr>
        <w:t>SoftReference</w:t>
      </w:r>
      <w:proofErr w:type="spellEnd"/>
      <w:r>
        <w:rPr>
          <w:rFonts w:ascii="Arial" w:hAnsi="Arial" w:cs="Arial"/>
          <w:b/>
          <w:bCs/>
          <w:color w:val="333333"/>
          <w:sz w:val="27"/>
          <w:szCs w:val="27"/>
        </w:rPr>
        <w:t xml:space="preserve"> in Java? </w:t>
      </w:r>
      <w:r>
        <w:rPr>
          <w:rFonts w:ascii="Arial" w:hAnsi="Arial" w:cs="Arial"/>
          <w:color w:val="333333"/>
          <w:sz w:val="27"/>
          <w:szCs w:val="27"/>
        </w:rPr>
        <w:t>(</w:t>
      </w:r>
      <w:hyperlink r:id="rId204"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Though both </w:t>
      </w:r>
      <w:proofErr w:type="spellStart"/>
      <w:r>
        <w:rPr>
          <w:rFonts w:ascii="Arial" w:hAnsi="Arial" w:cs="Arial"/>
          <w:color w:val="333333"/>
          <w:sz w:val="27"/>
          <w:szCs w:val="27"/>
        </w:rPr>
        <w:t>WeakReference</w:t>
      </w:r>
      <w:proofErr w:type="spellEnd"/>
      <w:r>
        <w:rPr>
          <w:rFonts w:ascii="Arial" w:hAnsi="Arial" w:cs="Arial"/>
          <w:color w:val="333333"/>
          <w:sz w:val="27"/>
          <w:szCs w:val="27"/>
        </w:rPr>
        <w:t xml:space="preserve"> and </w:t>
      </w:r>
      <w:proofErr w:type="spellStart"/>
      <w:r>
        <w:rPr>
          <w:rFonts w:ascii="Arial" w:hAnsi="Arial" w:cs="Arial"/>
          <w:color w:val="333333"/>
          <w:sz w:val="27"/>
          <w:szCs w:val="27"/>
        </w:rPr>
        <w:t>SoftReference</w:t>
      </w:r>
      <w:proofErr w:type="spellEnd"/>
      <w:r>
        <w:rPr>
          <w:rFonts w:ascii="Arial" w:hAnsi="Arial" w:cs="Arial"/>
          <w:color w:val="333333"/>
          <w:sz w:val="27"/>
          <w:szCs w:val="27"/>
        </w:rPr>
        <w:t xml:space="preserve"> helps garbage collector and memory efficient, </w:t>
      </w:r>
      <w:proofErr w:type="spellStart"/>
      <w:r>
        <w:rPr>
          <w:rFonts w:ascii="Arial" w:hAnsi="Arial" w:cs="Arial"/>
          <w:color w:val="333333"/>
          <w:sz w:val="27"/>
          <w:szCs w:val="27"/>
        </w:rPr>
        <w:t>WeakReference</w:t>
      </w:r>
      <w:proofErr w:type="spellEnd"/>
      <w:r>
        <w:rPr>
          <w:rFonts w:ascii="Arial" w:hAnsi="Arial" w:cs="Arial"/>
          <w:color w:val="333333"/>
          <w:sz w:val="27"/>
          <w:szCs w:val="27"/>
        </w:rPr>
        <w:t xml:space="preserve"> becomes eligible for garbage collection as soon as last strong reference is lost but </w:t>
      </w:r>
      <w:proofErr w:type="spellStart"/>
      <w:r>
        <w:rPr>
          <w:rFonts w:ascii="Arial" w:hAnsi="Arial" w:cs="Arial"/>
          <w:color w:val="333333"/>
          <w:sz w:val="27"/>
          <w:szCs w:val="27"/>
        </w:rPr>
        <w:t>SoftReference</w:t>
      </w:r>
      <w:proofErr w:type="spellEnd"/>
      <w:r>
        <w:rPr>
          <w:rFonts w:ascii="Arial" w:hAnsi="Arial" w:cs="Arial"/>
          <w:color w:val="333333"/>
          <w:sz w:val="27"/>
          <w:szCs w:val="27"/>
        </w:rPr>
        <w:t xml:space="preserve"> even </w:t>
      </w:r>
      <w:proofErr w:type="spellStart"/>
      <w:r>
        <w:rPr>
          <w:rFonts w:ascii="Arial" w:hAnsi="Arial" w:cs="Arial"/>
          <w:color w:val="333333"/>
          <w:sz w:val="27"/>
          <w:szCs w:val="27"/>
        </w:rPr>
        <w:t>thought</w:t>
      </w:r>
      <w:proofErr w:type="spellEnd"/>
      <w:r>
        <w:rPr>
          <w:rFonts w:ascii="Arial" w:hAnsi="Arial" w:cs="Arial"/>
          <w:color w:val="333333"/>
          <w:sz w:val="27"/>
          <w:szCs w:val="27"/>
        </w:rPr>
        <w:t xml:space="preserve"> it </w:t>
      </w:r>
      <w:proofErr w:type="spellStart"/>
      <w:r>
        <w:rPr>
          <w:rFonts w:ascii="Arial" w:hAnsi="Arial" w:cs="Arial"/>
          <w:color w:val="333333"/>
          <w:sz w:val="27"/>
          <w:szCs w:val="27"/>
        </w:rPr>
        <w:t>can not</w:t>
      </w:r>
      <w:proofErr w:type="spellEnd"/>
      <w:r>
        <w:rPr>
          <w:rFonts w:ascii="Arial" w:hAnsi="Arial" w:cs="Arial"/>
          <w:color w:val="333333"/>
          <w:sz w:val="27"/>
          <w:szCs w:val="27"/>
        </w:rPr>
        <w:t xml:space="preserve"> prevent GC, it can delay it until JVM absolutely need memory.</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35) How do </w:t>
      </w:r>
      <w:proofErr w:type="spellStart"/>
      <w:r>
        <w:rPr>
          <w:rFonts w:ascii="Arial" w:hAnsi="Arial" w:cs="Arial"/>
          <w:b/>
          <w:bCs/>
          <w:color w:val="333333"/>
          <w:sz w:val="27"/>
          <w:szCs w:val="27"/>
        </w:rPr>
        <w:t>WeakHashMap</w:t>
      </w:r>
      <w:proofErr w:type="spellEnd"/>
      <w:r>
        <w:rPr>
          <w:rFonts w:ascii="Arial" w:hAnsi="Arial" w:cs="Arial"/>
          <w:b/>
          <w:bCs/>
          <w:color w:val="333333"/>
          <w:sz w:val="27"/>
          <w:szCs w:val="27"/>
        </w:rPr>
        <w:t xml:space="preserve"> works? </w:t>
      </w:r>
      <w:r>
        <w:rPr>
          <w:rFonts w:ascii="Arial" w:hAnsi="Arial" w:cs="Arial"/>
          <w:color w:val="333333"/>
          <w:sz w:val="27"/>
          <w:szCs w:val="27"/>
        </w:rPr>
        <w:t>(answer)</w:t>
      </w:r>
      <w:r>
        <w:rPr>
          <w:rFonts w:ascii="Arial" w:hAnsi="Arial" w:cs="Arial"/>
          <w:color w:val="333333"/>
          <w:sz w:val="27"/>
          <w:szCs w:val="27"/>
        </w:rPr>
        <w:br/>
      </w:r>
      <w:proofErr w:type="spellStart"/>
      <w:r>
        <w:rPr>
          <w:rFonts w:ascii="Arial" w:hAnsi="Arial" w:cs="Arial"/>
          <w:color w:val="333333"/>
          <w:sz w:val="27"/>
          <w:szCs w:val="27"/>
        </w:rPr>
        <w:t>WeakHashMap</w:t>
      </w:r>
      <w:proofErr w:type="spellEnd"/>
      <w:r>
        <w:rPr>
          <w:rFonts w:ascii="Arial" w:hAnsi="Arial" w:cs="Arial"/>
          <w:color w:val="333333"/>
          <w:sz w:val="27"/>
          <w:szCs w:val="27"/>
        </w:rPr>
        <w:t xml:space="preserve"> works like a normal HashMap but uses </w:t>
      </w:r>
      <w:proofErr w:type="spellStart"/>
      <w:r>
        <w:rPr>
          <w:rFonts w:ascii="Arial" w:hAnsi="Arial" w:cs="Arial"/>
          <w:color w:val="333333"/>
          <w:sz w:val="27"/>
          <w:szCs w:val="27"/>
        </w:rPr>
        <w:t>WeakReference</w:t>
      </w:r>
      <w:proofErr w:type="spellEnd"/>
      <w:r>
        <w:rPr>
          <w:rFonts w:ascii="Arial" w:hAnsi="Arial" w:cs="Arial"/>
          <w:color w:val="333333"/>
          <w:sz w:val="27"/>
          <w:szCs w:val="27"/>
        </w:rPr>
        <w:t xml:space="preserve"> for keys, which means if the key object doesn't have any reference then both key/value mapping will become eligible for garbage collection.</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36) What is -</w:t>
      </w:r>
      <w:proofErr w:type="gramStart"/>
      <w:r>
        <w:rPr>
          <w:rFonts w:ascii="Arial" w:hAnsi="Arial" w:cs="Arial"/>
          <w:b/>
          <w:bCs/>
          <w:color w:val="333333"/>
          <w:sz w:val="27"/>
          <w:szCs w:val="27"/>
        </w:rPr>
        <w:t>XX:+</w:t>
      </w:r>
      <w:proofErr w:type="spellStart"/>
      <w:proofErr w:type="gramEnd"/>
      <w:r>
        <w:rPr>
          <w:rFonts w:ascii="Arial" w:hAnsi="Arial" w:cs="Arial"/>
          <w:b/>
          <w:bCs/>
          <w:color w:val="333333"/>
          <w:sz w:val="27"/>
          <w:szCs w:val="27"/>
        </w:rPr>
        <w:t>UseCompressedOops</w:t>
      </w:r>
      <w:proofErr w:type="spellEnd"/>
      <w:r>
        <w:rPr>
          <w:rFonts w:ascii="Arial" w:hAnsi="Arial" w:cs="Arial"/>
          <w:b/>
          <w:bCs/>
          <w:color w:val="333333"/>
          <w:sz w:val="27"/>
          <w:szCs w:val="27"/>
        </w:rPr>
        <w:t> JVM option? Why use it? </w:t>
      </w:r>
      <w:r>
        <w:rPr>
          <w:rFonts w:ascii="Arial" w:hAnsi="Arial" w:cs="Arial"/>
          <w:color w:val="333333"/>
          <w:sz w:val="27"/>
          <w:szCs w:val="27"/>
        </w:rPr>
        <w:t>(</w:t>
      </w:r>
      <w:hyperlink r:id="rId205"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When you go migrate your Java application from 32-bit to 64-bit JVM, the heap requirement suddenly increases, almost double, due to increasing size of ordinary object pointer from 32 bit to 64 bit. </w:t>
      </w:r>
    </w:p>
    <w:p w14:paraId="0BC660FA" w14:textId="77777777" w:rsidR="006C05F7" w:rsidRDefault="006C05F7" w:rsidP="006C05F7">
      <w:pPr>
        <w:shd w:val="clear" w:color="auto" w:fill="FFFFFF"/>
        <w:rPr>
          <w:rFonts w:ascii="Arial" w:hAnsi="Arial" w:cs="Arial"/>
          <w:color w:val="333333"/>
          <w:sz w:val="27"/>
          <w:szCs w:val="27"/>
        </w:rPr>
      </w:pPr>
    </w:p>
    <w:p w14:paraId="548300EE"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lastRenderedPageBreak/>
        <w:t>This also adversely affect how much data you can keep in CPU cache, which is much smaller than memory. Since main motivation for moving to 64-bit JVM is to specify large heap size, you can save some memory by using compressed OOP. By using -</w:t>
      </w:r>
      <w:proofErr w:type="gramStart"/>
      <w:r>
        <w:rPr>
          <w:rFonts w:ascii="Arial" w:hAnsi="Arial" w:cs="Arial"/>
          <w:color w:val="333333"/>
          <w:sz w:val="27"/>
          <w:szCs w:val="27"/>
        </w:rPr>
        <w:t>XX:+</w:t>
      </w:r>
      <w:proofErr w:type="spellStart"/>
      <w:proofErr w:type="gramEnd"/>
      <w:r>
        <w:rPr>
          <w:rFonts w:ascii="Arial" w:hAnsi="Arial" w:cs="Arial"/>
          <w:color w:val="333333"/>
          <w:sz w:val="27"/>
          <w:szCs w:val="27"/>
        </w:rPr>
        <w:t>UseCompressedOops</w:t>
      </w:r>
      <w:proofErr w:type="spellEnd"/>
      <w:r>
        <w:rPr>
          <w:rFonts w:ascii="Arial" w:hAnsi="Arial" w:cs="Arial"/>
          <w:color w:val="333333"/>
          <w:sz w:val="27"/>
          <w:szCs w:val="27"/>
        </w:rPr>
        <w:t>, JVM uses 32-bit OOP instead of 64-bit OOP.</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37) How do you find if JVM is 32-bit or 64-bit from Java Program? </w:t>
      </w:r>
      <w:r>
        <w:rPr>
          <w:rFonts w:ascii="Arial" w:hAnsi="Arial" w:cs="Arial"/>
          <w:color w:val="333333"/>
          <w:sz w:val="27"/>
          <w:szCs w:val="27"/>
        </w:rPr>
        <w:t>(</w:t>
      </w:r>
      <w:hyperlink r:id="rId206"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You can find that by checking some system properties like </w:t>
      </w:r>
      <w:proofErr w:type="spellStart"/>
      <w:r>
        <w:rPr>
          <w:rFonts w:ascii="Arial" w:hAnsi="Arial" w:cs="Arial"/>
          <w:color w:val="333333"/>
          <w:sz w:val="27"/>
          <w:szCs w:val="27"/>
        </w:rPr>
        <w:t>sun.arch.data.model</w:t>
      </w:r>
      <w:proofErr w:type="spellEnd"/>
      <w:r>
        <w:rPr>
          <w:rFonts w:ascii="Arial" w:hAnsi="Arial" w:cs="Arial"/>
          <w:color w:val="333333"/>
          <w:sz w:val="27"/>
          <w:szCs w:val="27"/>
        </w:rPr>
        <w:t xml:space="preserve"> or </w:t>
      </w:r>
      <w:proofErr w:type="spellStart"/>
      <w:r>
        <w:rPr>
          <w:rFonts w:ascii="Arial" w:hAnsi="Arial" w:cs="Arial"/>
          <w:color w:val="333333"/>
          <w:sz w:val="27"/>
          <w:szCs w:val="27"/>
        </w:rPr>
        <w:t>os.arch</w:t>
      </w:r>
      <w:proofErr w:type="spellEnd"/>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38) What is the maximum heap size of 32-bit and 64-bit JVM? </w:t>
      </w:r>
      <w:r>
        <w:rPr>
          <w:rFonts w:ascii="Arial" w:hAnsi="Arial" w:cs="Arial"/>
          <w:color w:val="333333"/>
          <w:sz w:val="27"/>
          <w:szCs w:val="27"/>
        </w:rPr>
        <w:t>(</w:t>
      </w:r>
      <w:hyperlink r:id="rId207"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Theoretically, the maximum heap memory you can assign to a 32-bit JVM is 2^32 which is 4GB but practically the limit is much smaller. It also varies between operating systems e.g. form 1.5GB in Windows to almost 3GB in Solaris. </w:t>
      </w:r>
    </w:p>
    <w:p w14:paraId="40C78772" w14:textId="77777777" w:rsidR="006C05F7" w:rsidRDefault="006C05F7" w:rsidP="006C05F7">
      <w:pPr>
        <w:shd w:val="clear" w:color="auto" w:fill="FFFFFF"/>
        <w:rPr>
          <w:rFonts w:ascii="Arial" w:hAnsi="Arial" w:cs="Arial"/>
          <w:color w:val="333333"/>
          <w:sz w:val="27"/>
          <w:szCs w:val="27"/>
        </w:rPr>
      </w:pPr>
    </w:p>
    <w:p w14:paraId="41A40A37"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64-bit JVM allows you to specify larger heap size, theoretically 2^64 which is quite large but practically you can specify heap space up to 100GBs. There are even JVM e.g. Azul where heap space of 1000 gigs </w:t>
      </w:r>
      <w:proofErr w:type="gramStart"/>
      <w:r>
        <w:rPr>
          <w:rFonts w:ascii="Arial" w:hAnsi="Arial" w:cs="Arial"/>
          <w:color w:val="333333"/>
          <w:sz w:val="27"/>
          <w:szCs w:val="27"/>
        </w:rPr>
        <w:t>is</w:t>
      </w:r>
      <w:proofErr w:type="gramEnd"/>
      <w:r>
        <w:rPr>
          <w:rFonts w:ascii="Arial" w:hAnsi="Arial" w:cs="Arial"/>
          <w:color w:val="333333"/>
          <w:sz w:val="27"/>
          <w:szCs w:val="27"/>
        </w:rPr>
        <w:t xml:space="preserve"> also possible.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39) What is the difference between JRE, JDK, JVM and JIT?</w:t>
      </w:r>
      <w:r>
        <w:rPr>
          <w:rFonts w:ascii="Arial" w:hAnsi="Arial" w:cs="Arial"/>
          <w:color w:val="333333"/>
          <w:sz w:val="27"/>
          <w:szCs w:val="27"/>
        </w:rPr>
        <w:t> (</w:t>
      </w:r>
      <w:hyperlink r:id="rId208"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w:t>
      </w:r>
    </w:p>
    <w:p w14:paraId="4D28A5BD" w14:textId="77777777" w:rsidR="006C05F7" w:rsidRDefault="006C05F7" w:rsidP="006C05F7">
      <w:pPr>
        <w:shd w:val="clear" w:color="auto" w:fill="FFFFFF"/>
        <w:rPr>
          <w:rFonts w:ascii="Arial" w:hAnsi="Arial" w:cs="Arial"/>
          <w:color w:val="333333"/>
          <w:sz w:val="27"/>
          <w:szCs w:val="27"/>
        </w:rPr>
      </w:pPr>
    </w:p>
    <w:p w14:paraId="2B6B219F"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t xml:space="preserve">The JIT stands for Just </w:t>
      </w:r>
      <w:proofErr w:type="gramStart"/>
      <w:r>
        <w:rPr>
          <w:rFonts w:ascii="Arial" w:hAnsi="Arial" w:cs="Arial"/>
          <w:color w:val="333333"/>
          <w:sz w:val="27"/>
          <w:szCs w:val="27"/>
        </w:rPr>
        <w:t>In</w:t>
      </w:r>
      <w:proofErr w:type="gramEnd"/>
      <w:r>
        <w:rPr>
          <w:rFonts w:ascii="Arial" w:hAnsi="Arial" w:cs="Arial"/>
          <w:color w:val="333333"/>
          <w:sz w:val="27"/>
          <w:szCs w:val="27"/>
        </w:rPr>
        <w:t xml:space="preserve"> Time compilation and helps to boost the performance of Java application by converting Java byte code into native code when the crossed certain threshold i.e. mainly hot code is converted into native code.</w:t>
      </w:r>
    </w:p>
    <w:p w14:paraId="47F5A20F" w14:textId="4A5C6551" w:rsidR="006C05F7" w:rsidRDefault="006C05F7" w:rsidP="006C05F7">
      <w:pPr>
        <w:shd w:val="clear" w:color="auto" w:fill="FFFFFF"/>
        <w:spacing w:after="0"/>
        <w:jc w:val="center"/>
        <w:rPr>
          <w:rFonts w:ascii="Arial" w:hAnsi="Arial" w:cs="Arial"/>
          <w:color w:val="333333"/>
          <w:sz w:val="27"/>
          <w:szCs w:val="27"/>
        </w:rPr>
      </w:pPr>
      <w:r>
        <w:rPr>
          <w:rFonts w:ascii="Arial" w:hAnsi="Arial" w:cs="Arial"/>
          <w:noProof/>
          <w:color w:val="0066CC"/>
          <w:sz w:val="27"/>
          <w:szCs w:val="27"/>
        </w:rPr>
        <w:lastRenderedPageBreak/>
        <w:drawing>
          <wp:inline distT="0" distB="0" distL="0" distR="0" wp14:anchorId="355ADE55" wp14:editId="1ABC7189">
            <wp:extent cx="4699000" cy="3111500"/>
            <wp:effectExtent l="0" t="0" r="6350" b="0"/>
            <wp:docPr id="1311820913" name="Picture 4" descr="Java Interview Questions for 3 years experience">
              <a:hlinkClick xmlns:a="http://schemas.openxmlformats.org/drawingml/2006/main" r:id="rId2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terview Questions for 3 years experience">
                      <a:hlinkClick r:id="rId209" tgtFrame="&quot;_blank&quot;"/>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699000" cy="3111500"/>
                    </a:xfrm>
                    <a:prstGeom prst="rect">
                      <a:avLst/>
                    </a:prstGeom>
                    <a:noFill/>
                    <a:ln>
                      <a:noFill/>
                    </a:ln>
                  </pic:spPr>
                </pic:pic>
              </a:graphicData>
            </a:graphic>
          </wp:inline>
        </w:drawing>
      </w:r>
    </w:p>
    <w:p w14:paraId="3556F65C"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40) Explain Java Heap space and Garbage collection?</w:t>
      </w:r>
      <w:r>
        <w:rPr>
          <w:rFonts w:ascii="Arial" w:hAnsi="Arial" w:cs="Arial"/>
          <w:color w:val="333333"/>
          <w:sz w:val="27"/>
          <w:szCs w:val="27"/>
        </w:rPr>
        <w:t> (</w:t>
      </w:r>
      <w:hyperlink r:id="rId211"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p>
    <w:p w14:paraId="64360A40" w14:textId="211442D2" w:rsidR="006C05F7" w:rsidRDefault="006C05F7" w:rsidP="006C05F7">
      <w:pPr>
        <w:shd w:val="clear" w:color="auto" w:fill="FFFFFF"/>
        <w:spacing w:after="0"/>
        <w:jc w:val="center"/>
        <w:rPr>
          <w:rFonts w:ascii="Arial" w:hAnsi="Arial" w:cs="Arial"/>
          <w:color w:val="333333"/>
          <w:sz w:val="27"/>
          <w:szCs w:val="27"/>
        </w:rPr>
      </w:pPr>
      <w:r>
        <w:rPr>
          <w:rFonts w:ascii="Arial" w:hAnsi="Arial" w:cs="Arial"/>
          <w:noProof/>
          <w:color w:val="0066CC"/>
          <w:sz w:val="27"/>
          <w:szCs w:val="27"/>
        </w:rPr>
        <w:drawing>
          <wp:inline distT="0" distB="0" distL="0" distR="0" wp14:anchorId="7A10348C" wp14:editId="49BADF45">
            <wp:extent cx="5657850" cy="1739900"/>
            <wp:effectExtent l="0" t="0" r="0" b="0"/>
            <wp:docPr id="205994112" name="Picture 3" descr="JVM Internals Java Interview Questions Answers">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Internals Java Interview Questions Answers">
                      <a:hlinkClick r:id="rId212" tgtFrame="&quot;_blank&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657850" cy="1739900"/>
                    </a:xfrm>
                    <a:prstGeom prst="rect">
                      <a:avLst/>
                    </a:prstGeom>
                    <a:noFill/>
                    <a:ln>
                      <a:noFill/>
                    </a:ln>
                  </pic:spPr>
                </pic:pic>
              </a:graphicData>
            </a:graphic>
          </wp:inline>
        </w:drawing>
      </w:r>
    </w:p>
    <w:p w14:paraId="0834297F"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41) Can you guarantee the garbage collection process? </w:t>
      </w:r>
      <w:r>
        <w:rPr>
          <w:rFonts w:ascii="Arial" w:hAnsi="Arial" w:cs="Arial"/>
          <w:color w:val="333333"/>
          <w:sz w:val="27"/>
          <w:szCs w:val="27"/>
        </w:rPr>
        <w:t>(answer)</w:t>
      </w:r>
      <w:r>
        <w:rPr>
          <w:rFonts w:ascii="Arial" w:hAnsi="Arial" w:cs="Arial"/>
          <w:color w:val="333333"/>
          <w:sz w:val="27"/>
          <w:szCs w:val="27"/>
        </w:rPr>
        <w:br/>
        <w:t xml:space="preserve">No, you cannot guarantee the garbage collection, though you can make a request using </w:t>
      </w:r>
      <w:proofErr w:type="spellStart"/>
      <w:proofErr w:type="gramStart"/>
      <w:r>
        <w:rPr>
          <w:rFonts w:ascii="Arial" w:hAnsi="Arial" w:cs="Arial"/>
          <w:color w:val="333333"/>
          <w:sz w:val="27"/>
          <w:szCs w:val="27"/>
        </w:rPr>
        <w:t>System.gc</w:t>
      </w:r>
      <w:proofErr w:type="spellEnd"/>
      <w:r>
        <w:rPr>
          <w:rFonts w:ascii="Arial" w:hAnsi="Arial" w:cs="Arial"/>
          <w:color w:val="333333"/>
          <w:sz w:val="27"/>
          <w:szCs w:val="27"/>
        </w:rPr>
        <w:t>(</w:t>
      </w:r>
      <w:proofErr w:type="gramEnd"/>
      <w:r>
        <w:rPr>
          <w:rFonts w:ascii="Arial" w:hAnsi="Arial" w:cs="Arial"/>
          <w:color w:val="333333"/>
          <w:sz w:val="27"/>
          <w:szCs w:val="27"/>
        </w:rPr>
        <w:t xml:space="preserve">) or </w:t>
      </w:r>
      <w:proofErr w:type="spellStart"/>
      <w:r>
        <w:rPr>
          <w:rFonts w:ascii="Arial" w:hAnsi="Arial" w:cs="Arial"/>
          <w:color w:val="333333"/>
          <w:sz w:val="27"/>
          <w:szCs w:val="27"/>
        </w:rPr>
        <w:t>Runtime.gc</w:t>
      </w:r>
      <w:proofErr w:type="spellEnd"/>
      <w:r>
        <w:rPr>
          <w:rFonts w:ascii="Arial" w:hAnsi="Arial" w:cs="Arial"/>
          <w:color w:val="333333"/>
          <w:sz w:val="27"/>
          <w:szCs w:val="27"/>
        </w:rPr>
        <w:t>() method.</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lastRenderedPageBreak/>
        <w:br/>
      </w:r>
      <w:r>
        <w:rPr>
          <w:rFonts w:ascii="Arial" w:hAnsi="Arial" w:cs="Arial"/>
          <w:b/>
          <w:bCs/>
          <w:color w:val="333333"/>
          <w:sz w:val="27"/>
          <w:szCs w:val="27"/>
        </w:rPr>
        <w:t>42) How do you find memory usage from Java program? How much percent of the heap is used?</w:t>
      </w:r>
      <w:r>
        <w:rPr>
          <w:rFonts w:ascii="Arial" w:hAnsi="Arial" w:cs="Arial"/>
          <w:color w:val="333333"/>
          <w:sz w:val="27"/>
          <w:szCs w:val="27"/>
        </w:rPr>
        <w:br/>
        <w:t xml:space="preserve">You can use memory related methods from </w:t>
      </w:r>
      <w:proofErr w:type="spellStart"/>
      <w:proofErr w:type="gramStart"/>
      <w:r>
        <w:rPr>
          <w:rFonts w:ascii="Arial" w:hAnsi="Arial" w:cs="Arial"/>
          <w:color w:val="333333"/>
          <w:sz w:val="27"/>
          <w:szCs w:val="27"/>
        </w:rPr>
        <w:t>java.lang</w:t>
      </w:r>
      <w:proofErr w:type="gramEnd"/>
      <w:r>
        <w:rPr>
          <w:rFonts w:ascii="Arial" w:hAnsi="Arial" w:cs="Arial"/>
          <w:color w:val="333333"/>
          <w:sz w:val="27"/>
          <w:szCs w:val="27"/>
        </w:rPr>
        <w:t>.Runtime</w:t>
      </w:r>
      <w:proofErr w:type="spellEnd"/>
      <w:r>
        <w:rPr>
          <w:rFonts w:ascii="Arial" w:hAnsi="Arial" w:cs="Arial"/>
          <w:color w:val="333333"/>
          <w:sz w:val="27"/>
          <w:szCs w:val="27"/>
        </w:rPr>
        <w:t xml:space="preserve"> class to get the free memory, total memory and maximum heap memory in Java.  </w:t>
      </w:r>
    </w:p>
    <w:p w14:paraId="5428A45C" w14:textId="77777777" w:rsidR="006C05F7" w:rsidRDefault="006C05F7" w:rsidP="006C05F7">
      <w:pPr>
        <w:shd w:val="clear" w:color="auto" w:fill="FFFFFF"/>
        <w:rPr>
          <w:rFonts w:ascii="Arial" w:hAnsi="Arial" w:cs="Arial"/>
          <w:color w:val="333333"/>
          <w:sz w:val="27"/>
          <w:szCs w:val="27"/>
        </w:rPr>
      </w:pPr>
    </w:p>
    <w:p w14:paraId="3636323E"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By using these methods, you can find out how many percents of the heap is used and how much heap space is remaining. </w:t>
      </w:r>
      <w:proofErr w:type="spellStart"/>
      <w:r>
        <w:rPr>
          <w:rFonts w:ascii="Courier New" w:hAnsi="Courier New" w:cs="Courier New"/>
          <w:color w:val="333333"/>
          <w:sz w:val="27"/>
          <w:szCs w:val="27"/>
        </w:rPr>
        <w:t>Runtime.freeMemory</w:t>
      </w:r>
      <w:proofErr w:type="spellEnd"/>
      <w:r>
        <w:rPr>
          <w:rFonts w:ascii="Courier New" w:hAnsi="Courier New" w:cs="Courier New"/>
          <w:color w:val="333333"/>
          <w:sz w:val="27"/>
          <w:szCs w:val="27"/>
        </w:rPr>
        <w:t>()</w:t>
      </w:r>
      <w:r>
        <w:rPr>
          <w:rFonts w:ascii="Arial" w:hAnsi="Arial" w:cs="Arial"/>
          <w:color w:val="333333"/>
          <w:sz w:val="27"/>
          <w:szCs w:val="27"/>
        </w:rPr>
        <w:t> return amount of free memory in bytes, </w:t>
      </w:r>
      <w:proofErr w:type="spellStart"/>
      <w:r>
        <w:rPr>
          <w:rFonts w:ascii="Courier New" w:hAnsi="Courier New" w:cs="Courier New"/>
          <w:color w:val="333333"/>
          <w:sz w:val="27"/>
          <w:szCs w:val="27"/>
        </w:rPr>
        <w:t>Runtime.totalMemory</w:t>
      </w:r>
      <w:proofErr w:type="spellEnd"/>
      <w:r>
        <w:rPr>
          <w:rFonts w:ascii="Courier New" w:hAnsi="Courier New" w:cs="Courier New"/>
          <w:color w:val="333333"/>
          <w:sz w:val="27"/>
          <w:szCs w:val="27"/>
        </w:rPr>
        <w:t>()</w:t>
      </w:r>
      <w:r>
        <w:rPr>
          <w:rFonts w:ascii="Arial" w:hAnsi="Arial" w:cs="Arial"/>
          <w:color w:val="333333"/>
          <w:sz w:val="27"/>
          <w:szCs w:val="27"/>
        </w:rPr>
        <w:t> returns total memory in bytes and </w:t>
      </w:r>
      <w:proofErr w:type="spellStart"/>
      <w:r>
        <w:rPr>
          <w:rFonts w:ascii="Courier New" w:hAnsi="Courier New" w:cs="Courier New"/>
          <w:color w:val="333333"/>
          <w:sz w:val="27"/>
          <w:szCs w:val="27"/>
        </w:rPr>
        <w:t>Runtime.maxMemory</w:t>
      </w:r>
      <w:proofErr w:type="spellEnd"/>
      <w:r>
        <w:rPr>
          <w:rFonts w:ascii="Courier New" w:hAnsi="Courier New" w:cs="Courier New"/>
          <w:color w:val="333333"/>
          <w:sz w:val="27"/>
          <w:szCs w:val="27"/>
        </w:rPr>
        <w:t>()</w:t>
      </w:r>
      <w:r>
        <w:rPr>
          <w:rFonts w:ascii="Arial" w:hAnsi="Arial" w:cs="Arial"/>
          <w:color w:val="333333"/>
          <w:sz w:val="27"/>
          <w:szCs w:val="27"/>
        </w:rPr>
        <w:t> returns maximum memory in bytes.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43) What is the difference between stack and heap in Java? </w:t>
      </w:r>
      <w:r>
        <w:rPr>
          <w:rFonts w:ascii="Arial" w:hAnsi="Arial" w:cs="Arial"/>
          <w:color w:val="333333"/>
          <w:sz w:val="27"/>
          <w:szCs w:val="27"/>
        </w:rPr>
        <w:t>(</w:t>
      </w:r>
      <w:hyperlink r:id="rId214"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Stack and heap are different memory areas in the JVM and they are used for different purposes. The stack is used to hold method frames and local variables while objects are always allocated memory from the heap. </w:t>
      </w:r>
    </w:p>
    <w:p w14:paraId="58323FAD" w14:textId="77777777" w:rsidR="006C05F7" w:rsidRDefault="006C05F7" w:rsidP="006C05F7">
      <w:pPr>
        <w:shd w:val="clear" w:color="auto" w:fill="FFFFFF"/>
        <w:rPr>
          <w:rFonts w:ascii="Arial" w:hAnsi="Arial" w:cs="Arial"/>
          <w:color w:val="333333"/>
          <w:sz w:val="27"/>
          <w:szCs w:val="27"/>
        </w:rPr>
      </w:pPr>
    </w:p>
    <w:p w14:paraId="1AC1B0CF"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t xml:space="preserve">The stack is usually much smaller than heap memory and also didn't </w:t>
      </w:r>
      <w:proofErr w:type="gramStart"/>
      <w:r>
        <w:rPr>
          <w:rFonts w:ascii="Arial" w:hAnsi="Arial" w:cs="Arial"/>
          <w:color w:val="333333"/>
          <w:sz w:val="27"/>
          <w:szCs w:val="27"/>
        </w:rPr>
        <w:t>shared</w:t>
      </w:r>
      <w:proofErr w:type="gramEnd"/>
      <w:r>
        <w:rPr>
          <w:rFonts w:ascii="Arial" w:hAnsi="Arial" w:cs="Arial"/>
          <w:color w:val="333333"/>
          <w:sz w:val="27"/>
          <w:szCs w:val="27"/>
        </w:rPr>
        <w:t xml:space="preserve"> between multiple threads, but heap is shared among all threads in JVM.</w:t>
      </w:r>
    </w:p>
    <w:p w14:paraId="13A8AA54" w14:textId="68FC1911" w:rsidR="006C05F7" w:rsidRDefault="006C05F7" w:rsidP="006C05F7">
      <w:pPr>
        <w:shd w:val="clear" w:color="auto" w:fill="FFFFFF"/>
        <w:spacing w:after="0"/>
        <w:jc w:val="center"/>
        <w:rPr>
          <w:rFonts w:ascii="Arial" w:hAnsi="Arial" w:cs="Arial"/>
          <w:color w:val="333333"/>
          <w:sz w:val="27"/>
          <w:szCs w:val="27"/>
        </w:rPr>
      </w:pPr>
      <w:r>
        <w:rPr>
          <w:rFonts w:ascii="Arial" w:hAnsi="Arial" w:cs="Arial"/>
          <w:noProof/>
          <w:color w:val="0066CC"/>
          <w:sz w:val="27"/>
          <w:szCs w:val="27"/>
        </w:rPr>
        <w:drawing>
          <wp:inline distT="0" distB="0" distL="0" distR="0" wp14:anchorId="5ABCDE9C" wp14:editId="4125FA32">
            <wp:extent cx="3810000" cy="2019300"/>
            <wp:effectExtent l="0" t="0" r="0" b="0"/>
            <wp:docPr id="1099271358" name="Picture 2" descr="Java Interview Questions and Answers on Memory">
              <a:hlinkClick xmlns:a="http://schemas.openxmlformats.org/drawingml/2006/main" r:id="rId2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Interview Questions and Answers on Memory">
                      <a:hlinkClick r:id="rId215" tgtFrame="&quot;_blank&quot;"/>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489B03AD"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br/>
      </w:r>
    </w:p>
    <w:p w14:paraId="7DE8CF4C" w14:textId="77777777" w:rsidR="006C05F7" w:rsidRDefault="006C05F7" w:rsidP="006C05F7">
      <w:pPr>
        <w:pStyle w:val="Heading2"/>
        <w:shd w:val="clear" w:color="auto" w:fill="FFFFFF"/>
        <w:rPr>
          <w:rFonts w:ascii="Arial" w:hAnsi="Arial" w:cs="Arial"/>
          <w:color w:val="333333"/>
          <w:sz w:val="36"/>
          <w:szCs w:val="36"/>
        </w:rPr>
      </w:pPr>
      <w:r>
        <w:rPr>
          <w:rFonts w:ascii="Arial" w:hAnsi="Arial" w:cs="Arial"/>
          <w:color w:val="333333"/>
          <w:u w:val="single"/>
        </w:rPr>
        <w:lastRenderedPageBreak/>
        <w:t>Basic Java concepts Interview Questions</w:t>
      </w:r>
    </w:p>
    <w:p w14:paraId="67659370"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In this part, we will </w:t>
      </w:r>
      <w:proofErr w:type="gramStart"/>
      <w:r>
        <w:rPr>
          <w:rFonts w:ascii="Arial" w:hAnsi="Arial" w:cs="Arial"/>
          <w:color w:val="333333"/>
          <w:sz w:val="27"/>
          <w:szCs w:val="27"/>
        </w:rPr>
        <w:t>take a look</w:t>
      </w:r>
      <w:proofErr w:type="gramEnd"/>
      <w:r>
        <w:rPr>
          <w:rFonts w:ascii="Arial" w:hAnsi="Arial" w:cs="Arial"/>
          <w:color w:val="333333"/>
          <w:sz w:val="27"/>
          <w:szCs w:val="27"/>
        </w:rPr>
        <w:t xml:space="preserve"> at various Java keywords, and concepts like equals and </w:t>
      </w:r>
      <w:proofErr w:type="spellStart"/>
      <w:r>
        <w:rPr>
          <w:rFonts w:ascii="Arial" w:hAnsi="Arial" w:cs="Arial"/>
          <w:color w:val="333333"/>
          <w:sz w:val="27"/>
          <w:szCs w:val="27"/>
        </w:rPr>
        <w:t>hashcode</w:t>
      </w:r>
      <w:proofErr w:type="spellEnd"/>
      <w:r>
        <w:rPr>
          <w:rFonts w:ascii="Arial" w:hAnsi="Arial" w:cs="Arial"/>
          <w:color w:val="333333"/>
          <w:sz w:val="27"/>
          <w:szCs w:val="27"/>
        </w:rPr>
        <w:t>, compile time and runtime behavior and much which are very important for beginner level Java interviews.</w:t>
      </w:r>
    </w:p>
    <w:p w14:paraId="3ED62134" w14:textId="77777777" w:rsidR="006C05F7" w:rsidRDefault="006C05F7" w:rsidP="006C05F7">
      <w:pPr>
        <w:shd w:val="clear" w:color="auto" w:fill="FFFFFF"/>
        <w:rPr>
          <w:rFonts w:ascii="Arial" w:hAnsi="Arial" w:cs="Arial"/>
          <w:color w:val="333333"/>
          <w:sz w:val="27"/>
          <w:szCs w:val="27"/>
        </w:rPr>
      </w:pPr>
    </w:p>
    <w:p w14:paraId="37C4A8D9" w14:textId="77777777" w:rsidR="006C05F7" w:rsidRDefault="006C05F7" w:rsidP="006C05F7">
      <w:pPr>
        <w:shd w:val="clear" w:color="auto" w:fill="FFFFFF"/>
        <w:rPr>
          <w:rFonts w:ascii="Arial" w:hAnsi="Arial" w:cs="Arial"/>
          <w:color w:val="333333"/>
          <w:sz w:val="27"/>
          <w:szCs w:val="27"/>
        </w:rPr>
      </w:pPr>
      <w:r>
        <w:rPr>
          <w:rFonts w:ascii="Arial" w:hAnsi="Arial" w:cs="Arial"/>
          <w:b/>
          <w:bCs/>
          <w:color w:val="333333"/>
          <w:sz w:val="27"/>
          <w:szCs w:val="27"/>
        </w:rPr>
        <w:t>44) What's the difference between "a == b" and "</w:t>
      </w:r>
      <w:proofErr w:type="spellStart"/>
      <w:proofErr w:type="gramStart"/>
      <w:r>
        <w:rPr>
          <w:rFonts w:ascii="Arial" w:hAnsi="Arial" w:cs="Arial"/>
          <w:b/>
          <w:bCs/>
          <w:color w:val="333333"/>
          <w:sz w:val="27"/>
          <w:szCs w:val="27"/>
        </w:rPr>
        <w:t>a.equals</w:t>
      </w:r>
      <w:proofErr w:type="spellEnd"/>
      <w:proofErr w:type="gramEnd"/>
      <w:r>
        <w:rPr>
          <w:rFonts w:ascii="Arial" w:hAnsi="Arial" w:cs="Arial"/>
          <w:b/>
          <w:bCs/>
          <w:color w:val="333333"/>
          <w:sz w:val="27"/>
          <w:szCs w:val="27"/>
        </w:rPr>
        <w:t>(b)"?</w:t>
      </w:r>
      <w:r>
        <w:rPr>
          <w:rFonts w:ascii="Arial" w:hAnsi="Arial" w:cs="Arial"/>
          <w:color w:val="333333"/>
          <w:sz w:val="27"/>
          <w:szCs w:val="27"/>
        </w:rPr>
        <w:t> (</w:t>
      </w:r>
      <w:hyperlink r:id="rId217"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The a = b does object reference matching if both a and b are an object and only return true if both are pointing to the same object in the heap space, on the other hand, </w:t>
      </w:r>
      <w:proofErr w:type="spellStart"/>
      <w:r>
        <w:rPr>
          <w:rFonts w:ascii="Arial" w:hAnsi="Arial" w:cs="Arial"/>
          <w:color w:val="333333"/>
          <w:sz w:val="27"/>
          <w:szCs w:val="27"/>
        </w:rPr>
        <w:t>a.equals</w:t>
      </w:r>
      <w:proofErr w:type="spellEnd"/>
      <w:r>
        <w:rPr>
          <w:rFonts w:ascii="Arial" w:hAnsi="Arial" w:cs="Arial"/>
          <w:color w:val="333333"/>
          <w:sz w:val="27"/>
          <w:szCs w:val="27"/>
        </w:rPr>
        <w:t>(b) is used for logical mapping and its expected from an object to override this method to provide logical equality. </w:t>
      </w:r>
    </w:p>
    <w:p w14:paraId="0E8E6853" w14:textId="77777777" w:rsidR="006C05F7" w:rsidRDefault="006C05F7" w:rsidP="006C05F7">
      <w:pPr>
        <w:shd w:val="clear" w:color="auto" w:fill="FFFFFF"/>
        <w:rPr>
          <w:rFonts w:ascii="Arial" w:hAnsi="Arial" w:cs="Arial"/>
          <w:color w:val="333333"/>
          <w:sz w:val="27"/>
          <w:szCs w:val="27"/>
        </w:rPr>
      </w:pPr>
    </w:p>
    <w:p w14:paraId="0844E351"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For example, String class overrides this </w:t>
      </w:r>
      <w:proofErr w:type="gramStart"/>
      <w:r>
        <w:rPr>
          <w:rFonts w:ascii="Courier" w:hAnsi="Courier" w:cs="Arial"/>
          <w:color w:val="333333"/>
          <w:sz w:val="27"/>
          <w:szCs w:val="27"/>
        </w:rPr>
        <w:t>equals(</w:t>
      </w:r>
      <w:proofErr w:type="gramEnd"/>
      <w:r>
        <w:rPr>
          <w:rFonts w:ascii="Courier" w:hAnsi="Courier" w:cs="Arial"/>
          <w:color w:val="333333"/>
          <w:sz w:val="27"/>
          <w:szCs w:val="27"/>
        </w:rPr>
        <w:t>)</w:t>
      </w:r>
      <w:r>
        <w:rPr>
          <w:rFonts w:ascii="Arial" w:hAnsi="Arial" w:cs="Arial"/>
          <w:color w:val="333333"/>
          <w:sz w:val="27"/>
          <w:szCs w:val="27"/>
        </w:rPr>
        <w:t> method so that you can compare two Strings, which are the different object but contains same letters.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45) What is </w:t>
      </w:r>
      <w:proofErr w:type="spellStart"/>
      <w:r>
        <w:rPr>
          <w:rFonts w:ascii="Arial" w:hAnsi="Arial" w:cs="Arial"/>
          <w:b/>
          <w:bCs/>
          <w:color w:val="333333"/>
          <w:sz w:val="27"/>
          <w:szCs w:val="27"/>
        </w:rPr>
        <w:t>a.hashCode</w:t>
      </w:r>
      <w:proofErr w:type="spellEnd"/>
      <w:r>
        <w:rPr>
          <w:rFonts w:ascii="Arial" w:hAnsi="Arial" w:cs="Arial"/>
          <w:b/>
          <w:bCs/>
          <w:color w:val="333333"/>
          <w:sz w:val="27"/>
          <w:szCs w:val="27"/>
        </w:rPr>
        <w:t xml:space="preserve">() used for? How is it related to </w:t>
      </w:r>
      <w:proofErr w:type="spellStart"/>
      <w:proofErr w:type="gramStart"/>
      <w:r>
        <w:rPr>
          <w:rFonts w:ascii="Arial" w:hAnsi="Arial" w:cs="Arial"/>
          <w:b/>
          <w:bCs/>
          <w:color w:val="333333"/>
          <w:sz w:val="27"/>
          <w:szCs w:val="27"/>
        </w:rPr>
        <w:t>a.equals</w:t>
      </w:r>
      <w:proofErr w:type="spellEnd"/>
      <w:proofErr w:type="gramEnd"/>
      <w:r>
        <w:rPr>
          <w:rFonts w:ascii="Arial" w:hAnsi="Arial" w:cs="Arial"/>
          <w:b/>
          <w:bCs/>
          <w:color w:val="333333"/>
          <w:sz w:val="27"/>
          <w:szCs w:val="27"/>
        </w:rPr>
        <w:t>(b)? </w:t>
      </w:r>
      <w:r>
        <w:rPr>
          <w:rFonts w:ascii="Arial" w:hAnsi="Arial" w:cs="Arial"/>
          <w:color w:val="333333"/>
          <w:sz w:val="27"/>
          <w:szCs w:val="27"/>
        </w:rPr>
        <w:t>(</w:t>
      </w:r>
      <w:hyperlink r:id="rId218"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proofErr w:type="spellStart"/>
      <w:r>
        <w:rPr>
          <w:rFonts w:ascii="Arial" w:hAnsi="Arial" w:cs="Arial"/>
          <w:color w:val="333333"/>
          <w:sz w:val="27"/>
          <w:szCs w:val="27"/>
        </w:rPr>
        <w:t>hashCode</w:t>
      </w:r>
      <w:proofErr w:type="spellEnd"/>
      <w:r>
        <w:rPr>
          <w:rFonts w:ascii="Arial" w:hAnsi="Arial" w:cs="Arial"/>
          <w:color w:val="333333"/>
          <w:sz w:val="27"/>
          <w:szCs w:val="27"/>
        </w:rPr>
        <w:t xml:space="preserve">() method returns an int hash value corresponding to an object. It's used in </w:t>
      </w:r>
      <w:proofErr w:type="gramStart"/>
      <w:r>
        <w:rPr>
          <w:rFonts w:ascii="Arial" w:hAnsi="Arial" w:cs="Arial"/>
          <w:color w:val="333333"/>
          <w:sz w:val="27"/>
          <w:szCs w:val="27"/>
        </w:rPr>
        <w:t>hash based</w:t>
      </w:r>
      <w:proofErr w:type="gramEnd"/>
      <w:r>
        <w:rPr>
          <w:rFonts w:ascii="Arial" w:hAnsi="Arial" w:cs="Arial"/>
          <w:color w:val="333333"/>
          <w:sz w:val="27"/>
          <w:szCs w:val="27"/>
        </w:rPr>
        <w:t xml:space="preserve"> collection classes </w:t>
      </w:r>
      <w:proofErr w:type="spellStart"/>
      <w:r>
        <w:rPr>
          <w:rFonts w:ascii="Arial" w:hAnsi="Arial" w:cs="Arial"/>
          <w:color w:val="333333"/>
          <w:sz w:val="27"/>
          <w:szCs w:val="27"/>
        </w:rPr>
        <w:t>e.g</w:t>
      </w:r>
      <w:proofErr w:type="spellEnd"/>
      <w:r>
        <w:rPr>
          <w:rFonts w:ascii="Arial" w:hAnsi="Arial" w:cs="Arial"/>
          <w:color w:val="333333"/>
          <w:sz w:val="27"/>
          <w:szCs w:val="27"/>
        </w:rPr>
        <w:t xml:space="preserve"> </w:t>
      </w:r>
      <w:proofErr w:type="spellStart"/>
      <w:r>
        <w:rPr>
          <w:rFonts w:ascii="Arial" w:hAnsi="Arial" w:cs="Arial"/>
          <w:color w:val="333333"/>
          <w:sz w:val="27"/>
          <w:szCs w:val="27"/>
        </w:rPr>
        <w:t>Hashtable</w:t>
      </w:r>
      <w:proofErr w:type="spellEnd"/>
      <w:r>
        <w:rPr>
          <w:rFonts w:ascii="Arial" w:hAnsi="Arial" w:cs="Arial"/>
          <w:color w:val="333333"/>
          <w:sz w:val="27"/>
          <w:szCs w:val="27"/>
        </w:rPr>
        <w:t xml:space="preserve">, HashMap, </w:t>
      </w:r>
      <w:proofErr w:type="spellStart"/>
      <w:r>
        <w:rPr>
          <w:rFonts w:ascii="Arial" w:hAnsi="Arial" w:cs="Arial"/>
          <w:color w:val="333333"/>
          <w:sz w:val="27"/>
          <w:szCs w:val="27"/>
        </w:rPr>
        <w:t>LinkedHashMap</w:t>
      </w:r>
      <w:proofErr w:type="spellEnd"/>
      <w:r>
        <w:rPr>
          <w:rFonts w:ascii="Arial" w:hAnsi="Arial" w:cs="Arial"/>
          <w:color w:val="333333"/>
          <w:sz w:val="27"/>
          <w:szCs w:val="27"/>
        </w:rPr>
        <w:t xml:space="preserve"> and so on. It's very tightly related to </w:t>
      </w:r>
      <w:proofErr w:type="gramStart"/>
      <w:r>
        <w:rPr>
          <w:rFonts w:ascii="Arial" w:hAnsi="Arial" w:cs="Arial"/>
          <w:color w:val="333333"/>
          <w:sz w:val="27"/>
          <w:szCs w:val="27"/>
        </w:rPr>
        <w:t>equals(</w:t>
      </w:r>
      <w:proofErr w:type="gramEnd"/>
      <w:r>
        <w:rPr>
          <w:rFonts w:ascii="Arial" w:hAnsi="Arial" w:cs="Arial"/>
          <w:color w:val="333333"/>
          <w:sz w:val="27"/>
          <w:szCs w:val="27"/>
        </w:rPr>
        <w:t xml:space="preserve">) method. According to Java specification, two objects which are equal to each other using </w:t>
      </w:r>
      <w:proofErr w:type="gramStart"/>
      <w:r>
        <w:rPr>
          <w:rFonts w:ascii="Arial" w:hAnsi="Arial" w:cs="Arial"/>
          <w:color w:val="333333"/>
          <w:sz w:val="27"/>
          <w:szCs w:val="27"/>
        </w:rPr>
        <w:t>equals(</w:t>
      </w:r>
      <w:proofErr w:type="gramEnd"/>
      <w:r>
        <w:rPr>
          <w:rFonts w:ascii="Arial" w:hAnsi="Arial" w:cs="Arial"/>
          <w:color w:val="333333"/>
          <w:sz w:val="27"/>
          <w:szCs w:val="27"/>
        </w:rPr>
        <w:t>) method must have same hash code.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46) Difference between final, finalize and finally? </w:t>
      </w:r>
      <w:r>
        <w:rPr>
          <w:rFonts w:ascii="Arial" w:hAnsi="Arial" w:cs="Arial"/>
          <w:color w:val="333333"/>
          <w:sz w:val="27"/>
          <w:szCs w:val="27"/>
        </w:rPr>
        <w:t>(</w:t>
      </w:r>
      <w:hyperlink r:id="rId219"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The final is a modifier which you can apply to variable, methods and classes. If you make a variable </w:t>
      </w:r>
      <w:proofErr w:type="gramStart"/>
      <w:r>
        <w:rPr>
          <w:rFonts w:ascii="Arial" w:hAnsi="Arial" w:cs="Arial"/>
          <w:color w:val="333333"/>
          <w:sz w:val="27"/>
          <w:szCs w:val="27"/>
        </w:rPr>
        <w:t>final</w:t>
      </w:r>
      <w:proofErr w:type="gramEnd"/>
      <w:r>
        <w:rPr>
          <w:rFonts w:ascii="Arial" w:hAnsi="Arial" w:cs="Arial"/>
          <w:color w:val="333333"/>
          <w:sz w:val="27"/>
          <w:szCs w:val="27"/>
        </w:rPr>
        <w:t xml:space="preserve"> it means its value cannot be changed once initialized. finalize is a method, which is called just before an object is a garbage collected, giving it last chance to resurrect itself, but the call to finalize is not guaranteed. </w:t>
      </w:r>
    </w:p>
    <w:p w14:paraId="55D13F84" w14:textId="77777777" w:rsidR="006C05F7" w:rsidRDefault="006C05F7" w:rsidP="006C05F7">
      <w:pPr>
        <w:shd w:val="clear" w:color="auto" w:fill="FFFFFF"/>
        <w:rPr>
          <w:rFonts w:ascii="Arial" w:hAnsi="Arial" w:cs="Arial"/>
          <w:color w:val="333333"/>
          <w:sz w:val="27"/>
          <w:szCs w:val="27"/>
        </w:rPr>
      </w:pPr>
    </w:p>
    <w:p w14:paraId="577E816B" w14:textId="77777777" w:rsidR="006C05F7" w:rsidRDefault="006C05F7" w:rsidP="006C05F7">
      <w:pPr>
        <w:shd w:val="clear" w:color="auto" w:fill="FFFFFF"/>
        <w:rPr>
          <w:rFonts w:ascii="Arial" w:hAnsi="Arial" w:cs="Arial"/>
          <w:color w:val="333333"/>
          <w:sz w:val="27"/>
          <w:szCs w:val="27"/>
        </w:rPr>
      </w:pPr>
      <w:proofErr w:type="gramStart"/>
      <w:r>
        <w:rPr>
          <w:rFonts w:ascii="Arial" w:hAnsi="Arial" w:cs="Arial"/>
          <w:color w:val="333333"/>
          <w:sz w:val="27"/>
          <w:szCs w:val="27"/>
        </w:rPr>
        <w:t>finally</w:t>
      </w:r>
      <w:proofErr w:type="gramEnd"/>
      <w:r>
        <w:rPr>
          <w:rFonts w:ascii="Arial" w:hAnsi="Arial" w:cs="Arial"/>
          <w:color w:val="333333"/>
          <w:sz w:val="27"/>
          <w:szCs w:val="27"/>
        </w:rPr>
        <w:t xml:space="preserve"> is a keyword which is used in exception handling along with try and catch. </w:t>
      </w:r>
      <w:proofErr w:type="spellStart"/>
      <w:r>
        <w:rPr>
          <w:rFonts w:ascii="Arial" w:hAnsi="Arial" w:cs="Arial"/>
          <w:color w:val="333333"/>
          <w:sz w:val="27"/>
          <w:szCs w:val="27"/>
        </w:rPr>
        <w:t>the</w:t>
      </w:r>
      <w:proofErr w:type="spellEnd"/>
      <w:r>
        <w:rPr>
          <w:rFonts w:ascii="Arial" w:hAnsi="Arial" w:cs="Arial"/>
          <w:color w:val="333333"/>
          <w:sz w:val="27"/>
          <w:szCs w:val="27"/>
        </w:rPr>
        <w:t xml:space="preserve"> </w:t>
      </w:r>
      <w:proofErr w:type="gramStart"/>
      <w:r>
        <w:rPr>
          <w:rFonts w:ascii="Arial" w:hAnsi="Arial" w:cs="Arial"/>
          <w:color w:val="333333"/>
          <w:sz w:val="27"/>
          <w:szCs w:val="27"/>
        </w:rPr>
        <w:t>finally</w:t>
      </w:r>
      <w:proofErr w:type="gramEnd"/>
      <w:r>
        <w:rPr>
          <w:rFonts w:ascii="Arial" w:hAnsi="Arial" w:cs="Arial"/>
          <w:color w:val="333333"/>
          <w:sz w:val="27"/>
          <w:szCs w:val="27"/>
        </w:rPr>
        <w:t xml:space="preserve"> block is always executed irrespective of whether an exception is thrown from try block or not.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lastRenderedPageBreak/>
        <w:br/>
      </w:r>
      <w:r>
        <w:rPr>
          <w:rFonts w:ascii="Arial" w:hAnsi="Arial" w:cs="Arial"/>
          <w:b/>
          <w:bCs/>
          <w:color w:val="333333"/>
          <w:sz w:val="27"/>
          <w:szCs w:val="27"/>
        </w:rPr>
        <w:t>47) What is a compile time constant in Java? What is the risk of using it?</w:t>
      </w:r>
      <w:r>
        <w:rPr>
          <w:rFonts w:ascii="Arial" w:hAnsi="Arial" w:cs="Arial"/>
          <w:color w:val="333333"/>
          <w:sz w:val="27"/>
          <w:szCs w:val="27"/>
        </w:rPr>
        <w:br/>
        <w:t xml:space="preserve">public static final variables are also known as a compile time </w:t>
      </w:r>
      <w:proofErr w:type="gramStart"/>
      <w:r>
        <w:rPr>
          <w:rFonts w:ascii="Arial" w:hAnsi="Arial" w:cs="Arial"/>
          <w:color w:val="333333"/>
          <w:sz w:val="27"/>
          <w:szCs w:val="27"/>
        </w:rPr>
        <w:t>constant,</w:t>
      </w:r>
      <w:proofErr w:type="gramEnd"/>
      <w:r>
        <w:rPr>
          <w:rFonts w:ascii="Arial" w:hAnsi="Arial" w:cs="Arial"/>
          <w:color w:val="333333"/>
          <w:sz w:val="27"/>
          <w:szCs w:val="27"/>
        </w:rPr>
        <w:t xml:space="preserve"> the public is optional there. They are replaced with actual values at compile time because compiler know their value up-front </w:t>
      </w:r>
      <w:proofErr w:type="gramStart"/>
      <w:r>
        <w:rPr>
          <w:rFonts w:ascii="Arial" w:hAnsi="Arial" w:cs="Arial"/>
          <w:color w:val="333333"/>
          <w:sz w:val="27"/>
          <w:szCs w:val="27"/>
        </w:rPr>
        <w:t>and also</w:t>
      </w:r>
      <w:proofErr w:type="gramEnd"/>
      <w:r>
        <w:rPr>
          <w:rFonts w:ascii="Arial" w:hAnsi="Arial" w:cs="Arial"/>
          <w:color w:val="333333"/>
          <w:sz w:val="27"/>
          <w:szCs w:val="27"/>
        </w:rPr>
        <w:t xml:space="preserve"> knows that it cannot be changed during run-time. </w:t>
      </w:r>
    </w:p>
    <w:p w14:paraId="2B37D73D" w14:textId="77777777" w:rsidR="006C05F7" w:rsidRDefault="006C05F7" w:rsidP="006C05F7">
      <w:pPr>
        <w:shd w:val="clear" w:color="auto" w:fill="FFFFFF"/>
        <w:rPr>
          <w:rFonts w:ascii="Arial" w:hAnsi="Arial" w:cs="Arial"/>
          <w:color w:val="333333"/>
          <w:sz w:val="27"/>
          <w:szCs w:val="27"/>
        </w:rPr>
      </w:pPr>
    </w:p>
    <w:p w14:paraId="1849122F"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t xml:space="preserve">One of the </w:t>
      </w:r>
      <w:proofErr w:type="gramStart"/>
      <w:r>
        <w:rPr>
          <w:rFonts w:ascii="Arial" w:hAnsi="Arial" w:cs="Arial"/>
          <w:color w:val="333333"/>
          <w:sz w:val="27"/>
          <w:szCs w:val="27"/>
        </w:rPr>
        <w:t>problem</w:t>
      </w:r>
      <w:proofErr w:type="gramEnd"/>
      <w:r>
        <w:rPr>
          <w:rFonts w:ascii="Arial" w:hAnsi="Arial" w:cs="Arial"/>
          <w:color w:val="333333"/>
          <w:sz w:val="27"/>
          <w:szCs w:val="27"/>
        </w:rPr>
        <w:t xml:space="preserve">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Pr>
          <w:rFonts w:ascii="Arial" w:hAnsi="Arial" w:cs="Arial"/>
          <w:color w:val="333333"/>
          <w:sz w:val="27"/>
          <w:szCs w:val="27"/>
        </w:rPr>
        <w:br/>
      </w:r>
    </w:p>
    <w:p w14:paraId="464B5271" w14:textId="77777777" w:rsidR="006C05F7" w:rsidRDefault="006C05F7" w:rsidP="006C05F7">
      <w:pPr>
        <w:pStyle w:val="Heading2"/>
        <w:shd w:val="clear" w:color="auto" w:fill="FFFFFF"/>
        <w:rPr>
          <w:rFonts w:ascii="Arial" w:hAnsi="Arial" w:cs="Arial"/>
          <w:color w:val="333333"/>
          <w:sz w:val="36"/>
          <w:szCs w:val="36"/>
        </w:rPr>
      </w:pPr>
      <w:r>
        <w:rPr>
          <w:rFonts w:ascii="Arial" w:hAnsi="Arial" w:cs="Arial"/>
          <w:color w:val="333333"/>
          <w:u w:val="single"/>
        </w:rPr>
        <w:t>Java Collections Framework Interview Questions</w:t>
      </w:r>
    </w:p>
    <w:p w14:paraId="52A689D3"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t xml:space="preserve">It also contains Data structure and algorithm Interview question in Java, questions on array, linked list, HashMap, </w:t>
      </w:r>
      <w:proofErr w:type="spellStart"/>
      <w:r>
        <w:rPr>
          <w:rFonts w:ascii="Arial" w:hAnsi="Arial" w:cs="Arial"/>
          <w:color w:val="333333"/>
          <w:sz w:val="27"/>
          <w:szCs w:val="27"/>
        </w:rPr>
        <w:t>ArrayList</w:t>
      </w:r>
      <w:proofErr w:type="spellEnd"/>
      <w:r>
        <w:rPr>
          <w:rFonts w:ascii="Arial" w:hAnsi="Arial" w:cs="Arial"/>
          <w:color w:val="333333"/>
          <w:sz w:val="27"/>
          <w:szCs w:val="27"/>
        </w:rPr>
        <w:t xml:space="preserve">, </w:t>
      </w:r>
      <w:proofErr w:type="spellStart"/>
      <w:r>
        <w:rPr>
          <w:rFonts w:ascii="Arial" w:hAnsi="Arial" w:cs="Arial"/>
          <w:color w:val="333333"/>
          <w:sz w:val="27"/>
          <w:szCs w:val="27"/>
        </w:rPr>
        <w:t>Hashtable</w:t>
      </w:r>
      <w:proofErr w:type="spellEnd"/>
      <w:r>
        <w:rPr>
          <w:rFonts w:ascii="Arial" w:hAnsi="Arial" w:cs="Arial"/>
          <w:color w:val="333333"/>
          <w:sz w:val="27"/>
          <w:szCs w:val="27"/>
        </w:rPr>
        <w:t xml:space="preserve">, Stack, Queue, </w:t>
      </w:r>
      <w:proofErr w:type="spellStart"/>
      <w:r>
        <w:rPr>
          <w:rFonts w:ascii="Arial" w:hAnsi="Arial" w:cs="Arial"/>
          <w:color w:val="333333"/>
          <w:sz w:val="27"/>
          <w:szCs w:val="27"/>
        </w:rPr>
        <w:t>PriorityQueue</w:t>
      </w:r>
      <w:proofErr w:type="spellEnd"/>
      <w:r>
        <w:rPr>
          <w:rFonts w:ascii="Arial" w:hAnsi="Arial" w:cs="Arial"/>
          <w:color w:val="333333"/>
          <w:sz w:val="27"/>
          <w:szCs w:val="27"/>
        </w:rPr>
        <w:t xml:space="preserve">, </w:t>
      </w:r>
      <w:proofErr w:type="spellStart"/>
      <w:r>
        <w:rPr>
          <w:rFonts w:ascii="Arial" w:hAnsi="Arial" w:cs="Arial"/>
          <w:color w:val="333333"/>
          <w:sz w:val="27"/>
          <w:szCs w:val="27"/>
        </w:rPr>
        <w:t>LinkedHashMap</w:t>
      </w:r>
      <w:proofErr w:type="spellEnd"/>
      <w:r>
        <w:rPr>
          <w:rFonts w:ascii="Arial" w:hAnsi="Arial" w:cs="Arial"/>
          <w:color w:val="333333"/>
          <w:sz w:val="27"/>
          <w:szCs w:val="27"/>
        </w:rPr>
        <w:t xml:space="preserve"> and </w:t>
      </w:r>
      <w:proofErr w:type="spellStart"/>
      <w:r>
        <w:rPr>
          <w:rFonts w:ascii="Arial" w:hAnsi="Arial" w:cs="Arial"/>
          <w:color w:val="333333"/>
          <w:sz w:val="27"/>
          <w:szCs w:val="27"/>
        </w:rPr>
        <w:t>ConcurrentHashMap</w:t>
      </w:r>
      <w:proofErr w:type="spellEnd"/>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48) The difference between List, Set, Map, and Queue in Java?</w:t>
      </w:r>
      <w:r>
        <w:rPr>
          <w:rFonts w:ascii="Arial" w:hAnsi="Arial" w:cs="Arial"/>
          <w:color w:val="333333"/>
          <w:sz w:val="27"/>
          <w:szCs w:val="27"/>
        </w:rPr>
        <w:t> (</w:t>
      </w:r>
      <w:hyperlink r:id="rId220"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The list is an ordered collection which allows duplicate. It also has an implementation which provides constant time </w:t>
      </w:r>
      <w:proofErr w:type="gramStart"/>
      <w:r>
        <w:rPr>
          <w:rFonts w:ascii="Arial" w:hAnsi="Arial" w:cs="Arial"/>
          <w:color w:val="333333"/>
          <w:sz w:val="27"/>
          <w:szCs w:val="27"/>
        </w:rPr>
        <w:t>index based</w:t>
      </w:r>
      <w:proofErr w:type="gramEnd"/>
      <w:r>
        <w:rPr>
          <w:rFonts w:ascii="Arial" w:hAnsi="Arial" w:cs="Arial"/>
          <w:color w:val="333333"/>
          <w:sz w:val="27"/>
          <w:szCs w:val="27"/>
        </w:rPr>
        <w:t xml:space="preserve"> access, but that is not guaranteed by List interface. Set is unordered collection which</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49) Difference between </w:t>
      </w:r>
      <w:proofErr w:type="gramStart"/>
      <w:r>
        <w:rPr>
          <w:rFonts w:ascii="Arial" w:hAnsi="Arial" w:cs="Arial"/>
          <w:b/>
          <w:bCs/>
          <w:color w:val="333333"/>
          <w:sz w:val="27"/>
          <w:szCs w:val="27"/>
        </w:rPr>
        <w:t>poll(</w:t>
      </w:r>
      <w:proofErr w:type="gramEnd"/>
      <w:r>
        <w:rPr>
          <w:rFonts w:ascii="Arial" w:hAnsi="Arial" w:cs="Arial"/>
          <w:b/>
          <w:bCs/>
          <w:color w:val="333333"/>
          <w:sz w:val="27"/>
          <w:szCs w:val="27"/>
        </w:rPr>
        <w:t>) and remove() method?</w:t>
      </w:r>
      <w:r>
        <w:rPr>
          <w:rFonts w:ascii="Arial" w:hAnsi="Arial" w:cs="Arial"/>
          <w:color w:val="333333"/>
          <w:sz w:val="27"/>
          <w:szCs w:val="27"/>
        </w:rPr>
        <w:br/>
        <w:t>Both poll() and remove() take out the object from the Queue but if poll() fails then it returns null but if remove fails it throws Exception.</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50) The difference between </w:t>
      </w:r>
      <w:proofErr w:type="spellStart"/>
      <w:r>
        <w:rPr>
          <w:rFonts w:ascii="Arial" w:hAnsi="Arial" w:cs="Arial"/>
          <w:b/>
          <w:bCs/>
          <w:color w:val="333333"/>
          <w:sz w:val="27"/>
          <w:szCs w:val="27"/>
        </w:rPr>
        <w:t>LinkedHashMap</w:t>
      </w:r>
      <w:proofErr w:type="spellEnd"/>
      <w:r>
        <w:rPr>
          <w:rFonts w:ascii="Arial" w:hAnsi="Arial" w:cs="Arial"/>
          <w:b/>
          <w:bCs/>
          <w:color w:val="333333"/>
          <w:sz w:val="27"/>
          <w:szCs w:val="27"/>
        </w:rPr>
        <w:t xml:space="preserve"> and </w:t>
      </w:r>
      <w:proofErr w:type="spellStart"/>
      <w:r>
        <w:rPr>
          <w:rFonts w:ascii="Arial" w:hAnsi="Arial" w:cs="Arial"/>
          <w:b/>
          <w:bCs/>
          <w:color w:val="333333"/>
          <w:sz w:val="27"/>
          <w:szCs w:val="27"/>
        </w:rPr>
        <w:t>PriorityQueue</w:t>
      </w:r>
      <w:proofErr w:type="spellEnd"/>
      <w:r>
        <w:rPr>
          <w:rFonts w:ascii="Arial" w:hAnsi="Arial" w:cs="Arial"/>
          <w:b/>
          <w:bCs/>
          <w:color w:val="333333"/>
          <w:sz w:val="27"/>
          <w:szCs w:val="27"/>
        </w:rPr>
        <w:t xml:space="preserve"> in Java? </w:t>
      </w:r>
      <w:r>
        <w:rPr>
          <w:rFonts w:ascii="Arial" w:hAnsi="Arial" w:cs="Arial"/>
          <w:color w:val="333333"/>
          <w:sz w:val="27"/>
          <w:szCs w:val="27"/>
        </w:rPr>
        <w:t>(</w:t>
      </w:r>
      <w:hyperlink r:id="rId221"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proofErr w:type="spellStart"/>
      <w:r>
        <w:rPr>
          <w:rFonts w:ascii="Arial" w:hAnsi="Arial" w:cs="Arial"/>
          <w:color w:val="333333"/>
          <w:sz w:val="27"/>
          <w:szCs w:val="27"/>
        </w:rPr>
        <w:t>PriorityQueue</w:t>
      </w:r>
      <w:proofErr w:type="spellEnd"/>
      <w:r>
        <w:rPr>
          <w:rFonts w:ascii="Arial" w:hAnsi="Arial" w:cs="Arial"/>
          <w:color w:val="333333"/>
          <w:sz w:val="27"/>
          <w:szCs w:val="27"/>
        </w:rPr>
        <w:t xml:space="preserve"> guarantees that lowest or highest priority element always remain at the head of the queue, but </w:t>
      </w:r>
      <w:proofErr w:type="spellStart"/>
      <w:r>
        <w:rPr>
          <w:rFonts w:ascii="Arial" w:hAnsi="Arial" w:cs="Arial"/>
          <w:color w:val="333333"/>
          <w:sz w:val="27"/>
          <w:szCs w:val="27"/>
        </w:rPr>
        <w:t>LinkedHashMap</w:t>
      </w:r>
      <w:proofErr w:type="spellEnd"/>
      <w:r>
        <w:rPr>
          <w:rFonts w:ascii="Arial" w:hAnsi="Arial" w:cs="Arial"/>
          <w:color w:val="333333"/>
          <w:sz w:val="27"/>
          <w:szCs w:val="27"/>
        </w:rPr>
        <w:t xml:space="preserve"> maintains the order on which elements are inserted. When you iterate over a </w:t>
      </w:r>
      <w:proofErr w:type="spellStart"/>
      <w:r>
        <w:rPr>
          <w:rFonts w:ascii="Arial" w:hAnsi="Arial" w:cs="Arial"/>
          <w:color w:val="333333"/>
          <w:sz w:val="27"/>
          <w:szCs w:val="27"/>
        </w:rPr>
        <w:t>PriorityQueue</w:t>
      </w:r>
      <w:proofErr w:type="spellEnd"/>
      <w:r>
        <w:rPr>
          <w:rFonts w:ascii="Arial" w:hAnsi="Arial" w:cs="Arial"/>
          <w:color w:val="333333"/>
          <w:sz w:val="27"/>
          <w:szCs w:val="27"/>
        </w:rPr>
        <w:t xml:space="preserve">, iterator doesn't guarantee any order but iterator of </w:t>
      </w:r>
      <w:proofErr w:type="spellStart"/>
      <w:r>
        <w:rPr>
          <w:rFonts w:ascii="Arial" w:hAnsi="Arial" w:cs="Arial"/>
          <w:color w:val="333333"/>
          <w:sz w:val="27"/>
          <w:szCs w:val="27"/>
        </w:rPr>
        <w:t>LinkedHashMap</w:t>
      </w:r>
      <w:proofErr w:type="spellEnd"/>
      <w:r>
        <w:rPr>
          <w:rFonts w:ascii="Arial" w:hAnsi="Arial" w:cs="Arial"/>
          <w:color w:val="333333"/>
          <w:sz w:val="27"/>
          <w:szCs w:val="27"/>
        </w:rPr>
        <w:t xml:space="preserve"> does guarantee the order on which elements are inserted.</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lastRenderedPageBreak/>
        <w:br/>
      </w:r>
      <w:r>
        <w:rPr>
          <w:rFonts w:ascii="Arial" w:hAnsi="Arial" w:cs="Arial"/>
          <w:b/>
          <w:bCs/>
          <w:color w:val="333333"/>
          <w:sz w:val="27"/>
          <w:szCs w:val="27"/>
        </w:rPr>
        <w:t xml:space="preserve">51) Difference between </w:t>
      </w:r>
      <w:proofErr w:type="spellStart"/>
      <w:r>
        <w:rPr>
          <w:rFonts w:ascii="Arial" w:hAnsi="Arial" w:cs="Arial"/>
          <w:b/>
          <w:bCs/>
          <w:color w:val="333333"/>
          <w:sz w:val="27"/>
          <w:szCs w:val="27"/>
        </w:rPr>
        <w:t>ArrayList</w:t>
      </w:r>
      <w:proofErr w:type="spellEnd"/>
      <w:r>
        <w:rPr>
          <w:rFonts w:ascii="Arial" w:hAnsi="Arial" w:cs="Arial"/>
          <w:b/>
          <w:bCs/>
          <w:color w:val="333333"/>
          <w:sz w:val="27"/>
          <w:szCs w:val="27"/>
        </w:rPr>
        <w:t xml:space="preserve"> and LinkedList in Java?</w:t>
      </w:r>
      <w:r>
        <w:rPr>
          <w:rFonts w:ascii="Arial" w:hAnsi="Arial" w:cs="Arial"/>
          <w:color w:val="333333"/>
          <w:sz w:val="27"/>
          <w:szCs w:val="27"/>
        </w:rPr>
        <w:t> (</w:t>
      </w:r>
      <w:hyperlink r:id="rId222"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The obvious difference between them is that </w:t>
      </w:r>
      <w:proofErr w:type="spellStart"/>
      <w:r>
        <w:rPr>
          <w:rFonts w:ascii="Arial" w:hAnsi="Arial" w:cs="Arial"/>
          <w:color w:val="333333"/>
          <w:sz w:val="27"/>
          <w:szCs w:val="27"/>
        </w:rPr>
        <w:t>ArrayList</w:t>
      </w:r>
      <w:proofErr w:type="spellEnd"/>
      <w:r>
        <w:rPr>
          <w:rFonts w:ascii="Arial" w:hAnsi="Arial" w:cs="Arial"/>
          <w:color w:val="333333"/>
          <w:sz w:val="27"/>
          <w:szCs w:val="27"/>
        </w:rPr>
        <w:t xml:space="preserve"> is backed by array data structure, supports random access and LinkedList is backed by linked list data structure and doesn't support random access. Accessing an element with the index is </w:t>
      </w:r>
      <w:proofErr w:type="gramStart"/>
      <w:r>
        <w:rPr>
          <w:rFonts w:ascii="Arial" w:hAnsi="Arial" w:cs="Arial"/>
          <w:color w:val="333333"/>
          <w:sz w:val="27"/>
          <w:szCs w:val="27"/>
        </w:rPr>
        <w:t>O(</w:t>
      </w:r>
      <w:proofErr w:type="gramEnd"/>
      <w:r>
        <w:rPr>
          <w:rFonts w:ascii="Arial" w:hAnsi="Arial" w:cs="Arial"/>
          <w:color w:val="333333"/>
          <w:sz w:val="27"/>
          <w:szCs w:val="27"/>
        </w:rPr>
        <w:t xml:space="preserve">1) in </w:t>
      </w:r>
      <w:proofErr w:type="spellStart"/>
      <w:r>
        <w:rPr>
          <w:rFonts w:ascii="Arial" w:hAnsi="Arial" w:cs="Arial"/>
          <w:color w:val="333333"/>
          <w:sz w:val="27"/>
          <w:szCs w:val="27"/>
        </w:rPr>
        <w:t>ArrayList</w:t>
      </w:r>
      <w:proofErr w:type="spellEnd"/>
      <w:r>
        <w:rPr>
          <w:rFonts w:ascii="Arial" w:hAnsi="Arial" w:cs="Arial"/>
          <w:color w:val="333333"/>
          <w:sz w:val="27"/>
          <w:szCs w:val="27"/>
        </w:rPr>
        <w:t xml:space="preserve"> but its O(n) in LinkedList. See the answer for more detailed discussion.</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52) What is a couple of ways that you could sort a collection?</w:t>
      </w:r>
      <w:r>
        <w:rPr>
          <w:rFonts w:ascii="Arial" w:hAnsi="Arial" w:cs="Arial"/>
          <w:color w:val="333333"/>
          <w:sz w:val="27"/>
          <w:szCs w:val="27"/>
        </w:rPr>
        <w:t> (</w:t>
      </w:r>
      <w:hyperlink r:id="rId223"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You can either use the Sorted collection like </w:t>
      </w:r>
      <w:proofErr w:type="spellStart"/>
      <w:r>
        <w:rPr>
          <w:rFonts w:ascii="Arial" w:hAnsi="Arial" w:cs="Arial"/>
          <w:color w:val="333333"/>
          <w:sz w:val="27"/>
          <w:szCs w:val="27"/>
        </w:rPr>
        <w:t>TreeSet</w:t>
      </w:r>
      <w:proofErr w:type="spellEnd"/>
      <w:r>
        <w:rPr>
          <w:rFonts w:ascii="Arial" w:hAnsi="Arial" w:cs="Arial"/>
          <w:color w:val="333333"/>
          <w:sz w:val="27"/>
          <w:szCs w:val="27"/>
        </w:rPr>
        <w:t xml:space="preserve"> or </w:t>
      </w:r>
      <w:proofErr w:type="spellStart"/>
      <w:r>
        <w:rPr>
          <w:rFonts w:ascii="Arial" w:hAnsi="Arial" w:cs="Arial"/>
          <w:color w:val="333333"/>
          <w:sz w:val="27"/>
          <w:szCs w:val="27"/>
        </w:rPr>
        <w:t>TreeMap</w:t>
      </w:r>
      <w:proofErr w:type="spellEnd"/>
      <w:r>
        <w:rPr>
          <w:rFonts w:ascii="Arial" w:hAnsi="Arial" w:cs="Arial"/>
          <w:color w:val="333333"/>
          <w:sz w:val="27"/>
          <w:szCs w:val="27"/>
        </w:rPr>
        <w:t xml:space="preserve"> or you can sort using the ordered collection like a list and using </w:t>
      </w:r>
      <w:proofErr w:type="spellStart"/>
      <w:r>
        <w:rPr>
          <w:rFonts w:ascii="Arial" w:hAnsi="Arial" w:cs="Arial"/>
          <w:color w:val="333333"/>
          <w:sz w:val="27"/>
          <w:szCs w:val="27"/>
        </w:rPr>
        <w:t>Collections.sort</w:t>
      </w:r>
      <w:proofErr w:type="spellEnd"/>
      <w:r>
        <w:rPr>
          <w:rFonts w:ascii="Arial" w:hAnsi="Arial" w:cs="Arial"/>
          <w:color w:val="333333"/>
          <w:sz w:val="27"/>
          <w:szCs w:val="27"/>
        </w:rPr>
        <w:t>() method.</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53) How do you print Array in Java?</w:t>
      </w:r>
      <w:r>
        <w:rPr>
          <w:rFonts w:ascii="Arial" w:hAnsi="Arial" w:cs="Arial"/>
          <w:color w:val="333333"/>
          <w:sz w:val="27"/>
          <w:szCs w:val="27"/>
        </w:rPr>
        <w:t> (</w:t>
      </w:r>
      <w:hyperlink r:id="rId224"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You can print an array by using the </w:t>
      </w:r>
      <w:proofErr w:type="spellStart"/>
      <w:r>
        <w:rPr>
          <w:rFonts w:ascii="Arial" w:hAnsi="Arial" w:cs="Arial"/>
          <w:color w:val="333333"/>
          <w:sz w:val="27"/>
          <w:szCs w:val="27"/>
        </w:rPr>
        <w:t>Arrays.toString</w:t>
      </w:r>
      <w:proofErr w:type="spellEnd"/>
      <w:r>
        <w:rPr>
          <w:rFonts w:ascii="Arial" w:hAnsi="Arial" w:cs="Arial"/>
          <w:color w:val="333333"/>
          <w:sz w:val="27"/>
          <w:szCs w:val="27"/>
        </w:rPr>
        <w:t xml:space="preserve">() and </w:t>
      </w:r>
      <w:proofErr w:type="spellStart"/>
      <w:r>
        <w:rPr>
          <w:rFonts w:ascii="Arial" w:hAnsi="Arial" w:cs="Arial"/>
          <w:color w:val="333333"/>
          <w:sz w:val="27"/>
          <w:szCs w:val="27"/>
        </w:rPr>
        <w:t>Arrays.deepToString</w:t>
      </w:r>
      <w:proofErr w:type="spellEnd"/>
      <w:r>
        <w:rPr>
          <w:rFonts w:ascii="Arial" w:hAnsi="Arial" w:cs="Arial"/>
          <w:color w:val="333333"/>
          <w:sz w:val="27"/>
          <w:szCs w:val="27"/>
        </w:rPr>
        <w:t xml:space="preserve">() method. Since array doesn't implement </w:t>
      </w:r>
      <w:proofErr w:type="spellStart"/>
      <w:proofErr w:type="gramStart"/>
      <w:r>
        <w:rPr>
          <w:rFonts w:ascii="Arial" w:hAnsi="Arial" w:cs="Arial"/>
          <w:color w:val="333333"/>
          <w:sz w:val="27"/>
          <w:szCs w:val="27"/>
        </w:rPr>
        <w:t>toString</w:t>
      </w:r>
      <w:proofErr w:type="spellEnd"/>
      <w:r>
        <w:rPr>
          <w:rFonts w:ascii="Arial" w:hAnsi="Arial" w:cs="Arial"/>
          <w:color w:val="333333"/>
          <w:sz w:val="27"/>
          <w:szCs w:val="27"/>
        </w:rPr>
        <w:t>(</w:t>
      </w:r>
      <w:proofErr w:type="gramEnd"/>
      <w:r>
        <w:rPr>
          <w:rFonts w:ascii="Arial" w:hAnsi="Arial" w:cs="Arial"/>
          <w:color w:val="333333"/>
          <w:sz w:val="27"/>
          <w:szCs w:val="27"/>
        </w:rPr>
        <w:t xml:space="preserve">) by itself, just passing an array to </w:t>
      </w:r>
      <w:proofErr w:type="spellStart"/>
      <w:r>
        <w:rPr>
          <w:rFonts w:ascii="Arial" w:hAnsi="Arial" w:cs="Arial"/>
          <w:color w:val="333333"/>
          <w:sz w:val="27"/>
          <w:szCs w:val="27"/>
        </w:rPr>
        <w:t>System.out.println</w:t>
      </w:r>
      <w:proofErr w:type="spellEnd"/>
      <w:r>
        <w:rPr>
          <w:rFonts w:ascii="Arial" w:hAnsi="Arial" w:cs="Arial"/>
          <w:color w:val="333333"/>
          <w:sz w:val="27"/>
          <w:szCs w:val="27"/>
        </w:rPr>
        <w:t xml:space="preserve">() will not print its contents but </w:t>
      </w:r>
      <w:proofErr w:type="spellStart"/>
      <w:r>
        <w:rPr>
          <w:rFonts w:ascii="Arial" w:hAnsi="Arial" w:cs="Arial"/>
          <w:color w:val="333333"/>
          <w:sz w:val="27"/>
          <w:szCs w:val="27"/>
        </w:rPr>
        <w:t>Arrays.toString</w:t>
      </w:r>
      <w:proofErr w:type="spellEnd"/>
      <w:r>
        <w:rPr>
          <w:rFonts w:ascii="Arial" w:hAnsi="Arial" w:cs="Arial"/>
          <w:color w:val="333333"/>
          <w:sz w:val="27"/>
          <w:szCs w:val="27"/>
        </w:rPr>
        <w:t>() will print each element.</w:t>
      </w:r>
    </w:p>
    <w:p w14:paraId="5A023626"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b/>
          <w:bCs/>
          <w:color w:val="333333"/>
          <w:sz w:val="27"/>
          <w:szCs w:val="27"/>
        </w:rPr>
        <w:t>54) LinkedList in Java is doubly or singly linked list?</w:t>
      </w:r>
      <w:r>
        <w:rPr>
          <w:rFonts w:ascii="Arial" w:hAnsi="Arial" w:cs="Arial"/>
          <w:color w:val="333333"/>
          <w:sz w:val="27"/>
          <w:szCs w:val="27"/>
        </w:rPr>
        <w:t> (answer)</w:t>
      </w:r>
      <w:r>
        <w:rPr>
          <w:rFonts w:ascii="Arial" w:hAnsi="Arial" w:cs="Arial"/>
          <w:color w:val="333333"/>
          <w:sz w:val="27"/>
          <w:szCs w:val="27"/>
        </w:rPr>
        <w:br/>
        <w:t>It's a doubly linked list, you can check the code in JDK. In Eclipse, you can use the </w:t>
      </w:r>
      <w:hyperlink r:id="rId225" w:history="1">
        <w:r>
          <w:rPr>
            <w:rStyle w:val="Hyperlink"/>
            <w:rFonts w:ascii="Arial" w:hAnsi="Arial" w:cs="Arial"/>
            <w:color w:val="0066CC"/>
            <w:sz w:val="27"/>
            <w:szCs w:val="27"/>
          </w:rPr>
          <w:t>shortcut</w:t>
        </w:r>
      </w:hyperlink>
      <w:r>
        <w:rPr>
          <w:rFonts w:ascii="Arial" w:hAnsi="Arial" w:cs="Arial"/>
          <w:color w:val="333333"/>
          <w:sz w:val="27"/>
          <w:szCs w:val="27"/>
        </w:rPr>
        <w:t>, Ctrl + T to directly open this class in Editor.</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55) Which kind of tree is used to implement </w:t>
      </w:r>
      <w:proofErr w:type="spellStart"/>
      <w:r>
        <w:rPr>
          <w:rFonts w:ascii="Arial" w:hAnsi="Arial" w:cs="Arial"/>
          <w:b/>
          <w:bCs/>
          <w:color w:val="333333"/>
          <w:sz w:val="27"/>
          <w:szCs w:val="27"/>
        </w:rPr>
        <w:t>TreeMap</w:t>
      </w:r>
      <w:proofErr w:type="spellEnd"/>
      <w:r>
        <w:rPr>
          <w:rFonts w:ascii="Arial" w:hAnsi="Arial" w:cs="Arial"/>
          <w:b/>
          <w:bCs/>
          <w:color w:val="333333"/>
          <w:sz w:val="27"/>
          <w:szCs w:val="27"/>
        </w:rPr>
        <w:t xml:space="preserve"> in Java?</w:t>
      </w:r>
      <w:r>
        <w:rPr>
          <w:rFonts w:ascii="Arial" w:hAnsi="Arial" w:cs="Arial"/>
          <w:color w:val="333333"/>
          <w:sz w:val="27"/>
          <w:szCs w:val="27"/>
        </w:rPr>
        <w:t> (answer)</w:t>
      </w:r>
      <w:r>
        <w:rPr>
          <w:rFonts w:ascii="Arial" w:hAnsi="Arial" w:cs="Arial"/>
          <w:color w:val="333333"/>
          <w:sz w:val="27"/>
          <w:szCs w:val="27"/>
        </w:rPr>
        <w:br/>
        <w:t xml:space="preserve">A Red Black tree is used to implement </w:t>
      </w:r>
      <w:proofErr w:type="spellStart"/>
      <w:r>
        <w:rPr>
          <w:rFonts w:ascii="Arial" w:hAnsi="Arial" w:cs="Arial"/>
          <w:color w:val="333333"/>
          <w:sz w:val="27"/>
          <w:szCs w:val="27"/>
        </w:rPr>
        <w:t>TreeMap</w:t>
      </w:r>
      <w:proofErr w:type="spellEnd"/>
      <w:r>
        <w:rPr>
          <w:rFonts w:ascii="Arial" w:hAnsi="Arial" w:cs="Arial"/>
          <w:color w:val="333333"/>
          <w:sz w:val="27"/>
          <w:szCs w:val="27"/>
        </w:rPr>
        <w:t xml:space="preserve"> in Java.</w:t>
      </w:r>
      <w:r>
        <w:rPr>
          <w:rFonts w:ascii="Arial" w:hAnsi="Arial" w:cs="Arial"/>
          <w:color w:val="333333"/>
          <w:sz w:val="27"/>
          <w:szCs w:val="27"/>
        </w:rPr>
        <w:br/>
      </w:r>
    </w:p>
    <w:p w14:paraId="21E4291F" w14:textId="77777777" w:rsidR="006C05F7" w:rsidRDefault="006C05F7" w:rsidP="006C05F7">
      <w:pPr>
        <w:shd w:val="clear" w:color="auto" w:fill="FFFFFF"/>
        <w:spacing w:after="0"/>
        <w:rPr>
          <w:rFonts w:ascii="Arial" w:hAnsi="Arial" w:cs="Arial"/>
          <w:color w:val="333333"/>
          <w:sz w:val="27"/>
          <w:szCs w:val="27"/>
        </w:rPr>
      </w:pPr>
      <w:r>
        <w:rPr>
          <w:rFonts w:ascii="Arial" w:hAnsi="Arial" w:cs="Arial"/>
          <w:b/>
          <w:bCs/>
          <w:color w:val="333333"/>
          <w:sz w:val="27"/>
          <w:szCs w:val="27"/>
        </w:rPr>
        <w:t xml:space="preserve">56) What is the difference between </w:t>
      </w:r>
      <w:proofErr w:type="spellStart"/>
      <w:r>
        <w:rPr>
          <w:rFonts w:ascii="Arial" w:hAnsi="Arial" w:cs="Arial"/>
          <w:b/>
          <w:bCs/>
          <w:color w:val="333333"/>
          <w:sz w:val="27"/>
          <w:szCs w:val="27"/>
        </w:rPr>
        <w:t>Hashtable</w:t>
      </w:r>
      <w:proofErr w:type="spellEnd"/>
      <w:r>
        <w:rPr>
          <w:rFonts w:ascii="Arial" w:hAnsi="Arial" w:cs="Arial"/>
          <w:b/>
          <w:bCs/>
          <w:color w:val="333333"/>
          <w:sz w:val="27"/>
          <w:szCs w:val="27"/>
        </w:rPr>
        <w:t xml:space="preserve"> and HashMap? </w:t>
      </w:r>
      <w:r>
        <w:rPr>
          <w:rFonts w:ascii="Arial" w:hAnsi="Arial" w:cs="Arial"/>
          <w:color w:val="333333"/>
          <w:sz w:val="27"/>
          <w:szCs w:val="27"/>
        </w:rPr>
        <w:t>(</w:t>
      </w:r>
      <w:hyperlink r:id="rId226"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There are many differences between these two classes, some of them are following:</w:t>
      </w:r>
      <w:r>
        <w:rPr>
          <w:rFonts w:ascii="Arial" w:hAnsi="Arial" w:cs="Arial"/>
          <w:color w:val="333333"/>
          <w:sz w:val="27"/>
          <w:szCs w:val="27"/>
        </w:rPr>
        <w:br/>
        <w:t xml:space="preserve">a) </w:t>
      </w:r>
      <w:proofErr w:type="spellStart"/>
      <w:r>
        <w:rPr>
          <w:rFonts w:ascii="Arial" w:hAnsi="Arial" w:cs="Arial"/>
          <w:color w:val="333333"/>
          <w:sz w:val="27"/>
          <w:szCs w:val="27"/>
        </w:rPr>
        <w:t>Hashtable</w:t>
      </w:r>
      <w:proofErr w:type="spellEnd"/>
      <w:r>
        <w:rPr>
          <w:rFonts w:ascii="Arial" w:hAnsi="Arial" w:cs="Arial"/>
          <w:color w:val="333333"/>
          <w:sz w:val="27"/>
          <w:szCs w:val="27"/>
        </w:rPr>
        <w:t xml:space="preserve"> is a legacy class and present from JDK 1, HashMap was added later.</w:t>
      </w:r>
      <w:r>
        <w:rPr>
          <w:rFonts w:ascii="Arial" w:hAnsi="Arial" w:cs="Arial"/>
          <w:color w:val="333333"/>
          <w:sz w:val="27"/>
          <w:szCs w:val="27"/>
        </w:rPr>
        <w:br/>
        <w:t xml:space="preserve">b) </w:t>
      </w:r>
      <w:proofErr w:type="spellStart"/>
      <w:r>
        <w:rPr>
          <w:rFonts w:ascii="Arial" w:hAnsi="Arial" w:cs="Arial"/>
          <w:color w:val="333333"/>
          <w:sz w:val="27"/>
          <w:szCs w:val="27"/>
        </w:rPr>
        <w:t>Hashtable</w:t>
      </w:r>
      <w:proofErr w:type="spellEnd"/>
      <w:r>
        <w:rPr>
          <w:rFonts w:ascii="Arial" w:hAnsi="Arial" w:cs="Arial"/>
          <w:color w:val="333333"/>
          <w:sz w:val="27"/>
          <w:szCs w:val="27"/>
        </w:rPr>
        <w:t xml:space="preserve"> is synchronized and slower but HashMap is not synchronized and faster.</w:t>
      </w:r>
      <w:r>
        <w:rPr>
          <w:rFonts w:ascii="Arial" w:hAnsi="Arial" w:cs="Arial"/>
          <w:color w:val="333333"/>
          <w:sz w:val="27"/>
          <w:szCs w:val="27"/>
        </w:rPr>
        <w:br/>
        <w:t xml:space="preserve">c) </w:t>
      </w:r>
      <w:proofErr w:type="spellStart"/>
      <w:r>
        <w:rPr>
          <w:rFonts w:ascii="Arial" w:hAnsi="Arial" w:cs="Arial"/>
          <w:color w:val="333333"/>
          <w:sz w:val="27"/>
          <w:szCs w:val="27"/>
        </w:rPr>
        <w:t>Hashtable</w:t>
      </w:r>
      <w:proofErr w:type="spellEnd"/>
      <w:r>
        <w:rPr>
          <w:rFonts w:ascii="Arial" w:hAnsi="Arial" w:cs="Arial"/>
          <w:color w:val="333333"/>
          <w:sz w:val="27"/>
          <w:szCs w:val="27"/>
        </w:rPr>
        <w:t xml:space="preserve"> doesn't allow null keys but HashMap allows one null key.</w:t>
      </w:r>
      <w:r>
        <w:rPr>
          <w:rFonts w:ascii="Arial" w:hAnsi="Arial" w:cs="Arial"/>
          <w:color w:val="333333"/>
          <w:sz w:val="27"/>
          <w:szCs w:val="27"/>
        </w:rPr>
        <w:br/>
        <w:t xml:space="preserve">See the answer for more differences between HashMap and </w:t>
      </w:r>
      <w:proofErr w:type="spellStart"/>
      <w:r>
        <w:rPr>
          <w:rFonts w:ascii="Arial" w:hAnsi="Arial" w:cs="Arial"/>
          <w:color w:val="333333"/>
          <w:sz w:val="27"/>
          <w:szCs w:val="27"/>
        </w:rPr>
        <w:t>Hashtable</w:t>
      </w:r>
      <w:proofErr w:type="spellEnd"/>
      <w:r>
        <w:rPr>
          <w:rFonts w:ascii="Arial" w:hAnsi="Arial" w:cs="Arial"/>
          <w:color w:val="333333"/>
          <w:sz w:val="27"/>
          <w:szCs w:val="27"/>
        </w:rPr>
        <w:t xml:space="preserve"> in Java.</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lastRenderedPageBreak/>
        <w:br/>
      </w:r>
      <w:r>
        <w:rPr>
          <w:rFonts w:ascii="Arial" w:hAnsi="Arial" w:cs="Arial"/>
          <w:b/>
          <w:bCs/>
          <w:color w:val="333333"/>
          <w:sz w:val="27"/>
          <w:szCs w:val="27"/>
        </w:rPr>
        <w:t>57) How HashSet works internally in Java?</w:t>
      </w:r>
      <w:r>
        <w:rPr>
          <w:rFonts w:ascii="Arial" w:hAnsi="Arial" w:cs="Arial"/>
          <w:color w:val="333333"/>
          <w:sz w:val="27"/>
          <w:szCs w:val="27"/>
        </w:rPr>
        <w:t> (</w:t>
      </w:r>
      <w:hyperlink r:id="rId227"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HashSet is internally implemented using an HashMap. Since a Map needs key and value, a default value is used for all keys. </w:t>
      </w:r>
      <w:proofErr w:type="gramStart"/>
      <w:r>
        <w:rPr>
          <w:rFonts w:ascii="Arial" w:hAnsi="Arial" w:cs="Arial"/>
          <w:color w:val="333333"/>
          <w:sz w:val="27"/>
          <w:szCs w:val="27"/>
        </w:rPr>
        <w:t>Similar to</w:t>
      </w:r>
      <w:proofErr w:type="gramEnd"/>
      <w:r>
        <w:rPr>
          <w:rFonts w:ascii="Arial" w:hAnsi="Arial" w:cs="Arial"/>
          <w:color w:val="333333"/>
          <w:sz w:val="27"/>
          <w:szCs w:val="27"/>
        </w:rPr>
        <w:t xml:space="preserve"> HashMap, HashSet doesn't allow duplicate keys and only one null key, I mean you can only store one null object in HashSet.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58) Write code to remove elements from </w:t>
      </w:r>
      <w:proofErr w:type="spellStart"/>
      <w:r>
        <w:rPr>
          <w:rFonts w:ascii="Arial" w:hAnsi="Arial" w:cs="Arial"/>
          <w:b/>
          <w:bCs/>
          <w:color w:val="333333"/>
          <w:sz w:val="27"/>
          <w:szCs w:val="27"/>
        </w:rPr>
        <w:t>ArrayList</w:t>
      </w:r>
      <w:proofErr w:type="spellEnd"/>
      <w:r>
        <w:rPr>
          <w:rFonts w:ascii="Arial" w:hAnsi="Arial" w:cs="Arial"/>
          <w:b/>
          <w:bCs/>
          <w:color w:val="333333"/>
          <w:sz w:val="27"/>
          <w:szCs w:val="27"/>
        </w:rPr>
        <w:t xml:space="preserve"> while iterating?</w:t>
      </w:r>
      <w:r>
        <w:rPr>
          <w:rFonts w:ascii="Arial" w:hAnsi="Arial" w:cs="Arial"/>
          <w:color w:val="333333"/>
          <w:sz w:val="27"/>
          <w:szCs w:val="27"/>
        </w:rPr>
        <w:t> (</w:t>
      </w:r>
      <w:hyperlink r:id="rId228"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 Key here is to check whether candidate uses </w:t>
      </w:r>
      <w:proofErr w:type="spellStart"/>
      <w:r>
        <w:rPr>
          <w:rFonts w:ascii="Arial" w:hAnsi="Arial" w:cs="Arial"/>
          <w:color w:val="333333"/>
          <w:sz w:val="27"/>
          <w:szCs w:val="27"/>
        </w:rPr>
        <w:t>ArrayList's</w:t>
      </w:r>
      <w:proofErr w:type="spellEnd"/>
      <w:r>
        <w:rPr>
          <w:rFonts w:ascii="Arial" w:hAnsi="Arial" w:cs="Arial"/>
          <w:color w:val="333333"/>
          <w:sz w:val="27"/>
          <w:szCs w:val="27"/>
        </w:rPr>
        <w:t xml:space="preserve"> remove() or Iterator's remove(). Here is the </w:t>
      </w:r>
      <w:hyperlink r:id="rId229" w:tgtFrame="_blank" w:history="1">
        <w:r>
          <w:rPr>
            <w:rStyle w:val="Hyperlink"/>
            <w:rFonts w:ascii="Arial" w:hAnsi="Arial" w:cs="Arial"/>
            <w:color w:val="0066CC"/>
            <w:sz w:val="27"/>
            <w:szCs w:val="27"/>
          </w:rPr>
          <w:t>sample code</w:t>
        </w:r>
      </w:hyperlink>
      <w:r>
        <w:rPr>
          <w:rFonts w:ascii="Arial" w:hAnsi="Arial" w:cs="Arial"/>
          <w:color w:val="333333"/>
          <w:sz w:val="27"/>
          <w:szCs w:val="27"/>
        </w:rPr>
        <w:t xml:space="preserve"> which uses right way </w:t>
      </w:r>
      <w:proofErr w:type="spellStart"/>
      <w:r>
        <w:rPr>
          <w:rFonts w:ascii="Arial" w:hAnsi="Arial" w:cs="Arial"/>
          <w:color w:val="333333"/>
          <w:sz w:val="27"/>
          <w:szCs w:val="27"/>
        </w:rPr>
        <w:t>o</w:t>
      </w:r>
      <w:proofErr w:type="spellEnd"/>
      <w:r>
        <w:rPr>
          <w:rFonts w:ascii="Arial" w:hAnsi="Arial" w:cs="Arial"/>
          <w:color w:val="333333"/>
          <w:sz w:val="27"/>
          <w:szCs w:val="27"/>
        </w:rPr>
        <w:t xml:space="preserve"> remove elements from </w:t>
      </w:r>
      <w:proofErr w:type="spellStart"/>
      <w:r>
        <w:rPr>
          <w:rFonts w:ascii="Arial" w:hAnsi="Arial" w:cs="Arial"/>
          <w:color w:val="333333"/>
          <w:sz w:val="27"/>
          <w:szCs w:val="27"/>
        </w:rPr>
        <w:t>ArrayList</w:t>
      </w:r>
      <w:proofErr w:type="spellEnd"/>
      <w:r>
        <w:rPr>
          <w:rFonts w:ascii="Arial" w:hAnsi="Arial" w:cs="Arial"/>
          <w:color w:val="333333"/>
          <w:sz w:val="27"/>
          <w:szCs w:val="27"/>
        </w:rPr>
        <w:t xml:space="preserve"> while looping over and avoids </w:t>
      </w:r>
      <w:proofErr w:type="spellStart"/>
      <w:r>
        <w:rPr>
          <w:rFonts w:ascii="Arial" w:hAnsi="Arial" w:cs="Arial"/>
          <w:color w:val="333333"/>
          <w:sz w:val="27"/>
          <w:szCs w:val="27"/>
        </w:rPr>
        <w:t>ConcurrentModificationException</w:t>
      </w:r>
      <w:proofErr w:type="spellEnd"/>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59) Can I write my own container class and use it in the for-each loop?</w:t>
      </w:r>
      <w:r>
        <w:rPr>
          <w:rFonts w:ascii="Arial" w:hAnsi="Arial" w:cs="Arial"/>
          <w:color w:val="333333"/>
          <w:sz w:val="27"/>
          <w:szCs w:val="27"/>
        </w:rPr>
        <w:br/>
        <w:t xml:space="preserve">Yes, you can write your own container class. You need to implement the </w:t>
      </w:r>
      <w:proofErr w:type="spellStart"/>
      <w:r>
        <w:rPr>
          <w:rFonts w:ascii="Arial" w:hAnsi="Arial" w:cs="Arial"/>
          <w:color w:val="333333"/>
          <w:sz w:val="27"/>
          <w:szCs w:val="27"/>
        </w:rPr>
        <w:t>Iterable</w:t>
      </w:r>
      <w:proofErr w:type="spellEnd"/>
      <w:r>
        <w:rPr>
          <w:rFonts w:ascii="Arial" w:hAnsi="Arial" w:cs="Arial"/>
          <w:color w:val="333333"/>
          <w:sz w:val="27"/>
          <w:szCs w:val="27"/>
        </w:rPr>
        <w:t xml:space="preserve"> interface if you want to loop over advanced for loop in Java, though. If you implement </w:t>
      </w:r>
      <w:proofErr w:type="gramStart"/>
      <w:r>
        <w:rPr>
          <w:rFonts w:ascii="Arial" w:hAnsi="Arial" w:cs="Arial"/>
          <w:color w:val="333333"/>
          <w:sz w:val="27"/>
          <w:szCs w:val="27"/>
        </w:rPr>
        <w:t>Collection</w:t>
      </w:r>
      <w:proofErr w:type="gramEnd"/>
      <w:r>
        <w:rPr>
          <w:rFonts w:ascii="Arial" w:hAnsi="Arial" w:cs="Arial"/>
          <w:color w:val="333333"/>
          <w:sz w:val="27"/>
          <w:szCs w:val="27"/>
        </w:rPr>
        <w:t xml:space="preserve"> then you by default get that property.</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60) What is default size of </w:t>
      </w:r>
      <w:proofErr w:type="spellStart"/>
      <w:r>
        <w:rPr>
          <w:rFonts w:ascii="Arial" w:hAnsi="Arial" w:cs="Arial"/>
          <w:b/>
          <w:bCs/>
          <w:color w:val="333333"/>
          <w:sz w:val="27"/>
          <w:szCs w:val="27"/>
        </w:rPr>
        <w:t>ArrayList</w:t>
      </w:r>
      <w:proofErr w:type="spellEnd"/>
      <w:r>
        <w:rPr>
          <w:rFonts w:ascii="Arial" w:hAnsi="Arial" w:cs="Arial"/>
          <w:b/>
          <w:bCs/>
          <w:color w:val="333333"/>
          <w:sz w:val="27"/>
          <w:szCs w:val="27"/>
        </w:rPr>
        <w:t xml:space="preserve"> and HashMap in Java? </w:t>
      </w:r>
      <w:r>
        <w:rPr>
          <w:rFonts w:ascii="Arial" w:hAnsi="Arial" w:cs="Arial"/>
          <w:color w:val="333333"/>
          <w:sz w:val="27"/>
          <w:szCs w:val="27"/>
        </w:rPr>
        <w:t>(</w:t>
      </w:r>
      <w:hyperlink r:id="rId230"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As of Java 7 now, default size of </w:t>
      </w:r>
      <w:proofErr w:type="spellStart"/>
      <w:r>
        <w:rPr>
          <w:rFonts w:ascii="Arial" w:hAnsi="Arial" w:cs="Arial"/>
          <w:color w:val="333333"/>
          <w:sz w:val="27"/>
          <w:szCs w:val="27"/>
        </w:rPr>
        <w:t>ArrayList</w:t>
      </w:r>
      <w:proofErr w:type="spellEnd"/>
      <w:r>
        <w:rPr>
          <w:rFonts w:ascii="Arial" w:hAnsi="Arial" w:cs="Arial"/>
          <w:color w:val="333333"/>
          <w:sz w:val="27"/>
          <w:szCs w:val="27"/>
        </w:rPr>
        <w:t xml:space="preserve"> is 10 and default capacity of HashMap is 16, it must be power of 2. Here is code snippet from </w:t>
      </w:r>
      <w:proofErr w:type="spellStart"/>
      <w:proofErr w:type="gramStart"/>
      <w:r>
        <w:rPr>
          <w:rFonts w:ascii="Arial" w:hAnsi="Arial" w:cs="Arial"/>
          <w:color w:val="333333"/>
          <w:sz w:val="27"/>
          <w:szCs w:val="27"/>
        </w:rPr>
        <w:t>ArrayList</w:t>
      </w:r>
      <w:proofErr w:type="spellEnd"/>
      <w:r>
        <w:rPr>
          <w:rFonts w:ascii="Arial" w:hAnsi="Arial" w:cs="Arial"/>
          <w:color w:val="333333"/>
          <w:sz w:val="27"/>
          <w:szCs w:val="27"/>
        </w:rPr>
        <w:t xml:space="preserve">  and</w:t>
      </w:r>
      <w:proofErr w:type="gramEnd"/>
      <w:r>
        <w:rPr>
          <w:rFonts w:ascii="Arial" w:hAnsi="Arial" w:cs="Arial"/>
          <w:color w:val="333333"/>
          <w:sz w:val="27"/>
          <w:szCs w:val="27"/>
        </w:rPr>
        <w:t xml:space="preserve"> HashMap class :</w:t>
      </w:r>
      <w:r>
        <w:rPr>
          <w:rFonts w:ascii="Arial" w:hAnsi="Arial" w:cs="Arial"/>
          <w:color w:val="333333"/>
          <w:sz w:val="27"/>
          <w:szCs w:val="27"/>
        </w:rPr>
        <w:br/>
      </w:r>
    </w:p>
    <w:p w14:paraId="490A5185" w14:textId="77777777" w:rsidR="006C05F7" w:rsidRDefault="006C05F7" w:rsidP="006C05F7">
      <w:pPr>
        <w:pStyle w:val="HTMLPreformatted"/>
        <w:shd w:val="clear" w:color="auto" w:fill="FFFFFF"/>
        <w:spacing w:line="360" w:lineRule="atLeast"/>
        <w:rPr>
          <w:rFonts w:ascii="Consolas" w:hAnsi="Consolas"/>
          <w:color w:val="3B3B3B"/>
          <w:sz w:val="25"/>
          <w:szCs w:val="25"/>
        </w:rPr>
      </w:pPr>
      <w:r>
        <w:rPr>
          <w:rFonts w:ascii="Consolas" w:hAnsi="Consolas"/>
          <w:color w:val="AF82D4"/>
          <w:sz w:val="25"/>
          <w:szCs w:val="25"/>
        </w:rPr>
        <w:t>// from ArrayList.java JDK 1.7</w:t>
      </w:r>
    </w:p>
    <w:p w14:paraId="2BE62B31" w14:textId="77777777" w:rsidR="006C05F7" w:rsidRDefault="006C05F7" w:rsidP="006C05F7">
      <w:pPr>
        <w:pStyle w:val="HTMLPreformatted"/>
        <w:shd w:val="clear" w:color="auto" w:fill="FFFFFF"/>
        <w:spacing w:line="360" w:lineRule="atLeast"/>
        <w:rPr>
          <w:rFonts w:ascii="Consolas" w:hAnsi="Consolas"/>
          <w:color w:val="3B3B3B"/>
          <w:sz w:val="25"/>
          <w:szCs w:val="25"/>
        </w:rPr>
      </w:pPr>
      <w:r>
        <w:rPr>
          <w:rFonts w:ascii="Consolas" w:hAnsi="Consolas"/>
          <w:color w:val="FF5600"/>
          <w:sz w:val="25"/>
          <w:szCs w:val="25"/>
        </w:rPr>
        <w:t>private</w:t>
      </w:r>
      <w:r>
        <w:rPr>
          <w:rFonts w:ascii="Consolas" w:hAnsi="Consolas"/>
          <w:color w:val="3B3B3B"/>
          <w:sz w:val="25"/>
          <w:szCs w:val="25"/>
        </w:rPr>
        <w:t xml:space="preserve"> </w:t>
      </w:r>
      <w:r>
        <w:rPr>
          <w:rFonts w:ascii="Consolas" w:hAnsi="Consolas"/>
          <w:color w:val="FF5600"/>
          <w:sz w:val="25"/>
          <w:szCs w:val="25"/>
        </w:rPr>
        <w:t>static</w:t>
      </w:r>
      <w:r>
        <w:rPr>
          <w:rFonts w:ascii="Consolas" w:hAnsi="Consolas"/>
          <w:color w:val="3B3B3B"/>
          <w:sz w:val="25"/>
          <w:szCs w:val="25"/>
        </w:rPr>
        <w:t xml:space="preserve"> </w:t>
      </w:r>
      <w:r>
        <w:rPr>
          <w:rFonts w:ascii="Consolas" w:hAnsi="Consolas"/>
          <w:color w:val="FF5600"/>
          <w:sz w:val="25"/>
          <w:szCs w:val="25"/>
        </w:rPr>
        <w:t>final</w:t>
      </w:r>
      <w:r>
        <w:rPr>
          <w:rFonts w:ascii="Consolas" w:hAnsi="Consolas"/>
          <w:color w:val="3B3B3B"/>
          <w:sz w:val="25"/>
          <w:szCs w:val="25"/>
        </w:rPr>
        <w:t xml:space="preserve"> </w:t>
      </w:r>
      <w:r>
        <w:rPr>
          <w:rFonts w:ascii="Consolas" w:hAnsi="Consolas"/>
          <w:color w:val="FF5600"/>
          <w:sz w:val="25"/>
          <w:szCs w:val="25"/>
        </w:rPr>
        <w:t>int</w:t>
      </w:r>
      <w:r>
        <w:rPr>
          <w:rFonts w:ascii="Consolas" w:hAnsi="Consolas"/>
          <w:color w:val="3B3B3B"/>
          <w:sz w:val="25"/>
          <w:szCs w:val="25"/>
        </w:rPr>
        <w:t xml:space="preserve"> DEFAULT_CAPACITY = </w:t>
      </w:r>
      <w:proofErr w:type="gramStart"/>
      <w:r>
        <w:rPr>
          <w:rFonts w:ascii="Consolas" w:hAnsi="Consolas"/>
          <w:color w:val="A8017E"/>
          <w:sz w:val="25"/>
          <w:szCs w:val="25"/>
        </w:rPr>
        <w:t>10</w:t>
      </w:r>
      <w:r>
        <w:rPr>
          <w:rFonts w:ascii="Consolas" w:hAnsi="Consolas"/>
          <w:color w:val="3B3B3B"/>
          <w:sz w:val="25"/>
          <w:szCs w:val="25"/>
        </w:rPr>
        <w:t>;</w:t>
      </w:r>
      <w:proofErr w:type="gramEnd"/>
      <w:r>
        <w:rPr>
          <w:rFonts w:ascii="Consolas" w:hAnsi="Consolas"/>
          <w:color w:val="3B3B3B"/>
          <w:sz w:val="25"/>
          <w:szCs w:val="25"/>
        </w:rPr>
        <w:t xml:space="preserve">  </w:t>
      </w:r>
    </w:p>
    <w:p w14:paraId="3813C267" w14:textId="77777777" w:rsidR="006C05F7" w:rsidRDefault="006C05F7" w:rsidP="006C05F7">
      <w:pPr>
        <w:pStyle w:val="HTMLPreformatted"/>
        <w:shd w:val="clear" w:color="auto" w:fill="FFFFFF"/>
        <w:spacing w:line="360" w:lineRule="atLeast"/>
        <w:rPr>
          <w:rFonts w:ascii="Consolas" w:hAnsi="Consolas"/>
          <w:color w:val="3B3B3B"/>
          <w:sz w:val="25"/>
          <w:szCs w:val="25"/>
        </w:rPr>
      </w:pPr>
    </w:p>
    <w:p w14:paraId="6915CDD2" w14:textId="77777777" w:rsidR="006C05F7" w:rsidRDefault="006C05F7" w:rsidP="006C05F7">
      <w:pPr>
        <w:pStyle w:val="HTMLPreformatted"/>
        <w:shd w:val="clear" w:color="auto" w:fill="FFFFFF"/>
        <w:spacing w:line="360" w:lineRule="atLeast"/>
        <w:rPr>
          <w:rFonts w:ascii="Consolas" w:hAnsi="Consolas"/>
          <w:color w:val="3B3B3B"/>
          <w:sz w:val="25"/>
          <w:szCs w:val="25"/>
        </w:rPr>
      </w:pPr>
      <w:r>
        <w:rPr>
          <w:rFonts w:ascii="Consolas" w:hAnsi="Consolas"/>
          <w:color w:val="AF82D4"/>
          <w:sz w:val="25"/>
          <w:szCs w:val="25"/>
        </w:rPr>
        <w:t>//from HashMap.java JDK 7</w:t>
      </w:r>
    </w:p>
    <w:p w14:paraId="0485DA6B" w14:textId="77777777" w:rsidR="006C05F7" w:rsidRDefault="006C05F7" w:rsidP="006C05F7">
      <w:pPr>
        <w:pStyle w:val="HTMLPreformatted"/>
        <w:shd w:val="clear" w:color="auto" w:fill="FFFFFF"/>
        <w:spacing w:line="360" w:lineRule="atLeast"/>
        <w:rPr>
          <w:rFonts w:ascii="Consolas" w:hAnsi="Consolas"/>
          <w:color w:val="3B3B3B"/>
          <w:sz w:val="25"/>
          <w:szCs w:val="25"/>
        </w:rPr>
      </w:pPr>
      <w:r>
        <w:rPr>
          <w:rFonts w:ascii="Consolas" w:hAnsi="Consolas"/>
          <w:color w:val="FF5600"/>
          <w:sz w:val="25"/>
          <w:szCs w:val="25"/>
        </w:rPr>
        <w:t>static</w:t>
      </w:r>
      <w:r>
        <w:rPr>
          <w:rFonts w:ascii="Consolas" w:hAnsi="Consolas"/>
          <w:color w:val="3B3B3B"/>
          <w:sz w:val="25"/>
          <w:szCs w:val="25"/>
        </w:rPr>
        <w:t xml:space="preserve"> </w:t>
      </w:r>
      <w:r>
        <w:rPr>
          <w:rFonts w:ascii="Consolas" w:hAnsi="Consolas"/>
          <w:color w:val="FF5600"/>
          <w:sz w:val="25"/>
          <w:szCs w:val="25"/>
        </w:rPr>
        <w:t>final</w:t>
      </w:r>
      <w:r>
        <w:rPr>
          <w:rFonts w:ascii="Consolas" w:hAnsi="Consolas"/>
          <w:color w:val="3B3B3B"/>
          <w:sz w:val="25"/>
          <w:szCs w:val="25"/>
        </w:rPr>
        <w:t xml:space="preserve"> </w:t>
      </w:r>
      <w:r>
        <w:rPr>
          <w:rFonts w:ascii="Consolas" w:hAnsi="Consolas"/>
          <w:color w:val="FF5600"/>
          <w:sz w:val="25"/>
          <w:szCs w:val="25"/>
        </w:rPr>
        <w:t>int</w:t>
      </w:r>
      <w:r>
        <w:rPr>
          <w:rFonts w:ascii="Consolas" w:hAnsi="Consolas"/>
          <w:color w:val="3B3B3B"/>
          <w:sz w:val="25"/>
          <w:szCs w:val="25"/>
        </w:rPr>
        <w:t xml:space="preserve"> DEFAULT_INITIAL_CAPACITY = </w:t>
      </w:r>
      <w:r>
        <w:rPr>
          <w:rFonts w:ascii="Consolas" w:hAnsi="Consolas"/>
          <w:color w:val="A8017E"/>
          <w:sz w:val="25"/>
          <w:szCs w:val="25"/>
        </w:rPr>
        <w:t>1</w:t>
      </w:r>
      <w:r>
        <w:rPr>
          <w:rFonts w:ascii="Consolas" w:hAnsi="Consolas"/>
          <w:color w:val="3B3B3B"/>
          <w:sz w:val="25"/>
          <w:szCs w:val="25"/>
        </w:rPr>
        <w:t xml:space="preserve"> </w:t>
      </w:r>
      <w:r>
        <w:rPr>
          <w:rFonts w:ascii="Consolas" w:hAnsi="Consolas"/>
          <w:b/>
          <w:bCs/>
          <w:color w:val="006699"/>
          <w:sz w:val="25"/>
          <w:szCs w:val="25"/>
        </w:rPr>
        <w:t>&lt;&lt;</w:t>
      </w:r>
      <w:r>
        <w:rPr>
          <w:rFonts w:ascii="Consolas" w:hAnsi="Consolas"/>
          <w:color w:val="3B3B3B"/>
          <w:sz w:val="25"/>
          <w:szCs w:val="25"/>
        </w:rPr>
        <w:t xml:space="preserve"> </w:t>
      </w:r>
      <w:r>
        <w:rPr>
          <w:rFonts w:ascii="Consolas" w:hAnsi="Consolas"/>
          <w:color w:val="A8017E"/>
          <w:sz w:val="25"/>
          <w:szCs w:val="25"/>
        </w:rPr>
        <w:t>4</w:t>
      </w:r>
      <w:r>
        <w:rPr>
          <w:rFonts w:ascii="Consolas" w:hAnsi="Consolas"/>
          <w:color w:val="3B3B3B"/>
          <w:sz w:val="25"/>
          <w:szCs w:val="25"/>
        </w:rPr>
        <w:t xml:space="preserve">; </w:t>
      </w:r>
      <w:r>
        <w:rPr>
          <w:rFonts w:ascii="Consolas" w:hAnsi="Consolas"/>
          <w:color w:val="AF82D4"/>
          <w:sz w:val="25"/>
          <w:szCs w:val="25"/>
        </w:rPr>
        <w:t>// aka 16</w:t>
      </w:r>
    </w:p>
    <w:p w14:paraId="1E18E848"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61) Is it possible for two unequal objects to have the same </w:t>
      </w:r>
      <w:proofErr w:type="spellStart"/>
      <w:r>
        <w:rPr>
          <w:rFonts w:ascii="Arial" w:hAnsi="Arial" w:cs="Arial"/>
          <w:b/>
          <w:bCs/>
          <w:color w:val="333333"/>
          <w:sz w:val="27"/>
          <w:szCs w:val="27"/>
        </w:rPr>
        <w:t>hashcode</w:t>
      </w:r>
      <w:proofErr w:type="spellEnd"/>
      <w:r>
        <w:rPr>
          <w:rFonts w:ascii="Arial" w:hAnsi="Arial" w:cs="Arial"/>
          <w:b/>
          <w:bCs/>
          <w:color w:val="333333"/>
          <w:sz w:val="27"/>
          <w:szCs w:val="27"/>
        </w:rPr>
        <w:t>?</w:t>
      </w:r>
      <w:r>
        <w:rPr>
          <w:rFonts w:ascii="Arial" w:hAnsi="Arial" w:cs="Arial"/>
          <w:color w:val="333333"/>
          <w:sz w:val="27"/>
          <w:szCs w:val="27"/>
        </w:rPr>
        <w:br/>
        <w:t xml:space="preserve">Yes, two unequal objects can have same </w:t>
      </w:r>
      <w:proofErr w:type="spellStart"/>
      <w:r>
        <w:rPr>
          <w:rFonts w:ascii="Arial" w:hAnsi="Arial" w:cs="Arial"/>
          <w:color w:val="333333"/>
          <w:sz w:val="27"/>
          <w:szCs w:val="27"/>
        </w:rPr>
        <w:t>hashcode</w:t>
      </w:r>
      <w:proofErr w:type="spellEnd"/>
      <w:r>
        <w:rPr>
          <w:rFonts w:ascii="Arial" w:hAnsi="Arial" w:cs="Arial"/>
          <w:color w:val="333333"/>
          <w:sz w:val="27"/>
          <w:szCs w:val="27"/>
        </w:rPr>
        <w:t xml:space="preserve"> that's why collision happen in a </w:t>
      </w:r>
      <w:proofErr w:type="spellStart"/>
      <w:r>
        <w:rPr>
          <w:rFonts w:ascii="Arial" w:hAnsi="Arial" w:cs="Arial"/>
          <w:color w:val="333333"/>
          <w:sz w:val="27"/>
          <w:szCs w:val="27"/>
        </w:rPr>
        <w:t>hashmap</w:t>
      </w:r>
      <w:proofErr w:type="spellEnd"/>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lastRenderedPageBreak/>
        <w:t xml:space="preserve">the equal </w:t>
      </w:r>
      <w:proofErr w:type="spellStart"/>
      <w:r>
        <w:rPr>
          <w:rFonts w:ascii="Arial" w:hAnsi="Arial" w:cs="Arial"/>
          <w:color w:val="333333"/>
          <w:sz w:val="27"/>
          <w:szCs w:val="27"/>
        </w:rPr>
        <w:t>hashcode</w:t>
      </w:r>
      <w:proofErr w:type="spellEnd"/>
      <w:r>
        <w:rPr>
          <w:rFonts w:ascii="Arial" w:hAnsi="Arial" w:cs="Arial"/>
          <w:color w:val="333333"/>
          <w:sz w:val="27"/>
          <w:szCs w:val="27"/>
        </w:rPr>
        <w:t xml:space="preserve"> contract only says that two equal objects must have the same </w:t>
      </w:r>
      <w:proofErr w:type="spellStart"/>
      <w:r>
        <w:rPr>
          <w:rFonts w:ascii="Arial" w:hAnsi="Arial" w:cs="Arial"/>
          <w:color w:val="333333"/>
          <w:sz w:val="27"/>
          <w:szCs w:val="27"/>
        </w:rPr>
        <w:t>hashcode</w:t>
      </w:r>
      <w:proofErr w:type="spellEnd"/>
      <w:r>
        <w:rPr>
          <w:rFonts w:ascii="Arial" w:hAnsi="Arial" w:cs="Arial"/>
          <w:color w:val="333333"/>
          <w:sz w:val="27"/>
          <w:szCs w:val="27"/>
        </w:rPr>
        <w:t xml:space="preserve"> it doesn't say anything about the unequal object.</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62) Can two equal object have the different hash code?</w:t>
      </w:r>
      <w:r>
        <w:rPr>
          <w:rFonts w:ascii="Arial" w:hAnsi="Arial" w:cs="Arial"/>
          <w:color w:val="333333"/>
          <w:sz w:val="27"/>
          <w:szCs w:val="27"/>
        </w:rPr>
        <w:br/>
        <w:t xml:space="preserve">No, </w:t>
      </w:r>
      <w:proofErr w:type="spellStart"/>
      <w:r>
        <w:rPr>
          <w:rFonts w:ascii="Arial" w:hAnsi="Arial" w:cs="Arial"/>
          <w:color w:val="333333"/>
          <w:sz w:val="27"/>
          <w:szCs w:val="27"/>
        </w:rPr>
        <w:t>thats</w:t>
      </w:r>
      <w:proofErr w:type="spellEnd"/>
      <w:r>
        <w:rPr>
          <w:rFonts w:ascii="Arial" w:hAnsi="Arial" w:cs="Arial"/>
          <w:color w:val="333333"/>
          <w:sz w:val="27"/>
          <w:szCs w:val="27"/>
        </w:rPr>
        <w:t xml:space="preserve"> not possible according to hash code contract.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63) Can we use random numbers in the </w:t>
      </w:r>
      <w:proofErr w:type="spellStart"/>
      <w:r>
        <w:rPr>
          <w:rFonts w:ascii="Arial" w:hAnsi="Arial" w:cs="Arial"/>
          <w:b/>
          <w:bCs/>
          <w:color w:val="333333"/>
          <w:sz w:val="27"/>
          <w:szCs w:val="27"/>
        </w:rPr>
        <w:t>hashcode</w:t>
      </w:r>
      <w:proofErr w:type="spellEnd"/>
      <w:r>
        <w:rPr>
          <w:rFonts w:ascii="Arial" w:hAnsi="Arial" w:cs="Arial"/>
          <w:b/>
          <w:bCs/>
          <w:color w:val="333333"/>
          <w:sz w:val="27"/>
          <w:szCs w:val="27"/>
        </w:rPr>
        <w:t>() method?</w:t>
      </w:r>
      <w:r>
        <w:rPr>
          <w:rFonts w:ascii="Arial" w:hAnsi="Arial" w:cs="Arial"/>
          <w:color w:val="333333"/>
          <w:sz w:val="27"/>
          <w:szCs w:val="27"/>
        </w:rPr>
        <w:t> (</w:t>
      </w:r>
      <w:hyperlink r:id="rId231"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No, because </w:t>
      </w:r>
      <w:proofErr w:type="spellStart"/>
      <w:r>
        <w:rPr>
          <w:rFonts w:ascii="Arial" w:hAnsi="Arial" w:cs="Arial"/>
          <w:color w:val="333333"/>
          <w:sz w:val="27"/>
          <w:szCs w:val="27"/>
        </w:rPr>
        <w:t>hashcode</w:t>
      </w:r>
      <w:proofErr w:type="spellEnd"/>
      <w:r>
        <w:rPr>
          <w:rFonts w:ascii="Arial" w:hAnsi="Arial" w:cs="Arial"/>
          <w:color w:val="333333"/>
          <w:sz w:val="27"/>
          <w:szCs w:val="27"/>
        </w:rPr>
        <w:t xml:space="preserve"> of an object should be always same. See the answer to learning more about things to remember while overriding </w:t>
      </w:r>
      <w:proofErr w:type="spellStart"/>
      <w:proofErr w:type="gramStart"/>
      <w:r>
        <w:rPr>
          <w:rFonts w:ascii="Arial" w:hAnsi="Arial" w:cs="Arial"/>
          <w:color w:val="333333"/>
          <w:sz w:val="27"/>
          <w:szCs w:val="27"/>
        </w:rPr>
        <w:t>hashCode</w:t>
      </w:r>
      <w:proofErr w:type="spellEnd"/>
      <w:r>
        <w:rPr>
          <w:rFonts w:ascii="Arial" w:hAnsi="Arial" w:cs="Arial"/>
          <w:color w:val="333333"/>
          <w:sz w:val="27"/>
          <w:szCs w:val="27"/>
        </w:rPr>
        <w:t>(</w:t>
      </w:r>
      <w:proofErr w:type="gramEnd"/>
      <w:r>
        <w:rPr>
          <w:rFonts w:ascii="Arial" w:hAnsi="Arial" w:cs="Arial"/>
          <w:color w:val="333333"/>
          <w:sz w:val="27"/>
          <w:szCs w:val="27"/>
        </w:rPr>
        <w:t>) method in Java.</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64) What is the difference between Comparator and Comparable in Java? </w:t>
      </w:r>
      <w:r>
        <w:rPr>
          <w:rFonts w:ascii="Arial" w:hAnsi="Arial" w:cs="Arial"/>
          <w:color w:val="333333"/>
          <w:sz w:val="27"/>
          <w:szCs w:val="27"/>
        </w:rPr>
        <w:t>(</w:t>
      </w:r>
      <w:hyperlink r:id="rId232"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The Comparable interface is used to define the  natural order of object while Comparator is used to define custom order. Comparable can be always one, but we can have multiple comparators to define customized order for objects.</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65) Why you need to override </w:t>
      </w:r>
      <w:proofErr w:type="spellStart"/>
      <w:r>
        <w:rPr>
          <w:rFonts w:ascii="Arial" w:hAnsi="Arial" w:cs="Arial"/>
          <w:b/>
          <w:bCs/>
          <w:color w:val="333333"/>
          <w:sz w:val="27"/>
          <w:szCs w:val="27"/>
        </w:rPr>
        <w:t>hashcode</w:t>
      </w:r>
      <w:proofErr w:type="spellEnd"/>
      <w:r>
        <w:rPr>
          <w:rFonts w:ascii="Arial" w:hAnsi="Arial" w:cs="Arial"/>
          <w:b/>
          <w:bCs/>
          <w:color w:val="333333"/>
          <w:sz w:val="27"/>
          <w:szCs w:val="27"/>
        </w:rPr>
        <w:t>, when you override equals in Java?</w:t>
      </w:r>
      <w:r>
        <w:rPr>
          <w:rFonts w:ascii="Arial" w:hAnsi="Arial" w:cs="Arial"/>
          <w:color w:val="333333"/>
          <w:sz w:val="27"/>
          <w:szCs w:val="27"/>
        </w:rPr>
        <w:t> (</w:t>
      </w:r>
      <w:hyperlink r:id="rId233"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 Because equals have code contract mandates to override equals and </w:t>
      </w:r>
      <w:proofErr w:type="spellStart"/>
      <w:r>
        <w:rPr>
          <w:rFonts w:ascii="Arial" w:hAnsi="Arial" w:cs="Arial"/>
          <w:color w:val="333333"/>
          <w:sz w:val="27"/>
          <w:szCs w:val="27"/>
        </w:rPr>
        <w:t>hashcode</w:t>
      </w:r>
      <w:proofErr w:type="spellEnd"/>
      <w:r>
        <w:rPr>
          <w:rFonts w:ascii="Arial" w:hAnsi="Arial" w:cs="Arial"/>
          <w:color w:val="333333"/>
          <w:sz w:val="27"/>
          <w:szCs w:val="27"/>
        </w:rPr>
        <w:t xml:space="preserve"> together .since many container class like HashMap or HashSet depends on </w:t>
      </w:r>
      <w:proofErr w:type="spellStart"/>
      <w:r>
        <w:rPr>
          <w:rFonts w:ascii="Arial" w:hAnsi="Arial" w:cs="Arial"/>
          <w:color w:val="333333"/>
          <w:sz w:val="27"/>
          <w:szCs w:val="27"/>
        </w:rPr>
        <w:t>hashcode</w:t>
      </w:r>
      <w:proofErr w:type="spellEnd"/>
      <w:r>
        <w:rPr>
          <w:rFonts w:ascii="Arial" w:hAnsi="Arial" w:cs="Arial"/>
          <w:color w:val="333333"/>
          <w:sz w:val="27"/>
          <w:szCs w:val="27"/>
        </w:rPr>
        <w:t xml:space="preserve"> and equals contract.</w:t>
      </w:r>
      <w:r>
        <w:rPr>
          <w:rFonts w:ascii="Arial" w:hAnsi="Arial" w:cs="Arial"/>
          <w:color w:val="333333"/>
          <w:sz w:val="27"/>
          <w:szCs w:val="27"/>
        </w:rPr>
        <w:br/>
      </w:r>
      <w:r>
        <w:rPr>
          <w:rFonts w:ascii="Arial" w:hAnsi="Arial" w:cs="Arial"/>
          <w:color w:val="333333"/>
          <w:sz w:val="27"/>
          <w:szCs w:val="27"/>
        </w:rPr>
        <w:br/>
      </w:r>
    </w:p>
    <w:p w14:paraId="3C93C87B" w14:textId="77777777" w:rsidR="006C05F7" w:rsidRDefault="006C05F7" w:rsidP="006C05F7">
      <w:pPr>
        <w:pStyle w:val="Heading3"/>
        <w:shd w:val="clear" w:color="auto" w:fill="FFFFFF"/>
        <w:spacing w:before="0" w:beforeAutospacing="0" w:after="0" w:afterAutospacing="0"/>
        <w:rPr>
          <w:rFonts w:ascii="Trebuchet MS" w:hAnsi="Trebuchet MS" w:cs="Arial"/>
          <w:color w:val="333333"/>
          <w:sz w:val="31"/>
          <w:szCs w:val="31"/>
        </w:rPr>
      </w:pPr>
      <w:r>
        <w:rPr>
          <w:rFonts w:ascii="Trebuchet MS" w:hAnsi="Trebuchet MS" w:cs="Arial"/>
          <w:color w:val="333333"/>
          <w:sz w:val="31"/>
          <w:szCs w:val="31"/>
          <w:u w:val="single"/>
        </w:rPr>
        <w:t>Java IO and NIO Interview questions</w:t>
      </w:r>
    </w:p>
    <w:p w14:paraId="0C7EE49D"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IO is very important from Java interview point of view. You should have a good knowledge of old Java IO, NIO, and NIO2 </w:t>
      </w:r>
      <w:proofErr w:type="spellStart"/>
      <w:r>
        <w:rPr>
          <w:rFonts w:ascii="Arial" w:hAnsi="Arial" w:cs="Arial"/>
          <w:color w:val="333333"/>
          <w:sz w:val="27"/>
          <w:szCs w:val="27"/>
        </w:rPr>
        <w:t>alsong</w:t>
      </w:r>
      <w:proofErr w:type="spellEnd"/>
      <w:r>
        <w:rPr>
          <w:rFonts w:ascii="Arial" w:hAnsi="Arial" w:cs="Arial"/>
          <w:color w:val="333333"/>
          <w:sz w:val="27"/>
          <w:szCs w:val="27"/>
        </w:rPr>
        <w:t xml:space="preserve"> with some operating system and disk IO fundamentals. Here are some frequently asked questions form Java IO.</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66) In my Java program, I have three sockets? How many threads I will need to handle that?</w:t>
      </w:r>
    </w:p>
    <w:p w14:paraId="7B150AE9"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The number of threads needed to handle three sockets in a Java program depends on the specific requirements and design of your application. </w:t>
      </w:r>
      <w:r>
        <w:rPr>
          <w:rFonts w:ascii="Arial" w:hAnsi="Arial" w:cs="Arial"/>
          <w:color w:val="333333"/>
          <w:sz w:val="27"/>
          <w:szCs w:val="27"/>
        </w:rPr>
        <w:lastRenderedPageBreak/>
        <w:t>Generally, a common approach is to use a multi-threaded model where each socket connection is handled by a separate thread. </w:t>
      </w:r>
    </w:p>
    <w:p w14:paraId="71508F77" w14:textId="77777777" w:rsidR="006C05F7" w:rsidRDefault="006C05F7" w:rsidP="006C05F7">
      <w:pPr>
        <w:shd w:val="clear" w:color="auto" w:fill="FFFFFF"/>
        <w:rPr>
          <w:rFonts w:ascii="Arial" w:hAnsi="Arial" w:cs="Arial"/>
          <w:color w:val="333333"/>
          <w:sz w:val="27"/>
          <w:szCs w:val="27"/>
        </w:rPr>
      </w:pPr>
    </w:p>
    <w:p w14:paraId="3A9CCE21"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This allows concurrent processing of multiple connections, preventing one slow or blocking operation from affecting others. Therefore, for three sockets, you might create three threads, each responsible for managing a single socket connection. </w:t>
      </w:r>
    </w:p>
    <w:p w14:paraId="2C9C923E" w14:textId="77777777" w:rsidR="006C05F7" w:rsidRDefault="006C05F7" w:rsidP="006C05F7">
      <w:pPr>
        <w:shd w:val="clear" w:color="auto" w:fill="FFFFFF"/>
        <w:rPr>
          <w:rFonts w:ascii="Arial" w:hAnsi="Arial" w:cs="Arial"/>
          <w:color w:val="333333"/>
          <w:sz w:val="27"/>
          <w:szCs w:val="27"/>
        </w:rPr>
      </w:pPr>
    </w:p>
    <w:p w14:paraId="0DA32E97"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It's also essential to implement proper synchronization mechanisms if shared resources are accessed among these threads to avoid potential race conditions and ensure thread safety. </w:t>
      </w:r>
    </w:p>
    <w:p w14:paraId="483F1712" w14:textId="77777777" w:rsidR="006C05F7" w:rsidRDefault="006C05F7" w:rsidP="006C05F7">
      <w:pPr>
        <w:shd w:val="clear" w:color="auto" w:fill="FFFFFF"/>
        <w:rPr>
          <w:rFonts w:ascii="Arial" w:hAnsi="Arial" w:cs="Arial"/>
          <w:color w:val="333333"/>
          <w:sz w:val="27"/>
          <w:szCs w:val="27"/>
        </w:rPr>
      </w:pPr>
    </w:p>
    <w:p w14:paraId="3764DA91"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However, the optimal threading strategy can vary based on factors such as the nature of the tasks performed during socket handling, the expected number of concurrent connections, and the overall architecture of your application. </w:t>
      </w:r>
    </w:p>
    <w:p w14:paraId="3321BC07" w14:textId="77777777" w:rsidR="006C05F7" w:rsidRDefault="006C05F7" w:rsidP="006C05F7">
      <w:pPr>
        <w:shd w:val="clear" w:color="auto" w:fill="FFFFFF"/>
        <w:rPr>
          <w:rFonts w:ascii="Arial" w:hAnsi="Arial" w:cs="Arial"/>
          <w:color w:val="333333"/>
          <w:sz w:val="27"/>
          <w:szCs w:val="27"/>
        </w:rPr>
      </w:pPr>
    </w:p>
    <w:p w14:paraId="303719BB" w14:textId="77777777" w:rsidR="006C05F7" w:rsidRDefault="006C05F7" w:rsidP="006C05F7">
      <w:pPr>
        <w:shd w:val="clear" w:color="auto" w:fill="FFFFFF"/>
        <w:rPr>
          <w:rFonts w:ascii="Arial" w:hAnsi="Arial" w:cs="Arial"/>
          <w:color w:val="333333"/>
          <w:sz w:val="27"/>
          <w:szCs w:val="27"/>
        </w:rPr>
      </w:pPr>
      <w:r>
        <w:rPr>
          <w:rFonts w:ascii="Arial" w:hAnsi="Arial" w:cs="Arial"/>
          <w:b/>
          <w:bCs/>
          <w:color w:val="333333"/>
          <w:sz w:val="27"/>
          <w:szCs w:val="27"/>
        </w:rPr>
        <w:t xml:space="preserve">67) How do you create </w:t>
      </w:r>
      <w:proofErr w:type="spellStart"/>
      <w:r>
        <w:rPr>
          <w:rFonts w:ascii="Arial" w:hAnsi="Arial" w:cs="Arial"/>
          <w:b/>
          <w:bCs/>
          <w:color w:val="333333"/>
          <w:sz w:val="27"/>
          <w:szCs w:val="27"/>
        </w:rPr>
        <w:t>ByteBuffer</w:t>
      </w:r>
      <w:proofErr w:type="spellEnd"/>
      <w:r>
        <w:rPr>
          <w:rFonts w:ascii="Arial" w:hAnsi="Arial" w:cs="Arial"/>
          <w:b/>
          <w:bCs/>
          <w:color w:val="333333"/>
          <w:sz w:val="27"/>
          <w:szCs w:val="27"/>
        </w:rPr>
        <w:t xml:space="preserve"> in Java? (</w:t>
      </w:r>
      <w:hyperlink r:id="rId234" w:tgtFrame="_blank" w:history="1">
        <w:r>
          <w:rPr>
            <w:rStyle w:val="Hyperlink"/>
            <w:rFonts w:ascii="Arial" w:hAnsi="Arial" w:cs="Arial"/>
            <w:b/>
            <w:bCs/>
            <w:color w:val="0066CC"/>
            <w:sz w:val="27"/>
            <w:szCs w:val="27"/>
          </w:rPr>
          <w:t>example</w:t>
        </w:r>
      </w:hyperlink>
      <w:r>
        <w:rPr>
          <w:rFonts w:ascii="Arial" w:hAnsi="Arial" w:cs="Arial"/>
          <w:b/>
          <w:bCs/>
          <w:color w:val="333333"/>
          <w:sz w:val="27"/>
          <w:szCs w:val="27"/>
        </w:rPr>
        <w:t>)</w:t>
      </w:r>
    </w:p>
    <w:p w14:paraId="4CE2F5D2"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In Java, you can create a </w:t>
      </w:r>
      <w:proofErr w:type="spellStart"/>
      <w:r>
        <w:rPr>
          <w:rFonts w:ascii="Arial" w:hAnsi="Arial" w:cs="Arial"/>
          <w:color w:val="333333"/>
          <w:sz w:val="27"/>
          <w:szCs w:val="27"/>
        </w:rPr>
        <w:t>ByteBuffer</w:t>
      </w:r>
      <w:proofErr w:type="spellEnd"/>
      <w:r>
        <w:rPr>
          <w:rFonts w:ascii="Arial" w:hAnsi="Arial" w:cs="Arial"/>
          <w:color w:val="333333"/>
          <w:sz w:val="27"/>
          <w:szCs w:val="27"/>
        </w:rPr>
        <w:t xml:space="preserve"> using the </w:t>
      </w:r>
      <w:proofErr w:type="spellStart"/>
      <w:r>
        <w:rPr>
          <w:rFonts w:ascii="Courier" w:hAnsi="Courier" w:cs="Arial"/>
          <w:color w:val="333333"/>
          <w:sz w:val="27"/>
          <w:szCs w:val="27"/>
        </w:rPr>
        <w:t>ByteBuffer.allocate</w:t>
      </w:r>
      <w:proofErr w:type="spellEnd"/>
      <w:r>
        <w:rPr>
          <w:rFonts w:ascii="Courier" w:hAnsi="Courier" w:cs="Arial"/>
          <w:color w:val="333333"/>
          <w:sz w:val="27"/>
          <w:szCs w:val="27"/>
        </w:rPr>
        <w:t>()</w:t>
      </w:r>
      <w:r>
        <w:rPr>
          <w:rFonts w:ascii="Arial" w:hAnsi="Arial" w:cs="Arial"/>
          <w:color w:val="333333"/>
          <w:sz w:val="27"/>
          <w:szCs w:val="27"/>
        </w:rPr>
        <w:t> method or </w:t>
      </w:r>
      <w:proofErr w:type="spellStart"/>
      <w:r>
        <w:rPr>
          <w:rFonts w:ascii="Courier" w:hAnsi="Courier" w:cs="Arial"/>
          <w:color w:val="333333"/>
          <w:sz w:val="27"/>
          <w:szCs w:val="27"/>
        </w:rPr>
        <w:t>ByteBuffer.allocateDirect</w:t>
      </w:r>
      <w:proofErr w:type="spellEnd"/>
      <w:r>
        <w:rPr>
          <w:rFonts w:ascii="Courier" w:hAnsi="Courier" w:cs="Arial"/>
          <w:color w:val="333333"/>
          <w:sz w:val="27"/>
          <w:szCs w:val="27"/>
        </w:rPr>
        <w:t>()</w:t>
      </w:r>
      <w:r>
        <w:rPr>
          <w:rFonts w:ascii="Arial" w:hAnsi="Arial" w:cs="Arial"/>
          <w:color w:val="333333"/>
          <w:sz w:val="27"/>
          <w:szCs w:val="27"/>
        </w:rPr>
        <w:t> method. The </w:t>
      </w:r>
      <w:proofErr w:type="gramStart"/>
      <w:r>
        <w:rPr>
          <w:rFonts w:ascii="Courier" w:hAnsi="Courier" w:cs="Arial"/>
          <w:color w:val="333333"/>
          <w:sz w:val="27"/>
          <w:szCs w:val="27"/>
        </w:rPr>
        <w:t>allocate(</w:t>
      </w:r>
      <w:proofErr w:type="gramEnd"/>
      <w:r>
        <w:rPr>
          <w:rFonts w:ascii="Courier" w:hAnsi="Courier" w:cs="Arial"/>
          <w:color w:val="333333"/>
          <w:sz w:val="27"/>
          <w:szCs w:val="27"/>
        </w:rPr>
        <w:t>)</w:t>
      </w:r>
      <w:r>
        <w:rPr>
          <w:rFonts w:ascii="Arial" w:hAnsi="Arial" w:cs="Arial"/>
          <w:color w:val="333333"/>
          <w:sz w:val="27"/>
          <w:szCs w:val="27"/>
        </w:rPr>
        <w:t> method creates a non-direct buffer in the Java heap, while </w:t>
      </w:r>
      <w:proofErr w:type="spellStart"/>
      <w:r>
        <w:rPr>
          <w:rFonts w:ascii="Courier" w:hAnsi="Courier" w:cs="Arial"/>
          <w:color w:val="333333"/>
          <w:sz w:val="27"/>
          <w:szCs w:val="27"/>
        </w:rPr>
        <w:t>allocateDirect</w:t>
      </w:r>
      <w:proofErr w:type="spellEnd"/>
      <w:r>
        <w:rPr>
          <w:rFonts w:ascii="Courier" w:hAnsi="Courier" w:cs="Arial"/>
          <w:color w:val="333333"/>
          <w:sz w:val="27"/>
          <w:szCs w:val="27"/>
        </w:rPr>
        <w:t>()</w:t>
      </w:r>
      <w:r>
        <w:rPr>
          <w:rFonts w:ascii="Arial" w:hAnsi="Arial" w:cs="Arial"/>
          <w:color w:val="333333"/>
          <w:sz w:val="27"/>
          <w:szCs w:val="27"/>
        </w:rPr>
        <w:t> creates a direct buffer outside of the Java heap</w:t>
      </w:r>
    </w:p>
    <w:p w14:paraId="39FD5FCB" w14:textId="77777777" w:rsidR="006C05F7" w:rsidRDefault="006C05F7" w:rsidP="006C05F7">
      <w:pPr>
        <w:shd w:val="clear" w:color="auto" w:fill="FFFFFF"/>
        <w:rPr>
          <w:rFonts w:ascii="Arial" w:hAnsi="Arial" w:cs="Arial"/>
          <w:color w:val="333333"/>
          <w:sz w:val="27"/>
          <w:szCs w:val="27"/>
        </w:rPr>
      </w:pPr>
    </w:p>
    <w:p w14:paraId="4850B4CE"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Here is the sample code:</w:t>
      </w:r>
    </w:p>
    <w:p w14:paraId="5B35164E" w14:textId="77777777" w:rsidR="006C05F7" w:rsidRDefault="006C05F7" w:rsidP="006C05F7">
      <w:pPr>
        <w:shd w:val="clear" w:color="auto" w:fill="FFFFFF"/>
        <w:rPr>
          <w:rFonts w:ascii="Arial" w:hAnsi="Arial" w:cs="Arial"/>
          <w:color w:val="333333"/>
          <w:sz w:val="27"/>
          <w:szCs w:val="27"/>
        </w:rPr>
      </w:pPr>
    </w:p>
    <w:p w14:paraId="1EA59584" w14:textId="77777777" w:rsidR="006C05F7" w:rsidRDefault="006C05F7" w:rsidP="006C05F7">
      <w:pPr>
        <w:shd w:val="clear" w:color="auto" w:fill="FFFFFF"/>
        <w:rPr>
          <w:rFonts w:ascii="Arial" w:hAnsi="Arial" w:cs="Arial"/>
          <w:color w:val="333333"/>
          <w:sz w:val="27"/>
          <w:szCs w:val="27"/>
        </w:rPr>
      </w:pPr>
      <w:r>
        <w:rPr>
          <w:rFonts w:ascii="Courier" w:hAnsi="Courier" w:cs="Arial"/>
          <w:color w:val="333333"/>
          <w:sz w:val="27"/>
          <w:szCs w:val="27"/>
        </w:rPr>
        <w:t xml:space="preserve">// Creating a non-direct </w:t>
      </w:r>
      <w:proofErr w:type="spellStart"/>
      <w:r>
        <w:rPr>
          <w:rFonts w:ascii="Courier" w:hAnsi="Courier" w:cs="Arial"/>
          <w:color w:val="333333"/>
          <w:sz w:val="27"/>
          <w:szCs w:val="27"/>
        </w:rPr>
        <w:t>ByteBuffer</w:t>
      </w:r>
      <w:proofErr w:type="spellEnd"/>
      <w:r>
        <w:rPr>
          <w:rFonts w:ascii="Courier" w:hAnsi="Courier" w:cs="Arial"/>
          <w:color w:val="333333"/>
          <w:sz w:val="27"/>
          <w:szCs w:val="27"/>
        </w:rPr>
        <w:t xml:space="preserve"> with a specified capacity</w:t>
      </w:r>
    </w:p>
    <w:p w14:paraId="5165A100" w14:textId="77777777" w:rsidR="006C05F7" w:rsidRDefault="006C05F7" w:rsidP="006C05F7">
      <w:pPr>
        <w:shd w:val="clear" w:color="auto" w:fill="FFFFFF"/>
        <w:rPr>
          <w:rFonts w:ascii="Arial" w:hAnsi="Arial" w:cs="Arial"/>
          <w:color w:val="333333"/>
          <w:sz w:val="27"/>
          <w:szCs w:val="27"/>
        </w:rPr>
      </w:pPr>
      <w:r>
        <w:rPr>
          <w:rFonts w:ascii="Courier" w:hAnsi="Courier" w:cs="Arial"/>
          <w:color w:val="333333"/>
          <w:sz w:val="27"/>
          <w:szCs w:val="27"/>
        </w:rPr>
        <w:t xml:space="preserve">int capacity = </w:t>
      </w:r>
      <w:proofErr w:type="gramStart"/>
      <w:r>
        <w:rPr>
          <w:rFonts w:ascii="Courier" w:hAnsi="Courier" w:cs="Arial"/>
          <w:color w:val="333333"/>
          <w:sz w:val="27"/>
          <w:szCs w:val="27"/>
        </w:rPr>
        <w:t>1024;</w:t>
      </w:r>
      <w:proofErr w:type="gramEnd"/>
    </w:p>
    <w:p w14:paraId="42DE51BE" w14:textId="77777777" w:rsidR="006C05F7" w:rsidRDefault="006C05F7" w:rsidP="006C05F7">
      <w:pPr>
        <w:shd w:val="clear" w:color="auto" w:fill="FFFFFF"/>
        <w:rPr>
          <w:rFonts w:ascii="Arial" w:hAnsi="Arial" w:cs="Arial"/>
          <w:color w:val="333333"/>
          <w:sz w:val="27"/>
          <w:szCs w:val="27"/>
        </w:rPr>
      </w:pPr>
      <w:proofErr w:type="spellStart"/>
      <w:r>
        <w:rPr>
          <w:rFonts w:ascii="Courier" w:hAnsi="Courier" w:cs="Arial"/>
          <w:color w:val="333333"/>
          <w:sz w:val="27"/>
          <w:szCs w:val="27"/>
        </w:rPr>
        <w:t>ByteBuffer</w:t>
      </w:r>
      <w:proofErr w:type="spellEnd"/>
      <w:r>
        <w:rPr>
          <w:rFonts w:ascii="Courier" w:hAnsi="Courier" w:cs="Arial"/>
          <w:color w:val="333333"/>
          <w:sz w:val="27"/>
          <w:szCs w:val="27"/>
        </w:rPr>
        <w:t xml:space="preserve"> buffer = </w:t>
      </w:r>
      <w:proofErr w:type="spellStart"/>
      <w:r>
        <w:rPr>
          <w:rFonts w:ascii="Courier" w:hAnsi="Courier" w:cs="Arial"/>
          <w:color w:val="333333"/>
          <w:sz w:val="27"/>
          <w:szCs w:val="27"/>
        </w:rPr>
        <w:t>ByteBuffer.allocate</w:t>
      </w:r>
      <w:proofErr w:type="spellEnd"/>
      <w:r>
        <w:rPr>
          <w:rFonts w:ascii="Courier" w:hAnsi="Courier" w:cs="Arial"/>
          <w:color w:val="333333"/>
          <w:sz w:val="27"/>
          <w:szCs w:val="27"/>
        </w:rPr>
        <w:t>(capacity</w:t>
      </w:r>
      <w:proofErr w:type="gramStart"/>
      <w:r>
        <w:rPr>
          <w:rFonts w:ascii="Courier" w:hAnsi="Courier" w:cs="Arial"/>
          <w:color w:val="333333"/>
          <w:sz w:val="27"/>
          <w:szCs w:val="27"/>
        </w:rPr>
        <w:t>);</w:t>
      </w:r>
      <w:proofErr w:type="gramEnd"/>
    </w:p>
    <w:p w14:paraId="65F2D092" w14:textId="77777777" w:rsidR="006C05F7" w:rsidRDefault="006C05F7" w:rsidP="006C05F7">
      <w:pPr>
        <w:shd w:val="clear" w:color="auto" w:fill="FFFFFF"/>
        <w:rPr>
          <w:rFonts w:ascii="Arial" w:hAnsi="Arial" w:cs="Arial"/>
          <w:color w:val="333333"/>
          <w:sz w:val="27"/>
          <w:szCs w:val="27"/>
        </w:rPr>
      </w:pPr>
    </w:p>
    <w:p w14:paraId="2F38561E" w14:textId="77777777" w:rsidR="006C05F7" w:rsidRDefault="006C05F7" w:rsidP="006C05F7">
      <w:pPr>
        <w:shd w:val="clear" w:color="auto" w:fill="FFFFFF"/>
        <w:rPr>
          <w:rFonts w:ascii="Arial" w:hAnsi="Arial" w:cs="Arial"/>
          <w:color w:val="333333"/>
          <w:sz w:val="27"/>
          <w:szCs w:val="27"/>
        </w:rPr>
      </w:pPr>
      <w:r>
        <w:rPr>
          <w:rFonts w:ascii="Courier" w:hAnsi="Courier" w:cs="Arial"/>
          <w:color w:val="333333"/>
          <w:sz w:val="27"/>
          <w:szCs w:val="27"/>
        </w:rPr>
        <w:t xml:space="preserve">// Creating a direct </w:t>
      </w:r>
      <w:proofErr w:type="spellStart"/>
      <w:r>
        <w:rPr>
          <w:rFonts w:ascii="Courier" w:hAnsi="Courier" w:cs="Arial"/>
          <w:color w:val="333333"/>
          <w:sz w:val="27"/>
          <w:szCs w:val="27"/>
        </w:rPr>
        <w:t>ByteBuffer</w:t>
      </w:r>
      <w:proofErr w:type="spellEnd"/>
      <w:r>
        <w:rPr>
          <w:rFonts w:ascii="Courier" w:hAnsi="Courier" w:cs="Arial"/>
          <w:color w:val="333333"/>
          <w:sz w:val="27"/>
          <w:szCs w:val="27"/>
        </w:rPr>
        <w:t xml:space="preserve"> with a specified capacity</w:t>
      </w:r>
    </w:p>
    <w:p w14:paraId="1F4C9803" w14:textId="77777777" w:rsidR="006C05F7" w:rsidRDefault="006C05F7" w:rsidP="006C05F7">
      <w:pPr>
        <w:shd w:val="clear" w:color="auto" w:fill="FFFFFF"/>
        <w:rPr>
          <w:rFonts w:ascii="Arial" w:hAnsi="Arial" w:cs="Arial"/>
          <w:color w:val="333333"/>
          <w:sz w:val="27"/>
          <w:szCs w:val="27"/>
        </w:rPr>
      </w:pPr>
      <w:proofErr w:type="spellStart"/>
      <w:r>
        <w:rPr>
          <w:rFonts w:ascii="Courier" w:hAnsi="Courier" w:cs="Arial"/>
          <w:color w:val="333333"/>
          <w:sz w:val="27"/>
          <w:szCs w:val="27"/>
        </w:rPr>
        <w:t>ByteBuffer</w:t>
      </w:r>
      <w:proofErr w:type="spellEnd"/>
      <w:r>
        <w:rPr>
          <w:rFonts w:ascii="Courier" w:hAnsi="Courier" w:cs="Arial"/>
          <w:color w:val="333333"/>
          <w:sz w:val="27"/>
          <w:szCs w:val="27"/>
        </w:rPr>
        <w:t xml:space="preserve"> </w:t>
      </w:r>
      <w:proofErr w:type="spellStart"/>
      <w:r>
        <w:rPr>
          <w:rFonts w:ascii="Courier" w:hAnsi="Courier" w:cs="Arial"/>
          <w:color w:val="333333"/>
          <w:sz w:val="27"/>
          <w:szCs w:val="27"/>
        </w:rPr>
        <w:t>directBuffer</w:t>
      </w:r>
      <w:proofErr w:type="spellEnd"/>
      <w:r>
        <w:rPr>
          <w:rFonts w:ascii="Courier" w:hAnsi="Courier" w:cs="Arial"/>
          <w:color w:val="333333"/>
          <w:sz w:val="27"/>
          <w:szCs w:val="27"/>
        </w:rPr>
        <w:t xml:space="preserve"> = </w:t>
      </w:r>
      <w:proofErr w:type="spellStart"/>
      <w:r>
        <w:rPr>
          <w:rFonts w:ascii="Courier" w:hAnsi="Courier" w:cs="Arial"/>
          <w:color w:val="333333"/>
          <w:sz w:val="27"/>
          <w:szCs w:val="27"/>
        </w:rPr>
        <w:t>ByteBuffer.allocateDirect</w:t>
      </w:r>
      <w:proofErr w:type="spellEnd"/>
      <w:r>
        <w:rPr>
          <w:rFonts w:ascii="Courier" w:hAnsi="Courier" w:cs="Arial"/>
          <w:color w:val="333333"/>
          <w:sz w:val="27"/>
          <w:szCs w:val="27"/>
        </w:rPr>
        <w:t>(capacity</w:t>
      </w:r>
      <w:proofErr w:type="gramStart"/>
      <w:r>
        <w:rPr>
          <w:rFonts w:ascii="Courier" w:hAnsi="Courier" w:cs="Arial"/>
          <w:color w:val="333333"/>
          <w:sz w:val="27"/>
          <w:szCs w:val="27"/>
        </w:rPr>
        <w:t>);</w:t>
      </w:r>
      <w:proofErr w:type="gramEnd"/>
    </w:p>
    <w:p w14:paraId="58708022" w14:textId="77777777" w:rsidR="006C05F7" w:rsidRDefault="006C05F7" w:rsidP="006C05F7">
      <w:pPr>
        <w:shd w:val="clear" w:color="auto" w:fill="FFFFFF"/>
        <w:rPr>
          <w:rFonts w:ascii="Arial" w:hAnsi="Arial" w:cs="Arial"/>
          <w:color w:val="333333"/>
          <w:sz w:val="27"/>
          <w:szCs w:val="27"/>
        </w:rPr>
      </w:pPr>
    </w:p>
    <w:p w14:paraId="6EF07868"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After creating a </w:t>
      </w:r>
      <w:proofErr w:type="spellStart"/>
      <w:r>
        <w:rPr>
          <w:rFonts w:ascii="Arial" w:hAnsi="Arial" w:cs="Arial"/>
          <w:color w:val="333333"/>
          <w:sz w:val="27"/>
          <w:szCs w:val="27"/>
        </w:rPr>
        <w:t>ByteBuffer</w:t>
      </w:r>
      <w:proofErr w:type="spellEnd"/>
      <w:r>
        <w:rPr>
          <w:rFonts w:ascii="Arial" w:hAnsi="Arial" w:cs="Arial"/>
          <w:color w:val="333333"/>
          <w:sz w:val="27"/>
          <w:szCs w:val="27"/>
        </w:rPr>
        <w:t>, you can perform various operations such as reading and writing data, flipping, and compacting, depending on your specific use case.</w:t>
      </w:r>
    </w:p>
    <w:p w14:paraId="1A4828BE"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br/>
      </w:r>
      <w:r>
        <w:rPr>
          <w:rFonts w:ascii="Arial" w:hAnsi="Arial" w:cs="Arial"/>
          <w:b/>
          <w:bCs/>
          <w:color w:val="333333"/>
          <w:sz w:val="27"/>
          <w:szCs w:val="27"/>
        </w:rPr>
        <w:t xml:space="preserve">68) How do you write and read from </w:t>
      </w:r>
      <w:proofErr w:type="spellStart"/>
      <w:r>
        <w:rPr>
          <w:rFonts w:ascii="Arial" w:hAnsi="Arial" w:cs="Arial"/>
          <w:b/>
          <w:bCs/>
          <w:color w:val="333333"/>
          <w:sz w:val="27"/>
          <w:szCs w:val="27"/>
        </w:rPr>
        <w:t>ByteBuffer</w:t>
      </w:r>
      <w:proofErr w:type="spellEnd"/>
      <w:r>
        <w:rPr>
          <w:rFonts w:ascii="Arial" w:hAnsi="Arial" w:cs="Arial"/>
          <w:b/>
          <w:bCs/>
          <w:color w:val="333333"/>
          <w:sz w:val="27"/>
          <w:szCs w:val="27"/>
        </w:rPr>
        <w:t xml:space="preserve"> in Java?</w:t>
      </w:r>
    </w:p>
    <w:p w14:paraId="5D4FB758"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In Java, writing to and reading from a </w:t>
      </w:r>
      <w:proofErr w:type="spellStart"/>
      <w:r>
        <w:rPr>
          <w:rFonts w:ascii="Arial" w:hAnsi="Arial" w:cs="Arial"/>
          <w:color w:val="333333"/>
          <w:sz w:val="27"/>
          <w:szCs w:val="27"/>
        </w:rPr>
        <w:t>ByteBuffer</w:t>
      </w:r>
      <w:proofErr w:type="spellEnd"/>
      <w:r>
        <w:rPr>
          <w:rFonts w:ascii="Arial" w:hAnsi="Arial" w:cs="Arial"/>
          <w:color w:val="333333"/>
          <w:sz w:val="27"/>
          <w:szCs w:val="27"/>
        </w:rPr>
        <w:t xml:space="preserve"> involves using the </w:t>
      </w:r>
      <w:proofErr w:type="gramStart"/>
      <w:r>
        <w:rPr>
          <w:rFonts w:ascii="Courier" w:hAnsi="Courier" w:cs="Arial"/>
          <w:color w:val="333333"/>
          <w:sz w:val="27"/>
          <w:szCs w:val="27"/>
        </w:rPr>
        <w:t>put(</w:t>
      </w:r>
      <w:proofErr w:type="gramEnd"/>
      <w:r>
        <w:rPr>
          <w:rFonts w:ascii="Courier" w:hAnsi="Courier" w:cs="Arial"/>
          <w:color w:val="333333"/>
          <w:sz w:val="27"/>
          <w:szCs w:val="27"/>
        </w:rPr>
        <w:t>) </w:t>
      </w:r>
      <w:r>
        <w:rPr>
          <w:rFonts w:ascii="Arial" w:hAnsi="Arial" w:cs="Arial"/>
          <w:color w:val="333333"/>
          <w:sz w:val="27"/>
          <w:szCs w:val="27"/>
        </w:rPr>
        <w:t>methods to write data and the </w:t>
      </w:r>
      <w:r>
        <w:rPr>
          <w:rFonts w:ascii="Courier" w:hAnsi="Courier" w:cs="Arial"/>
          <w:color w:val="333333"/>
          <w:sz w:val="27"/>
          <w:szCs w:val="27"/>
        </w:rPr>
        <w:t>get()</w:t>
      </w:r>
      <w:r>
        <w:rPr>
          <w:rFonts w:ascii="Arial" w:hAnsi="Arial" w:cs="Arial"/>
          <w:color w:val="333333"/>
          <w:sz w:val="27"/>
          <w:szCs w:val="27"/>
        </w:rPr>
        <w:t xml:space="preserve"> methods to read data. For instance, you can use put(byte), </w:t>
      </w:r>
      <w:proofErr w:type="spellStart"/>
      <w:r>
        <w:rPr>
          <w:rFonts w:ascii="Arial" w:hAnsi="Arial" w:cs="Arial"/>
          <w:color w:val="333333"/>
          <w:sz w:val="27"/>
          <w:szCs w:val="27"/>
        </w:rPr>
        <w:t>putInt</w:t>
      </w:r>
      <w:proofErr w:type="spellEnd"/>
      <w:r>
        <w:rPr>
          <w:rFonts w:ascii="Arial" w:hAnsi="Arial" w:cs="Arial"/>
          <w:color w:val="333333"/>
          <w:sz w:val="27"/>
          <w:szCs w:val="27"/>
        </w:rPr>
        <w:t xml:space="preserve">(int), or </w:t>
      </w:r>
      <w:proofErr w:type="spellStart"/>
      <w:r>
        <w:rPr>
          <w:rFonts w:ascii="Arial" w:hAnsi="Arial" w:cs="Arial"/>
          <w:color w:val="333333"/>
          <w:sz w:val="27"/>
          <w:szCs w:val="27"/>
        </w:rPr>
        <w:t>putDouble</w:t>
      </w:r>
      <w:proofErr w:type="spellEnd"/>
      <w:r>
        <w:rPr>
          <w:rFonts w:ascii="Arial" w:hAnsi="Arial" w:cs="Arial"/>
          <w:color w:val="333333"/>
          <w:sz w:val="27"/>
          <w:szCs w:val="27"/>
        </w:rPr>
        <w:t>(double) to write various data types into the buffer. </w:t>
      </w:r>
    </w:p>
    <w:p w14:paraId="56399F42" w14:textId="77777777" w:rsidR="006C05F7" w:rsidRDefault="006C05F7" w:rsidP="006C05F7">
      <w:pPr>
        <w:shd w:val="clear" w:color="auto" w:fill="FFFFFF"/>
        <w:rPr>
          <w:rFonts w:ascii="Arial" w:hAnsi="Arial" w:cs="Arial"/>
          <w:color w:val="333333"/>
          <w:sz w:val="27"/>
          <w:szCs w:val="27"/>
        </w:rPr>
      </w:pPr>
    </w:p>
    <w:p w14:paraId="7B9F7D37"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After writing, </w:t>
      </w:r>
      <w:r>
        <w:rPr>
          <w:rFonts w:ascii="Arial" w:hAnsi="Arial" w:cs="Arial"/>
          <w:b/>
          <w:bCs/>
          <w:color w:val="333333"/>
          <w:sz w:val="27"/>
          <w:szCs w:val="27"/>
        </w:rPr>
        <w:t xml:space="preserve">it's essential to flip the buffer using the </w:t>
      </w:r>
      <w:proofErr w:type="gramStart"/>
      <w:r>
        <w:rPr>
          <w:rFonts w:ascii="Arial" w:hAnsi="Arial" w:cs="Arial"/>
          <w:b/>
          <w:bCs/>
          <w:color w:val="333333"/>
          <w:sz w:val="27"/>
          <w:szCs w:val="27"/>
        </w:rPr>
        <w:t>flip(</w:t>
      </w:r>
      <w:proofErr w:type="gramEnd"/>
      <w:r>
        <w:rPr>
          <w:rFonts w:ascii="Arial" w:hAnsi="Arial" w:cs="Arial"/>
          <w:b/>
          <w:bCs/>
          <w:color w:val="333333"/>
          <w:sz w:val="27"/>
          <w:szCs w:val="27"/>
        </w:rPr>
        <w:t>) method to prepare it for reading</w:t>
      </w:r>
      <w:r>
        <w:rPr>
          <w:rFonts w:ascii="Arial" w:hAnsi="Arial" w:cs="Arial"/>
          <w:color w:val="333333"/>
          <w:sz w:val="27"/>
          <w:szCs w:val="27"/>
        </w:rPr>
        <w:t>.</w:t>
      </w:r>
    </w:p>
    <w:p w14:paraId="3093A9CE" w14:textId="77777777" w:rsidR="006C05F7" w:rsidRDefault="006C05F7" w:rsidP="006C05F7">
      <w:pPr>
        <w:shd w:val="clear" w:color="auto" w:fill="FFFFFF"/>
        <w:rPr>
          <w:rFonts w:ascii="Arial" w:hAnsi="Arial" w:cs="Arial"/>
          <w:color w:val="333333"/>
          <w:sz w:val="27"/>
          <w:szCs w:val="27"/>
        </w:rPr>
      </w:pPr>
    </w:p>
    <w:p w14:paraId="2BE6235F"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Reading data involves using corresponding </w:t>
      </w:r>
      <w:proofErr w:type="gramStart"/>
      <w:r>
        <w:rPr>
          <w:rFonts w:ascii="Arial" w:hAnsi="Arial" w:cs="Arial"/>
          <w:color w:val="333333"/>
          <w:sz w:val="27"/>
          <w:szCs w:val="27"/>
        </w:rPr>
        <w:t>get(</w:t>
      </w:r>
      <w:proofErr w:type="gramEnd"/>
      <w:r>
        <w:rPr>
          <w:rFonts w:ascii="Arial" w:hAnsi="Arial" w:cs="Arial"/>
          <w:color w:val="333333"/>
          <w:sz w:val="27"/>
          <w:szCs w:val="27"/>
        </w:rPr>
        <w:t>) methods to retrieve the data from the buffer. Additionally, managing the buffer's position and limit is crucial; the position indicates the current read/write position, and the limit marks the end of valid data. </w:t>
      </w:r>
    </w:p>
    <w:p w14:paraId="36E7BDB1" w14:textId="77777777" w:rsidR="006C05F7" w:rsidRDefault="006C05F7" w:rsidP="006C05F7">
      <w:pPr>
        <w:shd w:val="clear" w:color="auto" w:fill="FFFFFF"/>
        <w:rPr>
          <w:rFonts w:ascii="Arial" w:hAnsi="Arial" w:cs="Arial"/>
          <w:color w:val="333333"/>
          <w:sz w:val="27"/>
          <w:szCs w:val="27"/>
        </w:rPr>
      </w:pPr>
    </w:p>
    <w:p w14:paraId="73650265"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t xml:space="preserve">Depending on your needs, you may need to compact the buffer to remove read data or clear it to start writing from the beginning. Exception handling, such as handling </w:t>
      </w:r>
      <w:proofErr w:type="spellStart"/>
      <w:r>
        <w:rPr>
          <w:rFonts w:ascii="Arial" w:hAnsi="Arial" w:cs="Arial"/>
          <w:color w:val="333333"/>
          <w:sz w:val="27"/>
          <w:szCs w:val="27"/>
        </w:rPr>
        <w:t>BufferOverflowException</w:t>
      </w:r>
      <w:proofErr w:type="spellEnd"/>
      <w:r>
        <w:rPr>
          <w:rFonts w:ascii="Arial" w:hAnsi="Arial" w:cs="Arial"/>
          <w:color w:val="333333"/>
          <w:sz w:val="27"/>
          <w:szCs w:val="27"/>
        </w:rPr>
        <w:t xml:space="preserve"> and </w:t>
      </w:r>
      <w:proofErr w:type="spellStart"/>
      <w:r>
        <w:rPr>
          <w:rFonts w:ascii="Arial" w:hAnsi="Arial" w:cs="Arial"/>
          <w:color w:val="333333"/>
          <w:sz w:val="27"/>
          <w:szCs w:val="27"/>
        </w:rPr>
        <w:t>BufferUnderflowException</w:t>
      </w:r>
      <w:proofErr w:type="spellEnd"/>
      <w:r>
        <w:rPr>
          <w:rFonts w:ascii="Arial" w:hAnsi="Arial" w:cs="Arial"/>
          <w:color w:val="333333"/>
          <w:sz w:val="27"/>
          <w:szCs w:val="27"/>
        </w:rPr>
        <w:t>, is important when dealing with dynamic data sizes to ensure robustness in your application.</w:t>
      </w:r>
      <w:r>
        <w:rPr>
          <w:rFonts w:ascii="Arial" w:hAnsi="Arial" w:cs="Arial"/>
          <w:color w:val="333333"/>
          <w:sz w:val="27"/>
          <w:szCs w:val="27"/>
        </w:rPr>
        <w:br/>
      </w:r>
      <w:r>
        <w:rPr>
          <w:rFonts w:ascii="Arial" w:hAnsi="Arial" w:cs="Arial"/>
          <w:color w:val="333333"/>
          <w:sz w:val="27"/>
          <w:szCs w:val="27"/>
        </w:rPr>
        <w:br/>
        <w:t>69) Is Java BIG endian or LITTLE endian?</w:t>
      </w:r>
      <w:r>
        <w:rPr>
          <w:rFonts w:ascii="Arial" w:hAnsi="Arial" w:cs="Arial"/>
          <w:color w:val="333333"/>
          <w:sz w:val="27"/>
          <w:szCs w:val="27"/>
        </w:rPr>
        <w:br/>
      </w:r>
      <w:r>
        <w:rPr>
          <w:rFonts w:ascii="Arial" w:hAnsi="Arial" w:cs="Arial"/>
          <w:color w:val="333333"/>
          <w:sz w:val="27"/>
          <w:szCs w:val="27"/>
        </w:rPr>
        <w:br/>
        <w:t xml:space="preserve">70) What is the byte order of </w:t>
      </w:r>
      <w:proofErr w:type="spellStart"/>
      <w:r>
        <w:rPr>
          <w:rFonts w:ascii="Arial" w:hAnsi="Arial" w:cs="Arial"/>
          <w:color w:val="333333"/>
          <w:sz w:val="27"/>
          <w:szCs w:val="27"/>
        </w:rPr>
        <w:t>ByteBuffer</w:t>
      </w:r>
      <w:proofErr w:type="spellEnd"/>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lastRenderedPageBreak/>
        <w:br/>
        <w:t>71) The difference between direct buffer and non-direct buffer in Java? (</w:t>
      </w:r>
      <w:hyperlink r:id="rId235"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72) What is the memory mapped buffer in Java? (</w:t>
      </w:r>
      <w:hyperlink r:id="rId236"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73) What is TCP NO DELAY socket option?</w:t>
      </w:r>
      <w:r>
        <w:rPr>
          <w:rFonts w:ascii="Arial" w:hAnsi="Arial" w:cs="Arial"/>
          <w:color w:val="333333"/>
          <w:sz w:val="27"/>
          <w:szCs w:val="27"/>
        </w:rPr>
        <w:br/>
      </w:r>
      <w:r>
        <w:rPr>
          <w:rFonts w:ascii="Arial" w:hAnsi="Arial" w:cs="Arial"/>
          <w:color w:val="333333"/>
          <w:sz w:val="27"/>
          <w:szCs w:val="27"/>
        </w:rPr>
        <w:br/>
        <w:t>74) What is the difference between TCP and UDP protocol? (</w:t>
      </w:r>
      <w:hyperlink r:id="rId237"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 xml:space="preserve">75) The difference between </w:t>
      </w:r>
      <w:proofErr w:type="spellStart"/>
      <w:r>
        <w:rPr>
          <w:rFonts w:ascii="Arial" w:hAnsi="Arial" w:cs="Arial"/>
          <w:color w:val="333333"/>
          <w:sz w:val="27"/>
          <w:szCs w:val="27"/>
        </w:rPr>
        <w:t>ByteBuffer</w:t>
      </w:r>
      <w:proofErr w:type="spellEnd"/>
      <w:r>
        <w:rPr>
          <w:rFonts w:ascii="Arial" w:hAnsi="Arial" w:cs="Arial"/>
          <w:color w:val="333333"/>
          <w:sz w:val="27"/>
          <w:szCs w:val="27"/>
        </w:rPr>
        <w:t xml:space="preserve"> and </w:t>
      </w:r>
      <w:proofErr w:type="spellStart"/>
      <w:r>
        <w:rPr>
          <w:rFonts w:ascii="Arial" w:hAnsi="Arial" w:cs="Arial"/>
          <w:color w:val="333333"/>
          <w:sz w:val="27"/>
          <w:szCs w:val="27"/>
        </w:rPr>
        <w:t>StringBuffer</w:t>
      </w:r>
      <w:proofErr w:type="spellEnd"/>
      <w:r>
        <w:rPr>
          <w:rFonts w:ascii="Arial" w:hAnsi="Arial" w:cs="Arial"/>
          <w:color w:val="333333"/>
          <w:sz w:val="27"/>
          <w:szCs w:val="27"/>
        </w:rPr>
        <w:t xml:space="preserve"> in Java? (answer)</w:t>
      </w:r>
      <w:r>
        <w:rPr>
          <w:rFonts w:ascii="Arial" w:hAnsi="Arial" w:cs="Arial"/>
          <w:color w:val="333333"/>
          <w:sz w:val="27"/>
          <w:szCs w:val="27"/>
        </w:rPr>
        <w:br/>
      </w:r>
      <w:r>
        <w:rPr>
          <w:rFonts w:ascii="Arial" w:hAnsi="Arial" w:cs="Arial"/>
          <w:color w:val="333333"/>
          <w:sz w:val="27"/>
          <w:szCs w:val="27"/>
        </w:rPr>
        <w:br/>
      </w:r>
    </w:p>
    <w:p w14:paraId="0519C765" w14:textId="77777777" w:rsidR="006C05F7" w:rsidRDefault="006C05F7" w:rsidP="006C05F7">
      <w:pPr>
        <w:pStyle w:val="Heading3"/>
        <w:shd w:val="clear" w:color="auto" w:fill="FFFFFF"/>
        <w:spacing w:before="0" w:beforeAutospacing="0" w:after="0" w:afterAutospacing="0"/>
        <w:rPr>
          <w:rFonts w:ascii="Trebuchet MS" w:hAnsi="Trebuchet MS" w:cs="Arial"/>
          <w:color w:val="333333"/>
          <w:sz w:val="31"/>
          <w:szCs w:val="31"/>
        </w:rPr>
      </w:pPr>
      <w:r>
        <w:rPr>
          <w:rFonts w:ascii="Trebuchet MS" w:hAnsi="Trebuchet MS" w:cs="Arial"/>
          <w:color w:val="333333"/>
          <w:sz w:val="31"/>
          <w:szCs w:val="31"/>
          <w:u w:val="single"/>
        </w:rPr>
        <w:t>Java Best Practices Interview question</w:t>
      </w:r>
    </w:p>
    <w:p w14:paraId="490313FB"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Contains best practices from different parts of Java programming e.g. Collections, String, IO, Multi-threading, Error and Exception handling, design patterns etc. This section is mostly for experience Java developer, technical </w:t>
      </w:r>
      <w:proofErr w:type="gramStart"/>
      <w:r>
        <w:rPr>
          <w:rFonts w:ascii="Arial" w:hAnsi="Arial" w:cs="Arial"/>
          <w:color w:val="333333"/>
          <w:sz w:val="27"/>
          <w:szCs w:val="27"/>
        </w:rPr>
        <w:t>lead,  AVP</w:t>
      </w:r>
      <w:proofErr w:type="gramEnd"/>
      <w:r>
        <w:rPr>
          <w:rFonts w:ascii="Arial" w:hAnsi="Arial" w:cs="Arial"/>
          <w:color w:val="333333"/>
          <w:sz w:val="27"/>
          <w:szCs w:val="27"/>
        </w:rPr>
        <w:t>, team lead and coders who are responsible for products. If you want to create quality products you must know and follow the best practices.</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76) What best practices you follow while writing multi-threaded code in Java?</w:t>
      </w:r>
      <w:r>
        <w:rPr>
          <w:rFonts w:ascii="Arial" w:hAnsi="Arial" w:cs="Arial"/>
          <w:color w:val="333333"/>
          <w:sz w:val="27"/>
          <w:szCs w:val="27"/>
        </w:rPr>
        <w:t> (</w:t>
      </w:r>
      <w:hyperlink r:id="rId238"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Here are couple of best practices which I follow while writing concurrent code in Java:</w:t>
      </w:r>
      <w:r>
        <w:rPr>
          <w:rFonts w:ascii="Arial" w:hAnsi="Arial" w:cs="Arial"/>
          <w:color w:val="333333"/>
          <w:sz w:val="27"/>
          <w:szCs w:val="27"/>
        </w:rPr>
        <w:br/>
        <w:t>a) Always name your thread, this will help in debugging.</w:t>
      </w:r>
      <w:r>
        <w:rPr>
          <w:rFonts w:ascii="Arial" w:hAnsi="Arial" w:cs="Arial"/>
          <w:color w:val="333333"/>
          <w:sz w:val="27"/>
          <w:szCs w:val="27"/>
        </w:rPr>
        <w:br/>
        <w:t>b) minimize the scope of synchronization, instead of making whole method synchronized, only critical section should be synchronized.</w:t>
      </w:r>
      <w:r>
        <w:rPr>
          <w:rFonts w:ascii="Arial" w:hAnsi="Arial" w:cs="Arial"/>
          <w:color w:val="333333"/>
          <w:sz w:val="27"/>
          <w:szCs w:val="27"/>
        </w:rPr>
        <w:br/>
        <w:t xml:space="preserve">c) prefer volatile over synchronized if you can </w:t>
      </w:r>
      <w:proofErr w:type="spellStart"/>
      <w:r>
        <w:rPr>
          <w:rFonts w:ascii="Arial" w:hAnsi="Arial" w:cs="Arial"/>
          <w:color w:val="333333"/>
          <w:sz w:val="27"/>
          <w:szCs w:val="27"/>
        </w:rPr>
        <w:t>can</w:t>
      </w:r>
      <w:proofErr w:type="spellEnd"/>
      <w:r>
        <w:rPr>
          <w:rFonts w:ascii="Arial" w:hAnsi="Arial" w:cs="Arial"/>
          <w:color w:val="333333"/>
          <w:sz w:val="27"/>
          <w:szCs w:val="27"/>
        </w:rPr>
        <w:t>.</w:t>
      </w:r>
      <w:r>
        <w:rPr>
          <w:rFonts w:ascii="Arial" w:hAnsi="Arial" w:cs="Arial"/>
          <w:color w:val="333333"/>
          <w:sz w:val="27"/>
          <w:szCs w:val="27"/>
        </w:rPr>
        <w:br/>
        <w:t xml:space="preserve">e) use higher level concurrency utilities instead of wait() and notify for inter thread communication e.g. </w:t>
      </w:r>
      <w:proofErr w:type="spellStart"/>
      <w:r>
        <w:rPr>
          <w:rFonts w:ascii="Arial" w:hAnsi="Arial" w:cs="Arial"/>
          <w:color w:val="333333"/>
          <w:sz w:val="27"/>
          <w:szCs w:val="27"/>
        </w:rPr>
        <w:t>BlockingQueue</w:t>
      </w:r>
      <w:proofErr w:type="spellEnd"/>
      <w:r>
        <w:rPr>
          <w:rFonts w:ascii="Arial" w:hAnsi="Arial" w:cs="Arial"/>
          <w:color w:val="333333"/>
          <w:sz w:val="27"/>
          <w:szCs w:val="27"/>
        </w:rPr>
        <w:t xml:space="preserve">, </w:t>
      </w:r>
      <w:proofErr w:type="spellStart"/>
      <w:r>
        <w:rPr>
          <w:rFonts w:ascii="Arial" w:hAnsi="Arial" w:cs="Arial"/>
          <w:color w:val="333333"/>
          <w:sz w:val="27"/>
          <w:szCs w:val="27"/>
        </w:rPr>
        <w:t>CountDownLatch</w:t>
      </w:r>
      <w:proofErr w:type="spellEnd"/>
      <w:r>
        <w:rPr>
          <w:rFonts w:ascii="Arial" w:hAnsi="Arial" w:cs="Arial"/>
          <w:color w:val="333333"/>
          <w:sz w:val="27"/>
          <w:szCs w:val="27"/>
        </w:rPr>
        <w:t xml:space="preserve"> and Semaphore.</w:t>
      </w:r>
      <w:r>
        <w:rPr>
          <w:rFonts w:ascii="Arial" w:hAnsi="Arial" w:cs="Arial"/>
          <w:color w:val="333333"/>
          <w:sz w:val="27"/>
          <w:szCs w:val="27"/>
        </w:rPr>
        <w:br/>
        <w:t>e) Prefer concurrent collection over synchronized collection in Java. They provide better scalability.</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77) Tell me few best practices you apply while using Collections in Java? </w:t>
      </w:r>
      <w:r>
        <w:rPr>
          <w:rFonts w:ascii="Arial" w:hAnsi="Arial" w:cs="Arial"/>
          <w:color w:val="333333"/>
          <w:sz w:val="27"/>
          <w:szCs w:val="27"/>
        </w:rPr>
        <w:t>(answer)</w:t>
      </w:r>
      <w:r>
        <w:rPr>
          <w:rFonts w:ascii="Arial" w:hAnsi="Arial" w:cs="Arial"/>
          <w:color w:val="333333"/>
          <w:sz w:val="27"/>
          <w:szCs w:val="27"/>
        </w:rPr>
        <w:br/>
      </w:r>
      <w:r>
        <w:rPr>
          <w:rFonts w:ascii="Arial" w:hAnsi="Arial" w:cs="Arial"/>
          <w:color w:val="333333"/>
          <w:sz w:val="27"/>
          <w:szCs w:val="27"/>
        </w:rPr>
        <w:lastRenderedPageBreak/>
        <w:t>Here are couple of best practices I follow while using Collection classes from Java:</w:t>
      </w:r>
      <w:r>
        <w:rPr>
          <w:rFonts w:ascii="Arial" w:hAnsi="Arial" w:cs="Arial"/>
          <w:color w:val="333333"/>
          <w:sz w:val="27"/>
          <w:szCs w:val="27"/>
        </w:rPr>
        <w:br/>
        <w:t xml:space="preserve">a) Always use the right collection e.g. if you need non-synchronized list then use </w:t>
      </w:r>
      <w:proofErr w:type="spellStart"/>
      <w:r>
        <w:rPr>
          <w:rFonts w:ascii="Arial" w:hAnsi="Arial" w:cs="Arial"/>
          <w:color w:val="333333"/>
          <w:sz w:val="27"/>
          <w:szCs w:val="27"/>
        </w:rPr>
        <w:t>ArrayList</w:t>
      </w:r>
      <w:proofErr w:type="spellEnd"/>
      <w:r>
        <w:rPr>
          <w:rFonts w:ascii="Arial" w:hAnsi="Arial" w:cs="Arial"/>
          <w:color w:val="333333"/>
          <w:sz w:val="27"/>
          <w:szCs w:val="27"/>
        </w:rPr>
        <w:t xml:space="preserve"> and not Vector.</w:t>
      </w:r>
      <w:r>
        <w:rPr>
          <w:rFonts w:ascii="Arial" w:hAnsi="Arial" w:cs="Arial"/>
          <w:color w:val="333333"/>
          <w:sz w:val="27"/>
          <w:szCs w:val="27"/>
        </w:rPr>
        <w:br/>
        <w:t>b) Prefer concurrent collection over synchronized collection because they are more scalable.</w:t>
      </w:r>
      <w:r>
        <w:rPr>
          <w:rFonts w:ascii="Arial" w:hAnsi="Arial" w:cs="Arial"/>
          <w:color w:val="333333"/>
          <w:sz w:val="27"/>
          <w:szCs w:val="27"/>
        </w:rPr>
        <w:br/>
        <w:t xml:space="preserve">c) Always use interface to a represent and access a collection e.g. use List to store </w:t>
      </w:r>
      <w:proofErr w:type="spellStart"/>
      <w:r>
        <w:rPr>
          <w:rFonts w:ascii="Arial" w:hAnsi="Arial" w:cs="Arial"/>
          <w:color w:val="333333"/>
          <w:sz w:val="27"/>
          <w:szCs w:val="27"/>
        </w:rPr>
        <w:t>ArrayList</w:t>
      </w:r>
      <w:proofErr w:type="spellEnd"/>
      <w:r>
        <w:rPr>
          <w:rFonts w:ascii="Arial" w:hAnsi="Arial" w:cs="Arial"/>
          <w:color w:val="333333"/>
          <w:sz w:val="27"/>
          <w:szCs w:val="27"/>
        </w:rPr>
        <w:t>, Map to store HashMap and so on.</w:t>
      </w:r>
      <w:r>
        <w:rPr>
          <w:rFonts w:ascii="Arial" w:hAnsi="Arial" w:cs="Arial"/>
          <w:color w:val="333333"/>
          <w:sz w:val="27"/>
          <w:szCs w:val="27"/>
        </w:rPr>
        <w:br/>
        <w:t>d) Use iterator to loop over collection.</w:t>
      </w:r>
      <w:r>
        <w:rPr>
          <w:rFonts w:ascii="Arial" w:hAnsi="Arial" w:cs="Arial"/>
          <w:color w:val="333333"/>
          <w:sz w:val="27"/>
          <w:szCs w:val="27"/>
        </w:rPr>
        <w:br/>
        <w:t>e) Always use generics with collection.</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78) Can you tell us at least 5 best practice you use while using threads in Java?</w:t>
      </w:r>
      <w:r>
        <w:rPr>
          <w:rFonts w:ascii="Arial" w:hAnsi="Arial" w:cs="Arial"/>
          <w:color w:val="333333"/>
          <w:sz w:val="27"/>
          <w:szCs w:val="27"/>
        </w:rPr>
        <w:t> (</w:t>
      </w:r>
      <w:hyperlink r:id="rId239"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This is similar to the previous question and you can use the answer given there. Particularly with thread, you should:</w:t>
      </w:r>
      <w:r>
        <w:rPr>
          <w:rFonts w:ascii="Arial" w:hAnsi="Arial" w:cs="Arial"/>
          <w:color w:val="333333"/>
          <w:sz w:val="27"/>
          <w:szCs w:val="27"/>
        </w:rPr>
        <w:br/>
        <w:t>a) name your thread</w:t>
      </w:r>
      <w:r>
        <w:rPr>
          <w:rFonts w:ascii="Arial" w:hAnsi="Arial" w:cs="Arial"/>
          <w:color w:val="333333"/>
          <w:sz w:val="27"/>
          <w:szCs w:val="27"/>
        </w:rPr>
        <w:br/>
        <w:t>b) keep your task and thread separate, use Runnable or Callable with thread pool executor.</w:t>
      </w:r>
      <w:r>
        <w:rPr>
          <w:rFonts w:ascii="Arial" w:hAnsi="Arial" w:cs="Arial"/>
          <w:color w:val="333333"/>
          <w:sz w:val="27"/>
          <w:szCs w:val="27"/>
        </w:rPr>
        <w:br/>
        <w:t>c) use thread pool</w:t>
      </w:r>
      <w:r>
        <w:rPr>
          <w:rFonts w:ascii="Arial" w:hAnsi="Arial" w:cs="Arial"/>
          <w:color w:val="333333"/>
          <w:sz w:val="27"/>
          <w:szCs w:val="27"/>
        </w:rPr>
        <w:br/>
        <w:t>d) use volatile to indicate compiler about ordering, visibility, and atomicity.</w:t>
      </w:r>
      <w:r>
        <w:rPr>
          <w:rFonts w:ascii="Arial" w:hAnsi="Arial" w:cs="Arial"/>
          <w:color w:val="333333"/>
          <w:sz w:val="27"/>
          <w:szCs w:val="27"/>
        </w:rPr>
        <w:br/>
        <w:t xml:space="preserve">e) avoid thread local variable because incorrect use of </w:t>
      </w:r>
      <w:proofErr w:type="spellStart"/>
      <w:r>
        <w:rPr>
          <w:rFonts w:ascii="Arial" w:hAnsi="Arial" w:cs="Arial"/>
          <w:color w:val="333333"/>
          <w:sz w:val="27"/>
          <w:szCs w:val="27"/>
        </w:rPr>
        <w:t>ThreadLocal</w:t>
      </w:r>
      <w:proofErr w:type="spellEnd"/>
      <w:r>
        <w:rPr>
          <w:rFonts w:ascii="Arial" w:hAnsi="Arial" w:cs="Arial"/>
          <w:color w:val="333333"/>
          <w:sz w:val="27"/>
          <w:szCs w:val="27"/>
        </w:rPr>
        <w:t xml:space="preserve"> class in Java can create a memory leak.</w:t>
      </w:r>
      <w:r>
        <w:rPr>
          <w:rFonts w:ascii="Arial" w:hAnsi="Arial" w:cs="Arial"/>
          <w:color w:val="333333"/>
          <w:sz w:val="27"/>
          <w:szCs w:val="27"/>
        </w:rPr>
        <w:br/>
        <w:t>Look there are many best practices and I give extra points to the developer which bring something new, something even I don't know. I make sure to ask this question to Java developers of 8 to 10 years of experience just to gauge his hands on experience and knowledge.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79) Name 5 IO best practices?</w:t>
      </w:r>
      <w:r>
        <w:rPr>
          <w:rFonts w:ascii="Arial" w:hAnsi="Arial" w:cs="Arial"/>
          <w:color w:val="333333"/>
          <w:sz w:val="27"/>
          <w:szCs w:val="27"/>
        </w:rPr>
        <w:t> (answer)</w:t>
      </w:r>
      <w:r>
        <w:rPr>
          <w:rFonts w:ascii="Arial" w:hAnsi="Arial" w:cs="Arial"/>
          <w:color w:val="333333"/>
          <w:sz w:val="27"/>
          <w:szCs w:val="27"/>
        </w:rPr>
        <w:br/>
        <w:t>IO is very important for performance of your Java application. Ideally you should avoid IO in critical path of your application. Here are couple of Java IO best practices you can follow:</w:t>
      </w:r>
    </w:p>
    <w:p w14:paraId="1622570F"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a) Use buffered IO classes instead of reading individual bytes and char.</w:t>
      </w:r>
    </w:p>
    <w:p w14:paraId="3E7289E1"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b) Use classes from NIO and NIO2</w:t>
      </w:r>
    </w:p>
    <w:p w14:paraId="4B2055C1"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c) Always close streams in finally block or use try-with-resource statements.</w:t>
      </w:r>
    </w:p>
    <w:p w14:paraId="32869EDC"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lastRenderedPageBreak/>
        <w:t>d) use memory mapped file for faster IO.</w:t>
      </w:r>
    </w:p>
    <w:p w14:paraId="71893E47"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t>If a Java candidate doesn't know about IO and NIO, especially if he has at least 2 to 4 years of experience, he needs some reading.</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80) Name 5 JDBC best practices your follow?</w:t>
      </w:r>
      <w:r>
        <w:rPr>
          <w:rFonts w:ascii="Arial" w:hAnsi="Arial" w:cs="Arial"/>
          <w:color w:val="333333"/>
          <w:sz w:val="27"/>
          <w:szCs w:val="27"/>
        </w:rPr>
        <w:t> (</w:t>
      </w:r>
      <w:hyperlink r:id="rId240"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Another good Java best practices for experienced Java developer of 7 to 8 </w:t>
      </w:r>
      <w:proofErr w:type="spellStart"/>
      <w:r>
        <w:rPr>
          <w:rFonts w:ascii="Arial" w:hAnsi="Arial" w:cs="Arial"/>
          <w:color w:val="333333"/>
          <w:sz w:val="27"/>
          <w:szCs w:val="27"/>
        </w:rPr>
        <w:t>years experience</w:t>
      </w:r>
      <w:proofErr w:type="spellEnd"/>
      <w:r>
        <w:rPr>
          <w:rFonts w:ascii="Arial" w:hAnsi="Arial" w:cs="Arial"/>
          <w:color w:val="333333"/>
          <w:sz w:val="27"/>
          <w:szCs w:val="27"/>
        </w:rPr>
        <w:t xml:space="preserve">. Why it's important? because they are the ones which set the trend in the code and educate junior developers. There are many best </w:t>
      </w:r>
      <w:proofErr w:type="gramStart"/>
      <w:r>
        <w:rPr>
          <w:rFonts w:ascii="Arial" w:hAnsi="Arial" w:cs="Arial"/>
          <w:color w:val="333333"/>
          <w:sz w:val="27"/>
          <w:szCs w:val="27"/>
        </w:rPr>
        <w:t>practices</w:t>
      </w:r>
      <w:proofErr w:type="gramEnd"/>
      <w:r>
        <w:rPr>
          <w:rFonts w:ascii="Arial" w:hAnsi="Arial" w:cs="Arial"/>
          <w:color w:val="333333"/>
          <w:sz w:val="27"/>
          <w:szCs w:val="27"/>
        </w:rPr>
        <w:t xml:space="preserve"> and you can name as per your comfort and convenience. Here are some of the more common ones:</w:t>
      </w:r>
      <w:r>
        <w:rPr>
          <w:rFonts w:ascii="Arial" w:hAnsi="Arial" w:cs="Arial"/>
          <w:color w:val="333333"/>
          <w:sz w:val="27"/>
          <w:szCs w:val="27"/>
        </w:rPr>
        <w:br/>
        <w:t>a) use batch statement for inserting and updating data.</w:t>
      </w:r>
      <w:r>
        <w:rPr>
          <w:rFonts w:ascii="Arial" w:hAnsi="Arial" w:cs="Arial"/>
          <w:color w:val="333333"/>
          <w:sz w:val="27"/>
          <w:szCs w:val="27"/>
        </w:rPr>
        <w:br/>
        <w:t xml:space="preserve">b) use </w:t>
      </w:r>
      <w:proofErr w:type="spellStart"/>
      <w:r>
        <w:rPr>
          <w:rFonts w:ascii="Arial" w:hAnsi="Arial" w:cs="Arial"/>
          <w:color w:val="333333"/>
          <w:sz w:val="27"/>
          <w:szCs w:val="27"/>
        </w:rPr>
        <w:t>PreparedStatement</w:t>
      </w:r>
      <w:proofErr w:type="spellEnd"/>
      <w:r>
        <w:rPr>
          <w:rFonts w:ascii="Arial" w:hAnsi="Arial" w:cs="Arial"/>
          <w:color w:val="333333"/>
          <w:sz w:val="27"/>
          <w:szCs w:val="27"/>
        </w:rPr>
        <w:t xml:space="preserve"> to avoid SQL exception and better performance.</w:t>
      </w:r>
      <w:r>
        <w:rPr>
          <w:rFonts w:ascii="Arial" w:hAnsi="Arial" w:cs="Arial"/>
          <w:color w:val="333333"/>
          <w:sz w:val="27"/>
          <w:szCs w:val="27"/>
        </w:rPr>
        <w:br/>
        <w:t>c) use database connection pool</w:t>
      </w:r>
      <w:r>
        <w:rPr>
          <w:rFonts w:ascii="Arial" w:hAnsi="Arial" w:cs="Arial"/>
          <w:color w:val="333333"/>
          <w:sz w:val="27"/>
          <w:szCs w:val="27"/>
        </w:rPr>
        <w:br/>
        <w:t xml:space="preserve">d) access </w:t>
      </w:r>
      <w:proofErr w:type="spellStart"/>
      <w:r>
        <w:rPr>
          <w:rFonts w:ascii="Arial" w:hAnsi="Arial" w:cs="Arial"/>
          <w:color w:val="333333"/>
          <w:sz w:val="27"/>
          <w:szCs w:val="27"/>
        </w:rPr>
        <w:t>resultset</w:t>
      </w:r>
      <w:proofErr w:type="spellEnd"/>
      <w:r>
        <w:rPr>
          <w:rFonts w:ascii="Arial" w:hAnsi="Arial" w:cs="Arial"/>
          <w:color w:val="333333"/>
          <w:sz w:val="27"/>
          <w:szCs w:val="27"/>
        </w:rPr>
        <w:t xml:space="preserve"> using column name instead of column indexes.</w:t>
      </w:r>
      <w:r>
        <w:rPr>
          <w:rFonts w:ascii="Arial" w:hAnsi="Arial" w:cs="Arial"/>
          <w:color w:val="333333"/>
          <w:sz w:val="27"/>
          <w:szCs w:val="27"/>
        </w:rPr>
        <w:br/>
        <w:t>e) Don't generate dynamic SQL by concatenating String with user input.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81) Name couple of method overloading best practices in Java?</w:t>
      </w:r>
      <w:r>
        <w:rPr>
          <w:rFonts w:ascii="Arial" w:hAnsi="Arial" w:cs="Arial"/>
          <w:color w:val="333333"/>
          <w:sz w:val="27"/>
          <w:szCs w:val="27"/>
        </w:rPr>
        <w:t> (</w:t>
      </w:r>
      <w:hyperlink r:id="rId241"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Here are some best practices you can follow while overloading a method in Java to avoid confusion with auto-boxing:</w:t>
      </w:r>
      <w:r>
        <w:rPr>
          <w:rFonts w:ascii="Arial" w:hAnsi="Arial" w:cs="Arial"/>
          <w:color w:val="333333"/>
          <w:sz w:val="27"/>
          <w:szCs w:val="27"/>
        </w:rPr>
        <w:br/>
        <w:t>a) Don't overload method where one accepts int and other accepts Integer.</w:t>
      </w:r>
      <w:r>
        <w:rPr>
          <w:rFonts w:ascii="Arial" w:hAnsi="Arial" w:cs="Arial"/>
          <w:color w:val="333333"/>
          <w:sz w:val="27"/>
          <w:szCs w:val="27"/>
        </w:rPr>
        <w:br/>
        <w:t>b) Don't overload method where number of argument is same and only order of argument is different.</w:t>
      </w:r>
      <w:r>
        <w:rPr>
          <w:rFonts w:ascii="Arial" w:hAnsi="Arial" w:cs="Arial"/>
          <w:color w:val="333333"/>
          <w:sz w:val="27"/>
          <w:szCs w:val="27"/>
        </w:rPr>
        <w:br/>
        <w:t xml:space="preserve">c) Use </w:t>
      </w:r>
      <w:proofErr w:type="spellStart"/>
      <w:r>
        <w:rPr>
          <w:rFonts w:ascii="Arial" w:hAnsi="Arial" w:cs="Arial"/>
          <w:color w:val="333333"/>
          <w:sz w:val="27"/>
          <w:szCs w:val="27"/>
        </w:rPr>
        <w:t>varargs</w:t>
      </w:r>
      <w:proofErr w:type="spellEnd"/>
      <w:r>
        <w:rPr>
          <w:rFonts w:ascii="Arial" w:hAnsi="Arial" w:cs="Arial"/>
          <w:color w:val="333333"/>
          <w:sz w:val="27"/>
          <w:szCs w:val="27"/>
        </w:rPr>
        <w:t xml:space="preserve"> after overloaded methods has more than 5 arguments.</w:t>
      </w:r>
      <w:r>
        <w:rPr>
          <w:rFonts w:ascii="Arial" w:hAnsi="Arial" w:cs="Arial"/>
          <w:color w:val="333333"/>
          <w:sz w:val="27"/>
          <w:szCs w:val="27"/>
        </w:rPr>
        <w:br/>
      </w:r>
      <w:r>
        <w:rPr>
          <w:rFonts w:ascii="Arial" w:hAnsi="Arial" w:cs="Arial"/>
          <w:color w:val="333333"/>
          <w:sz w:val="27"/>
          <w:szCs w:val="27"/>
        </w:rPr>
        <w:br/>
      </w:r>
    </w:p>
    <w:p w14:paraId="39271A43" w14:textId="77777777" w:rsidR="006C05F7" w:rsidRDefault="006C05F7" w:rsidP="006C05F7">
      <w:pPr>
        <w:pStyle w:val="Heading3"/>
        <w:shd w:val="clear" w:color="auto" w:fill="FFFFFF"/>
        <w:spacing w:before="0" w:beforeAutospacing="0" w:after="0" w:afterAutospacing="0"/>
        <w:rPr>
          <w:rFonts w:ascii="Trebuchet MS" w:hAnsi="Trebuchet MS" w:cs="Arial"/>
          <w:color w:val="333333"/>
          <w:sz w:val="31"/>
          <w:szCs w:val="31"/>
        </w:rPr>
      </w:pPr>
      <w:r>
        <w:rPr>
          <w:rFonts w:ascii="Trebuchet MS" w:hAnsi="Trebuchet MS" w:cs="Arial"/>
          <w:color w:val="333333"/>
          <w:sz w:val="31"/>
          <w:szCs w:val="31"/>
          <w:u w:val="single"/>
        </w:rPr>
        <w:t xml:space="preserve">Date, </w:t>
      </w:r>
      <w:proofErr w:type="gramStart"/>
      <w:r>
        <w:rPr>
          <w:rFonts w:ascii="Trebuchet MS" w:hAnsi="Trebuchet MS" w:cs="Arial"/>
          <w:color w:val="333333"/>
          <w:sz w:val="31"/>
          <w:szCs w:val="31"/>
          <w:u w:val="single"/>
        </w:rPr>
        <w:t>Time</w:t>
      </w:r>
      <w:proofErr w:type="gramEnd"/>
      <w:r>
        <w:rPr>
          <w:rFonts w:ascii="Trebuchet MS" w:hAnsi="Trebuchet MS" w:cs="Arial"/>
          <w:color w:val="333333"/>
          <w:sz w:val="31"/>
          <w:szCs w:val="31"/>
          <w:u w:val="single"/>
        </w:rPr>
        <w:t xml:space="preserve"> and Calendar Interview questions in Java</w:t>
      </w:r>
    </w:p>
    <w:p w14:paraId="2C27488B"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br/>
      </w:r>
      <w:r>
        <w:rPr>
          <w:rFonts w:ascii="Arial" w:hAnsi="Arial" w:cs="Arial"/>
          <w:b/>
          <w:bCs/>
          <w:color w:val="333333"/>
          <w:sz w:val="27"/>
          <w:szCs w:val="27"/>
        </w:rPr>
        <w:t xml:space="preserve">82) Does </w:t>
      </w:r>
      <w:proofErr w:type="spellStart"/>
      <w:r>
        <w:rPr>
          <w:rFonts w:ascii="Arial" w:hAnsi="Arial" w:cs="Arial"/>
          <w:b/>
          <w:bCs/>
          <w:color w:val="333333"/>
          <w:sz w:val="27"/>
          <w:szCs w:val="27"/>
        </w:rPr>
        <w:t>SimpleDateFormat</w:t>
      </w:r>
      <w:proofErr w:type="spellEnd"/>
      <w:r>
        <w:rPr>
          <w:rFonts w:ascii="Arial" w:hAnsi="Arial" w:cs="Arial"/>
          <w:b/>
          <w:bCs/>
          <w:color w:val="333333"/>
          <w:sz w:val="27"/>
          <w:szCs w:val="27"/>
        </w:rPr>
        <w:t xml:space="preserve"> is safe to use in the multi-threaded program?</w:t>
      </w:r>
      <w:r>
        <w:rPr>
          <w:rFonts w:ascii="Arial" w:hAnsi="Arial" w:cs="Arial"/>
          <w:color w:val="333333"/>
          <w:sz w:val="27"/>
          <w:szCs w:val="27"/>
        </w:rPr>
        <w:t> (</w:t>
      </w:r>
      <w:hyperlink r:id="rId242"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No, unfortunately, </w:t>
      </w:r>
      <w:proofErr w:type="spellStart"/>
      <w:r>
        <w:rPr>
          <w:rFonts w:ascii="Arial" w:hAnsi="Arial" w:cs="Arial"/>
          <w:color w:val="333333"/>
          <w:sz w:val="27"/>
          <w:szCs w:val="27"/>
        </w:rPr>
        <w:t>DateFormat</w:t>
      </w:r>
      <w:proofErr w:type="spellEnd"/>
      <w:r>
        <w:rPr>
          <w:rFonts w:ascii="Arial" w:hAnsi="Arial" w:cs="Arial"/>
          <w:color w:val="333333"/>
          <w:sz w:val="27"/>
          <w:szCs w:val="27"/>
        </w:rPr>
        <w:t xml:space="preserve"> and all its implementations including </w:t>
      </w:r>
      <w:proofErr w:type="spellStart"/>
      <w:r>
        <w:rPr>
          <w:rFonts w:ascii="Arial" w:hAnsi="Arial" w:cs="Arial"/>
          <w:color w:val="333333"/>
          <w:sz w:val="27"/>
          <w:szCs w:val="27"/>
        </w:rPr>
        <w:t>SimpleDateFormat</w:t>
      </w:r>
      <w:proofErr w:type="spellEnd"/>
      <w:r>
        <w:rPr>
          <w:rFonts w:ascii="Arial" w:hAnsi="Arial" w:cs="Arial"/>
          <w:color w:val="333333"/>
          <w:sz w:val="27"/>
          <w:szCs w:val="27"/>
        </w:rPr>
        <w:t xml:space="preserve"> is not thread-safe, hence should not be used in the multi-threaded program until external thread-safety measures are applied e.g. confining </w:t>
      </w:r>
      <w:proofErr w:type="spellStart"/>
      <w:r>
        <w:rPr>
          <w:rFonts w:ascii="Arial" w:hAnsi="Arial" w:cs="Arial"/>
          <w:color w:val="333333"/>
          <w:sz w:val="27"/>
          <w:szCs w:val="27"/>
        </w:rPr>
        <w:t>SimpleDateFormat</w:t>
      </w:r>
      <w:proofErr w:type="spellEnd"/>
      <w:r>
        <w:rPr>
          <w:rFonts w:ascii="Arial" w:hAnsi="Arial" w:cs="Arial"/>
          <w:color w:val="333333"/>
          <w:sz w:val="27"/>
          <w:szCs w:val="27"/>
        </w:rPr>
        <w:t xml:space="preserve"> object into a </w:t>
      </w:r>
      <w:proofErr w:type="spellStart"/>
      <w:r>
        <w:rPr>
          <w:rFonts w:ascii="Courier New" w:hAnsi="Courier New" w:cs="Courier New"/>
          <w:color w:val="333333"/>
          <w:sz w:val="27"/>
          <w:szCs w:val="27"/>
        </w:rPr>
        <w:t>ThreadLocal</w:t>
      </w:r>
      <w:proofErr w:type="spellEnd"/>
      <w:r>
        <w:rPr>
          <w:rFonts w:ascii="Arial" w:hAnsi="Arial" w:cs="Arial"/>
          <w:color w:val="333333"/>
          <w:sz w:val="27"/>
          <w:szCs w:val="27"/>
        </w:rPr>
        <w:t> variable. </w:t>
      </w:r>
    </w:p>
    <w:p w14:paraId="7A16CBEB" w14:textId="77777777" w:rsidR="006C05F7" w:rsidRDefault="006C05F7" w:rsidP="006C05F7">
      <w:pPr>
        <w:shd w:val="clear" w:color="auto" w:fill="FFFFFF"/>
        <w:rPr>
          <w:rFonts w:ascii="Arial" w:hAnsi="Arial" w:cs="Arial"/>
          <w:color w:val="333333"/>
          <w:sz w:val="27"/>
          <w:szCs w:val="27"/>
        </w:rPr>
      </w:pPr>
    </w:p>
    <w:p w14:paraId="5799E4E4"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lastRenderedPageBreak/>
        <w:t>If you don't do that, you will get an incorrect result while parsing or formatting dates in Java. Though, for all practical date time purpose, I highly recommend </w:t>
      </w:r>
      <w:proofErr w:type="spellStart"/>
      <w:r>
        <w:rPr>
          <w:rFonts w:ascii="Courier New" w:hAnsi="Courier New" w:cs="Courier New"/>
          <w:b/>
          <w:bCs/>
          <w:color w:val="333333"/>
          <w:sz w:val="27"/>
          <w:szCs w:val="27"/>
        </w:rPr>
        <w:t>joda</w:t>
      </w:r>
      <w:proofErr w:type="spellEnd"/>
      <w:r>
        <w:rPr>
          <w:rFonts w:ascii="Courier New" w:hAnsi="Courier New" w:cs="Courier New"/>
          <w:b/>
          <w:bCs/>
          <w:color w:val="333333"/>
          <w:sz w:val="27"/>
          <w:szCs w:val="27"/>
        </w:rPr>
        <w:t>-time</w:t>
      </w:r>
      <w:r>
        <w:rPr>
          <w:rFonts w:ascii="Arial" w:hAnsi="Arial" w:cs="Arial"/>
          <w:color w:val="333333"/>
          <w:sz w:val="27"/>
          <w:szCs w:val="27"/>
        </w:rPr>
        <w:t> library.</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83) How do you format a date in Java? e.g. in the </w:t>
      </w:r>
      <w:proofErr w:type="spellStart"/>
      <w:r>
        <w:rPr>
          <w:rFonts w:ascii="Arial" w:hAnsi="Arial" w:cs="Arial"/>
          <w:b/>
          <w:bCs/>
          <w:color w:val="333333"/>
          <w:sz w:val="27"/>
          <w:szCs w:val="27"/>
        </w:rPr>
        <w:t>ddMMyyyy</w:t>
      </w:r>
      <w:proofErr w:type="spellEnd"/>
      <w:r>
        <w:rPr>
          <w:rFonts w:ascii="Arial" w:hAnsi="Arial" w:cs="Arial"/>
          <w:b/>
          <w:bCs/>
          <w:color w:val="333333"/>
          <w:sz w:val="27"/>
          <w:szCs w:val="27"/>
        </w:rPr>
        <w:t xml:space="preserve"> format?</w:t>
      </w:r>
      <w:r>
        <w:rPr>
          <w:rFonts w:ascii="Arial" w:hAnsi="Arial" w:cs="Arial"/>
          <w:color w:val="333333"/>
          <w:sz w:val="27"/>
          <w:szCs w:val="27"/>
        </w:rPr>
        <w:t> (</w:t>
      </w:r>
      <w:hyperlink r:id="rId243"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You can either use </w:t>
      </w:r>
      <w:proofErr w:type="spellStart"/>
      <w:r>
        <w:rPr>
          <w:rFonts w:ascii="Courier New" w:hAnsi="Courier New" w:cs="Courier New"/>
          <w:color w:val="333333"/>
          <w:sz w:val="27"/>
          <w:szCs w:val="27"/>
        </w:rPr>
        <w:t>SimpleDateFormat</w:t>
      </w:r>
      <w:proofErr w:type="spellEnd"/>
      <w:r>
        <w:rPr>
          <w:rFonts w:ascii="Arial" w:hAnsi="Arial" w:cs="Arial"/>
          <w:color w:val="333333"/>
          <w:sz w:val="27"/>
          <w:szCs w:val="27"/>
        </w:rPr>
        <w:t xml:space="preserve"> class or </w:t>
      </w:r>
      <w:proofErr w:type="spellStart"/>
      <w:r>
        <w:rPr>
          <w:rFonts w:ascii="Arial" w:hAnsi="Arial" w:cs="Arial"/>
          <w:color w:val="333333"/>
          <w:sz w:val="27"/>
          <w:szCs w:val="27"/>
        </w:rPr>
        <w:t>joda</w:t>
      </w:r>
      <w:proofErr w:type="spellEnd"/>
      <w:r>
        <w:rPr>
          <w:rFonts w:ascii="Arial" w:hAnsi="Arial" w:cs="Arial"/>
          <w:color w:val="333333"/>
          <w:sz w:val="27"/>
          <w:szCs w:val="27"/>
        </w:rPr>
        <w:t xml:space="preserve">-time library to format date in Java. </w:t>
      </w:r>
      <w:proofErr w:type="spellStart"/>
      <w:r>
        <w:rPr>
          <w:rFonts w:ascii="Arial" w:hAnsi="Arial" w:cs="Arial"/>
          <w:color w:val="333333"/>
          <w:sz w:val="27"/>
          <w:szCs w:val="27"/>
        </w:rPr>
        <w:t>DateFormat</w:t>
      </w:r>
      <w:proofErr w:type="spellEnd"/>
      <w:r>
        <w:rPr>
          <w:rFonts w:ascii="Arial" w:hAnsi="Arial" w:cs="Arial"/>
          <w:color w:val="333333"/>
          <w:sz w:val="27"/>
          <w:szCs w:val="27"/>
        </w:rPr>
        <w:t xml:space="preserve"> class allows you to format date on many popular formats. Please see the answer for code samples to format date into different formats e.g. </w:t>
      </w:r>
      <w:r>
        <w:rPr>
          <w:rFonts w:ascii="Courier New" w:hAnsi="Courier New" w:cs="Courier New"/>
          <w:color w:val="333333"/>
          <w:sz w:val="27"/>
          <w:szCs w:val="27"/>
        </w:rPr>
        <w:t>dd-MM-</w:t>
      </w:r>
      <w:proofErr w:type="spellStart"/>
      <w:r>
        <w:rPr>
          <w:rFonts w:ascii="Courier New" w:hAnsi="Courier New" w:cs="Courier New"/>
          <w:color w:val="333333"/>
          <w:sz w:val="27"/>
          <w:szCs w:val="27"/>
        </w:rPr>
        <w:t>yyyy</w:t>
      </w:r>
      <w:proofErr w:type="spellEnd"/>
      <w:r>
        <w:rPr>
          <w:rFonts w:ascii="Arial" w:hAnsi="Arial" w:cs="Arial"/>
          <w:color w:val="333333"/>
          <w:sz w:val="27"/>
          <w:szCs w:val="27"/>
        </w:rPr>
        <w:t> or </w:t>
      </w:r>
      <w:proofErr w:type="spellStart"/>
      <w:r>
        <w:rPr>
          <w:rFonts w:ascii="Courier New" w:hAnsi="Courier New" w:cs="Courier New"/>
          <w:color w:val="333333"/>
          <w:sz w:val="27"/>
          <w:szCs w:val="27"/>
        </w:rPr>
        <w:t>ddMMyyyy</w:t>
      </w:r>
      <w:proofErr w:type="spellEnd"/>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t xml:space="preserve">84) How do you show </w:t>
      </w:r>
      <w:proofErr w:type="spellStart"/>
      <w:r>
        <w:rPr>
          <w:rFonts w:ascii="Arial" w:hAnsi="Arial" w:cs="Arial"/>
          <w:color w:val="333333"/>
          <w:sz w:val="27"/>
          <w:szCs w:val="27"/>
        </w:rPr>
        <w:t>timezone</w:t>
      </w:r>
      <w:proofErr w:type="spellEnd"/>
      <w:r>
        <w:rPr>
          <w:rFonts w:ascii="Arial" w:hAnsi="Arial" w:cs="Arial"/>
          <w:color w:val="333333"/>
          <w:sz w:val="27"/>
          <w:szCs w:val="27"/>
        </w:rPr>
        <w:t xml:space="preserve"> in formatted date in Java? (</w:t>
      </w:r>
      <w:hyperlink r:id="rId244"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 xml:space="preserve">85) The difference between </w:t>
      </w:r>
      <w:proofErr w:type="spellStart"/>
      <w:r>
        <w:rPr>
          <w:rFonts w:ascii="Arial" w:hAnsi="Arial" w:cs="Arial"/>
          <w:color w:val="333333"/>
          <w:sz w:val="27"/>
          <w:szCs w:val="27"/>
        </w:rPr>
        <w:t>java.util.Date</w:t>
      </w:r>
      <w:proofErr w:type="spellEnd"/>
      <w:r>
        <w:rPr>
          <w:rFonts w:ascii="Arial" w:hAnsi="Arial" w:cs="Arial"/>
          <w:color w:val="333333"/>
          <w:sz w:val="27"/>
          <w:szCs w:val="27"/>
        </w:rPr>
        <w:t xml:space="preserve"> and </w:t>
      </w:r>
      <w:proofErr w:type="spellStart"/>
      <w:r>
        <w:rPr>
          <w:rFonts w:ascii="Arial" w:hAnsi="Arial" w:cs="Arial"/>
          <w:color w:val="333333"/>
          <w:sz w:val="27"/>
          <w:szCs w:val="27"/>
        </w:rPr>
        <w:t>java.sql.Date</w:t>
      </w:r>
      <w:proofErr w:type="spellEnd"/>
      <w:r>
        <w:rPr>
          <w:rFonts w:ascii="Arial" w:hAnsi="Arial" w:cs="Arial"/>
          <w:color w:val="333333"/>
          <w:sz w:val="27"/>
          <w:szCs w:val="27"/>
        </w:rPr>
        <w:t xml:space="preserve"> in Java? (</w:t>
      </w:r>
      <w:hyperlink r:id="rId245"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86) How to you calculate the difference between two dates in Java? (</w:t>
      </w:r>
      <w:hyperlink r:id="rId246" w:tgtFrame="_blank" w:history="1">
        <w:r>
          <w:rPr>
            <w:rStyle w:val="Hyperlink"/>
            <w:rFonts w:ascii="Arial" w:hAnsi="Arial" w:cs="Arial"/>
            <w:color w:val="0066CC"/>
            <w:sz w:val="27"/>
            <w:szCs w:val="27"/>
          </w:rPr>
          <w:t>program</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87) How do you convert a String(YYYYMMDD) to date in Java? (</w:t>
      </w:r>
      <w:hyperlink r:id="rId247"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p>
    <w:p w14:paraId="45EED5AC" w14:textId="77777777" w:rsidR="006C05F7" w:rsidRDefault="006C05F7" w:rsidP="006C05F7">
      <w:pPr>
        <w:pStyle w:val="Heading3"/>
        <w:shd w:val="clear" w:color="auto" w:fill="FFFFFF"/>
        <w:spacing w:before="0" w:beforeAutospacing="0" w:after="0" w:afterAutospacing="0"/>
        <w:rPr>
          <w:rFonts w:ascii="Trebuchet MS" w:hAnsi="Trebuchet MS" w:cs="Arial"/>
          <w:color w:val="333333"/>
          <w:sz w:val="31"/>
          <w:szCs w:val="31"/>
        </w:rPr>
      </w:pPr>
      <w:r>
        <w:rPr>
          <w:rFonts w:ascii="Trebuchet MS" w:hAnsi="Trebuchet MS" w:cs="Arial"/>
          <w:color w:val="333333"/>
          <w:sz w:val="31"/>
          <w:szCs w:val="31"/>
          <w:u w:val="single"/>
        </w:rPr>
        <w:t>Unit testing JUnit Interview questions</w:t>
      </w:r>
    </w:p>
    <w:p w14:paraId="7687EEF7"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t>89) How do you test static method? (answer)</w:t>
      </w:r>
      <w:r>
        <w:rPr>
          <w:rFonts w:ascii="Arial" w:hAnsi="Arial" w:cs="Arial"/>
          <w:color w:val="333333"/>
          <w:sz w:val="27"/>
          <w:szCs w:val="27"/>
        </w:rPr>
        <w:br/>
        <w:t xml:space="preserve">You can use </w:t>
      </w:r>
      <w:proofErr w:type="spellStart"/>
      <w:r>
        <w:rPr>
          <w:rFonts w:ascii="Arial" w:hAnsi="Arial" w:cs="Arial"/>
          <w:color w:val="333333"/>
          <w:sz w:val="27"/>
          <w:szCs w:val="27"/>
        </w:rPr>
        <w:t>PowerMock</w:t>
      </w:r>
      <w:proofErr w:type="spellEnd"/>
      <w:r>
        <w:rPr>
          <w:rFonts w:ascii="Arial" w:hAnsi="Arial" w:cs="Arial"/>
          <w:color w:val="333333"/>
          <w:sz w:val="27"/>
          <w:szCs w:val="27"/>
        </w:rPr>
        <w:t xml:space="preserve"> library to test static methods in Java.</w:t>
      </w:r>
      <w:r>
        <w:rPr>
          <w:rFonts w:ascii="Arial" w:hAnsi="Arial" w:cs="Arial"/>
          <w:color w:val="333333"/>
          <w:sz w:val="27"/>
          <w:szCs w:val="27"/>
        </w:rPr>
        <w:br/>
      </w:r>
      <w:r>
        <w:rPr>
          <w:rFonts w:ascii="Arial" w:hAnsi="Arial" w:cs="Arial"/>
          <w:color w:val="333333"/>
          <w:sz w:val="27"/>
          <w:szCs w:val="27"/>
        </w:rPr>
        <w:br/>
        <w:t>90) How to do you test a method for an exception using JUnit? (</w:t>
      </w:r>
      <w:hyperlink r:id="rId248"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91) Which unit testing libraries you have used for testing Java programs? (answer)</w:t>
      </w:r>
      <w:r>
        <w:rPr>
          <w:rFonts w:ascii="Arial" w:hAnsi="Arial" w:cs="Arial"/>
          <w:color w:val="333333"/>
          <w:sz w:val="27"/>
          <w:szCs w:val="27"/>
        </w:rPr>
        <w:br/>
      </w:r>
      <w:r>
        <w:rPr>
          <w:rFonts w:ascii="Arial" w:hAnsi="Arial" w:cs="Arial"/>
          <w:color w:val="333333"/>
          <w:sz w:val="27"/>
          <w:szCs w:val="27"/>
        </w:rPr>
        <w:br/>
        <w:t>92) What is the difference between @Before and @BeforeClass annotation? (</w:t>
      </w:r>
      <w:hyperlink r:id="rId249"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r>
    </w:p>
    <w:p w14:paraId="57E75E82" w14:textId="77777777" w:rsidR="006C05F7" w:rsidRDefault="006C05F7" w:rsidP="006C05F7">
      <w:pPr>
        <w:pStyle w:val="Heading3"/>
        <w:shd w:val="clear" w:color="auto" w:fill="FFFFFF"/>
        <w:spacing w:before="0" w:beforeAutospacing="0" w:after="0" w:afterAutospacing="0"/>
        <w:rPr>
          <w:rFonts w:ascii="Trebuchet MS" w:hAnsi="Trebuchet MS" w:cs="Arial"/>
          <w:color w:val="333333"/>
          <w:sz w:val="31"/>
          <w:szCs w:val="31"/>
        </w:rPr>
      </w:pPr>
      <w:r>
        <w:rPr>
          <w:rFonts w:ascii="Trebuchet MS" w:hAnsi="Trebuchet MS" w:cs="Arial"/>
          <w:color w:val="333333"/>
          <w:sz w:val="31"/>
          <w:szCs w:val="31"/>
          <w:u w:val="single"/>
        </w:rPr>
        <w:lastRenderedPageBreak/>
        <w:t>Programming and Coding Questions</w:t>
      </w:r>
    </w:p>
    <w:p w14:paraId="622186E7"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t>93) How to check if a String contains only numeric digits? (</w:t>
      </w:r>
      <w:hyperlink r:id="rId250" w:tgtFrame="_blank" w:history="1">
        <w:r>
          <w:rPr>
            <w:rStyle w:val="Hyperlink"/>
            <w:rFonts w:ascii="Arial" w:hAnsi="Arial" w:cs="Arial"/>
            <w:color w:val="0066CC"/>
            <w:sz w:val="27"/>
            <w:szCs w:val="27"/>
          </w:rPr>
          <w:t>solution</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94) How to write LRU cache in Java using Generics? (answer)</w:t>
      </w:r>
      <w:r>
        <w:rPr>
          <w:rFonts w:ascii="Arial" w:hAnsi="Arial" w:cs="Arial"/>
          <w:color w:val="333333"/>
          <w:sz w:val="27"/>
          <w:szCs w:val="27"/>
        </w:rPr>
        <w:br/>
      </w:r>
      <w:r>
        <w:rPr>
          <w:rFonts w:ascii="Arial" w:hAnsi="Arial" w:cs="Arial"/>
          <w:color w:val="333333"/>
          <w:sz w:val="27"/>
          <w:szCs w:val="27"/>
        </w:rPr>
        <w:br/>
        <w:t>95) Write a Java program to convert bytes to long? (answer)</w:t>
      </w:r>
      <w:r>
        <w:rPr>
          <w:rFonts w:ascii="Arial" w:hAnsi="Arial" w:cs="Arial"/>
          <w:color w:val="333333"/>
          <w:sz w:val="27"/>
          <w:szCs w:val="27"/>
        </w:rPr>
        <w:br/>
      </w:r>
      <w:r>
        <w:rPr>
          <w:rFonts w:ascii="Arial" w:hAnsi="Arial" w:cs="Arial"/>
          <w:color w:val="333333"/>
          <w:sz w:val="27"/>
          <w:szCs w:val="27"/>
        </w:rPr>
        <w:br/>
        <w:t xml:space="preserve">96) How to reverse a String in Java without using </w:t>
      </w:r>
      <w:proofErr w:type="spellStart"/>
      <w:r>
        <w:rPr>
          <w:rFonts w:ascii="Arial" w:hAnsi="Arial" w:cs="Arial"/>
          <w:color w:val="333333"/>
          <w:sz w:val="27"/>
          <w:szCs w:val="27"/>
        </w:rPr>
        <w:t>StringBuffer</w:t>
      </w:r>
      <w:proofErr w:type="spellEnd"/>
      <w:r>
        <w:rPr>
          <w:rFonts w:ascii="Arial" w:hAnsi="Arial" w:cs="Arial"/>
          <w:color w:val="333333"/>
          <w:sz w:val="27"/>
          <w:szCs w:val="27"/>
        </w:rPr>
        <w:t>? (</w:t>
      </w:r>
      <w:hyperlink r:id="rId251" w:tgtFrame="_blank" w:history="1">
        <w:r>
          <w:rPr>
            <w:rStyle w:val="Hyperlink"/>
            <w:rFonts w:ascii="Arial" w:hAnsi="Arial" w:cs="Arial"/>
            <w:color w:val="0066CC"/>
            <w:sz w:val="27"/>
            <w:szCs w:val="27"/>
          </w:rPr>
          <w:t>solution</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97) How to find the word with the highest frequency from a file in Java? (</w:t>
      </w:r>
      <w:hyperlink r:id="rId252" w:tgtFrame="_blank" w:history="1">
        <w:r>
          <w:rPr>
            <w:rStyle w:val="Hyperlink"/>
            <w:rFonts w:ascii="Arial" w:hAnsi="Arial" w:cs="Arial"/>
            <w:color w:val="0066CC"/>
            <w:sz w:val="27"/>
            <w:szCs w:val="27"/>
          </w:rPr>
          <w:t>solution</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98) How do you check if two given String are anagrams? (</w:t>
      </w:r>
      <w:hyperlink r:id="rId253" w:tgtFrame="_blank" w:history="1">
        <w:r>
          <w:rPr>
            <w:rStyle w:val="Hyperlink"/>
            <w:rFonts w:ascii="Arial" w:hAnsi="Arial" w:cs="Arial"/>
            <w:color w:val="0066CC"/>
            <w:sz w:val="27"/>
            <w:szCs w:val="27"/>
          </w:rPr>
          <w:t>solution</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99) How to print all permutation of a String in Java? (</w:t>
      </w:r>
      <w:hyperlink r:id="rId254" w:tgtFrame="_blank" w:history="1">
        <w:r>
          <w:rPr>
            <w:rStyle w:val="Hyperlink"/>
            <w:rFonts w:ascii="Arial" w:hAnsi="Arial" w:cs="Arial"/>
            <w:color w:val="0066CC"/>
            <w:sz w:val="27"/>
            <w:szCs w:val="27"/>
          </w:rPr>
          <w:t>solution</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100) How do you print duplicate elements from an array in Java? (</w:t>
      </w:r>
      <w:hyperlink r:id="rId255" w:tgtFrame="_blank" w:history="1">
        <w:r>
          <w:rPr>
            <w:rStyle w:val="Hyperlink"/>
            <w:rFonts w:ascii="Arial" w:hAnsi="Arial" w:cs="Arial"/>
            <w:color w:val="0066CC"/>
            <w:sz w:val="27"/>
            <w:szCs w:val="27"/>
          </w:rPr>
          <w:t>solution</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101) How to convert String to int in Java? (</w:t>
      </w:r>
      <w:hyperlink r:id="rId256" w:tgtFrame="_blank" w:history="1">
        <w:r>
          <w:rPr>
            <w:rStyle w:val="Hyperlink"/>
            <w:rFonts w:ascii="Arial" w:hAnsi="Arial" w:cs="Arial"/>
            <w:color w:val="0066CC"/>
            <w:sz w:val="27"/>
            <w:szCs w:val="27"/>
          </w:rPr>
          <w:t>solution</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t>102) How to swap two integers without using temp variable? (</w:t>
      </w:r>
      <w:hyperlink r:id="rId257" w:tgtFrame="_blank" w:history="1">
        <w:r>
          <w:rPr>
            <w:rStyle w:val="Hyperlink"/>
            <w:rFonts w:ascii="Arial" w:hAnsi="Arial" w:cs="Arial"/>
            <w:color w:val="0066CC"/>
            <w:sz w:val="27"/>
            <w:szCs w:val="27"/>
          </w:rPr>
          <w:t>solution</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r>
    </w:p>
    <w:p w14:paraId="3B41386A" w14:textId="77777777" w:rsidR="006C05F7" w:rsidRDefault="006C05F7" w:rsidP="006C05F7">
      <w:pPr>
        <w:pStyle w:val="Heading3"/>
        <w:shd w:val="clear" w:color="auto" w:fill="FFFFFF"/>
        <w:spacing w:before="0" w:beforeAutospacing="0" w:after="0" w:afterAutospacing="0"/>
        <w:rPr>
          <w:rFonts w:ascii="Trebuchet MS" w:hAnsi="Trebuchet MS" w:cs="Arial"/>
          <w:color w:val="333333"/>
          <w:sz w:val="31"/>
          <w:szCs w:val="31"/>
        </w:rPr>
      </w:pPr>
      <w:r>
        <w:rPr>
          <w:rFonts w:ascii="Trebuchet MS" w:hAnsi="Trebuchet MS" w:cs="Arial"/>
          <w:color w:val="333333"/>
          <w:sz w:val="31"/>
          <w:szCs w:val="31"/>
          <w:u w:val="single"/>
        </w:rPr>
        <w:t>Java Interview questions from OOP and Design Patterns</w:t>
      </w:r>
    </w:p>
    <w:p w14:paraId="501E14F2"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103) What is the interface? Why you use it if you cannot write anything concrete on it?</w:t>
      </w:r>
      <w:r>
        <w:rPr>
          <w:rFonts w:ascii="Arial" w:hAnsi="Arial" w:cs="Arial"/>
          <w:color w:val="333333"/>
          <w:sz w:val="27"/>
          <w:szCs w:val="27"/>
        </w:rPr>
        <w:br/>
        <w:t>The interface is used to define API. It tells about the contract your classes will follow. It also supports abstraction because a client can use interface method to leverage multiple implementations e.g. by using List interface you can take advantage of </w:t>
      </w:r>
      <w:hyperlink r:id="rId258" w:history="1">
        <w:r>
          <w:rPr>
            <w:rStyle w:val="Hyperlink"/>
            <w:rFonts w:ascii="Arial" w:hAnsi="Arial" w:cs="Arial"/>
            <w:color w:val="0066CC"/>
            <w:sz w:val="27"/>
            <w:szCs w:val="27"/>
          </w:rPr>
          <w:t xml:space="preserve">random access of </w:t>
        </w:r>
        <w:proofErr w:type="spellStart"/>
        <w:r>
          <w:rPr>
            <w:rStyle w:val="Hyperlink"/>
            <w:rFonts w:ascii="Arial" w:hAnsi="Arial" w:cs="Arial"/>
            <w:color w:val="0066CC"/>
            <w:sz w:val="27"/>
            <w:szCs w:val="27"/>
          </w:rPr>
          <w:t>ArrayList</w:t>
        </w:r>
        <w:proofErr w:type="spellEnd"/>
      </w:hyperlink>
      <w:r>
        <w:rPr>
          <w:rFonts w:ascii="Arial" w:hAnsi="Arial" w:cs="Arial"/>
          <w:color w:val="333333"/>
          <w:sz w:val="27"/>
          <w:szCs w:val="27"/>
        </w:rPr>
        <w:t> as well as flexible insertion and deletion of LinkedList. </w:t>
      </w:r>
    </w:p>
    <w:p w14:paraId="2D166AF9" w14:textId="77777777" w:rsidR="006C05F7" w:rsidRDefault="006C05F7" w:rsidP="006C05F7">
      <w:pPr>
        <w:shd w:val="clear" w:color="auto" w:fill="FFFFFF"/>
        <w:rPr>
          <w:rFonts w:ascii="Arial" w:hAnsi="Arial" w:cs="Arial"/>
          <w:color w:val="333333"/>
          <w:sz w:val="27"/>
          <w:szCs w:val="27"/>
        </w:rPr>
      </w:pPr>
    </w:p>
    <w:p w14:paraId="50128AE1"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The interface doesn't allow you to write code to keep things abstract but from Java 8 you can declare static and default methods inside interface which are concrete.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104) The difference between abstract class and interface in Java? </w:t>
      </w:r>
      <w:r>
        <w:rPr>
          <w:rFonts w:ascii="Arial" w:hAnsi="Arial" w:cs="Arial"/>
          <w:color w:val="333333"/>
          <w:sz w:val="27"/>
          <w:szCs w:val="27"/>
        </w:rPr>
        <w:t>(</w:t>
      </w:r>
      <w:hyperlink r:id="rId259"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There are multiple differences between abstract class and interface in Java, but the most important one is Java's restriction on allowing a class to extend just one class but allows it to implement multiple interfaces. </w:t>
      </w:r>
    </w:p>
    <w:p w14:paraId="7266AAF5" w14:textId="77777777" w:rsidR="006C05F7" w:rsidRDefault="006C05F7" w:rsidP="006C05F7">
      <w:pPr>
        <w:shd w:val="clear" w:color="auto" w:fill="FFFFFF"/>
        <w:rPr>
          <w:rFonts w:ascii="Arial" w:hAnsi="Arial" w:cs="Arial"/>
          <w:color w:val="333333"/>
          <w:sz w:val="27"/>
          <w:szCs w:val="27"/>
        </w:rPr>
      </w:pPr>
    </w:p>
    <w:p w14:paraId="67B9754F"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An abstract class is good to define default behavior for a family of class, but the interface is good to define Type which is later used to leverage Polymorphism. Please check the answer for a more thorough discussion of this question.</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105) Which design pattern have you used in your production code? apart from Singleton?</w:t>
      </w:r>
      <w:r>
        <w:rPr>
          <w:rFonts w:ascii="Arial" w:hAnsi="Arial" w:cs="Arial"/>
          <w:color w:val="333333"/>
          <w:sz w:val="27"/>
          <w:szCs w:val="27"/>
        </w:rPr>
        <w:br/>
        <w:t xml:space="preserve">This is something you can answer from your experience. You can generally say about dependency injection, factory pattern, decorator </w:t>
      </w:r>
      <w:proofErr w:type="gramStart"/>
      <w:r>
        <w:rPr>
          <w:rFonts w:ascii="Arial" w:hAnsi="Arial" w:cs="Arial"/>
          <w:color w:val="333333"/>
          <w:sz w:val="27"/>
          <w:szCs w:val="27"/>
        </w:rPr>
        <w:t>pattern</w:t>
      </w:r>
      <w:proofErr w:type="gramEnd"/>
      <w:r>
        <w:rPr>
          <w:rFonts w:ascii="Arial" w:hAnsi="Arial" w:cs="Arial"/>
          <w:color w:val="333333"/>
          <w:sz w:val="27"/>
          <w:szCs w:val="27"/>
        </w:rPr>
        <w:t xml:space="preserve"> or observer pattern, whichever you have used. Though be prepared to answer follow-up question based upon the pattern you choose.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106) Can you explain </w:t>
      </w:r>
      <w:proofErr w:type="spellStart"/>
      <w:r>
        <w:rPr>
          <w:rFonts w:ascii="Arial" w:hAnsi="Arial" w:cs="Arial"/>
          <w:b/>
          <w:bCs/>
          <w:color w:val="333333"/>
          <w:sz w:val="27"/>
          <w:szCs w:val="27"/>
        </w:rPr>
        <w:t>Liskov</w:t>
      </w:r>
      <w:proofErr w:type="spellEnd"/>
      <w:r>
        <w:rPr>
          <w:rFonts w:ascii="Arial" w:hAnsi="Arial" w:cs="Arial"/>
          <w:b/>
          <w:bCs/>
          <w:color w:val="333333"/>
          <w:sz w:val="27"/>
          <w:szCs w:val="27"/>
        </w:rPr>
        <w:t xml:space="preserve"> Substitution principle?</w:t>
      </w:r>
      <w:r>
        <w:rPr>
          <w:rFonts w:ascii="Arial" w:hAnsi="Arial" w:cs="Arial"/>
          <w:color w:val="333333"/>
          <w:sz w:val="27"/>
          <w:szCs w:val="27"/>
        </w:rPr>
        <w:t> (</w:t>
      </w:r>
      <w:hyperlink r:id="rId260"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107) What is Law of Demeter violation? Why it matters?</w:t>
      </w:r>
      <w:r>
        <w:rPr>
          <w:rFonts w:ascii="Arial" w:hAnsi="Arial" w:cs="Arial"/>
          <w:color w:val="333333"/>
          <w:sz w:val="27"/>
          <w:szCs w:val="27"/>
        </w:rPr>
        <w:t> (</w:t>
      </w:r>
      <w:hyperlink r:id="rId261"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Believe it or not, Java is all about application programming and structuring code. </w:t>
      </w:r>
      <w:proofErr w:type="gramStart"/>
      <w:r>
        <w:rPr>
          <w:rFonts w:ascii="Arial" w:hAnsi="Arial" w:cs="Arial"/>
          <w:color w:val="333333"/>
          <w:sz w:val="27"/>
          <w:szCs w:val="27"/>
        </w:rPr>
        <w:t>If  you</w:t>
      </w:r>
      <w:proofErr w:type="gramEnd"/>
      <w:r>
        <w:rPr>
          <w:rFonts w:ascii="Arial" w:hAnsi="Arial" w:cs="Arial"/>
          <w:color w:val="333333"/>
          <w:sz w:val="27"/>
          <w:szCs w:val="27"/>
        </w:rPr>
        <w:t xml:space="preserve"> have good knowledge of common coding best practices, patterns and what not to do than only you can write quality code.  Law of Demeter </w:t>
      </w:r>
      <w:r>
        <w:rPr>
          <w:rFonts w:ascii="Arial" w:hAnsi="Arial" w:cs="Arial"/>
          <w:color w:val="333333"/>
          <w:sz w:val="27"/>
          <w:szCs w:val="27"/>
        </w:rPr>
        <w:lastRenderedPageBreak/>
        <w:t>suggests you "talk to friends and not stranger", hence used to reduce coupling between classes.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108) What is Adapter pattern? When to use it?</w:t>
      </w:r>
      <w:r>
        <w:rPr>
          <w:rFonts w:ascii="Arial" w:hAnsi="Arial" w:cs="Arial"/>
          <w:color w:val="333333"/>
          <w:sz w:val="27"/>
          <w:szCs w:val="27"/>
        </w:rPr>
        <w:br/>
        <w:t xml:space="preserve">Another frequently asked Java design pattern questions. It provides interface conversion. If your client is using some interface but you have something else, you can write an Adapter to bridge them together. This is good for Java software engineer having 2 to 3 </w:t>
      </w:r>
      <w:proofErr w:type="spellStart"/>
      <w:r>
        <w:rPr>
          <w:rFonts w:ascii="Arial" w:hAnsi="Arial" w:cs="Arial"/>
          <w:color w:val="333333"/>
          <w:sz w:val="27"/>
          <w:szCs w:val="27"/>
        </w:rPr>
        <w:t>years experience</w:t>
      </w:r>
      <w:proofErr w:type="spellEnd"/>
      <w:r>
        <w:rPr>
          <w:rFonts w:ascii="Arial" w:hAnsi="Arial" w:cs="Arial"/>
          <w:color w:val="333333"/>
          <w:sz w:val="27"/>
          <w:szCs w:val="27"/>
        </w:rPr>
        <w:t xml:space="preserve"> because the question is neither difficult nor tricky but requires knowledge of OOP design patterns.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109) What is "dependency injection" and "inversion of control"? Why would someone use it? </w:t>
      </w:r>
      <w:r>
        <w:rPr>
          <w:rFonts w:ascii="Arial" w:hAnsi="Arial" w:cs="Arial"/>
          <w:color w:val="333333"/>
          <w:sz w:val="27"/>
          <w:szCs w:val="27"/>
        </w:rPr>
        <w:t>(</w:t>
      </w:r>
      <w:hyperlink r:id="rId262"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110) What is an abstract class? How is it different from an interface? Why would you use it? </w:t>
      </w:r>
      <w:r>
        <w:rPr>
          <w:rFonts w:ascii="Arial" w:hAnsi="Arial" w:cs="Arial"/>
          <w:color w:val="333333"/>
          <w:sz w:val="27"/>
          <w:szCs w:val="27"/>
        </w:rPr>
        <w:t>(</w:t>
      </w:r>
      <w:hyperlink r:id="rId263"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One more classic question from Programming Job interviews, it is as old as chuck Norris. An abstract class is a class which can have state, </w:t>
      </w:r>
      <w:proofErr w:type="gramStart"/>
      <w:r>
        <w:rPr>
          <w:rFonts w:ascii="Arial" w:hAnsi="Arial" w:cs="Arial"/>
          <w:color w:val="333333"/>
          <w:sz w:val="27"/>
          <w:szCs w:val="27"/>
        </w:rPr>
        <w:t>code</w:t>
      </w:r>
      <w:proofErr w:type="gramEnd"/>
      <w:r>
        <w:rPr>
          <w:rFonts w:ascii="Arial" w:hAnsi="Arial" w:cs="Arial"/>
          <w:color w:val="333333"/>
          <w:sz w:val="27"/>
          <w:szCs w:val="27"/>
        </w:rPr>
        <w:t xml:space="preserve"> and implementation, but an interface is a contract which is totally abstract. Since I have answered it many times, I am only giving you the gist </w:t>
      </w:r>
      <w:proofErr w:type="gramStart"/>
      <w:r>
        <w:rPr>
          <w:rFonts w:ascii="Arial" w:hAnsi="Arial" w:cs="Arial"/>
          <w:color w:val="333333"/>
          <w:sz w:val="27"/>
          <w:szCs w:val="27"/>
        </w:rPr>
        <w:t>here</w:t>
      </w:r>
      <w:proofErr w:type="gramEnd"/>
      <w:r>
        <w:rPr>
          <w:rFonts w:ascii="Arial" w:hAnsi="Arial" w:cs="Arial"/>
          <w:color w:val="333333"/>
          <w:sz w:val="27"/>
          <w:szCs w:val="27"/>
        </w:rPr>
        <w:t xml:space="preserve"> but you should read the article linked to answer to learn this useful concept in much more detail.</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111) Which one is better constructor injection or setter dependency injection? </w:t>
      </w:r>
      <w:r>
        <w:rPr>
          <w:rFonts w:ascii="Arial" w:hAnsi="Arial" w:cs="Arial"/>
          <w:color w:val="333333"/>
          <w:sz w:val="27"/>
          <w:szCs w:val="27"/>
        </w:rPr>
        <w:t>(</w:t>
      </w:r>
      <w:hyperlink r:id="rId264"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Each has their own advantage and disadvantage. Constructor injection guaranteed that class will be initialized with all its dependency, but setter injection provides flexibility to set an optional dependency. </w:t>
      </w:r>
    </w:p>
    <w:p w14:paraId="50D63EBA" w14:textId="77777777" w:rsidR="006C05F7" w:rsidRDefault="006C05F7" w:rsidP="006C05F7">
      <w:pPr>
        <w:shd w:val="clear" w:color="auto" w:fill="FFFFFF"/>
        <w:rPr>
          <w:rFonts w:ascii="Arial" w:hAnsi="Arial" w:cs="Arial"/>
          <w:color w:val="333333"/>
          <w:sz w:val="27"/>
          <w:szCs w:val="27"/>
        </w:rPr>
      </w:pPr>
    </w:p>
    <w:p w14:paraId="4631360B"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Setter injection is also more readable if you are using an XML file to describe dependency. Rule of thumb is to use constructor injection for mandatory dependency and use setter injection for optional dependency.</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112) What is difference between dependency injection and factory </w:t>
      </w:r>
      <w:r>
        <w:rPr>
          <w:rFonts w:ascii="Arial" w:hAnsi="Arial" w:cs="Arial"/>
          <w:b/>
          <w:bCs/>
          <w:color w:val="333333"/>
          <w:sz w:val="27"/>
          <w:szCs w:val="27"/>
        </w:rPr>
        <w:lastRenderedPageBreak/>
        <w:t>design pattern?</w:t>
      </w:r>
      <w:r>
        <w:rPr>
          <w:rFonts w:ascii="Arial" w:hAnsi="Arial" w:cs="Arial"/>
          <w:color w:val="333333"/>
          <w:sz w:val="27"/>
          <w:szCs w:val="27"/>
        </w:rPr>
        <w:t> (</w:t>
      </w:r>
      <w:hyperlink r:id="rId265"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Though both patterns help to take out object creation part from application logic, use of dependency injection results in cleaner code than factory pattern. By using dependency injection, your classes are </w:t>
      </w:r>
      <w:proofErr w:type="gramStart"/>
      <w:r>
        <w:rPr>
          <w:rFonts w:ascii="Arial" w:hAnsi="Arial" w:cs="Arial"/>
          <w:color w:val="333333"/>
          <w:sz w:val="27"/>
          <w:szCs w:val="27"/>
        </w:rPr>
        <w:t>nothing</w:t>
      </w:r>
      <w:proofErr w:type="gramEnd"/>
      <w:r>
        <w:rPr>
          <w:rFonts w:ascii="Arial" w:hAnsi="Arial" w:cs="Arial"/>
          <w:color w:val="333333"/>
          <w:sz w:val="27"/>
          <w:szCs w:val="27"/>
        </w:rPr>
        <w:t xml:space="preserve"> but POJO which only knows about dependency but doesn't care how they are acquired. </w:t>
      </w:r>
    </w:p>
    <w:p w14:paraId="68F320FB" w14:textId="77777777" w:rsidR="006C05F7" w:rsidRDefault="006C05F7" w:rsidP="006C05F7">
      <w:pPr>
        <w:shd w:val="clear" w:color="auto" w:fill="FFFFFF"/>
        <w:rPr>
          <w:rFonts w:ascii="Arial" w:hAnsi="Arial" w:cs="Arial"/>
          <w:color w:val="333333"/>
          <w:sz w:val="27"/>
          <w:szCs w:val="27"/>
        </w:rPr>
      </w:pPr>
    </w:p>
    <w:p w14:paraId="524526FB"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In the case of factory pattern, the class also needs to know about factory to acquire dependency. hence, DI results in more testable classes than factory pattern. Please see the answer for a more detailed discussion on this topic.</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113) Difference between Adapter and Decorator pattern? </w:t>
      </w:r>
      <w:r>
        <w:rPr>
          <w:rFonts w:ascii="Arial" w:hAnsi="Arial" w:cs="Arial"/>
          <w:color w:val="333333"/>
          <w:sz w:val="27"/>
          <w:szCs w:val="27"/>
        </w:rPr>
        <w:t>(</w:t>
      </w:r>
      <w:hyperlink r:id="rId266"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code.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114) Difference between Adapter and Proxy Pattern? </w:t>
      </w:r>
      <w:r>
        <w:rPr>
          <w:rFonts w:ascii="Arial" w:hAnsi="Arial" w:cs="Arial"/>
          <w:color w:val="333333"/>
          <w:sz w:val="27"/>
          <w:szCs w:val="27"/>
        </w:rPr>
        <w:t>(</w:t>
      </w:r>
      <w:hyperlink r:id="rId267"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Similar to the previous question, the difference between Adapter and Proxy patterns is in their intent. Since both Adapter and Proxy pattern encapsulate the class which </w:t>
      </w:r>
      <w:proofErr w:type="gramStart"/>
      <w:r>
        <w:rPr>
          <w:rFonts w:ascii="Arial" w:hAnsi="Arial" w:cs="Arial"/>
          <w:color w:val="333333"/>
          <w:sz w:val="27"/>
          <w:szCs w:val="27"/>
        </w:rPr>
        <w:t>actually does</w:t>
      </w:r>
      <w:proofErr w:type="gramEnd"/>
      <w:r>
        <w:rPr>
          <w:rFonts w:ascii="Arial" w:hAnsi="Arial" w:cs="Arial"/>
          <w:color w:val="333333"/>
          <w:sz w:val="27"/>
          <w:szCs w:val="27"/>
        </w:rPr>
        <w:t xml:space="preserve"> the job, hence result in the same structure, but Adapter pattern is used for interface conversion while the Proxy pattern is used to add an extra level of indirection to support distribute, controlled or intelligent access.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115) What is Template method pattern?</w:t>
      </w:r>
      <w:r>
        <w:rPr>
          <w:rFonts w:ascii="Arial" w:hAnsi="Arial" w:cs="Arial"/>
          <w:color w:val="333333"/>
          <w:sz w:val="27"/>
          <w:szCs w:val="27"/>
        </w:rPr>
        <w:t> (</w:t>
      </w:r>
      <w:hyperlink r:id="rId268"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116) When do you use Visitor design pattern? </w:t>
      </w:r>
      <w:r>
        <w:rPr>
          <w:rFonts w:ascii="Arial" w:hAnsi="Arial" w:cs="Arial"/>
          <w:color w:val="333333"/>
          <w:sz w:val="27"/>
          <w:szCs w:val="27"/>
        </w:rPr>
        <w:t>(</w:t>
      </w:r>
      <w:hyperlink r:id="rId269"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The visitor pattern is a solution of problem where you need to add operation </w:t>
      </w:r>
      <w:r>
        <w:rPr>
          <w:rFonts w:ascii="Arial" w:hAnsi="Arial" w:cs="Arial"/>
          <w:color w:val="333333"/>
          <w:sz w:val="27"/>
          <w:szCs w:val="27"/>
        </w:rPr>
        <w:lastRenderedPageBreak/>
        <w:t>on a class hierarchy but without touching them. This pattern uses double dispatch to add another level of indirection.</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117) When do you use Composite design pattern? </w:t>
      </w:r>
      <w:r>
        <w:rPr>
          <w:rFonts w:ascii="Arial" w:hAnsi="Arial" w:cs="Arial"/>
          <w:color w:val="333333"/>
          <w:sz w:val="27"/>
          <w:szCs w:val="27"/>
        </w:rPr>
        <w:t>(</w:t>
      </w:r>
      <w:hyperlink r:id="rId270"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Composite design pattern arranges objects into tree structures to represent part-whole hierarchies. It allows clients treat individual objects and container of objects uniformly. Use Composite pattern when you want to represent part-whole hierarchies of objects.</w:t>
      </w:r>
    </w:p>
    <w:p w14:paraId="41F5574E" w14:textId="77777777" w:rsidR="006C05F7" w:rsidRDefault="006C05F7" w:rsidP="006C05F7">
      <w:pPr>
        <w:shd w:val="clear" w:color="auto" w:fill="FFFFFF"/>
        <w:rPr>
          <w:rFonts w:ascii="Arial" w:hAnsi="Arial" w:cs="Arial"/>
          <w:color w:val="333333"/>
          <w:sz w:val="27"/>
          <w:szCs w:val="27"/>
        </w:rPr>
      </w:pPr>
    </w:p>
    <w:p w14:paraId="7C23294B"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br/>
      </w:r>
      <w:r>
        <w:rPr>
          <w:rFonts w:ascii="Arial" w:hAnsi="Arial" w:cs="Arial"/>
          <w:b/>
          <w:bCs/>
          <w:color w:val="333333"/>
          <w:sz w:val="27"/>
          <w:szCs w:val="27"/>
        </w:rPr>
        <w:t>118) The difference between Inheritance and Composition?</w:t>
      </w:r>
      <w:r>
        <w:rPr>
          <w:rFonts w:ascii="Arial" w:hAnsi="Arial" w:cs="Arial"/>
          <w:color w:val="333333"/>
          <w:sz w:val="27"/>
          <w:szCs w:val="27"/>
        </w:rPr>
        <w:t> (</w:t>
      </w:r>
      <w:hyperlink r:id="rId271"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Though both allows code reuse, Composition is more flexible than Inheritance because it allows you to switch to another implementation at run-time. Code written using Composition is also easier to test than code involving inheritance hierarchies.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119) Describe overloading and overriding in Java?</w:t>
      </w:r>
      <w:r>
        <w:rPr>
          <w:rFonts w:ascii="Arial" w:hAnsi="Arial" w:cs="Arial"/>
          <w:color w:val="333333"/>
          <w:sz w:val="27"/>
          <w:szCs w:val="27"/>
        </w:rPr>
        <w:t> (</w:t>
      </w:r>
      <w:hyperlink r:id="rId272"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120) The difference between nested public static class and a </w:t>
      </w:r>
      <w:proofErr w:type="gramStart"/>
      <w:r>
        <w:rPr>
          <w:rFonts w:ascii="Arial" w:hAnsi="Arial" w:cs="Arial"/>
          <w:b/>
          <w:bCs/>
          <w:color w:val="333333"/>
          <w:sz w:val="27"/>
          <w:szCs w:val="27"/>
        </w:rPr>
        <w:t>top level</w:t>
      </w:r>
      <w:proofErr w:type="gramEnd"/>
      <w:r>
        <w:rPr>
          <w:rFonts w:ascii="Arial" w:hAnsi="Arial" w:cs="Arial"/>
          <w:b/>
          <w:bCs/>
          <w:color w:val="333333"/>
          <w:sz w:val="27"/>
          <w:szCs w:val="27"/>
        </w:rPr>
        <w:t xml:space="preserve"> class in Java?</w:t>
      </w:r>
      <w:r>
        <w:rPr>
          <w:rFonts w:ascii="Arial" w:hAnsi="Arial" w:cs="Arial"/>
          <w:color w:val="333333"/>
          <w:sz w:val="27"/>
          <w:szCs w:val="27"/>
        </w:rPr>
        <w:t> (</w:t>
      </w:r>
      <w:hyperlink r:id="rId273"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You can have more than one nested public static class inside one class, but you can only have one top-level public class in a Java source file and its name must be same as the name of Java source file.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121) Difference between Composition, Aggregation and Association in OOP?</w:t>
      </w:r>
      <w:r>
        <w:rPr>
          <w:rFonts w:ascii="Arial" w:hAnsi="Arial" w:cs="Arial"/>
          <w:color w:val="333333"/>
          <w:sz w:val="27"/>
          <w:szCs w:val="27"/>
        </w:rPr>
        <w:t> (</w:t>
      </w:r>
      <w:hyperlink r:id="rId274"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If two objects are related to each other, they are said to be associated with each other. Composition and Aggregation are two forms of association in </w:t>
      </w:r>
      <w:r>
        <w:rPr>
          <w:rFonts w:ascii="Arial" w:hAnsi="Arial" w:cs="Arial"/>
          <w:color w:val="333333"/>
          <w:sz w:val="27"/>
          <w:szCs w:val="27"/>
        </w:rPr>
        <w:lastRenderedPageBreak/>
        <w:t>object-oriented programming. The composition is stronger association than Aggregation. </w:t>
      </w:r>
    </w:p>
    <w:p w14:paraId="6BF419E7" w14:textId="77777777" w:rsidR="006C05F7" w:rsidRDefault="006C05F7" w:rsidP="006C05F7">
      <w:pPr>
        <w:shd w:val="clear" w:color="auto" w:fill="FFFFFF"/>
        <w:rPr>
          <w:rFonts w:ascii="Arial" w:hAnsi="Arial" w:cs="Arial"/>
          <w:color w:val="333333"/>
          <w:sz w:val="27"/>
          <w:szCs w:val="27"/>
        </w:rPr>
      </w:pPr>
    </w:p>
    <w:p w14:paraId="0E92B645"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In Composition, one object is OWNER of another object while in Aggregation one object is just USER of another object. If an object A is composed of object </w:t>
      </w:r>
      <w:proofErr w:type="gramStart"/>
      <w:r>
        <w:rPr>
          <w:rFonts w:ascii="Arial" w:hAnsi="Arial" w:cs="Arial"/>
          <w:color w:val="333333"/>
          <w:sz w:val="27"/>
          <w:szCs w:val="27"/>
        </w:rPr>
        <w:t>B</w:t>
      </w:r>
      <w:proofErr w:type="gramEnd"/>
      <w:r>
        <w:rPr>
          <w:rFonts w:ascii="Arial" w:hAnsi="Arial" w:cs="Arial"/>
          <w:color w:val="333333"/>
          <w:sz w:val="27"/>
          <w:szCs w:val="27"/>
        </w:rPr>
        <w:t xml:space="preserve"> then B doesn't exist if A ceased to exists, but if object A is just an aggregation of object B then B can exists even if A ceased to exist.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122) Give me an example of design pattern which is based upon open closed principle?</w:t>
      </w:r>
      <w:r>
        <w:rPr>
          <w:rFonts w:ascii="Arial" w:hAnsi="Arial" w:cs="Arial"/>
          <w:color w:val="333333"/>
          <w:sz w:val="27"/>
          <w:szCs w:val="27"/>
        </w:rPr>
        <w:t> (</w:t>
      </w:r>
      <w:hyperlink r:id="rId275"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This is one of the practical questions I ask experienced Java programmer. I expect them to know about OOP design principles as well as patterns. Open closed design principle asserts that your code should be open for extension but closed for modification. </w:t>
      </w:r>
    </w:p>
    <w:p w14:paraId="2D673894" w14:textId="77777777" w:rsidR="006C05F7" w:rsidRDefault="006C05F7" w:rsidP="006C05F7">
      <w:pPr>
        <w:shd w:val="clear" w:color="auto" w:fill="FFFFFF"/>
        <w:rPr>
          <w:rFonts w:ascii="Arial" w:hAnsi="Arial" w:cs="Arial"/>
          <w:color w:val="333333"/>
          <w:sz w:val="27"/>
          <w:szCs w:val="27"/>
        </w:rPr>
      </w:pPr>
    </w:p>
    <w:p w14:paraId="6BF2527D"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Which means if you want to add new functionality, you can add it easily using the new code but without touching already tried and tested code.  There are several design patterns which are based upon open closed design principle e.g. </w:t>
      </w:r>
      <w:hyperlink r:id="rId276" w:history="1">
        <w:r>
          <w:rPr>
            <w:rStyle w:val="Hyperlink"/>
            <w:rFonts w:ascii="Arial" w:hAnsi="Arial" w:cs="Arial"/>
            <w:color w:val="0066CC"/>
            <w:sz w:val="27"/>
            <w:szCs w:val="27"/>
          </w:rPr>
          <w:t>Strategy pattern</w:t>
        </w:r>
      </w:hyperlink>
      <w:r>
        <w:rPr>
          <w:rFonts w:ascii="Arial" w:hAnsi="Arial" w:cs="Arial"/>
          <w:color w:val="333333"/>
          <w:sz w:val="27"/>
          <w:szCs w:val="27"/>
        </w:rPr>
        <w:t> if you need a new strategy, just implement the interface and configure, no need to modify core logic. </w:t>
      </w:r>
    </w:p>
    <w:p w14:paraId="4A53859D" w14:textId="77777777" w:rsidR="006C05F7" w:rsidRDefault="006C05F7" w:rsidP="006C05F7">
      <w:pPr>
        <w:shd w:val="clear" w:color="auto" w:fill="FFFFFF"/>
        <w:rPr>
          <w:rFonts w:ascii="Arial" w:hAnsi="Arial" w:cs="Arial"/>
          <w:color w:val="333333"/>
          <w:sz w:val="27"/>
          <w:szCs w:val="27"/>
        </w:rPr>
      </w:pPr>
    </w:p>
    <w:p w14:paraId="0139A9C9"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One working example is </w:t>
      </w:r>
      <w:proofErr w:type="spellStart"/>
      <w:r>
        <w:rPr>
          <w:rFonts w:ascii="Courier New" w:hAnsi="Courier New" w:cs="Courier New"/>
          <w:color w:val="333333"/>
          <w:sz w:val="27"/>
          <w:szCs w:val="27"/>
        </w:rPr>
        <w:t>Collections.sort</w:t>
      </w:r>
      <w:proofErr w:type="spellEnd"/>
      <w:r>
        <w:rPr>
          <w:rFonts w:ascii="Courier New" w:hAnsi="Courier New" w:cs="Courier New"/>
          <w:color w:val="333333"/>
          <w:sz w:val="27"/>
          <w:szCs w:val="27"/>
        </w:rPr>
        <w:t>() </w:t>
      </w:r>
      <w:r>
        <w:rPr>
          <w:rFonts w:ascii="Arial" w:hAnsi="Arial" w:cs="Arial"/>
          <w:color w:val="333333"/>
          <w:sz w:val="27"/>
          <w:szCs w:val="27"/>
        </w:rPr>
        <w:t>method which is based on Strategy pattern and follows the open-closed principle, you don't modify </w:t>
      </w:r>
      <w:proofErr w:type="gramStart"/>
      <w:r>
        <w:rPr>
          <w:rFonts w:ascii="Courier New" w:hAnsi="Courier New" w:cs="Courier New"/>
          <w:color w:val="333333"/>
          <w:sz w:val="27"/>
          <w:szCs w:val="27"/>
        </w:rPr>
        <w:t>sort(</w:t>
      </w:r>
      <w:proofErr w:type="gramEnd"/>
      <w:r>
        <w:rPr>
          <w:rFonts w:ascii="Courier New" w:hAnsi="Courier New" w:cs="Courier New"/>
          <w:color w:val="333333"/>
          <w:sz w:val="27"/>
          <w:szCs w:val="27"/>
        </w:rPr>
        <w:t>)</w:t>
      </w:r>
      <w:r>
        <w:rPr>
          <w:rFonts w:ascii="Arial" w:hAnsi="Arial" w:cs="Arial"/>
          <w:color w:val="333333"/>
          <w:sz w:val="27"/>
          <w:szCs w:val="27"/>
        </w:rPr>
        <w:t> method to sort a new object, what you do is just implement Comparator in your own way.</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123) Difference between Abstract factory and Prototype design pattern?</w:t>
      </w:r>
      <w:r>
        <w:rPr>
          <w:rFonts w:ascii="Arial" w:hAnsi="Arial" w:cs="Arial"/>
          <w:color w:val="333333"/>
          <w:sz w:val="27"/>
          <w:szCs w:val="27"/>
        </w:rPr>
        <w:t> (answer)</w:t>
      </w:r>
      <w:r>
        <w:rPr>
          <w:rFonts w:ascii="Arial" w:hAnsi="Arial" w:cs="Arial"/>
          <w:color w:val="333333"/>
          <w:sz w:val="27"/>
          <w:szCs w:val="27"/>
        </w:rPr>
        <w:br/>
        <w:t xml:space="preserve">This is the practice question for you, </w:t>
      </w:r>
      <w:proofErr w:type="gramStart"/>
      <w:r>
        <w:rPr>
          <w:rFonts w:ascii="Arial" w:hAnsi="Arial" w:cs="Arial"/>
          <w:color w:val="333333"/>
          <w:sz w:val="27"/>
          <w:szCs w:val="27"/>
        </w:rPr>
        <w:t>If</w:t>
      </w:r>
      <w:proofErr w:type="gramEnd"/>
      <w:r>
        <w:rPr>
          <w:rFonts w:ascii="Arial" w:hAnsi="Arial" w:cs="Arial"/>
          <w:color w:val="333333"/>
          <w:sz w:val="27"/>
          <w:szCs w:val="27"/>
        </w:rPr>
        <w:t xml:space="preserve"> you are feeling bored just reading and itching to write something, why not write the answer to this question. I would love to see an example the, which should answer where you should use the Abstract factory pattern and where is the Prototype pattern is more suitable.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lastRenderedPageBreak/>
        <w:br/>
      </w:r>
      <w:r>
        <w:rPr>
          <w:rFonts w:ascii="Arial" w:hAnsi="Arial" w:cs="Arial"/>
          <w:b/>
          <w:bCs/>
          <w:color w:val="333333"/>
          <w:sz w:val="27"/>
          <w:szCs w:val="27"/>
        </w:rPr>
        <w:t>124) When do you use Flyweight pattern?</w:t>
      </w:r>
      <w:r>
        <w:rPr>
          <w:rFonts w:ascii="Arial" w:hAnsi="Arial" w:cs="Arial"/>
          <w:color w:val="333333"/>
          <w:sz w:val="27"/>
          <w:szCs w:val="27"/>
        </w:rPr>
        <w:t> (answer)</w:t>
      </w:r>
      <w:r>
        <w:rPr>
          <w:rFonts w:ascii="Arial" w:hAnsi="Arial" w:cs="Arial"/>
          <w:color w:val="333333"/>
          <w:sz w:val="27"/>
          <w:szCs w:val="27"/>
        </w:rPr>
        <w:br/>
        <w:t>This is another popular question from the design pattern. Many Java developers with 4 to 6 years of experience know the definition but failed to give any concrete example. Since many of you might not have used this pattern, it's better to look examples from JDK. You are more likely have used them before and they are easy to remember as well. </w:t>
      </w:r>
    </w:p>
    <w:p w14:paraId="1C333E04" w14:textId="77777777" w:rsidR="006C05F7" w:rsidRDefault="006C05F7" w:rsidP="006C05F7">
      <w:pPr>
        <w:shd w:val="clear" w:color="auto" w:fill="FFFFFF"/>
        <w:rPr>
          <w:rFonts w:ascii="Arial" w:hAnsi="Arial" w:cs="Arial"/>
          <w:color w:val="333333"/>
          <w:sz w:val="27"/>
          <w:szCs w:val="27"/>
        </w:rPr>
      </w:pPr>
    </w:p>
    <w:p w14:paraId="74DEE98E"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Now let's see the answer.</w:t>
      </w:r>
    </w:p>
    <w:p w14:paraId="26B2EA94"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br/>
        <w:t xml:space="preserve">Flyweight pattern allows you to share object to support large numbers without </w:t>
      </w:r>
      <w:proofErr w:type="gramStart"/>
      <w:r>
        <w:rPr>
          <w:rFonts w:ascii="Arial" w:hAnsi="Arial" w:cs="Arial"/>
          <w:color w:val="333333"/>
          <w:sz w:val="27"/>
          <w:szCs w:val="27"/>
        </w:rPr>
        <w:t>actually creating</w:t>
      </w:r>
      <w:proofErr w:type="gramEnd"/>
      <w:r>
        <w:rPr>
          <w:rFonts w:ascii="Arial" w:hAnsi="Arial" w:cs="Arial"/>
          <w:color w:val="333333"/>
          <w:sz w:val="27"/>
          <w:szCs w:val="27"/>
        </w:rPr>
        <w:t xml:space="preserve"> too many objects. </w:t>
      </w:r>
      <w:proofErr w:type="gramStart"/>
      <w:r>
        <w:rPr>
          <w:rFonts w:ascii="Arial" w:hAnsi="Arial" w:cs="Arial"/>
          <w:color w:val="333333"/>
          <w:sz w:val="27"/>
          <w:szCs w:val="27"/>
        </w:rPr>
        <w:t>In order to</w:t>
      </w:r>
      <w:proofErr w:type="gramEnd"/>
      <w:r>
        <w:rPr>
          <w:rFonts w:ascii="Arial" w:hAnsi="Arial" w:cs="Arial"/>
          <w:color w:val="333333"/>
          <w:sz w:val="27"/>
          <w:szCs w:val="27"/>
        </w:rPr>
        <w:t> use Flyweight pattern, you need to make your object Immutable so that they can be safely shared. String pool and pool of Integer and Long object in JDK are good examples of Flyweight pattern.</w:t>
      </w:r>
    </w:p>
    <w:p w14:paraId="38DE06E8" w14:textId="77777777" w:rsidR="006C05F7" w:rsidRDefault="006C05F7" w:rsidP="006C05F7">
      <w:pPr>
        <w:shd w:val="clear" w:color="auto" w:fill="FFFFFF"/>
        <w:spacing w:after="270"/>
        <w:rPr>
          <w:rFonts w:ascii="Arial" w:hAnsi="Arial" w:cs="Arial"/>
          <w:color w:val="333333"/>
          <w:sz w:val="27"/>
          <w:szCs w:val="27"/>
        </w:rPr>
      </w:pPr>
      <w:r>
        <w:rPr>
          <w:rFonts w:ascii="Arial" w:hAnsi="Arial" w:cs="Arial"/>
          <w:color w:val="333333"/>
          <w:sz w:val="27"/>
          <w:szCs w:val="27"/>
        </w:rPr>
        <w:br/>
      </w:r>
    </w:p>
    <w:p w14:paraId="38BBD5A3" w14:textId="77777777" w:rsidR="006C05F7" w:rsidRDefault="006C05F7" w:rsidP="006C05F7">
      <w:pPr>
        <w:pStyle w:val="Heading3"/>
        <w:shd w:val="clear" w:color="auto" w:fill="FFFFFF"/>
        <w:spacing w:before="0" w:beforeAutospacing="0" w:after="0" w:afterAutospacing="0"/>
        <w:rPr>
          <w:rFonts w:ascii="Trebuchet MS" w:hAnsi="Trebuchet MS" w:cs="Arial"/>
          <w:color w:val="333333"/>
          <w:sz w:val="31"/>
          <w:szCs w:val="31"/>
        </w:rPr>
      </w:pPr>
      <w:r>
        <w:rPr>
          <w:rFonts w:ascii="Trebuchet MS" w:hAnsi="Trebuchet MS" w:cs="Arial"/>
          <w:color w:val="333333"/>
          <w:sz w:val="31"/>
          <w:szCs w:val="31"/>
          <w:u w:val="single"/>
        </w:rPr>
        <w:t>Miscellaneous Java Interview Questions</w:t>
      </w:r>
    </w:p>
    <w:p w14:paraId="18FFA283"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It contains XML Processing in Java Interview question, JDBC Interview question, Regular expressions Interview questions, Java Error and Exception Interview Questions, Serialization,</w:t>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 xml:space="preserve">125) The difference between nested static class and </w:t>
      </w:r>
      <w:proofErr w:type="gramStart"/>
      <w:r>
        <w:rPr>
          <w:rFonts w:ascii="Arial" w:hAnsi="Arial" w:cs="Arial"/>
          <w:b/>
          <w:bCs/>
          <w:color w:val="333333"/>
          <w:sz w:val="27"/>
          <w:szCs w:val="27"/>
        </w:rPr>
        <w:t>top level</w:t>
      </w:r>
      <w:proofErr w:type="gramEnd"/>
      <w:r>
        <w:rPr>
          <w:rFonts w:ascii="Arial" w:hAnsi="Arial" w:cs="Arial"/>
          <w:b/>
          <w:bCs/>
          <w:color w:val="333333"/>
          <w:sz w:val="27"/>
          <w:szCs w:val="27"/>
        </w:rPr>
        <w:t xml:space="preserve"> class? </w:t>
      </w:r>
      <w:r>
        <w:rPr>
          <w:rFonts w:ascii="Arial" w:hAnsi="Arial" w:cs="Arial"/>
          <w:color w:val="333333"/>
          <w:sz w:val="27"/>
          <w:szCs w:val="27"/>
        </w:rPr>
        <w:t>(</w:t>
      </w:r>
      <w:hyperlink r:id="rId277"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One of the fundamental questions from Java basics. I ask this question only to junior Java developers of 1 to 2 years of experience as it's too easy for an </w:t>
      </w:r>
      <w:proofErr w:type="gramStart"/>
      <w:r>
        <w:rPr>
          <w:rFonts w:ascii="Arial" w:hAnsi="Arial" w:cs="Arial"/>
          <w:color w:val="333333"/>
          <w:sz w:val="27"/>
          <w:szCs w:val="27"/>
        </w:rPr>
        <w:t>experience Java programmers</w:t>
      </w:r>
      <w:proofErr w:type="gramEnd"/>
      <w:r>
        <w:rPr>
          <w:rFonts w:ascii="Arial" w:hAnsi="Arial" w:cs="Arial"/>
          <w:color w:val="333333"/>
          <w:sz w:val="27"/>
          <w:szCs w:val="27"/>
        </w:rPr>
        <w:t xml:space="preserve">. The answer is simple, a public </w:t>
      </w:r>
      <w:proofErr w:type="gramStart"/>
      <w:r>
        <w:rPr>
          <w:rFonts w:ascii="Arial" w:hAnsi="Arial" w:cs="Arial"/>
          <w:color w:val="333333"/>
          <w:sz w:val="27"/>
          <w:szCs w:val="27"/>
        </w:rPr>
        <w:t>top level</w:t>
      </w:r>
      <w:proofErr w:type="gramEnd"/>
      <w:r>
        <w:rPr>
          <w:rFonts w:ascii="Arial" w:hAnsi="Arial" w:cs="Arial"/>
          <w:color w:val="333333"/>
          <w:sz w:val="27"/>
          <w:szCs w:val="27"/>
        </w:rPr>
        <w:t xml:space="preserve"> class must have the same name as the name of the source file, there is no such requirement for nested static class. </w:t>
      </w:r>
    </w:p>
    <w:p w14:paraId="220A3C54" w14:textId="77777777" w:rsidR="006C05F7" w:rsidRDefault="006C05F7" w:rsidP="006C05F7">
      <w:pPr>
        <w:shd w:val="clear" w:color="auto" w:fill="FFFFFF"/>
        <w:rPr>
          <w:rFonts w:ascii="Arial" w:hAnsi="Arial" w:cs="Arial"/>
          <w:color w:val="333333"/>
          <w:sz w:val="27"/>
          <w:szCs w:val="27"/>
        </w:rPr>
      </w:pPr>
    </w:p>
    <w:p w14:paraId="7DB939F4"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A nested class is always inside a </w:t>
      </w:r>
      <w:proofErr w:type="gramStart"/>
      <w:r>
        <w:rPr>
          <w:rFonts w:ascii="Arial" w:hAnsi="Arial" w:cs="Arial"/>
          <w:color w:val="333333"/>
          <w:sz w:val="27"/>
          <w:szCs w:val="27"/>
        </w:rPr>
        <w:t>top level</w:t>
      </w:r>
      <w:proofErr w:type="gramEnd"/>
      <w:r>
        <w:rPr>
          <w:rFonts w:ascii="Arial" w:hAnsi="Arial" w:cs="Arial"/>
          <w:color w:val="333333"/>
          <w:sz w:val="27"/>
          <w:szCs w:val="27"/>
        </w:rPr>
        <w:t xml:space="preserve"> class and you need to use the name of the top-level class to refer nested static class e.g. </w:t>
      </w:r>
      <w:proofErr w:type="spellStart"/>
      <w:r>
        <w:rPr>
          <w:rFonts w:ascii="Arial" w:hAnsi="Arial" w:cs="Arial"/>
          <w:color w:val="333333"/>
          <w:sz w:val="27"/>
          <w:szCs w:val="27"/>
        </w:rPr>
        <w:t>HashMap.Entry</w:t>
      </w:r>
      <w:proofErr w:type="spellEnd"/>
      <w:r>
        <w:rPr>
          <w:rFonts w:ascii="Arial" w:hAnsi="Arial" w:cs="Arial"/>
          <w:color w:val="333333"/>
          <w:sz w:val="27"/>
          <w:szCs w:val="27"/>
        </w:rPr>
        <w:t xml:space="preserve"> is a nested static class, where HashMap is a top level class and </w:t>
      </w:r>
      <w:r>
        <w:rPr>
          <w:rFonts w:ascii="Courier New" w:hAnsi="Courier New" w:cs="Courier New"/>
          <w:color w:val="333333"/>
          <w:sz w:val="27"/>
          <w:szCs w:val="27"/>
        </w:rPr>
        <w:t>Entry </w:t>
      </w:r>
      <w:r>
        <w:rPr>
          <w:rFonts w:ascii="Arial" w:hAnsi="Arial" w:cs="Arial"/>
          <w:color w:val="333333"/>
          <w:sz w:val="27"/>
          <w:szCs w:val="27"/>
        </w:rPr>
        <w:t>is nested static class.</w:t>
      </w:r>
      <w:r>
        <w:rPr>
          <w:rFonts w:ascii="Arial" w:hAnsi="Arial" w:cs="Arial"/>
          <w:color w:val="333333"/>
          <w:sz w:val="27"/>
          <w:szCs w:val="27"/>
        </w:rPr>
        <w:br/>
      </w:r>
      <w:r>
        <w:rPr>
          <w:rFonts w:ascii="Arial" w:hAnsi="Arial" w:cs="Arial"/>
          <w:color w:val="333333"/>
          <w:sz w:val="27"/>
          <w:szCs w:val="27"/>
        </w:rPr>
        <w:lastRenderedPageBreak/>
        <w:br/>
      </w:r>
      <w:r>
        <w:rPr>
          <w:rFonts w:ascii="Arial" w:hAnsi="Arial" w:cs="Arial"/>
          <w:color w:val="333333"/>
          <w:sz w:val="27"/>
          <w:szCs w:val="27"/>
        </w:rPr>
        <w:br/>
      </w:r>
      <w:r>
        <w:rPr>
          <w:rFonts w:ascii="Arial" w:hAnsi="Arial" w:cs="Arial"/>
          <w:b/>
          <w:bCs/>
          <w:color w:val="333333"/>
          <w:sz w:val="27"/>
          <w:szCs w:val="27"/>
        </w:rPr>
        <w:t>126) Can you write a regular expression to check if String is a number? </w:t>
      </w:r>
      <w:r>
        <w:rPr>
          <w:rFonts w:ascii="Arial" w:hAnsi="Arial" w:cs="Arial"/>
          <w:color w:val="333333"/>
          <w:sz w:val="27"/>
          <w:szCs w:val="27"/>
        </w:rPr>
        <w:t>(</w:t>
      </w:r>
      <w:hyperlink r:id="rId278" w:tgtFrame="_blank" w:history="1">
        <w:r>
          <w:rPr>
            <w:rStyle w:val="Hyperlink"/>
            <w:rFonts w:ascii="Arial" w:hAnsi="Arial" w:cs="Arial"/>
            <w:color w:val="0066CC"/>
            <w:sz w:val="27"/>
            <w:szCs w:val="27"/>
          </w:rPr>
          <w:t>solution</w:t>
        </w:r>
      </w:hyperlink>
      <w:r>
        <w:rPr>
          <w:rFonts w:ascii="Arial" w:hAnsi="Arial" w:cs="Arial"/>
          <w:color w:val="333333"/>
          <w:sz w:val="27"/>
          <w:szCs w:val="27"/>
        </w:rPr>
        <w:t>)</w:t>
      </w:r>
      <w:r>
        <w:rPr>
          <w:rFonts w:ascii="Arial" w:hAnsi="Arial" w:cs="Arial"/>
          <w:color w:val="333333"/>
          <w:sz w:val="27"/>
          <w:szCs w:val="27"/>
        </w:rPr>
        <w:br/>
        <w:t>If you are taking Java interviews then you should ask at least one question on the regular expression. This clearly </w:t>
      </w:r>
      <w:hyperlink r:id="rId279" w:history="1">
        <w:r>
          <w:rPr>
            <w:rStyle w:val="Hyperlink"/>
            <w:rFonts w:ascii="Arial" w:hAnsi="Arial" w:cs="Arial"/>
            <w:color w:val="0066CC"/>
            <w:sz w:val="27"/>
            <w:szCs w:val="27"/>
          </w:rPr>
          <w:t>differentiates an average programmer with a good programmer</w:t>
        </w:r>
      </w:hyperlink>
      <w:r>
        <w:rPr>
          <w:rFonts w:ascii="Arial" w:hAnsi="Arial" w:cs="Arial"/>
          <w:color w:val="333333"/>
          <w:sz w:val="27"/>
          <w:szCs w:val="27"/>
        </w:rPr>
        <w:t>. Since one of the traits of a good developer is to know tools, regex is the best tool for searching something in the log file, preparing reports etc. </w:t>
      </w:r>
    </w:p>
    <w:p w14:paraId="45F144DE" w14:textId="77777777" w:rsidR="006C05F7" w:rsidRDefault="006C05F7" w:rsidP="006C05F7">
      <w:pPr>
        <w:shd w:val="clear" w:color="auto" w:fill="FFFFFF"/>
        <w:rPr>
          <w:rFonts w:ascii="Arial" w:hAnsi="Arial" w:cs="Arial"/>
          <w:color w:val="333333"/>
          <w:sz w:val="27"/>
          <w:szCs w:val="27"/>
        </w:rPr>
      </w:pPr>
    </w:p>
    <w:p w14:paraId="53EBE2F9"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Anyway, answer to this question is, a numeric String can only contain digits i.e. 0 to 9 and + and - sign that too at start of the String, by using this information you can write following regular expression to check if given String is number or not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127) The difference between checked and unchecked Exception in Java? </w:t>
      </w:r>
      <w:r>
        <w:rPr>
          <w:rFonts w:ascii="Arial" w:hAnsi="Arial" w:cs="Arial"/>
          <w:color w:val="333333"/>
          <w:sz w:val="27"/>
          <w:szCs w:val="27"/>
        </w:rPr>
        <w:t>(</w:t>
      </w:r>
      <w:hyperlink r:id="rId280"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checked exception is checked by the compiler at compile time. It's mandatory for a method to either handle the checked exception or declare them in their throws clause. These are the ones which are a sub class of Exception but doesn't descend from </w:t>
      </w:r>
      <w:proofErr w:type="spellStart"/>
      <w:r>
        <w:rPr>
          <w:rFonts w:ascii="Arial" w:hAnsi="Arial" w:cs="Arial"/>
          <w:color w:val="333333"/>
          <w:sz w:val="27"/>
          <w:szCs w:val="27"/>
        </w:rPr>
        <w:t>RuntimeException</w:t>
      </w:r>
      <w:proofErr w:type="spellEnd"/>
      <w:r>
        <w:rPr>
          <w:rFonts w:ascii="Arial" w:hAnsi="Arial" w:cs="Arial"/>
          <w:color w:val="333333"/>
          <w:sz w:val="27"/>
          <w:szCs w:val="27"/>
        </w:rPr>
        <w:t>. </w:t>
      </w:r>
    </w:p>
    <w:p w14:paraId="1B6F3AA2" w14:textId="77777777" w:rsidR="006C05F7" w:rsidRDefault="006C05F7" w:rsidP="006C05F7">
      <w:pPr>
        <w:shd w:val="clear" w:color="auto" w:fill="FFFFFF"/>
        <w:rPr>
          <w:rFonts w:ascii="Arial" w:hAnsi="Arial" w:cs="Arial"/>
          <w:color w:val="333333"/>
          <w:sz w:val="27"/>
          <w:szCs w:val="27"/>
        </w:rPr>
      </w:pPr>
    </w:p>
    <w:p w14:paraId="152919F8"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The unchecked exception is the descendant of </w:t>
      </w:r>
      <w:proofErr w:type="spellStart"/>
      <w:r>
        <w:rPr>
          <w:rFonts w:ascii="Arial" w:hAnsi="Arial" w:cs="Arial"/>
          <w:color w:val="333333"/>
          <w:sz w:val="27"/>
          <w:szCs w:val="27"/>
        </w:rPr>
        <w:t>RuntimeException</w:t>
      </w:r>
      <w:proofErr w:type="spellEnd"/>
      <w:r>
        <w:rPr>
          <w:rFonts w:ascii="Arial" w:hAnsi="Arial" w:cs="Arial"/>
          <w:color w:val="333333"/>
          <w:sz w:val="27"/>
          <w:szCs w:val="27"/>
        </w:rPr>
        <w:t xml:space="preserve"> and not checked by the compiler at compile time. This question is now becoming less </w:t>
      </w:r>
      <w:proofErr w:type="gramStart"/>
      <w:r>
        <w:rPr>
          <w:rFonts w:ascii="Arial" w:hAnsi="Arial" w:cs="Arial"/>
          <w:color w:val="333333"/>
          <w:sz w:val="27"/>
          <w:szCs w:val="27"/>
        </w:rPr>
        <w:t>popular</w:t>
      </w:r>
      <w:proofErr w:type="gramEnd"/>
      <w:r>
        <w:rPr>
          <w:rFonts w:ascii="Arial" w:hAnsi="Arial" w:cs="Arial"/>
          <w:color w:val="333333"/>
          <w:sz w:val="27"/>
          <w:szCs w:val="27"/>
        </w:rPr>
        <w:t xml:space="preserve"> and you would only find this with interviews with small companies, both investment banks and startups are moved on from this question.</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128) The difference between throw and throws in Java?</w:t>
      </w:r>
      <w:r>
        <w:rPr>
          <w:rFonts w:ascii="Arial" w:hAnsi="Arial" w:cs="Arial"/>
          <w:color w:val="333333"/>
          <w:sz w:val="27"/>
          <w:szCs w:val="27"/>
        </w:rPr>
        <w:t> (</w:t>
      </w:r>
      <w:hyperlink r:id="rId281"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the throw is used to actually throw an instance of </w:t>
      </w:r>
      <w:proofErr w:type="spellStart"/>
      <w:r>
        <w:rPr>
          <w:rFonts w:ascii="Courier New" w:hAnsi="Courier New" w:cs="Courier New"/>
          <w:color w:val="333333"/>
          <w:sz w:val="27"/>
          <w:szCs w:val="27"/>
        </w:rPr>
        <w:t>java.lang.Throwable</w:t>
      </w:r>
      <w:proofErr w:type="spellEnd"/>
      <w:r>
        <w:rPr>
          <w:rFonts w:ascii="Arial" w:hAnsi="Arial" w:cs="Arial"/>
          <w:color w:val="333333"/>
          <w:sz w:val="27"/>
          <w:szCs w:val="27"/>
        </w:rPr>
        <w:t> class, which means you can throw both Error and Exception using throw keyword e.g.</w:t>
      </w:r>
      <w:r>
        <w:rPr>
          <w:rFonts w:ascii="Arial" w:hAnsi="Arial" w:cs="Arial"/>
          <w:color w:val="333333"/>
          <w:sz w:val="27"/>
          <w:szCs w:val="27"/>
        </w:rPr>
        <w:br/>
      </w:r>
      <w:r>
        <w:rPr>
          <w:rFonts w:ascii="Arial" w:hAnsi="Arial" w:cs="Arial"/>
          <w:color w:val="333333"/>
          <w:sz w:val="27"/>
          <w:szCs w:val="27"/>
        </w:rPr>
        <w:br/>
      </w:r>
    </w:p>
    <w:p w14:paraId="64D5ECA6" w14:textId="77777777" w:rsidR="006C05F7" w:rsidRDefault="006C05F7" w:rsidP="006C05F7">
      <w:pPr>
        <w:pStyle w:val="HTMLPreformatted"/>
        <w:shd w:val="clear" w:color="auto" w:fill="0C1021"/>
        <w:spacing w:line="360" w:lineRule="atLeast"/>
        <w:rPr>
          <w:rFonts w:ascii="Consolas" w:hAnsi="Consolas"/>
          <w:color w:val="F8F8F8"/>
          <w:sz w:val="25"/>
          <w:szCs w:val="25"/>
        </w:rPr>
      </w:pPr>
      <w:r>
        <w:rPr>
          <w:rFonts w:ascii="Consolas" w:hAnsi="Consolas"/>
          <w:color w:val="8DA6CE"/>
          <w:sz w:val="25"/>
          <w:szCs w:val="25"/>
        </w:rPr>
        <w:t>throw</w:t>
      </w:r>
      <w:r>
        <w:rPr>
          <w:rFonts w:ascii="Consolas" w:hAnsi="Consolas"/>
          <w:color w:val="F8F8F8"/>
          <w:sz w:val="25"/>
          <w:szCs w:val="25"/>
        </w:rPr>
        <w:t xml:space="preserve"> </w:t>
      </w:r>
      <w:r>
        <w:rPr>
          <w:rFonts w:ascii="Consolas" w:hAnsi="Consolas"/>
          <w:color w:val="FBDE2D"/>
          <w:sz w:val="25"/>
          <w:szCs w:val="25"/>
        </w:rPr>
        <w:t>new</w:t>
      </w:r>
      <w:r>
        <w:rPr>
          <w:rFonts w:ascii="Consolas" w:hAnsi="Consolas"/>
          <w:color w:val="F8F8F8"/>
          <w:sz w:val="25"/>
          <w:szCs w:val="25"/>
        </w:rPr>
        <w:t xml:space="preserve"> </w:t>
      </w:r>
      <w:proofErr w:type="spellStart"/>
      <w:proofErr w:type="gramStart"/>
      <w:r>
        <w:rPr>
          <w:rFonts w:ascii="Consolas" w:hAnsi="Consolas"/>
          <w:color w:val="F8F8F8"/>
          <w:sz w:val="25"/>
          <w:szCs w:val="25"/>
        </w:rPr>
        <w:t>IllegalArgumentException</w:t>
      </w:r>
      <w:proofErr w:type="spellEnd"/>
      <w:r>
        <w:rPr>
          <w:rFonts w:ascii="Consolas" w:hAnsi="Consolas"/>
          <w:color w:val="F8F8F8"/>
          <w:sz w:val="25"/>
          <w:szCs w:val="25"/>
        </w:rPr>
        <w:t>(</w:t>
      </w:r>
      <w:proofErr w:type="gramEnd"/>
      <w:r>
        <w:rPr>
          <w:rFonts w:ascii="Consolas" w:hAnsi="Consolas"/>
          <w:color w:val="61CE3C"/>
          <w:sz w:val="25"/>
          <w:szCs w:val="25"/>
        </w:rPr>
        <w:t>"size must be multiple of 2"</w:t>
      </w:r>
      <w:r>
        <w:rPr>
          <w:rFonts w:ascii="Consolas" w:hAnsi="Consolas"/>
          <w:color w:val="F8F8F8"/>
          <w:sz w:val="25"/>
          <w:szCs w:val="25"/>
        </w:rPr>
        <w:t>)</w:t>
      </w:r>
    </w:p>
    <w:p w14:paraId="7DE486ED"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lastRenderedPageBreak/>
        <w:br/>
        <w:t xml:space="preserve">On the other hand, throws </w:t>
      </w:r>
      <w:proofErr w:type="gramStart"/>
      <w:r>
        <w:rPr>
          <w:rFonts w:ascii="Arial" w:hAnsi="Arial" w:cs="Arial"/>
          <w:color w:val="333333"/>
          <w:sz w:val="27"/>
          <w:szCs w:val="27"/>
        </w:rPr>
        <w:t>is</w:t>
      </w:r>
      <w:proofErr w:type="gramEnd"/>
      <w:r>
        <w:rPr>
          <w:rFonts w:ascii="Arial" w:hAnsi="Arial" w:cs="Arial"/>
          <w:color w:val="333333"/>
          <w:sz w:val="27"/>
          <w:szCs w:val="27"/>
        </w:rPr>
        <w:t xml:space="preserve"> used as part of method declaration and signals which kind of exceptions are thrown by this method so that its caller can handle them. It's mandatory to declare any unhandled checked exception in </w:t>
      </w:r>
      <w:r>
        <w:rPr>
          <w:rFonts w:ascii="Courier New" w:hAnsi="Courier New" w:cs="Courier New"/>
          <w:b/>
          <w:bCs/>
          <w:color w:val="333333"/>
          <w:sz w:val="27"/>
          <w:szCs w:val="27"/>
        </w:rPr>
        <w:t>throws</w:t>
      </w:r>
      <w:r>
        <w:rPr>
          <w:rFonts w:ascii="Arial" w:hAnsi="Arial" w:cs="Arial"/>
          <w:color w:val="333333"/>
          <w:sz w:val="27"/>
          <w:szCs w:val="27"/>
        </w:rPr>
        <w:t> clause in Java. Like the previous question, this is another frequently asked Java interview question from errors and exception topic but too easy to answer.</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129) The difference between Serializable and Externalizable in Java?</w:t>
      </w:r>
      <w:r>
        <w:rPr>
          <w:rFonts w:ascii="Arial" w:hAnsi="Arial" w:cs="Arial"/>
          <w:color w:val="333333"/>
          <w:sz w:val="27"/>
          <w:szCs w:val="27"/>
        </w:rPr>
        <w:t> (</w:t>
      </w:r>
      <w:hyperlink r:id="rId282"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This is one of the frequently asked questions from Java Serialization. The interviewer has been asking this question since the day Serialization was introduced in Java, but yet only a few good </w:t>
      </w:r>
      <w:proofErr w:type="gramStart"/>
      <w:r>
        <w:rPr>
          <w:rFonts w:ascii="Arial" w:hAnsi="Arial" w:cs="Arial"/>
          <w:color w:val="333333"/>
          <w:sz w:val="27"/>
          <w:szCs w:val="27"/>
        </w:rPr>
        <w:t>candidate</w:t>
      </w:r>
      <w:proofErr w:type="gramEnd"/>
      <w:r>
        <w:rPr>
          <w:rFonts w:ascii="Arial" w:hAnsi="Arial" w:cs="Arial"/>
          <w:color w:val="333333"/>
          <w:sz w:val="27"/>
          <w:szCs w:val="27"/>
        </w:rPr>
        <w:t xml:space="preserve"> can answer this question with some confidence and practical knowledge. </w:t>
      </w:r>
    </w:p>
    <w:p w14:paraId="43191E25" w14:textId="77777777" w:rsidR="006C05F7" w:rsidRDefault="006C05F7" w:rsidP="006C05F7">
      <w:pPr>
        <w:shd w:val="clear" w:color="auto" w:fill="FFFFFF"/>
        <w:rPr>
          <w:rFonts w:ascii="Arial" w:hAnsi="Arial" w:cs="Arial"/>
          <w:color w:val="333333"/>
          <w:sz w:val="27"/>
          <w:szCs w:val="27"/>
        </w:rPr>
      </w:pPr>
    </w:p>
    <w:p w14:paraId="35A64895"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Serializable interface is used to make Java classes serializable so that they can be transferred over </w:t>
      </w:r>
      <w:proofErr w:type="gramStart"/>
      <w:r>
        <w:rPr>
          <w:rFonts w:ascii="Arial" w:hAnsi="Arial" w:cs="Arial"/>
          <w:color w:val="333333"/>
          <w:sz w:val="27"/>
          <w:szCs w:val="27"/>
        </w:rPr>
        <w:t>network</w:t>
      </w:r>
      <w:proofErr w:type="gramEnd"/>
      <w:r>
        <w:rPr>
          <w:rFonts w:ascii="Arial" w:hAnsi="Arial" w:cs="Arial"/>
          <w:color w:val="333333"/>
          <w:sz w:val="27"/>
          <w:szCs w:val="27"/>
        </w:rPr>
        <w:t xml:space="preserve"> or their state can be saved on disk, but it leverages default serialization built-in JVM, which is expensive, fragile and not secure. </w:t>
      </w:r>
    </w:p>
    <w:p w14:paraId="473B5F7C" w14:textId="77777777" w:rsidR="006C05F7" w:rsidRDefault="006C05F7" w:rsidP="006C05F7">
      <w:pPr>
        <w:shd w:val="clear" w:color="auto" w:fill="FFFFFF"/>
        <w:rPr>
          <w:rFonts w:ascii="Arial" w:hAnsi="Arial" w:cs="Arial"/>
          <w:color w:val="333333"/>
          <w:sz w:val="27"/>
          <w:szCs w:val="27"/>
        </w:rPr>
      </w:pPr>
    </w:p>
    <w:p w14:paraId="4BCAEC57"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Externalizable allows you to fully control the Serialization process, specify a custom binary format and add more security measure.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130) The difference between DOM and SAX parser in Java? </w:t>
      </w:r>
      <w:r>
        <w:rPr>
          <w:rFonts w:ascii="Arial" w:hAnsi="Arial" w:cs="Arial"/>
          <w:color w:val="333333"/>
          <w:sz w:val="27"/>
          <w:szCs w:val="27"/>
        </w:rPr>
        <w:t>(</w:t>
      </w:r>
      <w:hyperlink r:id="rId283"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Another common Java question but from XML parsing topic. It's rather simple to answer and that's why many interviewers </w:t>
      </w:r>
      <w:proofErr w:type="gramStart"/>
      <w:r>
        <w:rPr>
          <w:rFonts w:ascii="Arial" w:hAnsi="Arial" w:cs="Arial"/>
          <w:color w:val="333333"/>
          <w:sz w:val="27"/>
          <w:szCs w:val="27"/>
        </w:rPr>
        <w:t>prefers</w:t>
      </w:r>
      <w:proofErr w:type="gramEnd"/>
      <w:r>
        <w:rPr>
          <w:rFonts w:ascii="Arial" w:hAnsi="Arial" w:cs="Arial"/>
          <w:color w:val="333333"/>
          <w:sz w:val="27"/>
          <w:szCs w:val="27"/>
        </w:rPr>
        <w:t xml:space="preserve"> to ask this question on the telephonic round. DOM parser loads the whole XML into memory to create a </w:t>
      </w:r>
      <w:proofErr w:type="gramStart"/>
      <w:r>
        <w:rPr>
          <w:rFonts w:ascii="Arial" w:hAnsi="Arial" w:cs="Arial"/>
          <w:color w:val="333333"/>
          <w:sz w:val="27"/>
          <w:szCs w:val="27"/>
        </w:rPr>
        <w:t>tree based</w:t>
      </w:r>
      <w:proofErr w:type="gramEnd"/>
      <w:r>
        <w:rPr>
          <w:rFonts w:ascii="Arial" w:hAnsi="Arial" w:cs="Arial"/>
          <w:color w:val="333333"/>
          <w:sz w:val="27"/>
          <w:szCs w:val="27"/>
        </w:rPr>
        <w:t xml:space="preserve">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lastRenderedPageBreak/>
        <w:t>131) Tell me 3 features introduced on JDK 1.7? </w:t>
      </w:r>
      <w:r>
        <w:rPr>
          <w:rFonts w:ascii="Arial" w:hAnsi="Arial" w:cs="Arial"/>
          <w:color w:val="333333"/>
          <w:sz w:val="27"/>
          <w:szCs w:val="27"/>
        </w:rPr>
        <w:t>(</w:t>
      </w:r>
      <w:hyperlink r:id="rId284"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This is one of the good questions I ask to check whether the candidate is aware of recent development in Java technology space or not. Even though JDK 7 was not a big bang release like JDK 5 or JDK 8, it still has a lot of good </w:t>
      </w:r>
      <w:proofErr w:type="gramStart"/>
      <w:r>
        <w:rPr>
          <w:rFonts w:ascii="Arial" w:hAnsi="Arial" w:cs="Arial"/>
          <w:color w:val="333333"/>
          <w:sz w:val="27"/>
          <w:szCs w:val="27"/>
        </w:rPr>
        <w:t>feature</w:t>
      </w:r>
      <w:proofErr w:type="gramEnd"/>
      <w:r>
        <w:rPr>
          <w:rFonts w:ascii="Arial" w:hAnsi="Arial" w:cs="Arial"/>
          <w:color w:val="333333"/>
          <w:sz w:val="27"/>
          <w:szCs w:val="27"/>
        </w:rPr>
        <w:t xml:space="preserve"> to count on e.g. try-with-resource statements, which free you from closing streams and resources when you are done with that, Java automatically closes that. </w:t>
      </w:r>
    </w:p>
    <w:p w14:paraId="42D9ACB5" w14:textId="77777777" w:rsidR="006C05F7" w:rsidRDefault="006C05F7" w:rsidP="006C05F7">
      <w:pPr>
        <w:shd w:val="clear" w:color="auto" w:fill="FFFFFF"/>
        <w:rPr>
          <w:rFonts w:ascii="Arial" w:hAnsi="Arial" w:cs="Arial"/>
          <w:color w:val="333333"/>
          <w:sz w:val="27"/>
          <w:szCs w:val="27"/>
        </w:rPr>
      </w:pPr>
    </w:p>
    <w:p w14:paraId="33C37332"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w:t>
      </w:r>
    </w:p>
    <w:p w14:paraId="6C271E07" w14:textId="77777777" w:rsidR="006C05F7" w:rsidRDefault="006C05F7" w:rsidP="006C05F7">
      <w:pPr>
        <w:shd w:val="clear" w:color="auto" w:fill="FFFFFF"/>
        <w:rPr>
          <w:rFonts w:ascii="Arial" w:hAnsi="Arial" w:cs="Arial"/>
          <w:color w:val="333333"/>
          <w:sz w:val="27"/>
          <w:szCs w:val="27"/>
        </w:rPr>
      </w:pPr>
    </w:p>
    <w:p w14:paraId="33B7DCB8"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Another worth noting feature introduced was improved exception handling e.g. allowing you to catch multiple exceptions in the same catch block.</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rPr>
        <w:br/>
      </w:r>
      <w:r>
        <w:rPr>
          <w:rFonts w:ascii="Arial" w:hAnsi="Arial" w:cs="Arial"/>
          <w:b/>
          <w:bCs/>
          <w:color w:val="333333"/>
          <w:sz w:val="27"/>
          <w:szCs w:val="27"/>
        </w:rPr>
        <w:t>132) Tell me 5 features introduced in JDK 1.8? </w:t>
      </w:r>
      <w:r>
        <w:rPr>
          <w:rFonts w:ascii="Arial" w:hAnsi="Arial" w:cs="Arial"/>
          <w:color w:val="333333"/>
          <w:sz w:val="27"/>
          <w:szCs w:val="27"/>
        </w:rPr>
        <w:t>(</w:t>
      </w:r>
      <w:hyperlink r:id="rId285"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This is the follow-up question of the previous one. Java 8 is path breaking release in Java's history, here are the top 5 features from JDK 8 </w:t>
      </w:r>
      <w:proofErr w:type="gramStart"/>
      <w:r>
        <w:rPr>
          <w:rFonts w:ascii="Arial" w:hAnsi="Arial" w:cs="Arial"/>
          <w:color w:val="333333"/>
          <w:sz w:val="27"/>
          <w:szCs w:val="27"/>
        </w:rPr>
        <w:t>release</w:t>
      </w:r>
      <w:proofErr w:type="gramEnd"/>
    </w:p>
    <w:p w14:paraId="2F9B4128" w14:textId="77777777" w:rsidR="006C05F7" w:rsidRDefault="006C05F7" w:rsidP="006C05F7">
      <w:pPr>
        <w:numPr>
          <w:ilvl w:val="0"/>
          <w:numId w:val="14"/>
        </w:numPr>
        <w:shd w:val="clear" w:color="auto" w:fill="FFFFFF"/>
        <w:spacing w:before="100" w:beforeAutospacing="1" w:after="100" w:afterAutospacing="1" w:line="240" w:lineRule="auto"/>
        <w:rPr>
          <w:rFonts w:ascii="Arial" w:hAnsi="Arial" w:cs="Arial"/>
          <w:color w:val="333333"/>
          <w:sz w:val="27"/>
          <w:szCs w:val="27"/>
        </w:rPr>
      </w:pPr>
      <w:r>
        <w:rPr>
          <w:rFonts w:ascii="Arial" w:hAnsi="Arial" w:cs="Arial"/>
          <w:b/>
          <w:bCs/>
          <w:color w:val="333333"/>
          <w:sz w:val="27"/>
          <w:szCs w:val="27"/>
        </w:rPr>
        <w:t>Lambda expression</w:t>
      </w:r>
      <w:r>
        <w:rPr>
          <w:rFonts w:ascii="Arial" w:hAnsi="Arial" w:cs="Arial"/>
          <w:color w:val="333333"/>
          <w:sz w:val="27"/>
          <w:szCs w:val="27"/>
        </w:rPr>
        <w:t>, which allows you pass an anonymous function as object.</w:t>
      </w:r>
    </w:p>
    <w:p w14:paraId="721F6BDA" w14:textId="77777777" w:rsidR="006C05F7" w:rsidRDefault="006C05F7" w:rsidP="006C05F7">
      <w:pPr>
        <w:numPr>
          <w:ilvl w:val="0"/>
          <w:numId w:val="14"/>
        </w:numPr>
        <w:shd w:val="clear" w:color="auto" w:fill="FFFFFF"/>
        <w:spacing w:before="100" w:beforeAutospacing="1" w:after="100" w:afterAutospacing="1" w:line="240" w:lineRule="auto"/>
        <w:rPr>
          <w:rFonts w:ascii="Arial" w:hAnsi="Arial" w:cs="Arial"/>
          <w:color w:val="333333"/>
          <w:sz w:val="27"/>
          <w:szCs w:val="27"/>
        </w:rPr>
      </w:pPr>
      <w:r>
        <w:rPr>
          <w:rFonts w:ascii="Arial" w:hAnsi="Arial" w:cs="Arial"/>
          <w:b/>
          <w:bCs/>
          <w:color w:val="333333"/>
          <w:sz w:val="27"/>
          <w:szCs w:val="27"/>
        </w:rPr>
        <w:t>Stream API</w:t>
      </w:r>
      <w:r>
        <w:rPr>
          <w:rFonts w:ascii="Arial" w:hAnsi="Arial" w:cs="Arial"/>
          <w:color w:val="333333"/>
          <w:sz w:val="27"/>
          <w:szCs w:val="27"/>
        </w:rPr>
        <w:t>, take advantage of multiple cores of modern CPU and allows you to write succinct code.</w:t>
      </w:r>
    </w:p>
    <w:p w14:paraId="3A797F9C" w14:textId="77777777" w:rsidR="006C05F7" w:rsidRDefault="006C05F7" w:rsidP="006C05F7">
      <w:pPr>
        <w:numPr>
          <w:ilvl w:val="0"/>
          <w:numId w:val="14"/>
        </w:numPr>
        <w:shd w:val="clear" w:color="auto" w:fill="FFFFFF"/>
        <w:spacing w:before="100" w:beforeAutospacing="1" w:after="100" w:afterAutospacing="1" w:line="240" w:lineRule="auto"/>
        <w:rPr>
          <w:rFonts w:ascii="Arial" w:hAnsi="Arial" w:cs="Arial"/>
          <w:color w:val="333333"/>
          <w:sz w:val="27"/>
          <w:szCs w:val="27"/>
        </w:rPr>
      </w:pPr>
      <w:r>
        <w:rPr>
          <w:rFonts w:ascii="Arial" w:hAnsi="Arial" w:cs="Arial"/>
          <w:b/>
          <w:bCs/>
          <w:color w:val="333333"/>
          <w:sz w:val="27"/>
          <w:szCs w:val="27"/>
        </w:rPr>
        <w:t>Date and Time API</w:t>
      </w:r>
      <w:r>
        <w:rPr>
          <w:rFonts w:ascii="Arial" w:hAnsi="Arial" w:cs="Arial"/>
          <w:color w:val="333333"/>
          <w:sz w:val="27"/>
          <w:szCs w:val="27"/>
        </w:rPr>
        <w:t xml:space="preserve">, finally you have a solid and easy to use date and time library right into </w:t>
      </w:r>
      <w:proofErr w:type="gramStart"/>
      <w:r>
        <w:rPr>
          <w:rFonts w:ascii="Arial" w:hAnsi="Arial" w:cs="Arial"/>
          <w:color w:val="333333"/>
          <w:sz w:val="27"/>
          <w:szCs w:val="27"/>
        </w:rPr>
        <w:t>JDK</w:t>
      </w:r>
      <w:proofErr w:type="gramEnd"/>
    </w:p>
    <w:p w14:paraId="62214F6C" w14:textId="77777777" w:rsidR="006C05F7" w:rsidRDefault="006C05F7" w:rsidP="006C05F7">
      <w:pPr>
        <w:numPr>
          <w:ilvl w:val="0"/>
          <w:numId w:val="14"/>
        </w:numPr>
        <w:shd w:val="clear" w:color="auto" w:fill="FFFFFF"/>
        <w:spacing w:before="100" w:beforeAutospacing="1" w:after="100" w:afterAutospacing="1" w:line="240" w:lineRule="auto"/>
        <w:rPr>
          <w:rFonts w:ascii="Arial" w:hAnsi="Arial" w:cs="Arial"/>
          <w:color w:val="333333"/>
          <w:sz w:val="27"/>
          <w:szCs w:val="27"/>
        </w:rPr>
      </w:pPr>
      <w:r>
        <w:rPr>
          <w:rFonts w:ascii="Arial" w:hAnsi="Arial" w:cs="Arial"/>
          <w:b/>
          <w:bCs/>
          <w:color w:val="333333"/>
          <w:sz w:val="27"/>
          <w:szCs w:val="27"/>
        </w:rPr>
        <w:t>Extension methods</w:t>
      </w:r>
      <w:r>
        <w:rPr>
          <w:rFonts w:ascii="Arial" w:hAnsi="Arial" w:cs="Arial"/>
          <w:color w:val="333333"/>
          <w:sz w:val="27"/>
          <w:szCs w:val="27"/>
        </w:rPr>
        <w:t xml:space="preserve">, now you can have static and default method into your </w:t>
      </w:r>
      <w:proofErr w:type="gramStart"/>
      <w:r>
        <w:rPr>
          <w:rFonts w:ascii="Arial" w:hAnsi="Arial" w:cs="Arial"/>
          <w:color w:val="333333"/>
          <w:sz w:val="27"/>
          <w:szCs w:val="27"/>
        </w:rPr>
        <w:t>interface</w:t>
      </w:r>
      <w:proofErr w:type="gramEnd"/>
    </w:p>
    <w:p w14:paraId="32F0D493" w14:textId="77777777" w:rsidR="006C05F7" w:rsidRDefault="006C05F7" w:rsidP="006C05F7">
      <w:pPr>
        <w:numPr>
          <w:ilvl w:val="0"/>
          <w:numId w:val="14"/>
        </w:numPr>
        <w:shd w:val="clear" w:color="auto" w:fill="FFFFFF"/>
        <w:spacing w:before="100" w:beforeAutospacing="1" w:after="100" w:afterAutospacing="1" w:line="240" w:lineRule="auto"/>
        <w:rPr>
          <w:rFonts w:ascii="Arial" w:hAnsi="Arial" w:cs="Arial"/>
          <w:color w:val="333333"/>
          <w:sz w:val="27"/>
          <w:szCs w:val="27"/>
        </w:rPr>
      </w:pPr>
      <w:r>
        <w:rPr>
          <w:rFonts w:ascii="Arial" w:hAnsi="Arial" w:cs="Arial"/>
          <w:b/>
          <w:bCs/>
          <w:color w:val="333333"/>
          <w:sz w:val="27"/>
          <w:szCs w:val="27"/>
        </w:rPr>
        <w:t>Repeated annotation</w:t>
      </w:r>
      <w:r>
        <w:rPr>
          <w:rFonts w:ascii="Arial" w:hAnsi="Arial" w:cs="Arial"/>
          <w:color w:val="333333"/>
          <w:sz w:val="27"/>
          <w:szCs w:val="27"/>
        </w:rPr>
        <w:t xml:space="preserve">, allows you apply the same annotation multiple times on a </w:t>
      </w:r>
      <w:proofErr w:type="gramStart"/>
      <w:r>
        <w:rPr>
          <w:rFonts w:ascii="Arial" w:hAnsi="Arial" w:cs="Arial"/>
          <w:color w:val="333333"/>
          <w:sz w:val="27"/>
          <w:szCs w:val="27"/>
        </w:rPr>
        <w:t>type</w:t>
      </w:r>
      <w:proofErr w:type="gramEnd"/>
    </w:p>
    <w:p w14:paraId="5C17EC49" w14:textId="77777777" w:rsidR="006C05F7" w:rsidRDefault="006C05F7" w:rsidP="006C05F7">
      <w:pPr>
        <w:shd w:val="clear" w:color="auto" w:fill="FFFFFF"/>
        <w:spacing w:after="0"/>
        <w:rPr>
          <w:rFonts w:ascii="Arial" w:hAnsi="Arial" w:cs="Arial"/>
          <w:color w:val="333333"/>
          <w:sz w:val="27"/>
          <w:szCs w:val="27"/>
        </w:rPr>
      </w:pPr>
      <w:r>
        <w:rPr>
          <w:rFonts w:ascii="Arial" w:hAnsi="Arial" w:cs="Arial"/>
          <w:color w:val="333333"/>
          <w:sz w:val="27"/>
          <w:szCs w:val="27"/>
        </w:rPr>
        <w:br/>
      </w:r>
      <w:r>
        <w:rPr>
          <w:rFonts w:ascii="Arial" w:hAnsi="Arial" w:cs="Arial"/>
          <w:b/>
          <w:bCs/>
          <w:color w:val="333333"/>
          <w:sz w:val="27"/>
          <w:szCs w:val="27"/>
        </w:rPr>
        <w:t>133) What is the difference between Maven and ANT in Java?</w:t>
      </w:r>
      <w:r>
        <w:rPr>
          <w:rFonts w:ascii="Arial" w:hAnsi="Arial" w:cs="Arial"/>
          <w:color w:val="333333"/>
          <w:sz w:val="27"/>
          <w:szCs w:val="27"/>
        </w:rPr>
        <w:t> (</w:t>
      </w:r>
      <w:hyperlink r:id="rId286" w:tgtFrame="_blank" w:history="1">
        <w:r>
          <w:rPr>
            <w:rStyle w:val="Hyperlink"/>
            <w:rFonts w:ascii="Arial" w:hAnsi="Arial" w:cs="Arial"/>
            <w:color w:val="0066CC"/>
            <w:sz w:val="27"/>
            <w:szCs w:val="27"/>
          </w:rPr>
          <w:t>answer</w:t>
        </w:r>
      </w:hyperlink>
      <w:r>
        <w:rPr>
          <w:rFonts w:ascii="Arial" w:hAnsi="Arial" w:cs="Arial"/>
          <w:color w:val="333333"/>
          <w:sz w:val="27"/>
          <w:szCs w:val="27"/>
        </w:rPr>
        <w:t>)</w:t>
      </w:r>
      <w:r>
        <w:rPr>
          <w:rFonts w:ascii="Arial" w:hAnsi="Arial" w:cs="Arial"/>
          <w:color w:val="333333"/>
          <w:sz w:val="27"/>
          <w:szCs w:val="27"/>
        </w:rPr>
        <w:br/>
        <w:t xml:space="preserve">Another great question to check the </w:t>
      </w:r>
      <w:proofErr w:type="spellStart"/>
      <w:r>
        <w:rPr>
          <w:rFonts w:ascii="Arial" w:hAnsi="Arial" w:cs="Arial"/>
          <w:color w:val="333333"/>
          <w:sz w:val="27"/>
          <w:szCs w:val="27"/>
        </w:rPr>
        <w:t>all round</w:t>
      </w:r>
      <w:proofErr w:type="spellEnd"/>
      <w:r>
        <w:rPr>
          <w:rFonts w:ascii="Arial" w:hAnsi="Arial" w:cs="Arial"/>
          <w:color w:val="333333"/>
          <w:sz w:val="27"/>
          <w:szCs w:val="27"/>
        </w:rPr>
        <w:t xml:space="preserve"> knowledge of Java developers. </w:t>
      </w:r>
      <w:r>
        <w:rPr>
          <w:rFonts w:ascii="Arial" w:hAnsi="Arial" w:cs="Arial"/>
          <w:color w:val="333333"/>
          <w:sz w:val="27"/>
          <w:szCs w:val="27"/>
        </w:rPr>
        <w:lastRenderedPageBreak/>
        <w:t>It's easy to answer questions from core Java but when you ask about setting things up, building Java artifacts, many Java software engineer struggles. </w:t>
      </w:r>
    </w:p>
    <w:p w14:paraId="1CD0810B" w14:textId="77777777" w:rsidR="006C05F7" w:rsidRDefault="006C05F7" w:rsidP="006C05F7">
      <w:pPr>
        <w:shd w:val="clear" w:color="auto" w:fill="FFFFFF"/>
        <w:rPr>
          <w:rFonts w:ascii="Arial" w:hAnsi="Arial" w:cs="Arial"/>
          <w:color w:val="333333"/>
          <w:sz w:val="27"/>
          <w:szCs w:val="27"/>
        </w:rPr>
      </w:pPr>
    </w:p>
    <w:p w14:paraId="05F33248" w14:textId="77777777" w:rsidR="006C05F7" w:rsidRDefault="006C05F7" w:rsidP="006C05F7">
      <w:pPr>
        <w:shd w:val="clear" w:color="auto" w:fill="FFFFFF"/>
        <w:rPr>
          <w:rFonts w:ascii="Arial" w:hAnsi="Arial" w:cs="Arial"/>
          <w:color w:val="333333"/>
          <w:sz w:val="27"/>
          <w:szCs w:val="27"/>
        </w:rPr>
      </w:pPr>
      <w:r>
        <w:rPr>
          <w:rFonts w:ascii="Arial" w:hAnsi="Arial" w:cs="Arial"/>
          <w:color w:val="333333"/>
          <w:sz w:val="27"/>
          <w:szCs w:val="27"/>
        </w:rPr>
        <w:t xml:space="preserve">Coming back to the answer </w:t>
      </w:r>
      <w:proofErr w:type="gramStart"/>
      <w:r>
        <w:rPr>
          <w:rFonts w:ascii="Arial" w:hAnsi="Arial" w:cs="Arial"/>
          <w:color w:val="333333"/>
          <w:sz w:val="27"/>
          <w:szCs w:val="27"/>
        </w:rPr>
        <w:t>of</w:t>
      </w:r>
      <w:proofErr w:type="gramEnd"/>
      <w:r>
        <w:rPr>
          <w:rFonts w:ascii="Arial" w:hAnsi="Arial" w:cs="Arial"/>
          <w:color w:val="333333"/>
          <w:sz w:val="27"/>
          <w:szCs w:val="27"/>
        </w:rPr>
        <w:t xml:space="preserve"> this question, Though both are build tools and used to create Java application build, Maven is much more than that. It provides a standard structure for Java project based upon the "convention over configuration" concept and automatically manages dependencies (JAR files on which your application is dependent) for Java applications. Please see the answer for more differences between the Maven and ANT tools.</w:t>
      </w:r>
    </w:p>
    <w:p w14:paraId="1798F882" w14:textId="77777777" w:rsidR="00890DD4" w:rsidRDefault="00890DD4" w:rsidP="006C05F7">
      <w:pPr>
        <w:shd w:val="clear" w:color="auto" w:fill="FFFFFF"/>
        <w:rPr>
          <w:rFonts w:ascii="Arial" w:hAnsi="Arial" w:cs="Arial"/>
          <w:color w:val="333333"/>
          <w:sz w:val="27"/>
          <w:szCs w:val="27"/>
        </w:rPr>
      </w:pPr>
    </w:p>
    <w:p w14:paraId="3DD616EC" w14:textId="77777777" w:rsidR="00890DD4" w:rsidRDefault="00890DD4" w:rsidP="006C05F7">
      <w:pPr>
        <w:shd w:val="clear" w:color="auto" w:fill="FFFFFF"/>
        <w:rPr>
          <w:rFonts w:ascii="Arial" w:hAnsi="Arial" w:cs="Arial"/>
          <w:color w:val="333333"/>
          <w:sz w:val="27"/>
          <w:szCs w:val="27"/>
        </w:rPr>
      </w:pPr>
    </w:p>
    <w:p w14:paraId="2703F2A6" w14:textId="77777777" w:rsidR="00890DD4" w:rsidRDefault="00890DD4" w:rsidP="006C05F7">
      <w:pPr>
        <w:shd w:val="clear" w:color="auto" w:fill="FFFFFF"/>
        <w:rPr>
          <w:rFonts w:ascii="Arial" w:hAnsi="Arial" w:cs="Arial"/>
          <w:color w:val="333333"/>
          <w:sz w:val="27"/>
          <w:szCs w:val="27"/>
        </w:rPr>
      </w:pPr>
    </w:p>
    <w:p w14:paraId="5D793294" w14:textId="77777777" w:rsidR="006C05F7" w:rsidRPr="006C05F7" w:rsidRDefault="006C05F7" w:rsidP="006C05F7">
      <w:pPr>
        <w:pBdr>
          <w:bottom w:val="double" w:sz="6" w:space="1" w:color="auto"/>
        </w:pBdr>
        <w:jc w:val="center"/>
        <w:rPr>
          <w:rFonts w:ascii="Times New Roman" w:eastAsia="Times New Roman" w:hAnsi="Times New Roman" w:cs="Times New Roman"/>
          <w:b/>
          <w:bCs/>
          <w:color w:val="212121"/>
          <w:kern w:val="0"/>
          <w:sz w:val="36"/>
          <w:szCs w:val="36"/>
          <w14:ligatures w14:val="none"/>
        </w:rPr>
      </w:pPr>
    </w:p>
    <w:p w14:paraId="405E5328" w14:textId="77777777" w:rsidR="006C05F7" w:rsidRDefault="006C05F7" w:rsidP="00F20AA6">
      <w:pPr>
        <w:rPr>
          <w:rFonts w:ascii="Times New Roman" w:eastAsia="Times New Roman" w:hAnsi="Times New Roman" w:cs="Times New Roman"/>
          <w:color w:val="212121"/>
          <w:kern w:val="0"/>
          <w:sz w:val="24"/>
          <w:szCs w:val="24"/>
          <w14:ligatures w14:val="none"/>
        </w:rPr>
      </w:pPr>
    </w:p>
    <w:p w14:paraId="58B2A1AA" w14:textId="7B55BE0D" w:rsidR="006C05F7" w:rsidRDefault="006C05F7" w:rsidP="006C05F7">
      <w:pPr>
        <w:pBdr>
          <w:bottom w:val="double" w:sz="6" w:space="1" w:color="auto"/>
        </w:pBdr>
        <w:jc w:val="center"/>
        <w:rPr>
          <w:rFonts w:ascii="Times New Roman" w:eastAsia="Times New Roman" w:hAnsi="Times New Roman" w:cs="Times New Roman"/>
          <w:b/>
          <w:bCs/>
          <w:color w:val="212121"/>
          <w:kern w:val="0"/>
          <w:sz w:val="40"/>
          <w:szCs w:val="40"/>
          <w14:ligatures w14:val="none"/>
        </w:rPr>
      </w:pPr>
      <w:r w:rsidRPr="006C05F7">
        <w:rPr>
          <w:rFonts w:ascii="Times New Roman" w:eastAsia="Times New Roman" w:hAnsi="Times New Roman" w:cs="Times New Roman"/>
          <w:b/>
          <w:bCs/>
          <w:color w:val="212121"/>
          <w:kern w:val="0"/>
          <w:sz w:val="40"/>
          <w:szCs w:val="40"/>
          <w14:ligatures w14:val="none"/>
        </w:rPr>
        <w:t>SPRING BOOT</w:t>
      </w:r>
    </w:p>
    <w:p w14:paraId="21A014BD" w14:textId="77777777" w:rsidR="006C05F7" w:rsidRDefault="006C05F7" w:rsidP="006C05F7">
      <w:pPr>
        <w:pBdr>
          <w:bottom w:val="double" w:sz="6" w:space="1" w:color="auto"/>
        </w:pBdr>
        <w:jc w:val="center"/>
        <w:rPr>
          <w:rFonts w:ascii="Times New Roman" w:eastAsia="Times New Roman" w:hAnsi="Times New Roman" w:cs="Times New Roman"/>
          <w:b/>
          <w:bCs/>
          <w:color w:val="212121"/>
          <w:kern w:val="0"/>
          <w:sz w:val="40"/>
          <w:szCs w:val="40"/>
          <w14:ligatures w14:val="none"/>
        </w:rPr>
      </w:pPr>
    </w:p>
    <w:p w14:paraId="10492529" w14:textId="77777777" w:rsidR="006C05F7" w:rsidRPr="006C05F7" w:rsidRDefault="006C05F7" w:rsidP="006C05F7">
      <w:pPr>
        <w:jc w:val="center"/>
        <w:rPr>
          <w:rFonts w:ascii="Times New Roman" w:eastAsia="Times New Roman" w:hAnsi="Times New Roman" w:cs="Times New Roman"/>
          <w:b/>
          <w:bCs/>
          <w:color w:val="212121"/>
          <w:kern w:val="0"/>
          <w:sz w:val="40"/>
          <w:szCs w:val="40"/>
          <w14:ligatures w14:val="none"/>
        </w:rPr>
      </w:pPr>
    </w:p>
    <w:p w14:paraId="28171A89" w14:textId="77777777" w:rsidR="006C05F7" w:rsidRDefault="006C05F7" w:rsidP="00F20AA6">
      <w:pPr>
        <w:rPr>
          <w:rFonts w:ascii="Times New Roman" w:eastAsia="Times New Roman" w:hAnsi="Times New Roman" w:cs="Times New Roman"/>
          <w:color w:val="212121"/>
          <w:kern w:val="0"/>
          <w:sz w:val="24"/>
          <w:szCs w:val="24"/>
          <w14:ligatures w14:val="none"/>
        </w:rPr>
      </w:pPr>
    </w:p>
    <w:p w14:paraId="028ABE5A" w14:textId="6D13B51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w:t>
      </w:r>
    </w:p>
    <w:p w14:paraId="1FB5348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Spring Boot, and how does it differ from Spring Framework?</w:t>
      </w:r>
    </w:p>
    <w:p w14:paraId="05ACCA8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0E18ED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is a framework designed to simplify the development of Spring-based applications. It builds upon the Spring Framework, providing a convention-over-configuration approach and auto-configuration capabilities.</w:t>
      </w:r>
    </w:p>
    <w:p w14:paraId="78313E4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Unlike the Spring Framework, which requires explicit configuration, Spring Boot aims to minimize boilerplate code and provides defaults for various components. This makes it easier to get started with Spring-based applications.</w:t>
      </w:r>
    </w:p>
    <w:p w14:paraId="142FB6F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w:t>
      </w:r>
    </w:p>
    <w:p w14:paraId="0589DA0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benefits of using Spring Boot for application development.</w:t>
      </w:r>
    </w:p>
    <w:p w14:paraId="147ED56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Hide Answer</w:t>
      </w:r>
    </w:p>
    <w:p w14:paraId="60CE92F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Some benefits of using Spring Boot for application development include:</w:t>
      </w:r>
    </w:p>
    <w:p w14:paraId="6FE9A5F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Simplified setup and configuration through auto-configuration and starter dependencies.</w:t>
      </w:r>
    </w:p>
    <w:p w14:paraId="7190B51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Reduced boilerplate code, enabling developers to focus more on application logic.</w:t>
      </w:r>
    </w:p>
    <w:p w14:paraId="578034C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Embedded server support, allowing applications to be run as standalone JAR files.</w:t>
      </w:r>
    </w:p>
    <w:p w14:paraId="6C74C4A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Enhanced testability through the provision of t </w:t>
      </w:r>
      <w:proofErr w:type="spellStart"/>
      <w:r w:rsidRPr="00F20AA6">
        <w:rPr>
          <w:rFonts w:ascii="Times New Roman" w:eastAsia="Times New Roman" w:hAnsi="Times New Roman" w:cs="Times New Roman"/>
          <w:color w:val="212121"/>
          <w:kern w:val="0"/>
          <w:sz w:val="24"/>
          <w:szCs w:val="24"/>
          <w14:ligatures w14:val="none"/>
        </w:rPr>
        <w:t>est</w:t>
      </w:r>
      <w:proofErr w:type="spellEnd"/>
      <w:r w:rsidRPr="00F20AA6">
        <w:rPr>
          <w:rFonts w:ascii="Times New Roman" w:eastAsia="Times New Roman" w:hAnsi="Times New Roman" w:cs="Times New Roman"/>
          <w:color w:val="212121"/>
          <w:kern w:val="0"/>
          <w:sz w:val="24"/>
          <w:szCs w:val="24"/>
          <w14:ligatures w14:val="none"/>
        </w:rPr>
        <w:t xml:space="preserve"> utilities and annotations.</w:t>
      </w:r>
    </w:p>
    <w:p w14:paraId="56A8194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w:t>
      </w:r>
    </w:p>
    <w:p w14:paraId="09DE62A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are the key features of Spring Boot?</w:t>
      </w:r>
    </w:p>
    <w:p w14:paraId="337C754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48AC8E0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Key features of Spring Boot include:</w:t>
      </w:r>
    </w:p>
    <w:p w14:paraId="1ED226F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Auto-configuration: Automatically configures Spring-based applications based on dependencies and defaults.</w:t>
      </w:r>
    </w:p>
    <w:p w14:paraId="7F2EC6C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Starter dependencies: Pre-packaged dependencies that simplify the setup of specific application features or technologies.</w:t>
      </w:r>
    </w:p>
    <w:p w14:paraId="408D68D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Developer tools: Tools that enhance developer productivity such as automatic application restarts and live reload.</w:t>
      </w:r>
    </w:p>
    <w:p w14:paraId="0BFC975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Actuator: Provides endpoints for monitoring and managing applications at runtime.</w:t>
      </w:r>
    </w:p>
    <w:p w14:paraId="7447A3A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4.</w:t>
      </w:r>
    </w:p>
    <w:p w14:paraId="7B5E017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Spring Boot starters and provide an example.</w:t>
      </w:r>
    </w:p>
    <w:p w14:paraId="606B8DF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1933400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In the context of Spring Boot, Starters are a set of convenient dependency management providers that one can include in a Spring Boot application. Starters are a collection of dependency descriptors, which can help simplify your dependency management.</w:t>
      </w:r>
    </w:p>
    <w:p w14:paraId="5E2C6F4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For instance, if you want to get started with Spring JPA, you just </w:t>
      </w:r>
      <w:proofErr w:type="gramStart"/>
      <w:r w:rsidRPr="00F20AA6">
        <w:rPr>
          <w:rFonts w:ascii="Times New Roman" w:eastAsia="Times New Roman" w:hAnsi="Times New Roman" w:cs="Times New Roman"/>
          <w:color w:val="212121"/>
          <w:kern w:val="0"/>
          <w:sz w:val="24"/>
          <w:szCs w:val="24"/>
          <w14:ligatures w14:val="none"/>
        </w:rPr>
        <w:t>have to</w:t>
      </w:r>
      <w:proofErr w:type="gramEnd"/>
      <w:r w:rsidRPr="00F20AA6">
        <w:rPr>
          <w:rFonts w:ascii="Times New Roman" w:eastAsia="Times New Roman" w:hAnsi="Times New Roman" w:cs="Times New Roman"/>
          <w:color w:val="212121"/>
          <w:kern w:val="0"/>
          <w:sz w:val="24"/>
          <w:szCs w:val="24"/>
          <w14:ligatures w14:val="none"/>
        </w:rPr>
        <w:t xml:space="preserve"> include the spring-boot-starter-data-</w:t>
      </w:r>
      <w:proofErr w:type="spellStart"/>
      <w:r w:rsidRPr="00F20AA6">
        <w:rPr>
          <w:rFonts w:ascii="Times New Roman" w:eastAsia="Times New Roman" w:hAnsi="Times New Roman" w:cs="Times New Roman"/>
          <w:color w:val="212121"/>
          <w:kern w:val="0"/>
          <w:sz w:val="24"/>
          <w:szCs w:val="24"/>
          <w14:ligatures w14:val="none"/>
        </w:rPr>
        <w:t>jpa</w:t>
      </w:r>
      <w:proofErr w:type="spellEnd"/>
      <w:r w:rsidRPr="00F20AA6">
        <w:rPr>
          <w:rFonts w:ascii="Times New Roman" w:eastAsia="Times New Roman" w:hAnsi="Times New Roman" w:cs="Times New Roman"/>
          <w:color w:val="212121"/>
          <w:kern w:val="0"/>
          <w:sz w:val="24"/>
          <w:szCs w:val="24"/>
          <w14:ligatures w14:val="none"/>
        </w:rPr>
        <w:t xml:space="preserve"> dependency and everything required for it (like Hibernate, Spring Data, etc.) will be added to your application.</w:t>
      </w:r>
    </w:p>
    <w:p w14:paraId="69B6317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Here's an example of what the Spring Boot Starter for JPA might look like in a pom.xml file:</w:t>
      </w:r>
    </w:p>
    <w:p w14:paraId="0D93817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 </w:t>
      </w:r>
    </w:p>
    <w:p w14:paraId="6ED960C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By including this dependency, Spring Boot provides all the required dependencies for creating a JPA application.</w:t>
      </w:r>
    </w:p>
    <w:p w14:paraId="2463A4B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5.</w:t>
      </w:r>
    </w:p>
    <w:p w14:paraId="1DB3C1B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What is the purpose of the @SpringBootApplication annotation?</w:t>
      </w:r>
    </w:p>
    <w:p w14:paraId="141ABE1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60FBCF9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@SpringBootApplication annotation is a convenience annotation provided by Spring Boot. It serves as the entry point for the Spring Boot application. It combines three commonly used annotations: @Configuration, @EnableAutoConfiguration, and @ComponentScan.</w:t>
      </w:r>
    </w:p>
    <w:p w14:paraId="3759015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With @SpringBootApplication, developers can enable auto-configuration, component scanning, and configuration properties in a single step.</w:t>
      </w:r>
    </w:p>
    <w:p w14:paraId="6C956D1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6.</w:t>
      </w:r>
    </w:p>
    <w:p w14:paraId="3B875A0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default port number for a Spring Boot application?</w:t>
      </w:r>
    </w:p>
    <w:p w14:paraId="5294D75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3317066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 default port number for a Spring Boot application is 8080. However, you can change it by specifying the desired port number in the application's configuration file (e.g., </w:t>
      </w:r>
      <w:proofErr w:type="spellStart"/>
      <w:proofErr w:type="gramStart"/>
      <w:r w:rsidRPr="00F20AA6">
        <w:rPr>
          <w:rFonts w:ascii="Times New Roman" w:eastAsia="Times New Roman" w:hAnsi="Times New Roman" w:cs="Times New Roman"/>
          <w:color w:val="212121"/>
          <w:kern w:val="0"/>
          <w:sz w:val="24"/>
          <w:szCs w:val="24"/>
          <w14:ligatures w14:val="none"/>
        </w:rPr>
        <w:t>application.properties</w:t>
      </w:r>
      <w:proofErr w:type="spellEnd"/>
      <w:proofErr w:type="gramEnd"/>
      <w:r w:rsidRPr="00F20AA6">
        <w:rPr>
          <w:rFonts w:ascii="Times New Roman" w:eastAsia="Times New Roman" w:hAnsi="Times New Roman" w:cs="Times New Roman"/>
          <w:color w:val="212121"/>
          <w:kern w:val="0"/>
          <w:sz w:val="24"/>
          <w:szCs w:val="24"/>
          <w14:ligatures w14:val="none"/>
        </w:rPr>
        <w:t xml:space="preserve"> or </w:t>
      </w:r>
      <w:proofErr w:type="spellStart"/>
      <w:r w:rsidRPr="00F20AA6">
        <w:rPr>
          <w:rFonts w:ascii="Times New Roman" w:eastAsia="Times New Roman" w:hAnsi="Times New Roman" w:cs="Times New Roman"/>
          <w:color w:val="212121"/>
          <w:kern w:val="0"/>
          <w:sz w:val="24"/>
          <w:szCs w:val="24"/>
          <w14:ligatures w14:val="none"/>
        </w:rPr>
        <w:t>application.yml</w:t>
      </w:r>
      <w:proofErr w:type="spellEnd"/>
      <w:r w:rsidRPr="00F20AA6">
        <w:rPr>
          <w:rFonts w:ascii="Times New Roman" w:eastAsia="Times New Roman" w:hAnsi="Times New Roman" w:cs="Times New Roman"/>
          <w:color w:val="212121"/>
          <w:kern w:val="0"/>
          <w:sz w:val="24"/>
          <w:szCs w:val="24"/>
          <w14:ligatures w14:val="none"/>
        </w:rPr>
        <w:t xml:space="preserve">) using the property </w:t>
      </w:r>
      <w:proofErr w:type="spellStart"/>
      <w:r w:rsidRPr="00F20AA6">
        <w:rPr>
          <w:rFonts w:ascii="Times New Roman" w:eastAsia="Times New Roman" w:hAnsi="Times New Roman" w:cs="Times New Roman"/>
          <w:color w:val="212121"/>
          <w:kern w:val="0"/>
          <w:sz w:val="24"/>
          <w:szCs w:val="24"/>
          <w14:ligatures w14:val="none"/>
        </w:rPr>
        <w:t>server.port</w:t>
      </w:r>
      <w:proofErr w:type="spellEnd"/>
      <w:r w:rsidRPr="00F20AA6">
        <w:rPr>
          <w:rFonts w:ascii="Times New Roman" w:eastAsia="Times New Roman" w:hAnsi="Times New Roman" w:cs="Times New Roman"/>
          <w:color w:val="212121"/>
          <w:kern w:val="0"/>
          <w:sz w:val="24"/>
          <w:szCs w:val="24"/>
          <w14:ligatures w14:val="none"/>
        </w:rPr>
        <w:t>.</w:t>
      </w:r>
    </w:p>
    <w:p w14:paraId="155E057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7.</w:t>
      </w:r>
    </w:p>
    <w:p w14:paraId="5304BB3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enable the auto-configuration feature in Spring Boot?</w:t>
      </w:r>
    </w:p>
    <w:p w14:paraId="778DFE2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1D5CC0B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Auto-configuration is enabled by default in Spring Boot. It leverages the </w:t>
      </w:r>
      <w:proofErr w:type="spellStart"/>
      <w:r w:rsidRPr="00F20AA6">
        <w:rPr>
          <w:rFonts w:ascii="Times New Roman" w:eastAsia="Times New Roman" w:hAnsi="Times New Roman" w:cs="Times New Roman"/>
          <w:color w:val="212121"/>
          <w:kern w:val="0"/>
          <w:sz w:val="24"/>
          <w:szCs w:val="24"/>
          <w14:ligatures w14:val="none"/>
        </w:rPr>
        <w:t>classpath</w:t>
      </w:r>
      <w:proofErr w:type="spellEnd"/>
      <w:r w:rsidRPr="00F20AA6">
        <w:rPr>
          <w:rFonts w:ascii="Times New Roman" w:eastAsia="Times New Roman" w:hAnsi="Times New Roman" w:cs="Times New Roman"/>
          <w:color w:val="212121"/>
          <w:kern w:val="0"/>
          <w:sz w:val="24"/>
          <w:szCs w:val="24"/>
          <w14:ligatures w14:val="none"/>
        </w:rPr>
        <w:t xml:space="preserve"> and the defined dependencies to automatically configure the application. Spring Boot analyzes the dependencies and uses their presence to configure various components such as data sources, web servers, and messaging systems.</w:t>
      </w:r>
    </w:p>
    <w:p w14:paraId="0A5AFC1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If needed, you can disable specific auto-configuration classes or customize the configuration by providing your own beans.</w:t>
      </w:r>
    </w:p>
    <w:p w14:paraId="5F85A14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8.</w:t>
      </w:r>
    </w:p>
    <w:p w14:paraId="2488C6A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starters in Spring Boot.</w:t>
      </w:r>
    </w:p>
    <w:p w14:paraId="2E39044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C65DFF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Starters in Spring Boot are a set of dependencies that make it easier to configure and use specific features or technologies in an application. They encapsulate the required dependencies and configurations, allowing developers to add them to their projects with minimal effort.</w:t>
      </w:r>
    </w:p>
    <w:p w14:paraId="4B4D440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For example, the spring-boot-starter-web starter includes all the necessary dependencies for building web applications including the Spring MVC framework, embedded web server, and JSON support.</w:t>
      </w:r>
    </w:p>
    <w:p w14:paraId="6E3840D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9.</w:t>
      </w:r>
    </w:p>
    <w:p w14:paraId="7F1D93E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does Spring Boot handle external configuration?</w:t>
      </w:r>
    </w:p>
    <w:p w14:paraId="2CC036E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Hide Answer</w:t>
      </w:r>
    </w:p>
    <w:p w14:paraId="6505F22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provides multiple ways to handle external configurations. It supports property files (</w:t>
      </w:r>
      <w:proofErr w:type="spellStart"/>
      <w:proofErr w:type="gramStart"/>
      <w:r w:rsidRPr="00F20AA6">
        <w:rPr>
          <w:rFonts w:ascii="Times New Roman" w:eastAsia="Times New Roman" w:hAnsi="Times New Roman" w:cs="Times New Roman"/>
          <w:color w:val="212121"/>
          <w:kern w:val="0"/>
          <w:sz w:val="24"/>
          <w:szCs w:val="24"/>
          <w14:ligatures w14:val="none"/>
        </w:rPr>
        <w:t>application.properties</w:t>
      </w:r>
      <w:proofErr w:type="spellEnd"/>
      <w:proofErr w:type="gramEnd"/>
      <w:r w:rsidRPr="00F20AA6">
        <w:rPr>
          <w:rFonts w:ascii="Times New Roman" w:eastAsia="Times New Roman" w:hAnsi="Times New Roman" w:cs="Times New Roman"/>
          <w:color w:val="212121"/>
          <w:kern w:val="0"/>
          <w:sz w:val="24"/>
          <w:szCs w:val="24"/>
          <w14:ligatures w14:val="none"/>
        </w:rPr>
        <w:t xml:space="preserve"> or </w:t>
      </w:r>
      <w:proofErr w:type="spellStart"/>
      <w:r w:rsidRPr="00F20AA6">
        <w:rPr>
          <w:rFonts w:ascii="Times New Roman" w:eastAsia="Times New Roman" w:hAnsi="Times New Roman" w:cs="Times New Roman"/>
          <w:color w:val="212121"/>
          <w:kern w:val="0"/>
          <w:sz w:val="24"/>
          <w:szCs w:val="24"/>
          <w14:ligatures w14:val="none"/>
        </w:rPr>
        <w:t>application.yml</w:t>
      </w:r>
      <w:proofErr w:type="spellEnd"/>
      <w:r w:rsidRPr="00F20AA6">
        <w:rPr>
          <w:rFonts w:ascii="Times New Roman" w:eastAsia="Times New Roman" w:hAnsi="Times New Roman" w:cs="Times New Roman"/>
          <w:color w:val="212121"/>
          <w:kern w:val="0"/>
          <w:sz w:val="24"/>
          <w:szCs w:val="24"/>
          <w14:ligatures w14:val="none"/>
        </w:rPr>
        <w:t xml:space="preserve">) that can be placed in various locations including the </w:t>
      </w:r>
      <w:proofErr w:type="spellStart"/>
      <w:r w:rsidRPr="00F20AA6">
        <w:rPr>
          <w:rFonts w:ascii="Times New Roman" w:eastAsia="Times New Roman" w:hAnsi="Times New Roman" w:cs="Times New Roman"/>
          <w:color w:val="212121"/>
          <w:kern w:val="0"/>
          <w:sz w:val="24"/>
          <w:szCs w:val="24"/>
          <w14:ligatures w14:val="none"/>
        </w:rPr>
        <w:t>classpath</w:t>
      </w:r>
      <w:proofErr w:type="spellEnd"/>
      <w:r w:rsidRPr="00F20AA6">
        <w:rPr>
          <w:rFonts w:ascii="Times New Roman" w:eastAsia="Times New Roman" w:hAnsi="Times New Roman" w:cs="Times New Roman"/>
          <w:color w:val="212121"/>
          <w:kern w:val="0"/>
          <w:sz w:val="24"/>
          <w:szCs w:val="24"/>
          <w14:ligatures w14:val="none"/>
        </w:rPr>
        <w:t>, file system, or external directories.</w:t>
      </w:r>
    </w:p>
    <w:p w14:paraId="3026FC7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Spring Boot also supports environment variables, command-line arguments, and the use of profiles for different deployment environments. The configuration values can be accessed using the @Value annotation or by binding them to Java objects using the @ConfigurationProperties </w:t>
      </w:r>
      <w:proofErr w:type="gramStart"/>
      <w:r w:rsidRPr="00F20AA6">
        <w:rPr>
          <w:rFonts w:ascii="Times New Roman" w:eastAsia="Times New Roman" w:hAnsi="Times New Roman" w:cs="Times New Roman"/>
          <w:color w:val="212121"/>
          <w:kern w:val="0"/>
          <w:sz w:val="24"/>
          <w:szCs w:val="24"/>
          <w14:ligatures w14:val="none"/>
        </w:rPr>
        <w:t>annotation</w:t>
      </w:r>
      <w:proofErr w:type="gramEnd"/>
    </w:p>
    <w:p w14:paraId="62B0FDB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10.</w:t>
      </w:r>
    </w:p>
    <w:p w14:paraId="3B02E33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What is the purpose of the </w:t>
      </w:r>
      <w:proofErr w:type="spellStart"/>
      <w:proofErr w:type="gramStart"/>
      <w:r w:rsidRPr="00F20AA6">
        <w:rPr>
          <w:rFonts w:ascii="Times New Roman" w:eastAsia="Times New Roman" w:hAnsi="Times New Roman" w:cs="Times New Roman"/>
          <w:color w:val="212121"/>
          <w:kern w:val="0"/>
          <w:sz w:val="24"/>
          <w:szCs w:val="24"/>
          <w14:ligatures w14:val="none"/>
        </w:rPr>
        <w:t>application.properties</w:t>
      </w:r>
      <w:proofErr w:type="spellEnd"/>
      <w:proofErr w:type="gramEnd"/>
      <w:r w:rsidRPr="00F20AA6">
        <w:rPr>
          <w:rFonts w:ascii="Times New Roman" w:eastAsia="Times New Roman" w:hAnsi="Times New Roman" w:cs="Times New Roman"/>
          <w:color w:val="212121"/>
          <w:kern w:val="0"/>
          <w:sz w:val="24"/>
          <w:szCs w:val="24"/>
          <w14:ligatures w14:val="none"/>
        </w:rPr>
        <w:t xml:space="preserve"> (or </w:t>
      </w:r>
      <w:proofErr w:type="spellStart"/>
      <w:r w:rsidRPr="00F20AA6">
        <w:rPr>
          <w:rFonts w:ascii="Times New Roman" w:eastAsia="Times New Roman" w:hAnsi="Times New Roman" w:cs="Times New Roman"/>
          <w:color w:val="212121"/>
          <w:kern w:val="0"/>
          <w:sz w:val="24"/>
          <w:szCs w:val="24"/>
          <w14:ligatures w14:val="none"/>
        </w:rPr>
        <w:t>application.yml</w:t>
      </w:r>
      <w:proofErr w:type="spellEnd"/>
      <w:r w:rsidRPr="00F20AA6">
        <w:rPr>
          <w:rFonts w:ascii="Times New Roman" w:eastAsia="Times New Roman" w:hAnsi="Times New Roman" w:cs="Times New Roman"/>
          <w:color w:val="212121"/>
          <w:kern w:val="0"/>
          <w:sz w:val="24"/>
          <w:szCs w:val="24"/>
          <w14:ligatures w14:val="none"/>
        </w:rPr>
        <w:t>) file?</w:t>
      </w:r>
    </w:p>
    <w:p w14:paraId="78D3D7F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21061B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 </w:t>
      </w:r>
      <w:proofErr w:type="spellStart"/>
      <w:proofErr w:type="gramStart"/>
      <w:r w:rsidRPr="00F20AA6">
        <w:rPr>
          <w:rFonts w:ascii="Times New Roman" w:eastAsia="Times New Roman" w:hAnsi="Times New Roman" w:cs="Times New Roman"/>
          <w:color w:val="212121"/>
          <w:kern w:val="0"/>
          <w:sz w:val="24"/>
          <w:szCs w:val="24"/>
          <w14:ligatures w14:val="none"/>
        </w:rPr>
        <w:t>application.properties</w:t>
      </w:r>
      <w:proofErr w:type="spellEnd"/>
      <w:proofErr w:type="gramEnd"/>
      <w:r w:rsidRPr="00F20AA6">
        <w:rPr>
          <w:rFonts w:ascii="Times New Roman" w:eastAsia="Times New Roman" w:hAnsi="Times New Roman" w:cs="Times New Roman"/>
          <w:color w:val="212121"/>
          <w:kern w:val="0"/>
          <w:sz w:val="24"/>
          <w:szCs w:val="24"/>
          <w14:ligatures w14:val="none"/>
        </w:rPr>
        <w:t xml:space="preserve"> or </w:t>
      </w:r>
      <w:proofErr w:type="spellStart"/>
      <w:r w:rsidRPr="00F20AA6">
        <w:rPr>
          <w:rFonts w:ascii="Times New Roman" w:eastAsia="Times New Roman" w:hAnsi="Times New Roman" w:cs="Times New Roman"/>
          <w:color w:val="212121"/>
          <w:kern w:val="0"/>
          <w:sz w:val="24"/>
          <w:szCs w:val="24"/>
          <w14:ligatures w14:val="none"/>
        </w:rPr>
        <w:t>application.yml</w:t>
      </w:r>
      <w:proofErr w:type="spellEnd"/>
      <w:r w:rsidRPr="00F20AA6">
        <w:rPr>
          <w:rFonts w:ascii="Times New Roman" w:eastAsia="Times New Roman" w:hAnsi="Times New Roman" w:cs="Times New Roman"/>
          <w:color w:val="212121"/>
          <w:kern w:val="0"/>
          <w:sz w:val="24"/>
          <w:szCs w:val="24"/>
          <w14:ligatures w14:val="none"/>
        </w:rPr>
        <w:t xml:space="preserve"> file is used for external configuration in a Spring Boot application. It allows developers to specify various properties and their values to configure the application.</w:t>
      </w:r>
    </w:p>
    <w:p w14:paraId="79826F3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These properties can control various aspects of the application such as server port, database connection details, logging configuration, and much more. The properties file can be placed in the </w:t>
      </w:r>
      <w:proofErr w:type="spellStart"/>
      <w:r w:rsidRPr="00F20AA6">
        <w:rPr>
          <w:rFonts w:ascii="Times New Roman" w:eastAsia="Times New Roman" w:hAnsi="Times New Roman" w:cs="Times New Roman"/>
          <w:color w:val="212121"/>
          <w:kern w:val="0"/>
          <w:sz w:val="24"/>
          <w:szCs w:val="24"/>
          <w14:ligatures w14:val="none"/>
        </w:rPr>
        <w:t>classpath</w:t>
      </w:r>
      <w:proofErr w:type="spellEnd"/>
      <w:r w:rsidRPr="00F20AA6">
        <w:rPr>
          <w:rFonts w:ascii="Times New Roman" w:eastAsia="Times New Roman" w:hAnsi="Times New Roman" w:cs="Times New Roman"/>
          <w:color w:val="212121"/>
          <w:kern w:val="0"/>
          <w:sz w:val="24"/>
          <w:szCs w:val="24"/>
          <w14:ligatures w14:val="none"/>
        </w:rPr>
        <w:t xml:space="preserve"> or other predefined locations, and Spring Boot will automatically load and apply the configuration during application startup.</w:t>
      </w:r>
    </w:p>
    <w:p w14:paraId="1BF09B6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11.</w:t>
      </w:r>
    </w:p>
    <w:p w14:paraId="7887320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Spring Boot auto-configuration mechanism.</w:t>
      </w:r>
    </w:p>
    <w:p w14:paraId="7596644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5919A7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 Spring Boot auto-configuration mechanism automatically configures the Spring application based on the dependencies present in the </w:t>
      </w:r>
      <w:proofErr w:type="spellStart"/>
      <w:r w:rsidRPr="00F20AA6">
        <w:rPr>
          <w:rFonts w:ascii="Times New Roman" w:eastAsia="Times New Roman" w:hAnsi="Times New Roman" w:cs="Times New Roman"/>
          <w:color w:val="212121"/>
          <w:kern w:val="0"/>
          <w:sz w:val="24"/>
          <w:szCs w:val="24"/>
          <w14:ligatures w14:val="none"/>
        </w:rPr>
        <w:t>classpath</w:t>
      </w:r>
      <w:proofErr w:type="spellEnd"/>
      <w:r w:rsidRPr="00F20AA6">
        <w:rPr>
          <w:rFonts w:ascii="Times New Roman" w:eastAsia="Times New Roman" w:hAnsi="Times New Roman" w:cs="Times New Roman"/>
          <w:color w:val="212121"/>
          <w:kern w:val="0"/>
          <w:sz w:val="24"/>
          <w:szCs w:val="24"/>
          <w14:ligatures w14:val="none"/>
        </w:rPr>
        <w:t>. It uses the concept of conditionals to determine which beans and configurations should be enabled or disabled.</w:t>
      </w:r>
    </w:p>
    <w:p w14:paraId="5DE064C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By analyzing the </w:t>
      </w:r>
      <w:proofErr w:type="spellStart"/>
      <w:r w:rsidRPr="00F20AA6">
        <w:rPr>
          <w:rFonts w:ascii="Times New Roman" w:eastAsia="Times New Roman" w:hAnsi="Times New Roman" w:cs="Times New Roman"/>
          <w:color w:val="212121"/>
          <w:kern w:val="0"/>
          <w:sz w:val="24"/>
          <w:szCs w:val="24"/>
          <w14:ligatures w14:val="none"/>
        </w:rPr>
        <w:t>classpath</w:t>
      </w:r>
      <w:proofErr w:type="spellEnd"/>
      <w:r w:rsidRPr="00F20AA6">
        <w:rPr>
          <w:rFonts w:ascii="Times New Roman" w:eastAsia="Times New Roman" w:hAnsi="Times New Roman" w:cs="Times New Roman"/>
          <w:color w:val="212121"/>
          <w:kern w:val="0"/>
          <w:sz w:val="24"/>
          <w:szCs w:val="24"/>
          <w14:ligatures w14:val="none"/>
        </w:rPr>
        <w:t xml:space="preserve"> and the available configuration, Spring Boot can provide sensible defaults and reduce the need for explicit configuration. This makes it easier to start and configure a Spring application.</w:t>
      </w:r>
    </w:p>
    <w:p w14:paraId="04872F6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12.</w:t>
      </w:r>
    </w:p>
    <w:p w14:paraId="5132B86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the @Component annotation in Spring Boot?</w:t>
      </w:r>
    </w:p>
    <w:p w14:paraId="21D9C29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3A0A7C3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@Component annotation is a core annotation from the Spring Framework and is also used in Spring Boot. It is a generic stereotype annotation used to mark a class as a Spring-managed component.</w:t>
      </w:r>
    </w:p>
    <w:p w14:paraId="3F4BF24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 xml:space="preserve">Components are </w:t>
      </w:r>
      <w:proofErr w:type="gramStart"/>
      <w:r w:rsidRPr="00F20AA6">
        <w:rPr>
          <w:rFonts w:ascii="Times New Roman" w:eastAsia="Times New Roman" w:hAnsi="Times New Roman" w:cs="Times New Roman"/>
          <w:color w:val="212121"/>
          <w:kern w:val="0"/>
          <w:sz w:val="24"/>
          <w:szCs w:val="24"/>
          <w14:ligatures w14:val="none"/>
        </w:rPr>
        <w:t>auto-detected</w:t>
      </w:r>
      <w:proofErr w:type="gramEnd"/>
      <w:r w:rsidRPr="00F20AA6">
        <w:rPr>
          <w:rFonts w:ascii="Times New Roman" w:eastAsia="Times New Roman" w:hAnsi="Times New Roman" w:cs="Times New Roman"/>
          <w:color w:val="212121"/>
          <w:kern w:val="0"/>
          <w:sz w:val="24"/>
          <w:szCs w:val="24"/>
          <w14:ligatures w14:val="none"/>
        </w:rPr>
        <w:t xml:space="preserve"> by Spring and can be used for dependency injection and component scanning. The @Component annotation serves as a base annotation for more specific annotations like @Repository, @Service, and @Controller.</w:t>
      </w:r>
    </w:p>
    <w:p w14:paraId="5F9AF67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13.</w:t>
      </w:r>
    </w:p>
    <w:p w14:paraId="56ED4D0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difference between @Component, @Repository, @Service, and @Controller annotations in Spring Boot.</w:t>
      </w:r>
    </w:p>
    <w:p w14:paraId="68B0E8A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65DAF43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@Component: It is a generic stereotype annotation used to mark a class as a Spring-managed component. It is a broad and generic term that can be used for any type of Spring-managed component.</w:t>
      </w:r>
    </w:p>
    <w:p w14:paraId="1BD8954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@Repository: It is a specialized form of @Component used to indicate that a class is a repository or data access component. It typically encapsulates database operations and exception translation.</w:t>
      </w:r>
    </w:p>
    <w:p w14:paraId="5EE301A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@Service: It is a specialized form of @Component used to indicate that a class is a service component. It encapsulates business logic and is often used as an intermediate layer between controllers and repositories.</w:t>
      </w:r>
    </w:p>
    <w:p w14:paraId="45C36D7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@Controller: It is a specialized form of @Component used to indicate that a class is a web controller component. It handles incoming requests, performs business logic, and prepares the response to be sent back to the client.</w:t>
      </w:r>
    </w:p>
    <w:p w14:paraId="754B232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14.</w:t>
      </w:r>
    </w:p>
    <w:p w14:paraId="5E8F8BF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role of the @Autowired annotation in Spring Boot?</w:t>
      </w:r>
    </w:p>
    <w:p w14:paraId="43F980F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5D61FD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@Autowired annotation is used for dependency injection in Spring Boot. When applied to a field, setter method, or constructor, it allows Spring to automatically resolve and inject the required dependencies.</w:t>
      </w:r>
    </w:p>
    <w:p w14:paraId="12910C5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By using @Autowired, developers don't need to manually instantiate and wire dependencies. Spring Boot scans the application context for beans matching the required type and injects them automatically.</w:t>
      </w:r>
    </w:p>
    <w:p w14:paraId="61945CF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15.</w:t>
      </w:r>
    </w:p>
    <w:p w14:paraId="13C07D3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logging in a Spring Boot application?</w:t>
      </w:r>
    </w:p>
    <w:p w14:paraId="5A90E4B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3A27D9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In a Spring Boot application, logging is typically implemented using a logging framework such as </w:t>
      </w:r>
      <w:proofErr w:type="spellStart"/>
      <w:r w:rsidRPr="00F20AA6">
        <w:rPr>
          <w:rFonts w:ascii="Times New Roman" w:eastAsia="Times New Roman" w:hAnsi="Times New Roman" w:cs="Times New Roman"/>
          <w:color w:val="212121"/>
          <w:kern w:val="0"/>
          <w:sz w:val="24"/>
          <w:szCs w:val="24"/>
          <w14:ligatures w14:val="none"/>
        </w:rPr>
        <w:t>Logback</w:t>
      </w:r>
      <w:proofErr w:type="spellEnd"/>
      <w:r w:rsidRPr="00F20AA6">
        <w:rPr>
          <w:rFonts w:ascii="Times New Roman" w:eastAsia="Times New Roman" w:hAnsi="Times New Roman" w:cs="Times New Roman"/>
          <w:color w:val="212121"/>
          <w:kern w:val="0"/>
          <w:sz w:val="24"/>
          <w:szCs w:val="24"/>
          <w14:ligatures w14:val="none"/>
        </w:rPr>
        <w:t xml:space="preserve"> or Log4j2. Spring Boot provides a default logging configuration out of the box.</w:t>
      </w:r>
    </w:p>
    <w:p w14:paraId="0BB81C0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 xml:space="preserve">You can configure logging levels, </w:t>
      </w:r>
      <w:proofErr w:type="spellStart"/>
      <w:r w:rsidRPr="00F20AA6">
        <w:rPr>
          <w:rFonts w:ascii="Times New Roman" w:eastAsia="Times New Roman" w:hAnsi="Times New Roman" w:cs="Times New Roman"/>
          <w:color w:val="212121"/>
          <w:kern w:val="0"/>
          <w:sz w:val="24"/>
          <w:szCs w:val="24"/>
          <w14:ligatures w14:val="none"/>
        </w:rPr>
        <w:t>appenders</w:t>
      </w:r>
      <w:proofErr w:type="spellEnd"/>
      <w:r w:rsidRPr="00F20AA6">
        <w:rPr>
          <w:rFonts w:ascii="Times New Roman" w:eastAsia="Times New Roman" w:hAnsi="Times New Roman" w:cs="Times New Roman"/>
          <w:color w:val="212121"/>
          <w:kern w:val="0"/>
          <w:sz w:val="24"/>
          <w:szCs w:val="24"/>
          <w14:ligatures w14:val="none"/>
        </w:rPr>
        <w:t xml:space="preserve">, and log formats using the </w:t>
      </w:r>
      <w:proofErr w:type="spellStart"/>
      <w:proofErr w:type="gramStart"/>
      <w:r w:rsidRPr="00F20AA6">
        <w:rPr>
          <w:rFonts w:ascii="Times New Roman" w:eastAsia="Times New Roman" w:hAnsi="Times New Roman" w:cs="Times New Roman"/>
          <w:color w:val="212121"/>
          <w:kern w:val="0"/>
          <w:sz w:val="24"/>
          <w:szCs w:val="24"/>
          <w14:ligatures w14:val="none"/>
        </w:rPr>
        <w:t>application.properties</w:t>
      </w:r>
      <w:proofErr w:type="spellEnd"/>
      <w:proofErr w:type="gramEnd"/>
      <w:r w:rsidRPr="00F20AA6">
        <w:rPr>
          <w:rFonts w:ascii="Times New Roman" w:eastAsia="Times New Roman" w:hAnsi="Times New Roman" w:cs="Times New Roman"/>
          <w:color w:val="212121"/>
          <w:kern w:val="0"/>
          <w:sz w:val="24"/>
          <w:szCs w:val="24"/>
          <w14:ligatures w14:val="none"/>
        </w:rPr>
        <w:t xml:space="preserve"> or </w:t>
      </w:r>
      <w:proofErr w:type="spellStart"/>
      <w:r w:rsidRPr="00F20AA6">
        <w:rPr>
          <w:rFonts w:ascii="Times New Roman" w:eastAsia="Times New Roman" w:hAnsi="Times New Roman" w:cs="Times New Roman"/>
          <w:color w:val="212121"/>
          <w:kern w:val="0"/>
          <w:sz w:val="24"/>
          <w:szCs w:val="24"/>
          <w14:ligatures w14:val="none"/>
        </w:rPr>
        <w:t>application.yml</w:t>
      </w:r>
      <w:proofErr w:type="spellEnd"/>
      <w:r w:rsidRPr="00F20AA6">
        <w:rPr>
          <w:rFonts w:ascii="Times New Roman" w:eastAsia="Times New Roman" w:hAnsi="Times New Roman" w:cs="Times New Roman"/>
          <w:color w:val="212121"/>
          <w:kern w:val="0"/>
          <w:sz w:val="24"/>
          <w:szCs w:val="24"/>
          <w14:ligatures w14:val="none"/>
        </w:rPr>
        <w:t xml:space="preserve"> file. Additionally, you can include the desired logging framework dependencies in your project's build configuration and use the framework's APIs to perform logging within your application code.</w:t>
      </w:r>
    </w:p>
    <w:p w14:paraId="31176DF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16.</w:t>
      </w:r>
    </w:p>
    <w:p w14:paraId="6AE3670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What is the purpose of the </w:t>
      </w:r>
      <w:proofErr w:type="spellStart"/>
      <w:proofErr w:type="gramStart"/>
      <w:r w:rsidRPr="00F20AA6">
        <w:rPr>
          <w:rFonts w:ascii="Times New Roman" w:eastAsia="Times New Roman" w:hAnsi="Times New Roman" w:cs="Times New Roman"/>
          <w:color w:val="212121"/>
          <w:kern w:val="0"/>
          <w:sz w:val="24"/>
          <w:szCs w:val="24"/>
          <w14:ligatures w14:val="none"/>
        </w:rPr>
        <w:t>SpringApplication.run</w:t>
      </w:r>
      <w:proofErr w:type="spellEnd"/>
      <w:r w:rsidRPr="00F20AA6">
        <w:rPr>
          <w:rFonts w:ascii="Times New Roman" w:eastAsia="Times New Roman" w:hAnsi="Times New Roman" w:cs="Times New Roman"/>
          <w:color w:val="212121"/>
          <w:kern w:val="0"/>
          <w:sz w:val="24"/>
          <w:szCs w:val="24"/>
          <w14:ligatures w14:val="none"/>
        </w:rPr>
        <w:t>(</w:t>
      </w:r>
      <w:proofErr w:type="gramEnd"/>
      <w:r w:rsidRPr="00F20AA6">
        <w:rPr>
          <w:rFonts w:ascii="Times New Roman" w:eastAsia="Times New Roman" w:hAnsi="Times New Roman" w:cs="Times New Roman"/>
          <w:color w:val="212121"/>
          <w:kern w:val="0"/>
          <w:sz w:val="24"/>
          <w:szCs w:val="24"/>
          <w14:ligatures w14:val="none"/>
        </w:rPr>
        <w:t>) method?</w:t>
      </w:r>
    </w:p>
    <w:p w14:paraId="30F3D1B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14C0CAB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 </w:t>
      </w:r>
      <w:proofErr w:type="spellStart"/>
      <w:proofErr w:type="gramStart"/>
      <w:r w:rsidRPr="00F20AA6">
        <w:rPr>
          <w:rFonts w:ascii="Times New Roman" w:eastAsia="Times New Roman" w:hAnsi="Times New Roman" w:cs="Times New Roman"/>
          <w:color w:val="212121"/>
          <w:kern w:val="0"/>
          <w:sz w:val="24"/>
          <w:szCs w:val="24"/>
          <w14:ligatures w14:val="none"/>
        </w:rPr>
        <w:t>SpringApplication.run</w:t>
      </w:r>
      <w:proofErr w:type="spellEnd"/>
      <w:r w:rsidRPr="00F20AA6">
        <w:rPr>
          <w:rFonts w:ascii="Times New Roman" w:eastAsia="Times New Roman" w:hAnsi="Times New Roman" w:cs="Times New Roman"/>
          <w:color w:val="212121"/>
          <w:kern w:val="0"/>
          <w:sz w:val="24"/>
          <w:szCs w:val="24"/>
          <w14:ligatures w14:val="none"/>
        </w:rPr>
        <w:t>(</w:t>
      </w:r>
      <w:proofErr w:type="gramEnd"/>
      <w:r w:rsidRPr="00F20AA6">
        <w:rPr>
          <w:rFonts w:ascii="Times New Roman" w:eastAsia="Times New Roman" w:hAnsi="Times New Roman" w:cs="Times New Roman"/>
          <w:color w:val="212121"/>
          <w:kern w:val="0"/>
          <w:sz w:val="24"/>
          <w:szCs w:val="24"/>
          <w14:ligatures w14:val="none"/>
        </w:rPr>
        <w:t>) method is used to bootstrap and launch a Spring Boot application. It is typically invoked from the main method of the application's entry point class.</w:t>
      </w:r>
    </w:p>
    <w:p w14:paraId="432DD70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 </w:t>
      </w:r>
      <w:proofErr w:type="gramStart"/>
      <w:r w:rsidRPr="00F20AA6">
        <w:rPr>
          <w:rFonts w:ascii="Times New Roman" w:eastAsia="Times New Roman" w:hAnsi="Times New Roman" w:cs="Times New Roman"/>
          <w:color w:val="212121"/>
          <w:kern w:val="0"/>
          <w:sz w:val="24"/>
          <w:szCs w:val="24"/>
          <w14:ligatures w14:val="none"/>
        </w:rPr>
        <w:t>run(</w:t>
      </w:r>
      <w:proofErr w:type="gramEnd"/>
      <w:r w:rsidRPr="00F20AA6">
        <w:rPr>
          <w:rFonts w:ascii="Times New Roman" w:eastAsia="Times New Roman" w:hAnsi="Times New Roman" w:cs="Times New Roman"/>
          <w:color w:val="212121"/>
          <w:kern w:val="0"/>
          <w:sz w:val="24"/>
          <w:szCs w:val="24"/>
          <w14:ligatures w14:val="none"/>
        </w:rPr>
        <w:t xml:space="preserve">) method initializes the Spring application context, performs auto-configuration, starts the embedded server, and starts the application lifecycle. It returns an instance of the </w:t>
      </w:r>
      <w:proofErr w:type="spellStart"/>
      <w:r w:rsidRPr="00F20AA6">
        <w:rPr>
          <w:rFonts w:ascii="Times New Roman" w:eastAsia="Times New Roman" w:hAnsi="Times New Roman" w:cs="Times New Roman"/>
          <w:color w:val="212121"/>
          <w:kern w:val="0"/>
          <w:sz w:val="24"/>
          <w:szCs w:val="24"/>
          <w14:ligatures w14:val="none"/>
        </w:rPr>
        <w:t>ApplicationContext</w:t>
      </w:r>
      <w:proofErr w:type="spellEnd"/>
      <w:r w:rsidRPr="00F20AA6">
        <w:rPr>
          <w:rFonts w:ascii="Times New Roman" w:eastAsia="Times New Roman" w:hAnsi="Times New Roman" w:cs="Times New Roman"/>
          <w:color w:val="212121"/>
          <w:kern w:val="0"/>
          <w:sz w:val="24"/>
          <w:szCs w:val="24"/>
          <w14:ligatures w14:val="none"/>
        </w:rPr>
        <w:t>, allowing access to the application context and its beans.</w:t>
      </w:r>
    </w:p>
    <w:p w14:paraId="509DF2E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17.</w:t>
      </w:r>
    </w:p>
    <w:p w14:paraId="567BF12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Spring Boot CLI?</w:t>
      </w:r>
    </w:p>
    <w:p w14:paraId="6BDEC38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BFFD68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Spring Boot Command Line Interface (CLI) is a command line tool that you can use to run and test Spring Boot applications from a command prompt. It provides a fast way to get Spring applications up and running. The CLI incorporates spring scripts into the </w:t>
      </w:r>
      <w:proofErr w:type="spellStart"/>
      <w:r w:rsidRPr="00F20AA6">
        <w:rPr>
          <w:rFonts w:ascii="Times New Roman" w:eastAsia="Times New Roman" w:hAnsi="Times New Roman" w:cs="Times New Roman"/>
          <w:color w:val="212121"/>
          <w:kern w:val="0"/>
          <w:sz w:val="24"/>
          <w:szCs w:val="24"/>
          <w14:ligatures w14:val="none"/>
        </w:rPr>
        <w:t>unix</w:t>
      </w:r>
      <w:proofErr w:type="spellEnd"/>
      <w:r w:rsidRPr="00F20AA6">
        <w:rPr>
          <w:rFonts w:ascii="Times New Roman" w:eastAsia="Times New Roman" w:hAnsi="Times New Roman" w:cs="Times New Roman"/>
          <w:color w:val="212121"/>
          <w:kern w:val="0"/>
          <w:sz w:val="24"/>
          <w:szCs w:val="24"/>
          <w14:ligatures w14:val="none"/>
        </w:rPr>
        <w:t>-based shell to launch the boot applications.</w:t>
      </w:r>
    </w:p>
    <w:p w14:paraId="00D5D3C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Some of the advantages of using Spring Boot CLI are:</w:t>
      </w:r>
    </w:p>
    <w:p w14:paraId="262A783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It allows you to write your application using Groovy, which is a more succinct and expressive alternative to Java.</w:t>
      </w:r>
    </w:p>
    <w:p w14:paraId="4652F10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It automatically includes useful external libraries whenever possible. For example, if you're writing a web application and importing classes such as @RestController, the CLI will automatically provide a dependency for Spring MVC.</w:t>
      </w:r>
    </w:p>
    <w:p w14:paraId="76F4B7F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You can use various commands for different operations like run (to run the application), test (to test the application), jar (to create a jar file), </w:t>
      </w:r>
      <w:proofErr w:type="spellStart"/>
      <w:r w:rsidRPr="00F20AA6">
        <w:rPr>
          <w:rFonts w:ascii="Times New Roman" w:eastAsia="Times New Roman" w:hAnsi="Times New Roman" w:cs="Times New Roman"/>
          <w:color w:val="212121"/>
          <w:kern w:val="0"/>
          <w:sz w:val="24"/>
          <w:szCs w:val="24"/>
          <w14:ligatures w14:val="none"/>
        </w:rPr>
        <w:t>init</w:t>
      </w:r>
      <w:proofErr w:type="spellEnd"/>
      <w:r w:rsidRPr="00F20AA6">
        <w:rPr>
          <w:rFonts w:ascii="Times New Roman" w:eastAsia="Times New Roman" w:hAnsi="Times New Roman" w:cs="Times New Roman"/>
          <w:color w:val="212121"/>
          <w:kern w:val="0"/>
          <w:sz w:val="24"/>
          <w:szCs w:val="24"/>
          <w14:ligatures w14:val="none"/>
        </w:rPr>
        <w:t xml:space="preserve"> (to create a basic Java or Groovy project), etc.</w:t>
      </w:r>
    </w:p>
    <w:p w14:paraId="2541BBB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18.</w:t>
      </w:r>
    </w:p>
    <w:p w14:paraId="65CC598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does Spring Boot handle data validation?</w:t>
      </w:r>
    </w:p>
    <w:p w14:paraId="6B93E41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3A221D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In Spring Boot, data validation can be performed using various mechanisms. One common approach is to use the validation annotations provided by the Bean Validation API, such as @NotNull, @Size, and @Pattern, on the fields of model objects.</w:t>
      </w:r>
    </w:p>
    <w:p w14:paraId="1DF92D1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 xml:space="preserve">By including the necessary validation annotations, Spring Boot automatically validates the input data and generates validation errors. These errors can be handled using </w:t>
      </w:r>
      <w:proofErr w:type="spellStart"/>
      <w:r w:rsidRPr="00F20AA6">
        <w:rPr>
          <w:rFonts w:ascii="Times New Roman" w:eastAsia="Times New Roman" w:hAnsi="Times New Roman" w:cs="Times New Roman"/>
          <w:color w:val="212121"/>
          <w:kern w:val="0"/>
          <w:sz w:val="24"/>
          <w:szCs w:val="24"/>
          <w14:ligatures w14:val="none"/>
        </w:rPr>
        <w:t>BindingResult</w:t>
      </w:r>
      <w:proofErr w:type="spellEnd"/>
      <w:r w:rsidRPr="00F20AA6">
        <w:rPr>
          <w:rFonts w:ascii="Times New Roman" w:eastAsia="Times New Roman" w:hAnsi="Times New Roman" w:cs="Times New Roman"/>
          <w:color w:val="212121"/>
          <w:kern w:val="0"/>
          <w:sz w:val="24"/>
          <w:szCs w:val="24"/>
          <w14:ligatures w14:val="none"/>
        </w:rPr>
        <w:t xml:space="preserve"> or Errors objects. Additionally, custom validation logic can be implemented by creating custom validation classes and methods.</w:t>
      </w:r>
    </w:p>
    <w:p w14:paraId="7B42B79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19.</w:t>
      </w:r>
    </w:p>
    <w:p w14:paraId="498A3AE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the @RequestMapping annotation in Spring Boot?</w:t>
      </w:r>
    </w:p>
    <w:p w14:paraId="570387E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3D81F27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@RequestMapping annotation is used to map HTTP requests to specific handler methods in a Spring Boot application. It is applied at the method or class level to define the URL patterns that should trigger the execution of the annotated method.</w:t>
      </w:r>
    </w:p>
    <w:p w14:paraId="3D3FFD5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@RequestMapping allows developers to specify various attributes, such as the HTTP method (GET, POST, etc.), request parameters, headers, and more to further refine the mapping.</w:t>
      </w:r>
    </w:p>
    <w:p w14:paraId="5AE62C2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20.</w:t>
      </w:r>
    </w:p>
    <w:p w14:paraId="4B3977B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does Spring Boot integrate with containerization platforms like Docker and Kubernetes?</w:t>
      </w:r>
    </w:p>
    <w:p w14:paraId="76B2784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37BC281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Spring Boot integrates seamlessly with containerization platforms like Docker and Kubernetes. You can package a Spring Boot application as a Docker image by creating a </w:t>
      </w:r>
      <w:proofErr w:type="spellStart"/>
      <w:r w:rsidRPr="00F20AA6">
        <w:rPr>
          <w:rFonts w:ascii="Times New Roman" w:eastAsia="Times New Roman" w:hAnsi="Times New Roman" w:cs="Times New Roman"/>
          <w:color w:val="212121"/>
          <w:kern w:val="0"/>
          <w:sz w:val="24"/>
          <w:szCs w:val="24"/>
          <w14:ligatures w14:val="none"/>
        </w:rPr>
        <w:t>Dockerfile</w:t>
      </w:r>
      <w:proofErr w:type="spellEnd"/>
      <w:r w:rsidRPr="00F20AA6">
        <w:rPr>
          <w:rFonts w:ascii="Times New Roman" w:eastAsia="Times New Roman" w:hAnsi="Times New Roman" w:cs="Times New Roman"/>
          <w:color w:val="212121"/>
          <w:kern w:val="0"/>
          <w:sz w:val="24"/>
          <w:szCs w:val="24"/>
          <w14:ligatures w14:val="none"/>
        </w:rPr>
        <w:t xml:space="preserve"> that includes the necessary dependencies and configurations.</w:t>
      </w:r>
    </w:p>
    <w:p w14:paraId="485B939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image can be built and deployed to a containerization platform like Docker Swarm or Kubernetes. Spring Boot also provides features like externalized configuration and health indicators which can be leveraged by container orchestration platforms for efficient management and scaling of the application.</w:t>
      </w:r>
    </w:p>
    <w:p w14:paraId="7C38C98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21.</w:t>
      </w:r>
    </w:p>
    <w:p w14:paraId="29987EE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message-driven microservices using Spring Boot and Apache Pulsar.</w:t>
      </w:r>
    </w:p>
    <w:p w14:paraId="5A48968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DC32DC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Message-driven microservices using Spring Boot and Apache Pulsar leverage the publish-subscribe messaging pattern to enable loosely coupled and scalable communication between microservices. Apache Pulsar acts as the messaging system, and Spring Boot provides the necessary abstractions for consuming and producing messages.</w:t>
      </w:r>
    </w:p>
    <w:p w14:paraId="33C1083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With Pulsar's messaging features and Spring Boot's integration, you can implement event-driven architectures where microservices communicate asynchronously through messages. This ensures decoupling and fault tolerance.</w:t>
      </w:r>
    </w:p>
    <w:p w14:paraId="0F65BBD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22.</w:t>
      </w:r>
    </w:p>
    <w:p w14:paraId="4CE3087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the @Value annotation in Spring Boot?</w:t>
      </w:r>
    </w:p>
    <w:p w14:paraId="3CC9426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Hide Answer</w:t>
      </w:r>
    </w:p>
    <w:p w14:paraId="1006577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@Value annotation is used to inject values from properties files, environment variables, or other sources into Spring-managed beans. It can be applied to fields, methods, or constructor parameters.</w:t>
      </w:r>
    </w:p>
    <w:p w14:paraId="5E556FF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With @Value, developers can easily access and use configuration properties or other values within their application code. The values can be specified directly or referenced using </w:t>
      </w:r>
      <w:proofErr w:type="spellStart"/>
      <w:r w:rsidRPr="00F20AA6">
        <w:rPr>
          <w:rFonts w:ascii="Times New Roman" w:eastAsia="Times New Roman" w:hAnsi="Times New Roman" w:cs="Times New Roman"/>
          <w:color w:val="212121"/>
          <w:kern w:val="0"/>
          <w:sz w:val="24"/>
          <w:szCs w:val="24"/>
          <w14:ligatures w14:val="none"/>
        </w:rPr>
        <w:t>SpEL</w:t>
      </w:r>
      <w:proofErr w:type="spellEnd"/>
      <w:r w:rsidRPr="00F20AA6">
        <w:rPr>
          <w:rFonts w:ascii="Times New Roman" w:eastAsia="Times New Roman" w:hAnsi="Times New Roman" w:cs="Times New Roman"/>
          <w:color w:val="212121"/>
          <w:kern w:val="0"/>
          <w:sz w:val="24"/>
          <w:szCs w:val="24"/>
          <w14:ligatures w14:val="none"/>
        </w:rPr>
        <w:t xml:space="preserve"> (Spring Expression Language) expressions.</w:t>
      </w:r>
    </w:p>
    <w:p w14:paraId="0EB4BEA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23.</w:t>
      </w:r>
    </w:p>
    <w:p w14:paraId="4703E74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Describe the role of the </w:t>
      </w:r>
      <w:proofErr w:type="spellStart"/>
      <w:r w:rsidRPr="00F20AA6">
        <w:rPr>
          <w:rFonts w:ascii="Times New Roman" w:eastAsia="Times New Roman" w:hAnsi="Times New Roman" w:cs="Times New Roman"/>
          <w:color w:val="212121"/>
          <w:kern w:val="0"/>
          <w:sz w:val="24"/>
          <w:szCs w:val="24"/>
          <w14:ligatures w14:val="none"/>
        </w:rPr>
        <w:t>CommandLineRunner</w:t>
      </w:r>
      <w:proofErr w:type="spellEnd"/>
      <w:r w:rsidRPr="00F20AA6">
        <w:rPr>
          <w:rFonts w:ascii="Times New Roman" w:eastAsia="Times New Roman" w:hAnsi="Times New Roman" w:cs="Times New Roman"/>
          <w:color w:val="212121"/>
          <w:kern w:val="0"/>
          <w:sz w:val="24"/>
          <w:szCs w:val="24"/>
          <w14:ligatures w14:val="none"/>
        </w:rPr>
        <w:t xml:space="preserve"> and </w:t>
      </w:r>
      <w:proofErr w:type="spellStart"/>
      <w:r w:rsidRPr="00F20AA6">
        <w:rPr>
          <w:rFonts w:ascii="Times New Roman" w:eastAsia="Times New Roman" w:hAnsi="Times New Roman" w:cs="Times New Roman"/>
          <w:color w:val="212121"/>
          <w:kern w:val="0"/>
          <w:sz w:val="24"/>
          <w:szCs w:val="24"/>
          <w14:ligatures w14:val="none"/>
        </w:rPr>
        <w:t>ApplicationRunner</w:t>
      </w:r>
      <w:proofErr w:type="spellEnd"/>
      <w:r w:rsidRPr="00F20AA6">
        <w:rPr>
          <w:rFonts w:ascii="Times New Roman" w:eastAsia="Times New Roman" w:hAnsi="Times New Roman" w:cs="Times New Roman"/>
          <w:color w:val="212121"/>
          <w:kern w:val="0"/>
          <w:sz w:val="24"/>
          <w:szCs w:val="24"/>
          <w14:ligatures w14:val="none"/>
        </w:rPr>
        <w:t xml:space="preserve"> interfaces in Spring Boot.</w:t>
      </w:r>
    </w:p>
    <w:p w14:paraId="7BCCBFB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8E30A3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In Spring Boot, the </w:t>
      </w:r>
      <w:proofErr w:type="spellStart"/>
      <w:r w:rsidRPr="00F20AA6">
        <w:rPr>
          <w:rFonts w:ascii="Times New Roman" w:eastAsia="Times New Roman" w:hAnsi="Times New Roman" w:cs="Times New Roman"/>
          <w:color w:val="212121"/>
          <w:kern w:val="0"/>
          <w:sz w:val="24"/>
          <w:szCs w:val="24"/>
          <w14:ligatures w14:val="none"/>
        </w:rPr>
        <w:t>CommandLineRunner</w:t>
      </w:r>
      <w:proofErr w:type="spellEnd"/>
      <w:r w:rsidRPr="00F20AA6">
        <w:rPr>
          <w:rFonts w:ascii="Times New Roman" w:eastAsia="Times New Roman" w:hAnsi="Times New Roman" w:cs="Times New Roman"/>
          <w:color w:val="212121"/>
          <w:kern w:val="0"/>
          <w:sz w:val="24"/>
          <w:szCs w:val="24"/>
          <w14:ligatures w14:val="none"/>
        </w:rPr>
        <w:t xml:space="preserve"> and </w:t>
      </w:r>
      <w:proofErr w:type="spellStart"/>
      <w:r w:rsidRPr="00F20AA6">
        <w:rPr>
          <w:rFonts w:ascii="Times New Roman" w:eastAsia="Times New Roman" w:hAnsi="Times New Roman" w:cs="Times New Roman"/>
          <w:color w:val="212121"/>
          <w:kern w:val="0"/>
          <w:sz w:val="24"/>
          <w:szCs w:val="24"/>
          <w14:ligatures w14:val="none"/>
        </w:rPr>
        <w:t>ApplicationRunner</w:t>
      </w:r>
      <w:proofErr w:type="spellEnd"/>
      <w:r w:rsidRPr="00F20AA6">
        <w:rPr>
          <w:rFonts w:ascii="Times New Roman" w:eastAsia="Times New Roman" w:hAnsi="Times New Roman" w:cs="Times New Roman"/>
          <w:color w:val="212121"/>
          <w:kern w:val="0"/>
          <w:sz w:val="24"/>
          <w:szCs w:val="24"/>
          <w14:ligatures w14:val="none"/>
        </w:rPr>
        <w:t xml:space="preserve"> interfaces are used for performing specific tasks during the application startup process. When implemented, these interfaces provide a callback method (</w:t>
      </w:r>
      <w:proofErr w:type="gramStart"/>
      <w:r w:rsidRPr="00F20AA6">
        <w:rPr>
          <w:rFonts w:ascii="Times New Roman" w:eastAsia="Times New Roman" w:hAnsi="Times New Roman" w:cs="Times New Roman"/>
          <w:color w:val="212121"/>
          <w:kern w:val="0"/>
          <w:sz w:val="24"/>
          <w:szCs w:val="24"/>
          <w14:ligatures w14:val="none"/>
        </w:rPr>
        <w:t>run(</w:t>
      </w:r>
      <w:proofErr w:type="gramEnd"/>
      <w:r w:rsidRPr="00F20AA6">
        <w:rPr>
          <w:rFonts w:ascii="Times New Roman" w:eastAsia="Times New Roman" w:hAnsi="Times New Roman" w:cs="Times New Roman"/>
          <w:color w:val="212121"/>
          <w:kern w:val="0"/>
          <w:sz w:val="24"/>
          <w:szCs w:val="24"/>
          <w14:ligatures w14:val="none"/>
        </w:rPr>
        <w:t>)) that gets executed once the application context is initialized.</w:t>
      </w:r>
    </w:p>
    <w:p w14:paraId="390CF30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They are particularly useful for performing tasks like data initialization, cache population, or other one-time setup operations. The main difference between them is that </w:t>
      </w:r>
      <w:proofErr w:type="spellStart"/>
      <w:r w:rsidRPr="00F20AA6">
        <w:rPr>
          <w:rFonts w:ascii="Times New Roman" w:eastAsia="Times New Roman" w:hAnsi="Times New Roman" w:cs="Times New Roman"/>
          <w:color w:val="212121"/>
          <w:kern w:val="0"/>
          <w:sz w:val="24"/>
          <w:szCs w:val="24"/>
          <w14:ligatures w14:val="none"/>
        </w:rPr>
        <w:t>CommandLineRunner</w:t>
      </w:r>
      <w:proofErr w:type="spellEnd"/>
      <w:r w:rsidRPr="00F20AA6">
        <w:rPr>
          <w:rFonts w:ascii="Times New Roman" w:eastAsia="Times New Roman" w:hAnsi="Times New Roman" w:cs="Times New Roman"/>
          <w:color w:val="212121"/>
          <w:kern w:val="0"/>
          <w:sz w:val="24"/>
          <w:szCs w:val="24"/>
          <w14:ligatures w14:val="none"/>
        </w:rPr>
        <w:t xml:space="preserve"> receives the application's command-line arguments as a parameter, while </w:t>
      </w:r>
      <w:proofErr w:type="spellStart"/>
      <w:r w:rsidRPr="00F20AA6">
        <w:rPr>
          <w:rFonts w:ascii="Times New Roman" w:eastAsia="Times New Roman" w:hAnsi="Times New Roman" w:cs="Times New Roman"/>
          <w:color w:val="212121"/>
          <w:kern w:val="0"/>
          <w:sz w:val="24"/>
          <w:szCs w:val="24"/>
          <w14:ligatures w14:val="none"/>
        </w:rPr>
        <w:t>ApplicationRunner</w:t>
      </w:r>
      <w:proofErr w:type="spellEnd"/>
      <w:r w:rsidRPr="00F20AA6">
        <w:rPr>
          <w:rFonts w:ascii="Times New Roman" w:eastAsia="Times New Roman" w:hAnsi="Times New Roman" w:cs="Times New Roman"/>
          <w:color w:val="212121"/>
          <w:kern w:val="0"/>
          <w:sz w:val="24"/>
          <w:szCs w:val="24"/>
          <w14:ligatures w14:val="none"/>
        </w:rPr>
        <w:t xml:space="preserve"> receives an </w:t>
      </w:r>
      <w:proofErr w:type="spellStart"/>
      <w:r w:rsidRPr="00F20AA6">
        <w:rPr>
          <w:rFonts w:ascii="Times New Roman" w:eastAsia="Times New Roman" w:hAnsi="Times New Roman" w:cs="Times New Roman"/>
          <w:color w:val="212121"/>
          <w:kern w:val="0"/>
          <w:sz w:val="24"/>
          <w:szCs w:val="24"/>
          <w14:ligatures w14:val="none"/>
        </w:rPr>
        <w:t>ApplicationArguments</w:t>
      </w:r>
      <w:proofErr w:type="spellEnd"/>
      <w:r w:rsidRPr="00F20AA6">
        <w:rPr>
          <w:rFonts w:ascii="Times New Roman" w:eastAsia="Times New Roman" w:hAnsi="Times New Roman" w:cs="Times New Roman"/>
          <w:color w:val="212121"/>
          <w:kern w:val="0"/>
          <w:sz w:val="24"/>
          <w:szCs w:val="24"/>
          <w14:ligatures w14:val="none"/>
        </w:rPr>
        <w:t xml:space="preserve"> object.</w:t>
      </w:r>
    </w:p>
    <w:p w14:paraId="40D3E27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24.</w:t>
      </w:r>
    </w:p>
    <w:p w14:paraId="1BA35B9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pagination in a Spring Boot application?</w:t>
      </w:r>
    </w:p>
    <w:p w14:paraId="64FDE62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B7363B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To implement pagination in a Spring Boot application, you can utilize features provided by libraries like Spring Data JPA or Spring Data MongoDB. They offer built-in support for pagination </w:t>
      </w:r>
      <w:proofErr w:type="gramStart"/>
      <w:r w:rsidRPr="00F20AA6">
        <w:rPr>
          <w:rFonts w:ascii="Times New Roman" w:eastAsia="Times New Roman" w:hAnsi="Times New Roman" w:cs="Times New Roman"/>
          <w:color w:val="212121"/>
          <w:kern w:val="0"/>
          <w:sz w:val="24"/>
          <w:szCs w:val="24"/>
          <w14:ligatures w14:val="none"/>
        </w:rPr>
        <w:t>through the use of</w:t>
      </w:r>
      <w:proofErr w:type="gramEnd"/>
      <w:r w:rsidRPr="00F20AA6">
        <w:rPr>
          <w:rFonts w:ascii="Times New Roman" w:eastAsia="Times New Roman" w:hAnsi="Times New Roman" w:cs="Times New Roman"/>
          <w:color w:val="212121"/>
          <w:kern w:val="0"/>
          <w:sz w:val="24"/>
          <w:szCs w:val="24"/>
          <w14:ligatures w14:val="none"/>
        </w:rPr>
        <w:t xml:space="preserve"> Pageable objects and repository methods.</w:t>
      </w:r>
    </w:p>
    <w:p w14:paraId="14C680B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You can retrieve a subset of data from a larger dataset by specifying the page number, page size, and sort criteria. The result is typically returned as a Page object that contains the requested data along with metadata such as total elements, total pages, and more.</w:t>
      </w:r>
    </w:p>
    <w:p w14:paraId="1E44965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25.</w:t>
      </w:r>
    </w:p>
    <w:p w14:paraId="48495C3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bean scopes in Spring Boot.</w:t>
      </w:r>
    </w:p>
    <w:p w14:paraId="4164133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3742A96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Bean scopes define the lifecycle and visibility of Spring-managed beans in a Spring Boot application. The following are the commonly used bean scopes:</w:t>
      </w:r>
    </w:p>
    <w:p w14:paraId="136AC97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Singleton (default): Only one instance of the bean is created and shared across the entire application context.</w:t>
      </w:r>
    </w:p>
    <w:p w14:paraId="02C082C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Prototype: A new instance of the bean is created each time it is requested.</w:t>
      </w:r>
    </w:p>
    <w:p w14:paraId="2E66A36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Request: A new instance of the bean is created for each HTTP request. It is only applicable in a web application context.</w:t>
      </w:r>
    </w:p>
    <w:p w14:paraId="3297715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Session: A new instance of the bean is created for each user session. It is only applicable in a web application context.</w:t>
      </w:r>
    </w:p>
    <w:p w14:paraId="76E4466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Custom scopes: Spring Boot allows defining custom bean scopes by implementing the Scope interface and registering them in the application context.</w:t>
      </w:r>
    </w:p>
    <w:p w14:paraId="2E6D22C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26.</w:t>
      </w:r>
    </w:p>
    <w:p w14:paraId="2BDAF10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the @Qualifier annotation in Spring Boot?</w:t>
      </w:r>
    </w:p>
    <w:p w14:paraId="095E364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E54D7E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@Qualifier annotation in Spring is used to disambiguate bean references when we have multiple beans of the same type defined in the Spring container. It is used in scenarios where a given type has more than one implementation and we need to inject a specific implementation.</w:t>
      </w:r>
    </w:p>
    <w:p w14:paraId="17EB5C7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By default, Spring uses the by-type </w:t>
      </w:r>
      <w:proofErr w:type="spellStart"/>
      <w:r w:rsidRPr="00F20AA6">
        <w:rPr>
          <w:rFonts w:ascii="Times New Roman" w:eastAsia="Times New Roman" w:hAnsi="Times New Roman" w:cs="Times New Roman"/>
          <w:color w:val="212121"/>
          <w:kern w:val="0"/>
          <w:sz w:val="24"/>
          <w:szCs w:val="24"/>
          <w14:ligatures w14:val="none"/>
        </w:rPr>
        <w:t>autowiring</w:t>
      </w:r>
      <w:proofErr w:type="spellEnd"/>
      <w:r w:rsidRPr="00F20AA6">
        <w:rPr>
          <w:rFonts w:ascii="Times New Roman" w:eastAsia="Times New Roman" w:hAnsi="Times New Roman" w:cs="Times New Roman"/>
          <w:color w:val="212121"/>
          <w:kern w:val="0"/>
          <w:sz w:val="24"/>
          <w:szCs w:val="24"/>
          <w14:ligatures w14:val="none"/>
        </w:rPr>
        <w:t xml:space="preserve"> mechanism. This means that if we have more than one bean of the same type, Spring will throw a </w:t>
      </w:r>
      <w:proofErr w:type="spellStart"/>
      <w:r w:rsidRPr="00F20AA6">
        <w:rPr>
          <w:rFonts w:ascii="Times New Roman" w:eastAsia="Times New Roman" w:hAnsi="Times New Roman" w:cs="Times New Roman"/>
          <w:color w:val="212121"/>
          <w:kern w:val="0"/>
          <w:sz w:val="24"/>
          <w:szCs w:val="24"/>
          <w14:ligatures w14:val="none"/>
        </w:rPr>
        <w:t>NoUniqueBeanDefinitionException</w:t>
      </w:r>
      <w:proofErr w:type="spellEnd"/>
      <w:r w:rsidRPr="00F20AA6">
        <w:rPr>
          <w:rFonts w:ascii="Times New Roman" w:eastAsia="Times New Roman" w:hAnsi="Times New Roman" w:cs="Times New Roman"/>
          <w:color w:val="212121"/>
          <w:kern w:val="0"/>
          <w:sz w:val="24"/>
          <w:szCs w:val="24"/>
          <w14:ligatures w14:val="none"/>
        </w:rPr>
        <w:t xml:space="preserve"> because it won't know which one to </w:t>
      </w:r>
      <w:proofErr w:type="spellStart"/>
      <w:r w:rsidRPr="00F20AA6">
        <w:rPr>
          <w:rFonts w:ascii="Times New Roman" w:eastAsia="Times New Roman" w:hAnsi="Times New Roman" w:cs="Times New Roman"/>
          <w:color w:val="212121"/>
          <w:kern w:val="0"/>
          <w:sz w:val="24"/>
          <w:szCs w:val="24"/>
          <w14:ligatures w14:val="none"/>
        </w:rPr>
        <w:t>autowire</w:t>
      </w:r>
      <w:proofErr w:type="spellEnd"/>
      <w:r w:rsidRPr="00F20AA6">
        <w:rPr>
          <w:rFonts w:ascii="Times New Roman" w:eastAsia="Times New Roman" w:hAnsi="Times New Roman" w:cs="Times New Roman"/>
          <w:color w:val="212121"/>
          <w:kern w:val="0"/>
          <w:sz w:val="24"/>
          <w:szCs w:val="24"/>
          <w14:ligatures w14:val="none"/>
        </w:rPr>
        <w:t>.</w:t>
      </w:r>
    </w:p>
    <w:p w14:paraId="3B45EC0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@Qualifier annotation can be used in conjunction with @Autowired to specify which exact bean should be wired, by providing the name of the bean as the qualifier value.</w:t>
      </w:r>
    </w:p>
    <w:p w14:paraId="047DDE3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27.</w:t>
      </w:r>
    </w:p>
    <w:p w14:paraId="6BC25A2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does Spring Boot handle exception logging and error handling?</w:t>
      </w:r>
    </w:p>
    <w:p w14:paraId="1A09DEF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7BB7E2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In Spring Boot, exception logging and error handling can be configured using various mechanisms. Spring Boot automatically provides a default error page that displays a standardized error message for unhandled exceptions.</w:t>
      </w:r>
    </w:p>
    <w:p w14:paraId="3EE4530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However, you can customize the error-handling behavior by implementing exception handlers using the @ControllerAdvice annotation and handling specific exceptions in dedicated methods.</w:t>
      </w:r>
    </w:p>
    <w:p w14:paraId="5851DC6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Additionally, you can configure logging frameworks to capture and log exceptions with desired levels of detail and </w:t>
      </w:r>
      <w:proofErr w:type="spellStart"/>
      <w:r w:rsidRPr="00F20AA6">
        <w:rPr>
          <w:rFonts w:ascii="Times New Roman" w:eastAsia="Times New Roman" w:hAnsi="Times New Roman" w:cs="Times New Roman"/>
          <w:color w:val="212121"/>
          <w:kern w:val="0"/>
          <w:sz w:val="24"/>
          <w:szCs w:val="24"/>
          <w14:ligatures w14:val="none"/>
        </w:rPr>
        <w:t>appenders</w:t>
      </w:r>
      <w:proofErr w:type="spellEnd"/>
      <w:r w:rsidRPr="00F20AA6">
        <w:rPr>
          <w:rFonts w:ascii="Times New Roman" w:eastAsia="Times New Roman" w:hAnsi="Times New Roman" w:cs="Times New Roman"/>
          <w:color w:val="212121"/>
          <w:kern w:val="0"/>
          <w:sz w:val="24"/>
          <w:szCs w:val="24"/>
          <w14:ligatures w14:val="none"/>
        </w:rPr>
        <w:t>.</w:t>
      </w:r>
    </w:p>
    <w:p w14:paraId="57804ED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28.</w:t>
      </w:r>
    </w:p>
    <w:p w14:paraId="705DE45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purpose and usage of the @RestControllerAdvice annotation.</w:t>
      </w:r>
    </w:p>
    <w:p w14:paraId="5D0D29E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D0D768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 @RestControllerAdvice annotation is a specialized form of the @ControllerAdvice annotation in Spring Boot. It combines the functionality of @ControllerAdvice and </w:t>
      </w:r>
      <w:r w:rsidRPr="00F20AA6">
        <w:rPr>
          <w:rFonts w:ascii="Times New Roman" w:eastAsia="Times New Roman" w:hAnsi="Times New Roman" w:cs="Times New Roman"/>
          <w:color w:val="212121"/>
          <w:kern w:val="0"/>
          <w:sz w:val="24"/>
          <w:szCs w:val="24"/>
          <w14:ligatures w14:val="none"/>
        </w:rPr>
        <w:lastRenderedPageBreak/>
        <w:t>@ResponseBody, making it convenient for implementing global exception handling in RESTful APIs.</w:t>
      </w:r>
    </w:p>
    <w:p w14:paraId="688923A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By using @RestControllerAdvice, you can define exception handlers that handle exceptions thrown by any @RequestMapping or @RestController method within the application. The exception handlers can return error responses in JSON or other supported formats.</w:t>
      </w:r>
    </w:p>
    <w:p w14:paraId="7029E59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29.</w:t>
      </w:r>
    </w:p>
    <w:p w14:paraId="1259612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the @ConfigurationProperties annotation in Spring Boot?</w:t>
      </w:r>
    </w:p>
    <w:p w14:paraId="09F07E0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6A1F346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@ConfigurationProperties annotation is used to bind external configuration properties to Spring-managed beans. By annotating a bean class with @ConfigurationProperties and specifying a prefix, you can map properties with matching names to the fields or setter methods of the bean.</w:t>
      </w:r>
    </w:p>
    <w:p w14:paraId="4A2AEC5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will automatically bind the values from the configuration sources to the corresponding bean properties. The annotation simplifies the retrieval and usage of configuration properties within your application.</w:t>
      </w:r>
    </w:p>
    <w:p w14:paraId="6BB904D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30.</w:t>
      </w:r>
    </w:p>
    <w:p w14:paraId="33FC94E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purpose and usage of the @DynamicPropertySource annotation in Spring Boot testing.</w:t>
      </w:r>
    </w:p>
    <w:p w14:paraId="7BE8930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45CF66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 @DynamicPropertySource annotation in Spring Boot testing allows you to dynamically define and modify configuration properties during the test execution. You can use this annotation in conjunction with the </w:t>
      </w:r>
      <w:proofErr w:type="spellStart"/>
      <w:r w:rsidRPr="00F20AA6">
        <w:rPr>
          <w:rFonts w:ascii="Times New Roman" w:eastAsia="Times New Roman" w:hAnsi="Times New Roman" w:cs="Times New Roman"/>
          <w:color w:val="212121"/>
          <w:kern w:val="0"/>
          <w:sz w:val="24"/>
          <w:szCs w:val="24"/>
          <w14:ligatures w14:val="none"/>
        </w:rPr>
        <w:t>TestPropertyValues</w:t>
      </w:r>
      <w:proofErr w:type="spellEnd"/>
      <w:r w:rsidRPr="00F20AA6">
        <w:rPr>
          <w:rFonts w:ascii="Times New Roman" w:eastAsia="Times New Roman" w:hAnsi="Times New Roman" w:cs="Times New Roman"/>
          <w:color w:val="212121"/>
          <w:kern w:val="0"/>
          <w:sz w:val="24"/>
          <w:szCs w:val="24"/>
          <w14:ligatures w14:val="none"/>
        </w:rPr>
        <w:t xml:space="preserve"> class to set or override properties based on dynamic values or test conditions.</w:t>
      </w:r>
    </w:p>
    <w:p w14:paraId="1D65309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This provides flexibility in configuring the environment for testing and allows you to simulate different scenarios or configurations during testing.</w:t>
      </w:r>
    </w:p>
    <w:p w14:paraId="4E052D8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31.</w:t>
      </w:r>
    </w:p>
    <w:p w14:paraId="37AF66E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the @TransactionalEventListener annotation in Spring Boot?</w:t>
      </w:r>
    </w:p>
    <w:p w14:paraId="5F0ACEB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3CA8D11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@TransactionalEventListener annotation in Spring Boot lets you listen to transactional events and perform actions based on those events. You can use this annotation on methods that should be invoked when a specific transactional event occurs such as before or after a transaction is committed or rolled back.</w:t>
      </w:r>
    </w:p>
    <w:p w14:paraId="336A494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@TransactionalEventListener annotation provides a convenient way to handle domain-specific logic or side effects based on transactional events in a Spring Boot application.</w:t>
      </w:r>
    </w:p>
    <w:p w14:paraId="0F8B090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32.</w:t>
      </w:r>
    </w:p>
    <w:p w14:paraId="63E64D9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the @Scheduled annotation in Spring Boot?</w:t>
      </w:r>
    </w:p>
    <w:p w14:paraId="153CC52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764FED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@Scheduled annotation is used to configure scheduled tasks in a Spring Boot application. Applying this annotation to a method enables you to specify the schedule at which the method should be executed.</w:t>
      </w:r>
    </w:p>
    <w:p w14:paraId="5891D12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 schedule can be defined using various options such as fixed-rate, fixed-delay, or </w:t>
      </w:r>
      <w:proofErr w:type="spellStart"/>
      <w:r w:rsidRPr="00F20AA6">
        <w:rPr>
          <w:rFonts w:ascii="Times New Roman" w:eastAsia="Times New Roman" w:hAnsi="Times New Roman" w:cs="Times New Roman"/>
          <w:color w:val="212121"/>
          <w:kern w:val="0"/>
          <w:sz w:val="24"/>
          <w:szCs w:val="24"/>
          <w14:ligatures w14:val="none"/>
        </w:rPr>
        <w:t>cron</w:t>
      </w:r>
      <w:proofErr w:type="spellEnd"/>
      <w:r w:rsidRPr="00F20AA6">
        <w:rPr>
          <w:rFonts w:ascii="Times New Roman" w:eastAsia="Times New Roman" w:hAnsi="Times New Roman" w:cs="Times New Roman"/>
          <w:color w:val="212121"/>
          <w:kern w:val="0"/>
          <w:sz w:val="24"/>
          <w:szCs w:val="24"/>
          <w14:ligatures w14:val="none"/>
        </w:rPr>
        <w:t xml:space="preserve"> expressions. Spring Boot automatically detects and executes the scheduled methods based on the specified schedule.</w:t>
      </w:r>
    </w:p>
    <w:p w14:paraId="6D129F5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33.</w:t>
      </w:r>
    </w:p>
    <w:p w14:paraId="7E7786F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role of the @Profile annotation in Spring Boot.</w:t>
      </w:r>
    </w:p>
    <w:p w14:paraId="4A81EB7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5338C3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@Profile annotation is used to activate or deactivate specific configuration components or beans based on the current environment or profile in a Spring Boot application. Annotating a class or method with @Profile and specifying the desired profile name lets you control when that component or bean should be active. This allows you to have different configurations for different deployment environments such as development, testing, or production.</w:t>
      </w:r>
    </w:p>
    <w:p w14:paraId="5598406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34.</w:t>
      </w:r>
    </w:p>
    <w:p w14:paraId="4CEC730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Spring Boot's dynamic reloading and how does it work?</w:t>
      </w:r>
    </w:p>
    <w:p w14:paraId="2605E72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4B81969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Boot's dynamic reloading feature allows you to make changes to the application code or resources without the need to restart the entire application. It improves development productivity by automatically reloading the modified classes or resources on the fly.</w:t>
      </w:r>
    </w:p>
    <w:p w14:paraId="4579F28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dynamic reloading feature uses class reloading mechanisms provided by the underlying JVM, such as Java Instrumentation API or custom class loaders, to reload the changed classes while preserving the application's state.</w:t>
      </w:r>
    </w:p>
    <w:p w14:paraId="7259BAD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35.</w:t>
      </w:r>
    </w:p>
    <w:p w14:paraId="7761EB3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Explain the concept of externalized logging in Spring Boot using </w:t>
      </w:r>
      <w:proofErr w:type="spellStart"/>
      <w:r w:rsidRPr="00F20AA6">
        <w:rPr>
          <w:rFonts w:ascii="Times New Roman" w:eastAsia="Times New Roman" w:hAnsi="Times New Roman" w:cs="Times New Roman"/>
          <w:color w:val="212121"/>
          <w:kern w:val="0"/>
          <w:sz w:val="24"/>
          <w:szCs w:val="24"/>
          <w14:ligatures w14:val="none"/>
        </w:rPr>
        <w:t>Logback</w:t>
      </w:r>
      <w:proofErr w:type="spellEnd"/>
      <w:r w:rsidRPr="00F20AA6">
        <w:rPr>
          <w:rFonts w:ascii="Times New Roman" w:eastAsia="Times New Roman" w:hAnsi="Times New Roman" w:cs="Times New Roman"/>
          <w:color w:val="212121"/>
          <w:kern w:val="0"/>
          <w:sz w:val="24"/>
          <w:szCs w:val="24"/>
          <w14:ligatures w14:val="none"/>
        </w:rPr>
        <w:t xml:space="preserve"> or Log4j2.</w:t>
      </w:r>
    </w:p>
    <w:p w14:paraId="0288F1C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AAF0DB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Externalized logging in Spring Boot allows you to configure and customize logging behavior without modifying the application code. </w:t>
      </w:r>
      <w:proofErr w:type="spellStart"/>
      <w:r w:rsidRPr="00F20AA6">
        <w:rPr>
          <w:rFonts w:ascii="Times New Roman" w:eastAsia="Times New Roman" w:hAnsi="Times New Roman" w:cs="Times New Roman"/>
          <w:color w:val="212121"/>
          <w:kern w:val="0"/>
          <w:sz w:val="24"/>
          <w:szCs w:val="24"/>
          <w14:ligatures w14:val="none"/>
        </w:rPr>
        <w:t>Logback</w:t>
      </w:r>
      <w:proofErr w:type="spellEnd"/>
      <w:r w:rsidRPr="00F20AA6">
        <w:rPr>
          <w:rFonts w:ascii="Times New Roman" w:eastAsia="Times New Roman" w:hAnsi="Times New Roman" w:cs="Times New Roman"/>
          <w:color w:val="212121"/>
          <w:kern w:val="0"/>
          <w:sz w:val="24"/>
          <w:szCs w:val="24"/>
          <w14:ligatures w14:val="none"/>
        </w:rPr>
        <w:t xml:space="preserve"> or Log4j2 can be used as the underlying logging framework.</w:t>
      </w:r>
    </w:p>
    <w:p w14:paraId="08AE23D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 xml:space="preserve">The configuration is typically done in an external configuration file, such as logback.xml or log4j2.xml, which can be placed in the </w:t>
      </w:r>
      <w:proofErr w:type="spellStart"/>
      <w:r w:rsidRPr="00F20AA6">
        <w:rPr>
          <w:rFonts w:ascii="Times New Roman" w:eastAsia="Times New Roman" w:hAnsi="Times New Roman" w:cs="Times New Roman"/>
          <w:color w:val="212121"/>
          <w:kern w:val="0"/>
          <w:sz w:val="24"/>
          <w:szCs w:val="24"/>
          <w14:ligatures w14:val="none"/>
        </w:rPr>
        <w:t>classpath</w:t>
      </w:r>
      <w:proofErr w:type="spellEnd"/>
      <w:r w:rsidRPr="00F20AA6">
        <w:rPr>
          <w:rFonts w:ascii="Times New Roman" w:eastAsia="Times New Roman" w:hAnsi="Times New Roman" w:cs="Times New Roman"/>
          <w:color w:val="212121"/>
          <w:kern w:val="0"/>
          <w:sz w:val="24"/>
          <w:szCs w:val="24"/>
          <w14:ligatures w14:val="none"/>
        </w:rPr>
        <w:t xml:space="preserve"> or specified using the </w:t>
      </w:r>
      <w:proofErr w:type="spellStart"/>
      <w:r w:rsidRPr="00F20AA6">
        <w:rPr>
          <w:rFonts w:ascii="Times New Roman" w:eastAsia="Times New Roman" w:hAnsi="Times New Roman" w:cs="Times New Roman"/>
          <w:color w:val="212121"/>
          <w:kern w:val="0"/>
          <w:sz w:val="24"/>
          <w:szCs w:val="24"/>
          <w14:ligatures w14:val="none"/>
        </w:rPr>
        <w:t>logging.config</w:t>
      </w:r>
      <w:proofErr w:type="spellEnd"/>
      <w:r w:rsidRPr="00F20AA6">
        <w:rPr>
          <w:rFonts w:ascii="Times New Roman" w:eastAsia="Times New Roman" w:hAnsi="Times New Roman" w:cs="Times New Roman"/>
          <w:color w:val="212121"/>
          <w:kern w:val="0"/>
          <w:sz w:val="24"/>
          <w:szCs w:val="24"/>
          <w14:ligatures w14:val="none"/>
        </w:rPr>
        <w:t xml:space="preserve"> property. The externalized logging configuration file provides flexibility in defining log levels, </w:t>
      </w:r>
      <w:proofErr w:type="spellStart"/>
      <w:r w:rsidRPr="00F20AA6">
        <w:rPr>
          <w:rFonts w:ascii="Times New Roman" w:eastAsia="Times New Roman" w:hAnsi="Times New Roman" w:cs="Times New Roman"/>
          <w:color w:val="212121"/>
          <w:kern w:val="0"/>
          <w:sz w:val="24"/>
          <w:szCs w:val="24"/>
          <w14:ligatures w14:val="none"/>
        </w:rPr>
        <w:t>appenders</w:t>
      </w:r>
      <w:proofErr w:type="spellEnd"/>
      <w:r w:rsidRPr="00F20AA6">
        <w:rPr>
          <w:rFonts w:ascii="Times New Roman" w:eastAsia="Times New Roman" w:hAnsi="Times New Roman" w:cs="Times New Roman"/>
          <w:color w:val="212121"/>
          <w:kern w:val="0"/>
          <w:sz w:val="24"/>
          <w:szCs w:val="24"/>
          <w14:ligatures w14:val="none"/>
        </w:rPr>
        <w:t>, formatters, and other logging-related properties.</w:t>
      </w:r>
    </w:p>
    <w:p w14:paraId="1BA0B67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36.</w:t>
      </w:r>
    </w:p>
    <w:p w14:paraId="7F85774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the @ModelAttribute annotation in Spring Boot?</w:t>
      </w:r>
    </w:p>
    <w:p w14:paraId="3E3ED76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BD9A1B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@ModelAttribute annotation is used in Spring Boot to bind request parameters or form data to method parameters or model attributes. It can be applied to method parameters or method return values.</w:t>
      </w:r>
    </w:p>
    <w:p w14:paraId="371ED96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When applied to method parameters, the @ModelAttribute annotation binds the incoming request parameters or form data to the corresponding method parameters. When applied to method return values, it binds the method's return value to a model attribute, making it available in the view for rendering.</w:t>
      </w:r>
    </w:p>
    <w:p w14:paraId="3586328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37.</w:t>
      </w:r>
    </w:p>
    <w:p w14:paraId="784D728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reactive messaging with Spring Boot and Apache Kafka Streams.</w:t>
      </w:r>
    </w:p>
    <w:p w14:paraId="4E2EBCA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208C50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Reactive messaging with Spring Boot and Apache Kafka Streams enables the building of real-time streaming applications that react to events and reactively process data streams. Spring Cloud Stream provides abstractions to integrate Spring Boot applications with Kafka Streams.</w:t>
      </w:r>
    </w:p>
    <w:p w14:paraId="557CC19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With @StreamListener annotations, you can consume Kafka topics as reactive streams and perform processing operations using the reactive programming model. This approach facilitates the development of scalable and resilient streaming applications.</w:t>
      </w:r>
    </w:p>
    <w:p w14:paraId="2E1BA27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38.</w:t>
      </w:r>
    </w:p>
    <w:p w14:paraId="753546B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purpose and usage of the @</w:t>
      </w:r>
      <w:proofErr w:type="gramStart"/>
      <w:r w:rsidRPr="00F20AA6">
        <w:rPr>
          <w:rFonts w:ascii="Times New Roman" w:eastAsia="Times New Roman" w:hAnsi="Times New Roman" w:cs="Times New Roman"/>
          <w:color w:val="212121"/>
          <w:kern w:val="0"/>
          <w:sz w:val="24"/>
          <w:szCs w:val="24"/>
          <w14:ligatures w14:val="none"/>
        </w:rPr>
        <w:t>Transactional(</w:t>
      </w:r>
      <w:proofErr w:type="gramEnd"/>
      <w:r w:rsidRPr="00F20AA6">
        <w:rPr>
          <w:rFonts w:ascii="Times New Roman" w:eastAsia="Times New Roman" w:hAnsi="Times New Roman" w:cs="Times New Roman"/>
          <w:color w:val="212121"/>
          <w:kern w:val="0"/>
          <w:sz w:val="24"/>
          <w:szCs w:val="24"/>
          <w14:ligatures w14:val="none"/>
        </w:rPr>
        <w:t xml:space="preserve">propagation = </w:t>
      </w:r>
      <w:proofErr w:type="spellStart"/>
      <w:r w:rsidRPr="00F20AA6">
        <w:rPr>
          <w:rFonts w:ascii="Times New Roman" w:eastAsia="Times New Roman" w:hAnsi="Times New Roman" w:cs="Times New Roman"/>
          <w:color w:val="212121"/>
          <w:kern w:val="0"/>
          <w:sz w:val="24"/>
          <w:szCs w:val="24"/>
          <w14:ligatures w14:val="none"/>
        </w:rPr>
        <w:t>Propagation.NESTED</w:t>
      </w:r>
      <w:proofErr w:type="spellEnd"/>
      <w:r w:rsidRPr="00F20AA6">
        <w:rPr>
          <w:rFonts w:ascii="Times New Roman" w:eastAsia="Times New Roman" w:hAnsi="Times New Roman" w:cs="Times New Roman"/>
          <w:color w:val="212121"/>
          <w:kern w:val="0"/>
          <w:sz w:val="24"/>
          <w:szCs w:val="24"/>
          <w14:ligatures w14:val="none"/>
        </w:rPr>
        <w:t>) annotation.</w:t>
      </w:r>
    </w:p>
    <w:p w14:paraId="17E6A1E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5DD5F5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w:t>
      </w:r>
      <w:proofErr w:type="gramStart"/>
      <w:r w:rsidRPr="00F20AA6">
        <w:rPr>
          <w:rFonts w:ascii="Times New Roman" w:eastAsia="Times New Roman" w:hAnsi="Times New Roman" w:cs="Times New Roman"/>
          <w:color w:val="212121"/>
          <w:kern w:val="0"/>
          <w:sz w:val="24"/>
          <w:szCs w:val="24"/>
          <w14:ligatures w14:val="none"/>
        </w:rPr>
        <w:t>Transactional(</w:t>
      </w:r>
      <w:proofErr w:type="gramEnd"/>
      <w:r w:rsidRPr="00F20AA6">
        <w:rPr>
          <w:rFonts w:ascii="Times New Roman" w:eastAsia="Times New Roman" w:hAnsi="Times New Roman" w:cs="Times New Roman"/>
          <w:color w:val="212121"/>
          <w:kern w:val="0"/>
          <w:sz w:val="24"/>
          <w:szCs w:val="24"/>
          <w14:ligatures w14:val="none"/>
        </w:rPr>
        <w:t xml:space="preserve">propagation = </w:t>
      </w:r>
      <w:proofErr w:type="spellStart"/>
      <w:r w:rsidRPr="00F20AA6">
        <w:rPr>
          <w:rFonts w:ascii="Times New Roman" w:eastAsia="Times New Roman" w:hAnsi="Times New Roman" w:cs="Times New Roman"/>
          <w:color w:val="212121"/>
          <w:kern w:val="0"/>
          <w:sz w:val="24"/>
          <w:szCs w:val="24"/>
          <w14:ligatures w14:val="none"/>
        </w:rPr>
        <w:t>Propagation.NESTED</w:t>
      </w:r>
      <w:proofErr w:type="spellEnd"/>
      <w:r w:rsidRPr="00F20AA6">
        <w:rPr>
          <w:rFonts w:ascii="Times New Roman" w:eastAsia="Times New Roman" w:hAnsi="Times New Roman" w:cs="Times New Roman"/>
          <w:color w:val="212121"/>
          <w:kern w:val="0"/>
          <w:sz w:val="24"/>
          <w:szCs w:val="24"/>
          <w14:ligatures w14:val="none"/>
        </w:rPr>
        <w:t>) annotation is used to define a nested transactional scope in a Spring Boot application. When a method is annotated with this annotation, a nested transaction is created within the current transaction.</w:t>
      </w:r>
    </w:p>
    <w:p w14:paraId="189FCA0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nested transaction behaves as an independent transaction and can be rolled back separately from the outer transaction. If the nested transaction fails, only the changes made within the nested transaction are rolled back, while the outer transaction remains unaffected.</w:t>
      </w:r>
    </w:p>
    <w:p w14:paraId="4516293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39.</w:t>
      </w:r>
    </w:p>
    <w:p w14:paraId="7E37DF1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What is the purpose of the @DataJpaTest annotation in Spring Boot testing?</w:t>
      </w:r>
    </w:p>
    <w:p w14:paraId="4075A94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CECE13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@DataJpaTest annotation is used to configure and customize the testing environment for JPA repositories in a Spring Boot application. When applied to a test class, it sets up an in-memory database, configures Spring Data JPA, and loads only the necessary components for testing JPA repositories.</w:t>
      </w:r>
    </w:p>
    <w:p w14:paraId="2689BB1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@DataJpaTest provides a lightweight and isolated environment for testing JPA-related functionality without requiring a full application context or a real database connection.</w:t>
      </w:r>
    </w:p>
    <w:p w14:paraId="0CDAA08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40.</w:t>
      </w:r>
    </w:p>
    <w:p w14:paraId="3A4DC9C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purpose and usage of the Spring Boot Admin Server for monitoring and managing applications.</w:t>
      </w:r>
    </w:p>
    <w:p w14:paraId="554232C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67A3D11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Spring Boot Admin Server is a tool that provides a web-based interface for monitoring and managing multiple Spring Boot applications in a centralized manner. It collects and displays various metrics, health statuses, and other information about the registered Spring Boot applications.</w:t>
      </w:r>
    </w:p>
    <w:p w14:paraId="129856E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Admin Server allows you to view and manage application details, monitor JVM metrics, and receive alerts on specific conditions. It simplifies the monitoring and management of Spring Boot applications in a production environment.</w:t>
      </w:r>
    </w:p>
    <w:p w14:paraId="794B0B6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Looking for remote developer job at US companies?</w:t>
      </w:r>
    </w:p>
    <w:p w14:paraId="4F01315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Work at Fortune 500 companies and fast-scaling startups from the comfort of your home</w:t>
      </w:r>
    </w:p>
    <w:p w14:paraId="7BCE454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Apply Now</w:t>
      </w:r>
    </w:p>
    <w:p w14:paraId="3345500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INTERMEDIATE SPRING BOOT INTERVIEW QUESTIONS AND ANSWERS</w:t>
      </w:r>
    </w:p>
    <w:p w14:paraId="051BC0B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w:t>
      </w:r>
    </w:p>
    <w:p w14:paraId="14BDBBE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Differentiate between Spring MVC and Spring Boot.</w:t>
      </w:r>
    </w:p>
    <w:p w14:paraId="4DDD301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398B4A5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MVC is a framework for building web applications using the Model-View-Controller (MVC) architectural pattern. It provides features for handling requests, managing controllers, rendering views, and managing data flow.</w:t>
      </w:r>
    </w:p>
    <w:p w14:paraId="2FAF868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on the other hand, is an opinionated framework built on top of Spring that aims to simplify the setup and configuration of Spring applications. It provides out-of-the-box defaults and auto-configuration, reducing the need for manual configuration and boilerplate code.</w:t>
      </w:r>
    </w:p>
    <w:p w14:paraId="7BC7E4B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w:t>
      </w:r>
    </w:p>
    <w:p w14:paraId="3E9E493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What is the role of the @RestController annotation in Spring Boot?</w:t>
      </w:r>
    </w:p>
    <w:p w14:paraId="596BFC9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1EC590A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@RestController annotation is used to define a RESTful controller in a Spring Boot application. It combines the functionality of the @Controller and @ResponseBody annotations, simplifying the process of building RESTful APIs by automatically serializing the return values of methods into JSON or XML responses.</w:t>
      </w:r>
    </w:p>
    <w:p w14:paraId="1C4C580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w:t>
      </w:r>
    </w:p>
    <w:p w14:paraId="37D9BED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exception handling in a Spring Boot application?</w:t>
      </w:r>
    </w:p>
    <w:p w14:paraId="377AFDB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4645DD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Exception handling in Spring Boot can be implemented using the @ControllerAdvice annotation. By creating a class annotated with @ControllerAdvice and defining methods annotated with @ExceptionHandler, you can handle specific exceptions and return appropriate responses.</w:t>
      </w:r>
    </w:p>
    <w:p w14:paraId="19713E2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You can also use the @ResponseStatus annotation to specify the HTTP status code for the response.</w:t>
      </w:r>
    </w:p>
    <w:p w14:paraId="286A1C5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4.</w:t>
      </w:r>
    </w:p>
    <w:p w14:paraId="09CEC62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dependency injection in Spring Boot.</w:t>
      </w:r>
    </w:p>
    <w:p w14:paraId="5C935EC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1CA848D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Dependency injection is a core concept in Spring Boot. It allows objects to be loosely coupled by providing their dependencies from external sources. Spring Boot uses inversion of control (IoC) and the dependency injection pattern to manage dependencies.</w:t>
      </w:r>
    </w:p>
    <w:p w14:paraId="7EFE672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automatically resolves and injects the required dependencies at runtime by annotating classes with appropriate annotations such as @Autowired.</w:t>
      </w:r>
    </w:p>
    <w:p w14:paraId="00C8D66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5.</w:t>
      </w:r>
    </w:p>
    <w:p w14:paraId="33D5278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does Spring Boot support database operations?</w:t>
      </w:r>
    </w:p>
    <w:p w14:paraId="135A02D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F2AE7A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provides excellent support for database operations through its integration with Spring Data JPA. By defining entities and repositories, you can perform CRUD (Create, Read, Update, Delete) operations on databases with minimal boilerplate code.</w:t>
      </w:r>
    </w:p>
    <w:p w14:paraId="2C06AE9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Spring Boot automatically configures the database connection and transaction </w:t>
      </w:r>
      <w:proofErr w:type="gramStart"/>
      <w:r w:rsidRPr="00F20AA6">
        <w:rPr>
          <w:rFonts w:ascii="Times New Roman" w:eastAsia="Times New Roman" w:hAnsi="Times New Roman" w:cs="Times New Roman"/>
          <w:color w:val="212121"/>
          <w:kern w:val="0"/>
          <w:sz w:val="24"/>
          <w:szCs w:val="24"/>
          <w14:ligatures w14:val="none"/>
        </w:rPr>
        <w:t>management, and</w:t>
      </w:r>
      <w:proofErr w:type="gramEnd"/>
      <w:r w:rsidRPr="00F20AA6">
        <w:rPr>
          <w:rFonts w:ascii="Times New Roman" w:eastAsia="Times New Roman" w:hAnsi="Times New Roman" w:cs="Times New Roman"/>
          <w:color w:val="212121"/>
          <w:kern w:val="0"/>
          <w:sz w:val="24"/>
          <w:szCs w:val="24"/>
          <w14:ligatures w14:val="none"/>
        </w:rPr>
        <w:t xml:space="preserve"> provides powerful querying capabilities.</w:t>
      </w:r>
    </w:p>
    <w:p w14:paraId="1764340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6.</w:t>
      </w:r>
    </w:p>
    <w:p w14:paraId="7A2C458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role of the Spring Boot Actuator.</w:t>
      </w:r>
    </w:p>
    <w:p w14:paraId="0F74689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Hide Answer</w:t>
      </w:r>
    </w:p>
    <w:p w14:paraId="7FDC6DB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Actuator is a feature that provides insight into the runtime of a Spring Boot application. It offers a set of production-ready endpoints that expose information about application health, metrics, environment, logging, and more.</w:t>
      </w:r>
    </w:p>
    <w:p w14:paraId="466B27E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Actuator enables monitoring and management of the application, making it easier to understand and troubleshoot in production environments.</w:t>
      </w:r>
    </w:p>
    <w:p w14:paraId="17E5C75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7.</w:t>
      </w:r>
    </w:p>
    <w:p w14:paraId="651E38D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caching in a Spring Boot application?</w:t>
      </w:r>
    </w:p>
    <w:p w14:paraId="5376715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1E6A7B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Caching in a Spring Boot application can be implemented using the @Cacheable, @CacheEvict, and other cache-related annotations provided by the Spring Framework. Adding these annotations to methods lets you cache the results and improve performance. Spring Boot integrates with popular caching providers like </w:t>
      </w:r>
      <w:proofErr w:type="spellStart"/>
      <w:r w:rsidRPr="00F20AA6">
        <w:rPr>
          <w:rFonts w:ascii="Times New Roman" w:eastAsia="Times New Roman" w:hAnsi="Times New Roman" w:cs="Times New Roman"/>
          <w:color w:val="212121"/>
          <w:kern w:val="0"/>
          <w:sz w:val="24"/>
          <w:szCs w:val="24"/>
          <w14:ligatures w14:val="none"/>
        </w:rPr>
        <w:t>Ehcache</w:t>
      </w:r>
      <w:proofErr w:type="spellEnd"/>
      <w:r w:rsidRPr="00F20AA6">
        <w:rPr>
          <w:rFonts w:ascii="Times New Roman" w:eastAsia="Times New Roman" w:hAnsi="Times New Roman" w:cs="Times New Roman"/>
          <w:color w:val="212121"/>
          <w:kern w:val="0"/>
          <w:sz w:val="24"/>
          <w:szCs w:val="24"/>
          <w14:ligatures w14:val="none"/>
        </w:rPr>
        <w:t xml:space="preserve">, </w:t>
      </w:r>
      <w:proofErr w:type="spellStart"/>
      <w:r w:rsidRPr="00F20AA6">
        <w:rPr>
          <w:rFonts w:ascii="Times New Roman" w:eastAsia="Times New Roman" w:hAnsi="Times New Roman" w:cs="Times New Roman"/>
          <w:color w:val="212121"/>
          <w:kern w:val="0"/>
          <w:sz w:val="24"/>
          <w:szCs w:val="24"/>
          <w14:ligatures w14:val="none"/>
        </w:rPr>
        <w:t>Hazelcast</w:t>
      </w:r>
      <w:proofErr w:type="spellEnd"/>
      <w:r w:rsidRPr="00F20AA6">
        <w:rPr>
          <w:rFonts w:ascii="Times New Roman" w:eastAsia="Times New Roman" w:hAnsi="Times New Roman" w:cs="Times New Roman"/>
          <w:color w:val="212121"/>
          <w:kern w:val="0"/>
          <w:sz w:val="24"/>
          <w:szCs w:val="24"/>
          <w14:ligatures w14:val="none"/>
        </w:rPr>
        <w:t>, and Redis.</w:t>
      </w:r>
    </w:p>
    <w:p w14:paraId="08BBF4A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8.</w:t>
      </w:r>
    </w:p>
    <w:p w14:paraId="2DA5DC8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the @Scheduled annotation in Spring Boot?</w:t>
      </w:r>
    </w:p>
    <w:p w14:paraId="4F0ADFE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6F3DB2C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 @Scheduled annotation is used to schedule the execution of a method at fixed intervals or specific times. It allows you to define </w:t>
      </w:r>
      <w:proofErr w:type="spellStart"/>
      <w:r w:rsidRPr="00F20AA6">
        <w:rPr>
          <w:rFonts w:ascii="Times New Roman" w:eastAsia="Times New Roman" w:hAnsi="Times New Roman" w:cs="Times New Roman"/>
          <w:color w:val="212121"/>
          <w:kern w:val="0"/>
          <w:sz w:val="24"/>
          <w:szCs w:val="24"/>
          <w14:ligatures w14:val="none"/>
        </w:rPr>
        <w:t>cron</w:t>
      </w:r>
      <w:proofErr w:type="spellEnd"/>
      <w:r w:rsidRPr="00F20AA6">
        <w:rPr>
          <w:rFonts w:ascii="Times New Roman" w:eastAsia="Times New Roman" w:hAnsi="Times New Roman" w:cs="Times New Roman"/>
          <w:color w:val="212121"/>
          <w:kern w:val="0"/>
          <w:sz w:val="24"/>
          <w:szCs w:val="24"/>
          <w14:ligatures w14:val="none"/>
        </w:rPr>
        <w:t xml:space="preserve"> expressions or fixed delay/initial delay values. Spring Boot automatically triggers the annotated method based on the specified schedule, making it suitable for performing recurring tasks such as data synchronization or sending periodic notifications.</w:t>
      </w:r>
    </w:p>
    <w:p w14:paraId="2D010B8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9.</w:t>
      </w:r>
    </w:p>
    <w:p w14:paraId="1C244EE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enable cross-origin resource sharing (CORS) in a Spring Boot application?</w:t>
      </w:r>
    </w:p>
    <w:p w14:paraId="37F4B0D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4131F52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To enable CORS in a Spring Boot application, you can use the @CrossOrigin annotation at the controller level or globally configure CORS using a </w:t>
      </w:r>
      <w:proofErr w:type="spellStart"/>
      <w:r w:rsidRPr="00F20AA6">
        <w:rPr>
          <w:rFonts w:ascii="Times New Roman" w:eastAsia="Times New Roman" w:hAnsi="Times New Roman" w:cs="Times New Roman"/>
          <w:color w:val="212121"/>
          <w:kern w:val="0"/>
          <w:sz w:val="24"/>
          <w:szCs w:val="24"/>
          <w14:ligatures w14:val="none"/>
        </w:rPr>
        <w:t>WebMvcConfigurer</w:t>
      </w:r>
      <w:proofErr w:type="spellEnd"/>
      <w:r w:rsidRPr="00F20AA6">
        <w:rPr>
          <w:rFonts w:ascii="Times New Roman" w:eastAsia="Times New Roman" w:hAnsi="Times New Roman" w:cs="Times New Roman"/>
          <w:color w:val="212121"/>
          <w:kern w:val="0"/>
          <w:sz w:val="24"/>
          <w:szCs w:val="24"/>
          <w14:ligatures w14:val="none"/>
        </w:rPr>
        <w:t xml:space="preserve"> bean. The annotation allows you to specify the allowed origins, HTTP methods, headers, and other CORS-related settings. Enabling CORS ensures that web browsers can make requests to your application from different domains.</w:t>
      </w:r>
    </w:p>
    <w:p w14:paraId="34970EC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10.</w:t>
      </w:r>
    </w:p>
    <w:p w14:paraId="221F66F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profiles in Spring Boot.</w:t>
      </w:r>
    </w:p>
    <w:p w14:paraId="29BE478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3CA130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Profiles in Spring Boot allow you to define different configurations for different environments or scenarios. By using the @Profile annotation on classes or methods, you can specify which profiles should be active for the corresponding beans or configurations.</w:t>
      </w:r>
    </w:p>
    <w:p w14:paraId="7A48D45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Profiles enable you to have different property values, component configurations, or dependencies based on the active profile. This facilitates easy deployment and testing across different environments.</w:t>
      </w:r>
    </w:p>
    <w:p w14:paraId="57074E3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11.</w:t>
      </w:r>
    </w:p>
    <w:p w14:paraId="4E51A0B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the Spring Boot Actuator and its major features.</w:t>
      </w:r>
    </w:p>
    <w:p w14:paraId="2C8FD13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45B10E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Actuator provides a set of production-ready features and endpoints that help monitor and manage a Spring Boot application.</w:t>
      </w:r>
    </w:p>
    <w:p w14:paraId="54A4AF3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Its major features include health checks, which provide information about the application's health; metrics, which gather and expose various runtime metrics; info, which displays custom application information; logging, which allows changing log levels at runtime, and many more endpoints for managing and understanding the application in a production environment.</w:t>
      </w:r>
    </w:p>
    <w:p w14:paraId="4CE35C8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12.</w:t>
      </w:r>
    </w:p>
    <w:p w14:paraId="4962593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integrate Spring Security in a Spring Boot application?</w:t>
      </w:r>
    </w:p>
    <w:p w14:paraId="5D04DA6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1E3BC2A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To integrate Spring Security in a Spring Boot application, you need to add the appropriate dependencies and configure security settings. Spring Security provides comprehensive authentication and authorization mechanisms.</w:t>
      </w:r>
    </w:p>
    <w:p w14:paraId="75A7C96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You can configure security rules using Java configuration or annotations, define user roles and permissions, and customize authentication providers, such as in-memory authentication, database-backed authentication, or integration with external identity providers.</w:t>
      </w:r>
    </w:p>
    <w:p w14:paraId="40E63F7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13.</w:t>
      </w:r>
    </w:p>
    <w:p w14:paraId="5C1EC54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role of the @Transactional annotation in Spring Boot.</w:t>
      </w:r>
    </w:p>
    <w:p w14:paraId="2382FBF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3096EB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@Transactional annotation is used to mark a method or class for transaction management in Spring Boot. It ensures that the annotated method or all methods within the annotated class are executed within a transactional context.</w:t>
      </w:r>
    </w:p>
    <w:p w14:paraId="4BE9A54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@Transactional annotation manages the transaction boundaries, rollback behavior, and other transactional aspects to ensure data consistency and integrity.</w:t>
      </w:r>
    </w:p>
    <w:p w14:paraId="5D77124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14.</w:t>
      </w:r>
    </w:p>
    <w:p w14:paraId="3C04F41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How does Spring Boot handle internationalization (i18n) and localization (l10n)?</w:t>
      </w:r>
    </w:p>
    <w:p w14:paraId="2514654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1A7E2F9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Spring Boot automatically resolves the appropriate message based on the user's locale, making it convenient to build multi-language applications. It provides support for internationalization and localization through properties files and the use of the </w:t>
      </w:r>
      <w:proofErr w:type="spellStart"/>
      <w:r w:rsidRPr="00F20AA6">
        <w:rPr>
          <w:rFonts w:ascii="Times New Roman" w:eastAsia="Times New Roman" w:hAnsi="Times New Roman" w:cs="Times New Roman"/>
          <w:color w:val="212121"/>
          <w:kern w:val="0"/>
          <w:sz w:val="24"/>
          <w:szCs w:val="24"/>
          <w14:ligatures w14:val="none"/>
        </w:rPr>
        <w:t>MessageSource</w:t>
      </w:r>
      <w:proofErr w:type="spellEnd"/>
      <w:r w:rsidRPr="00F20AA6">
        <w:rPr>
          <w:rFonts w:ascii="Times New Roman" w:eastAsia="Times New Roman" w:hAnsi="Times New Roman" w:cs="Times New Roman"/>
          <w:color w:val="212121"/>
          <w:kern w:val="0"/>
          <w:sz w:val="24"/>
          <w:szCs w:val="24"/>
          <w14:ligatures w14:val="none"/>
        </w:rPr>
        <w:t xml:space="preserve"> interface.</w:t>
      </w:r>
    </w:p>
    <w:p w14:paraId="75F52CD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By defining message bundles for different locales and configuring the message source, you can easily retrieve and display localized messages in your application.</w:t>
      </w:r>
    </w:p>
    <w:p w14:paraId="59C624A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15.</w:t>
      </w:r>
    </w:p>
    <w:p w14:paraId="2178C78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the @RestControllerAdvice annotation?</w:t>
      </w:r>
    </w:p>
    <w:p w14:paraId="318C3E7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6C46528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@RestControllerAdvice annotation combines the functionalities of @ControllerAdvice and @ResponseBody annotations. It is used to define a global exception handler for RESTful controllers in a Spring Boot application.</w:t>
      </w:r>
    </w:p>
    <w:p w14:paraId="60D9987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Annotated classes can contain exception-handling methods annotated with @ExceptionHandler which handles exceptions thrown within any @RestController in the application. These methods can return custom error responses or perform other actions based on the exception type.</w:t>
      </w:r>
    </w:p>
    <w:p w14:paraId="16BB757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16.</w:t>
      </w:r>
    </w:p>
    <w:p w14:paraId="3094F97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Spring Data REST and its advantages.</w:t>
      </w:r>
    </w:p>
    <w:p w14:paraId="5E342C4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1293103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Data REST is a project built on top of Spring Data, it takes the features of Spring HATEOAS and Spring Data to build Spring MVC-based RESTful services with less code. With Spring Data REST, you can leverage your Spring Data repositories and convert them into full-featured RESTful services with ease.</w:t>
      </w:r>
    </w:p>
    <w:p w14:paraId="2EE1A37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Some of its advantages are:</w:t>
      </w:r>
    </w:p>
    <w:p w14:paraId="2149AAE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Rapid Development: With Spring Data REST, a great deal of your HTTP resource implementation time can be saved. It's quick and easy to build a RESTful service with full CRUD functionality.</w:t>
      </w:r>
    </w:p>
    <w:p w14:paraId="222E5E7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Data Access: It leverages Spring Data's repositories and provides seamless, RESTful access to your data model.</w:t>
      </w:r>
    </w:p>
    <w:p w14:paraId="67EB19C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HAL Browser: Spring Data REST includes support for the HAL Browser, allowing users to navigate, create, update, and delete resources directly from their web browsers.</w:t>
      </w:r>
    </w:p>
    <w:p w14:paraId="4148CE9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Search Support: It has built-in support for searches. Custom repository methods are automatically exposed as HTTP resources.</w:t>
      </w:r>
    </w:p>
    <w:p w14:paraId="212B6FB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17.</w:t>
      </w:r>
    </w:p>
    <w:p w14:paraId="1A6ABEE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file upload and download functionality in a Spring Boot application?</w:t>
      </w:r>
    </w:p>
    <w:p w14:paraId="0C29F5C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40C617E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File upload and download functionality can be implemented in a Spring Boot application by configuring multipart file handling. By using the </w:t>
      </w:r>
      <w:proofErr w:type="spellStart"/>
      <w:r w:rsidRPr="00F20AA6">
        <w:rPr>
          <w:rFonts w:ascii="Times New Roman" w:eastAsia="Times New Roman" w:hAnsi="Times New Roman" w:cs="Times New Roman"/>
          <w:color w:val="212121"/>
          <w:kern w:val="0"/>
          <w:sz w:val="24"/>
          <w:szCs w:val="24"/>
          <w14:ligatures w14:val="none"/>
        </w:rPr>
        <w:t>MultipartFile</w:t>
      </w:r>
      <w:proofErr w:type="spellEnd"/>
      <w:r w:rsidRPr="00F20AA6">
        <w:rPr>
          <w:rFonts w:ascii="Times New Roman" w:eastAsia="Times New Roman" w:hAnsi="Times New Roman" w:cs="Times New Roman"/>
          <w:color w:val="212121"/>
          <w:kern w:val="0"/>
          <w:sz w:val="24"/>
          <w:szCs w:val="24"/>
          <w14:ligatures w14:val="none"/>
        </w:rPr>
        <w:t xml:space="preserve"> object as a method parameter, Spring Boot automatically binds uploaded files to it.</w:t>
      </w:r>
    </w:p>
    <w:p w14:paraId="0A8EC4A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For file download, you can return the file as a response with appropriate headers. Additionally, you can leverage storage services like Amazon S3 or Azure Blob Storage for file storage and retrieval.</w:t>
      </w:r>
    </w:p>
    <w:p w14:paraId="221AA05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18.</w:t>
      </w:r>
    </w:p>
    <w:p w14:paraId="7287195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purpose and usage of the @Async annotation in Spring Boot.</w:t>
      </w:r>
    </w:p>
    <w:p w14:paraId="43E47E6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FD297E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@Async annotation is used to indicate that a method should be executed asynchronously. When a method is annotated with @Async, Spring Boot runs it in a separate thread from a task executor, allowing the caller to continue execution without waiting for the asynchronous method to complete.</w:t>
      </w:r>
    </w:p>
    <w:p w14:paraId="3D1B3CC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This annotation is useful for offloading time-consuming tasks, improving performance, and providing a more responsive user experience.</w:t>
      </w:r>
    </w:p>
    <w:p w14:paraId="58F6BA4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19.</w:t>
      </w:r>
    </w:p>
    <w:p w14:paraId="0C5489B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role of the embedded servlet container in Spring Boot?</w:t>
      </w:r>
    </w:p>
    <w:p w14:paraId="2234D2A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F81427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embedded servlet container in Spring Boot allows you to run web applications without the need for a separate web server. It provides a lightweight servlet container, such as Tomcat, Jetty, or Undertow, that is embedded within the application.</w:t>
      </w:r>
    </w:p>
    <w:p w14:paraId="7CDF3F6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automatically configures and starts the embedded servlet container, simplifying the deployment and execution of web applications.</w:t>
      </w:r>
    </w:p>
    <w:p w14:paraId="1B90DF9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20.</w:t>
      </w:r>
    </w:p>
    <w:p w14:paraId="1FDD5C2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request and response logging in a Spring Boot application?</w:t>
      </w:r>
    </w:p>
    <w:p w14:paraId="0A25DB0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69515E1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Request and response logging in a Spring Boot application can be implemented using filters or interceptors. Creating a custom filter or interceptor lets you intercept incoming requests and outgoing responses and log their details, such as headers, payloads, and other relevant information.</w:t>
      </w:r>
    </w:p>
    <w:p w14:paraId="7194309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Spring Boot allows you to register these filters or interceptors in the application's configuration, enabling centralized logging across the application.</w:t>
      </w:r>
    </w:p>
    <w:p w14:paraId="5D18D13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21.</w:t>
      </w:r>
    </w:p>
    <w:p w14:paraId="1C1F2C6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reactive data access in Spring Boot using Spring Data R2DBC.</w:t>
      </w:r>
    </w:p>
    <w:p w14:paraId="72F679A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4A6C60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Reactive data access in Spring Boot allows you to build non-blocking and efficient applications that handle </w:t>
      </w:r>
      <w:proofErr w:type="gramStart"/>
      <w:r w:rsidRPr="00F20AA6">
        <w:rPr>
          <w:rFonts w:ascii="Times New Roman" w:eastAsia="Times New Roman" w:hAnsi="Times New Roman" w:cs="Times New Roman"/>
          <w:color w:val="212121"/>
          <w:kern w:val="0"/>
          <w:sz w:val="24"/>
          <w:szCs w:val="24"/>
          <w14:ligatures w14:val="none"/>
        </w:rPr>
        <w:t>a large number of</w:t>
      </w:r>
      <w:proofErr w:type="gramEnd"/>
      <w:r w:rsidRPr="00F20AA6">
        <w:rPr>
          <w:rFonts w:ascii="Times New Roman" w:eastAsia="Times New Roman" w:hAnsi="Times New Roman" w:cs="Times New Roman"/>
          <w:color w:val="212121"/>
          <w:kern w:val="0"/>
          <w:sz w:val="24"/>
          <w:szCs w:val="24"/>
          <w14:ligatures w14:val="none"/>
        </w:rPr>
        <w:t xml:space="preserve"> concurrent requests. Spring Data R2DBC provides reactive database access by integrating with R2DBC (Reactive Relational Database Connectivity).</w:t>
      </w:r>
    </w:p>
    <w:p w14:paraId="3D07CED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It enables you to perform asynchronous database operations using reactive programming paradigms, such as Flux and Mono, providing better scalability and responsiveness compared to traditional blocking database access.</w:t>
      </w:r>
    </w:p>
    <w:p w14:paraId="6F96CEE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22.</w:t>
      </w:r>
    </w:p>
    <w:p w14:paraId="078CEBC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perform asynchronous messaging using Spring Boot and RabbitMQ?</w:t>
      </w:r>
    </w:p>
    <w:p w14:paraId="443E2C6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03A2F9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Asynchronous messaging using Spring Boot and RabbitMQ can be achieved by integrating the Spring AMQP (Advanced Message Queuing Protocol) library. By configuring the RabbitMQ connection details and using the appropriate annotations and components, you can send and receive messages asynchronously.</w:t>
      </w:r>
    </w:p>
    <w:p w14:paraId="73410C0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Spring Boot provides abstractions like @RabbitListener for message consumption and </w:t>
      </w:r>
      <w:proofErr w:type="spellStart"/>
      <w:r w:rsidRPr="00F20AA6">
        <w:rPr>
          <w:rFonts w:ascii="Times New Roman" w:eastAsia="Times New Roman" w:hAnsi="Times New Roman" w:cs="Times New Roman"/>
          <w:color w:val="212121"/>
          <w:kern w:val="0"/>
          <w:sz w:val="24"/>
          <w:szCs w:val="24"/>
          <w14:ligatures w14:val="none"/>
        </w:rPr>
        <w:t>RabbitTemplate</w:t>
      </w:r>
      <w:proofErr w:type="spellEnd"/>
      <w:r w:rsidRPr="00F20AA6">
        <w:rPr>
          <w:rFonts w:ascii="Times New Roman" w:eastAsia="Times New Roman" w:hAnsi="Times New Roman" w:cs="Times New Roman"/>
          <w:color w:val="212121"/>
          <w:kern w:val="0"/>
          <w:sz w:val="24"/>
          <w:szCs w:val="24"/>
          <w14:ligatures w14:val="none"/>
        </w:rPr>
        <w:t xml:space="preserve"> for message production. They make it easy to implement asynchronous messaging patterns like publish-subscribe and request-reply.</w:t>
      </w:r>
    </w:p>
    <w:p w14:paraId="21771D4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23.</w:t>
      </w:r>
    </w:p>
    <w:p w14:paraId="71AB9B4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purpose and usage of the @Conditional annotation in Spring Boot.</w:t>
      </w:r>
    </w:p>
    <w:p w14:paraId="5F7145F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1795034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@Conditional annotation in Spring Boot allows you to conditionally activate or deactivate beans or configurations based on specific conditions. By annotating a bean or configuration class with @Conditional and providing a condition class implementing the Condition interface, you can control whether the bean or configuration should be created and registered based on runtime conditions. This enables flexible configuration based on environment, properties, or other factors.</w:t>
      </w:r>
    </w:p>
    <w:p w14:paraId="4AAC3EC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24.</w:t>
      </w:r>
    </w:p>
    <w:p w14:paraId="4CF1D6D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is the purpose of the @SpringBootTest annotation in Spring Boot testing?</w:t>
      </w:r>
    </w:p>
    <w:p w14:paraId="74CB37C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33272F3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The @SpringBootTest annotation is used to bootstrap a Spring Boot application context for testing purposes. It allows you to load the entire application context, including all configurations and beans, during integration tests.</w:t>
      </w:r>
    </w:p>
    <w:p w14:paraId="014C640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@SpringBootTest provides features like auto-configuration, dependency injection, and easy access to application-specific components, enabling comprehensive testing of Spring Boot applications.</w:t>
      </w:r>
    </w:p>
    <w:p w14:paraId="6AA5EF6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25.</w:t>
      </w:r>
    </w:p>
    <w:p w14:paraId="7ADD34B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Spring Boot's actuator health checks and customizing health indicators.</w:t>
      </w:r>
    </w:p>
    <w:p w14:paraId="133CBCB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1C2120D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Boot's actuator health checks are endpoints provided by the Actuator that give insights into the application's health. By default, health indicators check the overall system health. You can customize them by implementing the HealthIndicator interface and registering them with the application context.</w:t>
      </w:r>
    </w:p>
    <w:p w14:paraId="3DF56F7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Custom health indicators allow you to monitor specific aspects of the application's health such as database connectivity, external service availability, or custom health checks.</w:t>
      </w:r>
    </w:p>
    <w:p w14:paraId="0BC2B54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26.</w:t>
      </w:r>
    </w:p>
    <w:p w14:paraId="47B208D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How can </w:t>
      </w:r>
      <w:proofErr w:type="gramStart"/>
      <w:r w:rsidRPr="00F20AA6">
        <w:rPr>
          <w:rFonts w:ascii="Times New Roman" w:eastAsia="Times New Roman" w:hAnsi="Times New Roman" w:cs="Times New Roman"/>
          <w:color w:val="212121"/>
          <w:kern w:val="0"/>
          <w:sz w:val="24"/>
          <w:szCs w:val="24"/>
          <w14:ligatures w14:val="none"/>
        </w:rPr>
        <w:t>you</w:t>
      </w:r>
      <w:proofErr w:type="gramEnd"/>
      <w:r w:rsidRPr="00F20AA6">
        <w:rPr>
          <w:rFonts w:ascii="Times New Roman" w:eastAsia="Times New Roman" w:hAnsi="Times New Roman" w:cs="Times New Roman"/>
          <w:color w:val="212121"/>
          <w:kern w:val="0"/>
          <w:sz w:val="24"/>
          <w:szCs w:val="24"/>
          <w14:ligatures w14:val="none"/>
        </w:rPr>
        <w:t xml:space="preserve"> secure REST APIs in a Spring Boot application using JSON Web Tokens (JWT)?</w:t>
      </w:r>
    </w:p>
    <w:p w14:paraId="140AE17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078BAF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You can secure REST APIs in a Spring Boot application using JSON Web Tokens (JWT) by integrating Spring Security and JWT libraries. Spring Security provides mechanisms for authentication and authorization, while JWT facilitates token-based authentication.</w:t>
      </w:r>
    </w:p>
    <w:p w14:paraId="32A9980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By configuring Spring Security filters, implementing authentication and authorization providers, and validating JWT tokens, you can protect your REST APIs and control access based on user roles and permissions.</w:t>
      </w:r>
    </w:p>
    <w:p w14:paraId="2F3A3FE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27.</w:t>
      </w:r>
    </w:p>
    <w:p w14:paraId="68B158F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purpose and usage of the @EntityScan annotation in Spring Boot.</w:t>
      </w:r>
    </w:p>
    <w:p w14:paraId="76AEE31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E4AEC5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@EntityScan annotation is used to specify the base packages to scan for entity classes in a Spring Boot application. When using JPA (Java Persistence API) with Spring Boot, @EntityScan helps the JPA provider locate and manage entity classes.</w:t>
      </w:r>
    </w:p>
    <w:p w14:paraId="0B593FD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By default, Spring Boot scans the package of the application's main class and its sub-packages. However, if entity classes </w:t>
      </w:r>
      <w:proofErr w:type="gramStart"/>
      <w:r w:rsidRPr="00F20AA6">
        <w:rPr>
          <w:rFonts w:ascii="Times New Roman" w:eastAsia="Times New Roman" w:hAnsi="Times New Roman" w:cs="Times New Roman"/>
          <w:color w:val="212121"/>
          <w:kern w:val="0"/>
          <w:sz w:val="24"/>
          <w:szCs w:val="24"/>
          <w14:ligatures w14:val="none"/>
        </w:rPr>
        <w:t>are located in</w:t>
      </w:r>
      <w:proofErr w:type="gramEnd"/>
      <w:r w:rsidRPr="00F20AA6">
        <w:rPr>
          <w:rFonts w:ascii="Times New Roman" w:eastAsia="Times New Roman" w:hAnsi="Times New Roman" w:cs="Times New Roman"/>
          <w:color w:val="212121"/>
          <w:kern w:val="0"/>
          <w:sz w:val="24"/>
          <w:szCs w:val="24"/>
          <w14:ligatures w14:val="none"/>
        </w:rPr>
        <w:t xml:space="preserve"> different packages, you need to use @EntityScan to include those packages.</w:t>
      </w:r>
    </w:p>
    <w:p w14:paraId="79F2CF1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28.</w:t>
      </w:r>
    </w:p>
    <w:p w14:paraId="73001AE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What is the purpose of the @Retryable annotation in Spring Boot?</w:t>
      </w:r>
    </w:p>
    <w:p w14:paraId="6614A62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4137BDE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@Retryable annotation is used to specify that a method should be retried if it fails due to specified exceptions. Adding @Retryable and configuring the desired retry behavior enables Spring Boot to automatically retry the method when exceptions occur.</w:t>
      </w:r>
    </w:p>
    <w:p w14:paraId="127C16B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This can be useful for handling transient errors, such as network timeouts or temporary resource unavailability, and ensuring the successful execution of critical operations.</w:t>
      </w:r>
    </w:p>
    <w:p w14:paraId="3D7F2F6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29.</w:t>
      </w:r>
    </w:p>
    <w:p w14:paraId="5349AD7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auto-reconfiguration in Spring Boot and its limitations.</w:t>
      </w:r>
    </w:p>
    <w:p w14:paraId="4C8FEF5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48DEB3C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Auto-reconfiguration in Spring Boot is a feature that automatically configures certain components and dependencies based on the </w:t>
      </w:r>
      <w:proofErr w:type="spellStart"/>
      <w:r w:rsidRPr="00F20AA6">
        <w:rPr>
          <w:rFonts w:ascii="Times New Roman" w:eastAsia="Times New Roman" w:hAnsi="Times New Roman" w:cs="Times New Roman"/>
          <w:color w:val="212121"/>
          <w:kern w:val="0"/>
          <w:sz w:val="24"/>
          <w:szCs w:val="24"/>
          <w14:ligatures w14:val="none"/>
        </w:rPr>
        <w:t>classpath</w:t>
      </w:r>
      <w:proofErr w:type="spellEnd"/>
      <w:r w:rsidRPr="00F20AA6">
        <w:rPr>
          <w:rFonts w:ascii="Times New Roman" w:eastAsia="Times New Roman" w:hAnsi="Times New Roman" w:cs="Times New Roman"/>
          <w:color w:val="212121"/>
          <w:kern w:val="0"/>
          <w:sz w:val="24"/>
          <w:szCs w:val="24"/>
          <w14:ligatures w14:val="none"/>
        </w:rPr>
        <w:t xml:space="preserve"> and available resources. It simplifies the configuration process by detecting and configuring components like data sources, messaging brokers, and caches.</w:t>
      </w:r>
    </w:p>
    <w:p w14:paraId="22A3AFD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Auto-reconfiguration has limitations when it comes to complex or custom configurations. It may not always provide the desired configuration out of the box. In such cases, manual configuration may be required.</w:t>
      </w:r>
    </w:p>
    <w:p w14:paraId="7C9D76B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30.</w:t>
      </w:r>
    </w:p>
    <w:p w14:paraId="3FE0196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How can you implement distributed caching in a Spring Boot application using </w:t>
      </w:r>
      <w:proofErr w:type="spellStart"/>
      <w:r w:rsidRPr="00F20AA6">
        <w:rPr>
          <w:rFonts w:ascii="Times New Roman" w:eastAsia="Times New Roman" w:hAnsi="Times New Roman" w:cs="Times New Roman"/>
          <w:color w:val="212121"/>
          <w:kern w:val="0"/>
          <w:sz w:val="24"/>
          <w:szCs w:val="24"/>
          <w14:ligatures w14:val="none"/>
        </w:rPr>
        <w:t>Hazelcast</w:t>
      </w:r>
      <w:proofErr w:type="spellEnd"/>
      <w:r w:rsidRPr="00F20AA6">
        <w:rPr>
          <w:rFonts w:ascii="Times New Roman" w:eastAsia="Times New Roman" w:hAnsi="Times New Roman" w:cs="Times New Roman"/>
          <w:color w:val="212121"/>
          <w:kern w:val="0"/>
          <w:sz w:val="24"/>
          <w:szCs w:val="24"/>
          <w14:ligatures w14:val="none"/>
        </w:rPr>
        <w:t xml:space="preserve"> or Redis?</w:t>
      </w:r>
    </w:p>
    <w:p w14:paraId="133A826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46AA171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To implement distributed caching in a Spring Boot application with </w:t>
      </w:r>
      <w:proofErr w:type="spellStart"/>
      <w:r w:rsidRPr="00F20AA6">
        <w:rPr>
          <w:rFonts w:ascii="Times New Roman" w:eastAsia="Times New Roman" w:hAnsi="Times New Roman" w:cs="Times New Roman"/>
          <w:color w:val="212121"/>
          <w:kern w:val="0"/>
          <w:sz w:val="24"/>
          <w:szCs w:val="24"/>
          <w14:ligatures w14:val="none"/>
        </w:rPr>
        <w:t>Hazelcast</w:t>
      </w:r>
      <w:proofErr w:type="spellEnd"/>
      <w:r w:rsidRPr="00F20AA6">
        <w:rPr>
          <w:rFonts w:ascii="Times New Roman" w:eastAsia="Times New Roman" w:hAnsi="Times New Roman" w:cs="Times New Roman"/>
          <w:color w:val="212121"/>
          <w:kern w:val="0"/>
          <w:sz w:val="24"/>
          <w:szCs w:val="24"/>
          <w14:ligatures w14:val="none"/>
        </w:rPr>
        <w:t xml:space="preserve"> or Redis, you can leverage the respective cache providers' integration libraries. Configuring the cache manager and cache-related settings lets you enable distributed caching.</w:t>
      </w:r>
    </w:p>
    <w:p w14:paraId="0644AD7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Spring Boot simplifies the setup and configuration process by providing auto-configuration support for both </w:t>
      </w:r>
      <w:proofErr w:type="spellStart"/>
      <w:r w:rsidRPr="00F20AA6">
        <w:rPr>
          <w:rFonts w:ascii="Times New Roman" w:eastAsia="Times New Roman" w:hAnsi="Times New Roman" w:cs="Times New Roman"/>
          <w:color w:val="212121"/>
          <w:kern w:val="0"/>
          <w:sz w:val="24"/>
          <w:szCs w:val="24"/>
          <w14:ligatures w14:val="none"/>
        </w:rPr>
        <w:t>Hazelcast</w:t>
      </w:r>
      <w:proofErr w:type="spellEnd"/>
      <w:r w:rsidRPr="00F20AA6">
        <w:rPr>
          <w:rFonts w:ascii="Times New Roman" w:eastAsia="Times New Roman" w:hAnsi="Times New Roman" w:cs="Times New Roman"/>
          <w:color w:val="212121"/>
          <w:kern w:val="0"/>
          <w:sz w:val="24"/>
          <w:szCs w:val="24"/>
          <w14:ligatures w14:val="none"/>
        </w:rPr>
        <w:t xml:space="preserve"> and Redis. Additionally, you can annotate methods with cache-related annotations like @Cacheable or @CacheEvict to cache and retrieve data efficiently.</w:t>
      </w:r>
    </w:p>
    <w:p w14:paraId="13C06FF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Looking for remote developer job at US companies?</w:t>
      </w:r>
    </w:p>
    <w:p w14:paraId="58947BF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Work at Fortune 500 companies and fast-scaling startups from the comfort of your home</w:t>
      </w:r>
    </w:p>
    <w:p w14:paraId="5363E09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Apply Now</w:t>
      </w:r>
    </w:p>
    <w:p w14:paraId="39AC978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ADVANCED SPRING BOOT INTERVIEW QUESTIONS</w:t>
      </w:r>
    </w:p>
    <w:p w14:paraId="2D3D6A7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w:t>
      </w:r>
    </w:p>
    <w:p w14:paraId="2829091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create a Spring Boot application using Gradle?</w:t>
      </w:r>
    </w:p>
    <w:p w14:paraId="494F100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Hide Answer</w:t>
      </w:r>
    </w:p>
    <w:p w14:paraId="792781E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To create a Spring Boot application using Gradle, follow these steps:</w:t>
      </w:r>
    </w:p>
    <w:p w14:paraId="7BAEC00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Set up a new Gradle project or add Spring Boot dependencies to an existing Gradle project.</w:t>
      </w:r>
    </w:p>
    <w:p w14:paraId="7A09890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Make sure you have the required plugins configured in the </w:t>
      </w:r>
      <w:proofErr w:type="spellStart"/>
      <w:proofErr w:type="gramStart"/>
      <w:r w:rsidRPr="00F20AA6">
        <w:rPr>
          <w:rFonts w:ascii="Times New Roman" w:eastAsia="Times New Roman" w:hAnsi="Times New Roman" w:cs="Times New Roman"/>
          <w:color w:val="212121"/>
          <w:kern w:val="0"/>
          <w:sz w:val="24"/>
          <w:szCs w:val="24"/>
          <w14:ligatures w14:val="none"/>
        </w:rPr>
        <w:t>build.gradle</w:t>
      </w:r>
      <w:proofErr w:type="spellEnd"/>
      <w:proofErr w:type="gramEnd"/>
      <w:r w:rsidRPr="00F20AA6">
        <w:rPr>
          <w:rFonts w:ascii="Times New Roman" w:eastAsia="Times New Roman" w:hAnsi="Times New Roman" w:cs="Times New Roman"/>
          <w:color w:val="212121"/>
          <w:kern w:val="0"/>
          <w:sz w:val="24"/>
          <w:szCs w:val="24"/>
          <w14:ligatures w14:val="none"/>
        </w:rPr>
        <w:t xml:space="preserve"> file, such as the </w:t>
      </w:r>
      <w:proofErr w:type="spellStart"/>
      <w:r w:rsidRPr="00F20AA6">
        <w:rPr>
          <w:rFonts w:ascii="Times New Roman" w:eastAsia="Times New Roman" w:hAnsi="Times New Roman" w:cs="Times New Roman"/>
          <w:color w:val="212121"/>
          <w:kern w:val="0"/>
          <w:sz w:val="24"/>
          <w:szCs w:val="24"/>
          <w14:ligatures w14:val="none"/>
        </w:rPr>
        <w:t>org.springframework.boot</w:t>
      </w:r>
      <w:proofErr w:type="spellEnd"/>
      <w:r w:rsidRPr="00F20AA6">
        <w:rPr>
          <w:rFonts w:ascii="Times New Roman" w:eastAsia="Times New Roman" w:hAnsi="Times New Roman" w:cs="Times New Roman"/>
          <w:color w:val="212121"/>
          <w:kern w:val="0"/>
          <w:sz w:val="24"/>
          <w:szCs w:val="24"/>
          <w14:ligatures w14:val="none"/>
        </w:rPr>
        <w:t xml:space="preserve"> and </w:t>
      </w:r>
      <w:proofErr w:type="spellStart"/>
      <w:r w:rsidRPr="00F20AA6">
        <w:rPr>
          <w:rFonts w:ascii="Times New Roman" w:eastAsia="Times New Roman" w:hAnsi="Times New Roman" w:cs="Times New Roman"/>
          <w:color w:val="212121"/>
          <w:kern w:val="0"/>
          <w:sz w:val="24"/>
          <w:szCs w:val="24"/>
          <w14:ligatures w14:val="none"/>
        </w:rPr>
        <w:t>io.spring.dependency</w:t>
      </w:r>
      <w:proofErr w:type="spellEnd"/>
      <w:r w:rsidRPr="00F20AA6">
        <w:rPr>
          <w:rFonts w:ascii="Times New Roman" w:eastAsia="Times New Roman" w:hAnsi="Times New Roman" w:cs="Times New Roman"/>
          <w:color w:val="212121"/>
          <w:kern w:val="0"/>
          <w:sz w:val="24"/>
          <w:szCs w:val="24"/>
          <w14:ligatures w14:val="none"/>
        </w:rPr>
        <w:t>-management plugins.</w:t>
      </w:r>
    </w:p>
    <w:p w14:paraId="5ADA020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Define the necessary dependencies in the dependencies section of the </w:t>
      </w:r>
      <w:proofErr w:type="spellStart"/>
      <w:proofErr w:type="gramStart"/>
      <w:r w:rsidRPr="00F20AA6">
        <w:rPr>
          <w:rFonts w:ascii="Times New Roman" w:eastAsia="Times New Roman" w:hAnsi="Times New Roman" w:cs="Times New Roman"/>
          <w:color w:val="212121"/>
          <w:kern w:val="0"/>
          <w:sz w:val="24"/>
          <w:szCs w:val="24"/>
          <w14:ligatures w14:val="none"/>
        </w:rPr>
        <w:t>build.gradle</w:t>
      </w:r>
      <w:proofErr w:type="spellEnd"/>
      <w:proofErr w:type="gramEnd"/>
      <w:r w:rsidRPr="00F20AA6">
        <w:rPr>
          <w:rFonts w:ascii="Times New Roman" w:eastAsia="Times New Roman" w:hAnsi="Times New Roman" w:cs="Times New Roman"/>
          <w:color w:val="212121"/>
          <w:kern w:val="0"/>
          <w:sz w:val="24"/>
          <w:szCs w:val="24"/>
          <w14:ligatures w14:val="none"/>
        </w:rPr>
        <w:t xml:space="preserve"> file. Specify the desired Spring Boot starter dependencies.</w:t>
      </w:r>
    </w:p>
    <w:p w14:paraId="788D449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5E8E85C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1CAF844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Use the Gradle command line or an IDE plugin to build and run the application.</w:t>
      </w:r>
    </w:p>
    <w:p w14:paraId="147369B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w:t>
      </w:r>
    </w:p>
    <w:p w14:paraId="2AAB995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customize the default error pages in a Spring Boot application?</w:t>
      </w:r>
    </w:p>
    <w:p w14:paraId="1425EB0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DB7532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To customize the default error pages in a Spring Boot application, you can create an error page template or controller method that handles the error. Defining an error template with the appropriate name and placing it in the </w:t>
      </w:r>
      <w:proofErr w:type="spellStart"/>
      <w:r w:rsidRPr="00F20AA6">
        <w:rPr>
          <w:rFonts w:ascii="Times New Roman" w:eastAsia="Times New Roman" w:hAnsi="Times New Roman" w:cs="Times New Roman"/>
          <w:color w:val="212121"/>
          <w:kern w:val="0"/>
          <w:sz w:val="24"/>
          <w:szCs w:val="24"/>
          <w14:ligatures w14:val="none"/>
        </w:rPr>
        <w:t>src</w:t>
      </w:r>
      <w:proofErr w:type="spellEnd"/>
      <w:r w:rsidRPr="00F20AA6">
        <w:rPr>
          <w:rFonts w:ascii="Times New Roman" w:eastAsia="Times New Roman" w:hAnsi="Times New Roman" w:cs="Times New Roman"/>
          <w:color w:val="212121"/>
          <w:kern w:val="0"/>
          <w:sz w:val="24"/>
          <w:szCs w:val="24"/>
          <w14:ligatures w14:val="none"/>
        </w:rPr>
        <w:t>/main/resources/templates/error directory enables Spring Boot to automatically render that template for the corresponding error status code.</w:t>
      </w:r>
    </w:p>
    <w:p w14:paraId="4CFCC0B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Alternatively, you can create a controller method with @ExceptionHandler annotation to handle specific exceptions and return a custom error response.</w:t>
      </w:r>
    </w:p>
    <w:p w14:paraId="1779773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w:t>
      </w:r>
    </w:p>
    <w:p w14:paraId="29DF007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create a Spring Boot application using Maven?</w:t>
      </w:r>
    </w:p>
    <w:p w14:paraId="6B22021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12B707E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To create a Spring Boot application using Maven, follow these steps:</w:t>
      </w:r>
    </w:p>
    <w:p w14:paraId="12B79B0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Set up a new Maven project or add Spring Boot dependencies to an existing Maven project.</w:t>
      </w:r>
    </w:p>
    <w:p w14:paraId="28C2975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Ensure that the project's dependencies include the spring-boot-starter-parent as the parent project.</w:t>
      </w:r>
    </w:p>
    <w:p w14:paraId="4C35730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Define the necessary dependencies in the project's pom.xml file, such as spring-boot-starter-web for web applications.</w:t>
      </w:r>
    </w:p>
    <w:p w14:paraId="398A756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0FC71AE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645F0C7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w:t>
      </w:r>
      <w:r w:rsidRPr="00F20AA6">
        <w:rPr>
          <w:rFonts w:ascii="Times New Roman" w:eastAsia="Times New Roman" w:hAnsi="Times New Roman" w:cs="Times New Roman"/>
          <w:color w:val="212121"/>
          <w:kern w:val="0"/>
          <w:sz w:val="24"/>
          <w:szCs w:val="24"/>
          <w14:ligatures w14:val="none"/>
        </w:rPr>
        <w:tab/>
        <w:t>Use the Maven command line or an IDE plugin to build and run the application.</w:t>
      </w:r>
    </w:p>
    <w:p w14:paraId="2D6F270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4.</w:t>
      </w:r>
    </w:p>
    <w:p w14:paraId="1C39D91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security in a Spring Boot application?</w:t>
      </w:r>
    </w:p>
    <w:p w14:paraId="7249359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D9AE36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Security can be implemented in a Spring Boot application by adding the appropriate dependencies, such as spring-boot-starter-security, and configuring the security settings. This can be done by creating a security configuration class that extends </w:t>
      </w:r>
      <w:proofErr w:type="spellStart"/>
      <w:r w:rsidRPr="00F20AA6">
        <w:rPr>
          <w:rFonts w:ascii="Times New Roman" w:eastAsia="Times New Roman" w:hAnsi="Times New Roman" w:cs="Times New Roman"/>
          <w:color w:val="212121"/>
          <w:kern w:val="0"/>
          <w:sz w:val="24"/>
          <w:szCs w:val="24"/>
          <w14:ligatures w14:val="none"/>
        </w:rPr>
        <w:t>WebSecurityConfigurerAdapter</w:t>
      </w:r>
      <w:proofErr w:type="spellEnd"/>
      <w:r w:rsidRPr="00F20AA6">
        <w:rPr>
          <w:rFonts w:ascii="Times New Roman" w:eastAsia="Times New Roman" w:hAnsi="Times New Roman" w:cs="Times New Roman"/>
          <w:color w:val="212121"/>
          <w:kern w:val="0"/>
          <w:sz w:val="24"/>
          <w:szCs w:val="24"/>
          <w14:ligatures w14:val="none"/>
        </w:rPr>
        <w:t xml:space="preserve"> and overriding its methods to define authentication and authorization rules.</w:t>
      </w:r>
    </w:p>
    <w:p w14:paraId="3A140F0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Additionally, you can customize the login page, handle logout, and secure specific endpoints using annotations like @EnableWebSecurity and @EnableGlobalMethodSecurity.</w:t>
      </w:r>
    </w:p>
    <w:p w14:paraId="2E91B3E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5.</w:t>
      </w:r>
    </w:p>
    <w:p w14:paraId="26AF3A0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What are the different deployment options for a Spring Boot application?</w:t>
      </w:r>
    </w:p>
    <w:p w14:paraId="2B52C0B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0B8FF7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applications can be deployed in various ways including:</w:t>
      </w:r>
    </w:p>
    <w:p w14:paraId="742CFB7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Standalone JAR: Packaging the application as a self-contained executable JAR file with an embedded servlet container like Tomcat or Jetty.</w:t>
      </w:r>
    </w:p>
    <w:p w14:paraId="7CB763B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WAR deployment: Packaging the application as a traditional WAR file and deploying it to a servlet container.</w:t>
      </w:r>
    </w:p>
    <w:p w14:paraId="22791D8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Docker: Containerizing the application using Docker and running it on Docker containers.</w:t>
      </w:r>
    </w:p>
    <w:p w14:paraId="1B6F7B5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Cloud platforms: Deploy the application to cloud platforms like AWS, Azure, or Google Cloud using platform-specific deployment options such as AWS Elastic Beanstalk or Azure App Service.</w:t>
      </w:r>
    </w:p>
    <w:p w14:paraId="1EDCBA7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6.</w:t>
      </w:r>
    </w:p>
    <w:p w14:paraId="14EB121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process of creating a RESTful API using Spring Boot.</w:t>
      </w:r>
    </w:p>
    <w:p w14:paraId="1922F86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6D9FF8F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To create a RESTful API using Spring Boot, you can follow these steps:</w:t>
      </w:r>
    </w:p>
    <w:p w14:paraId="2D1EA6A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Define your domain model and business logic.</w:t>
      </w:r>
    </w:p>
    <w:p w14:paraId="0BECDC0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Create a Spring MVC controller class and define handler methods annotated with @RequestMapping or other mapping annotations.</w:t>
      </w:r>
    </w:p>
    <w:p w14:paraId="18C2576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Implement the required CRUD operations within the handler methods using appropriate annotations like @GetMapping, @PostMapping, etc.</w:t>
      </w:r>
    </w:p>
    <w:p w14:paraId="729F05B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w:t>
      </w:r>
      <w:r w:rsidRPr="00F20AA6">
        <w:rPr>
          <w:rFonts w:ascii="Times New Roman" w:eastAsia="Times New Roman" w:hAnsi="Times New Roman" w:cs="Times New Roman"/>
          <w:color w:val="212121"/>
          <w:kern w:val="0"/>
          <w:sz w:val="24"/>
          <w:szCs w:val="24"/>
          <w14:ligatures w14:val="none"/>
        </w:rPr>
        <w:tab/>
        <w:t>Customize the request and response handling with annotations such as @RequestBody to map request payloads and @ResponseBody to define the response body.</w:t>
      </w:r>
    </w:p>
    <w:p w14:paraId="59AB49B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Configure additional features like exception handling, input validation, and security, if required.</w:t>
      </w:r>
    </w:p>
    <w:p w14:paraId="1B38FF6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Run the Spring Boot application and the API endpoints will be accessible based on the mappings defined in the controller.</w:t>
      </w:r>
    </w:p>
    <w:p w14:paraId="74ABC6A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7.</w:t>
      </w:r>
    </w:p>
    <w:p w14:paraId="7CF198A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does Spring Boot integrate with messaging systems such as RabbitMQ?</w:t>
      </w:r>
    </w:p>
    <w:p w14:paraId="5B7A860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67587E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provides integration with messaging systems like RabbitMQ through the Spring AMQP project. To integrate RabbitMQ with a Spring Boot application, you can include the spring-boot-starter-</w:t>
      </w:r>
      <w:proofErr w:type="spellStart"/>
      <w:r w:rsidRPr="00F20AA6">
        <w:rPr>
          <w:rFonts w:ascii="Times New Roman" w:eastAsia="Times New Roman" w:hAnsi="Times New Roman" w:cs="Times New Roman"/>
          <w:color w:val="212121"/>
          <w:kern w:val="0"/>
          <w:sz w:val="24"/>
          <w:szCs w:val="24"/>
          <w14:ligatures w14:val="none"/>
        </w:rPr>
        <w:t>amqp</w:t>
      </w:r>
      <w:proofErr w:type="spellEnd"/>
      <w:r w:rsidRPr="00F20AA6">
        <w:rPr>
          <w:rFonts w:ascii="Times New Roman" w:eastAsia="Times New Roman" w:hAnsi="Times New Roman" w:cs="Times New Roman"/>
          <w:color w:val="212121"/>
          <w:kern w:val="0"/>
          <w:sz w:val="24"/>
          <w:szCs w:val="24"/>
          <w14:ligatures w14:val="none"/>
        </w:rPr>
        <w:t xml:space="preserve"> dependency and configure the necessary properties in the application's configuration file (</w:t>
      </w:r>
      <w:proofErr w:type="spellStart"/>
      <w:proofErr w:type="gramStart"/>
      <w:r w:rsidRPr="00F20AA6">
        <w:rPr>
          <w:rFonts w:ascii="Times New Roman" w:eastAsia="Times New Roman" w:hAnsi="Times New Roman" w:cs="Times New Roman"/>
          <w:color w:val="212121"/>
          <w:kern w:val="0"/>
          <w:sz w:val="24"/>
          <w:szCs w:val="24"/>
          <w14:ligatures w14:val="none"/>
        </w:rPr>
        <w:t>application.properties</w:t>
      </w:r>
      <w:proofErr w:type="spellEnd"/>
      <w:proofErr w:type="gramEnd"/>
      <w:r w:rsidRPr="00F20AA6">
        <w:rPr>
          <w:rFonts w:ascii="Times New Roman" w:eastAsia="Times New Roman" w:hAnsi="Times New Roman" w:cs="Times New Roman"/>
          <w:color w:val="212121"/>
          <w:kern w:val="0"/>
          <w:sz w:val="24"/>
          <w:szCs w:val="24"/>
          <w14:ligatures w14:val="none"/>
        </w:rPr>
        <w:t xml:space="preserve"> or </w:t>
      </w:r>
      <w:proofErr w:type="spellStart"/>
      <w:r w:rsidRPr="00F20AA6">
        <w:rPr>
          <w:rFonts w:ascii="Times New Roman" w:eastAsia="Times New Roman" w:hAnsi="Times New Roman" w:cs="Times New Roman"/>
          <w:color w:val="212121"/>
          <w:kern w:val="0"/>
          <w:sz w:val="24"/>
          <w:szCs w:val="24"/>
          <w14:ligatures w14:val="none"/>
        </w:rPr>
        <w:t>application.yml</w:t>
      </w:r>
      <w:proofErr w:type="spellEnd"/>
      <w:r w:rsidRPr="00F20AA6">
        <w:rPr>
          <w:rFonts w:ascii="Times New Roman" w:eastAsia="Times New Roman" w:hAnsi="Times New Roman" w:cs="Times New Roman"/>
          <w:color w:val="212121"/>
          <w:kern w:val="0"/>
          <w:sz w:val="24"/>
          <w:szCs w:val="24"/>
          <w14:ligatures w14:val="none"/>
        </w:rPr>
        <w:t>).</w:t>
      </w:r>
    </w:p>
    <w:p w14:paraId="65EB60F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You can use the </w:t>
      </w:r>
      <w:proofErr w:type="spellStart"/>
      <w:r w:rsidRPr="00F20AA6">
        <w:rPr>
          <w:rFonts w:ascii="Times New Roman" w:eastAsia="Times New Roman" w:hAnsi="Times New Roman" w:cs="Times New Roman"/>
          <w:color w:val="212121"/>
          <w:kern w:val="0"/>
          <w:sz w:val="24"/>
          <w:szCs w:val="24"/>
          <w14:ligatures w14:val="none"/>
        </w:rPr>
        <w:t>RabbitTemplate</w:t>
      </w:r>
      <w:proofErr w:type="spellEnd"/>
      <w:r w:rsidRPr="00F20AA6">
        <w:rPr>
          <w:rFonts w:ascii="Times New Roman" w:eastAsia="Times New Roman" w:hAnsi="Times New Roman" w:cs="Times New Roman"/>
          <w:color w:val="212121"/>
          <w:kern w:val="0"/>
          <w:sz w:val="24"/>
          <w:szCs w:val="24"/>
          <w14:ligatures w14:val="none"/>
        </w:rPr>
        <w:t xml:space="preserve"> class to send messages to RabbitMQ and consume messages using @RabbitListener annotations on appropriate methods.</w:t>
      </w:r>
    </w:p>
    <w:p w14:paraId="11F3B87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8.</w:t>
      </w:r>
    </w:p>
    <w:p w14:paraId="4DF8E48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Spring Boot Data JPA and provide an example.</w:t>
      </w:r>
    </w:p>
    <w:p w14:paraId="60630DF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31AB1A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Data JPA is a sub-project of Spring Data that provides enhanced support for JPA (Java Persistence API)-based repositories in Spring Boot applications. It simplifies the implementation of the data access layer by automatically generating the boilerplate code for common database operations.</w:t>
      </w:r>
    </w:p>
    <w:p w14:paraId="421E9BC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For example, by defining a JPA entity class and extending </w:t>
      </w:r>
      <w:proofErr w:type="spellStart"/>
      <w:r w:rsidRPr="00F20AA6">
        <w:rPr>
          <w:rFonts w:ascii="Times New Roman" w:eastAsia="Times New Roman" w:hAnsi="Times New Roman" w:cs="Times New Roman"/>
          <w:color w:val="212121"/>
          <w:kern w:val="0"/>
          <w:sz w:val="24"/>
          <w:szCs w:val="24"/>
          <w14:ligatures w14:val="none"/>
        </w:rPr>
        <w:t>JpaRepository</w:t>
      </w:r>
      <w:proofErr w:type="spellEnd"/>
      <w:r w:rsidRPr="00F20AA6">
        <w:rPr>
          <w:rFonts w:ascii="Times New Roman" w:eastAsia="Times New Roman" w:hAnsi="Times New Roman" w:cs="Times New Roman"/>
          <w:color w:val="212121"/>
          <w:kern w:val="0"/>
          <w:sz w:val="24"/>
          <w:szCs w:val="24"/>
          <w14:ligatures w14:val="none"/>
        </w:rPr>
        <w:t xml:space="preserve">, you can get CRUD operations for that entity without writing any additional code. You can also define custom queries using method name conventions or @Query </w:t>
      </w:r>
      <w:proofErr w:type="gramStart"/>
      <w:r w:rsidRPr="00F20AA6">
        <w:rPr>
          <w:rFonts w:ascii="Times New Roman" w:eastAsia="Times New Roman" w:hAnsi="Times New Roman" w:cs="Times New Roman"/>
          <w:color w:val="212121"/>
          <w:kern w:val="0"/>
          <w:sz w:val="24"/>
          <w:szCs w:val="24"/>
          <w14:ligatures w14:val="none"/>
        </w:rPr>
        <w:t>annotations</w:t>
      </w:r>
      <w:proofErr w:type="gramEnd"/>
    </w:p>
    <w:p w14:paraId="2B4BE78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9.</w:t>
      </w:r>
    </w:p>
    <w:p w14:paraId="19FE210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handle large file uploads in a Spring Boot application?</w:t>
      </w:r>
    </w:p>
    <w:p w14:paraId="4544D99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D5D22F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To handle large file uploads in a Spring Boot application, you can configure the maximum file size limit in the application's properties file by setting the </w:t>
      </w:r>
      <w:proofErr w:type="spellStart"/>
      <w:r w:rsidRPr="00F20AA6">
        <w:rPr>
          <w:rFonts w:ascii="Times New Roman" w:eastAsia="Times New Roman" w:hAnsi="Times New Roman" w:cs="Times New Roman"/>
          <w:color w:val="212121"/>
          <w:kern w:val="0"/>
          <w:sz w:val="24"/>
          <w:szCs w:val="24"/>
          <w14:ligatures w14:val="none"/>
        </w:rPr>
        <w:t>spring.servlet.multipart.max</w:t>
      </w:r>
      <w:proofErr w:type="spellEnd"/>
      <w:r w:rsidRPr="00F20AA6">
        <w:rPr>
          <w:rFonts w:ascii="Times New Roman" w:eastAsia="Times New Roman" w:hAnsi="Times New Roman" w:cs="Times New Roman"/>
          <w:color w:val="212121"/>
          <w:kern w:val="0"/>
          <w:sz w:val="24"/>
          <w:szCs w:val="24"/>
          <w14:ligatures w14:val="none"/>
        </w:rPr>
        <w:t xml:space="preserve">-file-size and </w:t>
      </w:r>
      <w:proofErr w:type="spellStart"/>
      <w:r w:rsidRPr="00F20AA6">
        <w:rPr>
          <w:rFonts w:ascii="Times New Roman" w:eastAsia="Times New Roman" w:hAnsi="Times New Roman" w:cs="Times New Roman"/>
          <w:color w:val="212121"/>
          <w:kern w:val="0"/>
          <w:sz w:val="24"/>
          <w:szCs w:val="24"/>
          <w14:ligatures w14:val="none"/>
        </w:rPr>
        <w:t>spring.servlet.multipart.max</w:t>
      </w:r>
      <w:proofErr w:type="spellEnd"/>
      <w:r w:rsidRPr="00F20AA6">
        <w:rPr>
          <w:rFonts w:ascii="Times New Roman" w:eastAsia="Times New Roman" w:hAnsi="Times New Roman" w:cs="Times New Roman"/>
          <w:color w:val="212121"/>
          <w:kern w:val="0"/>
          <w:sz w:val="24"/>
          <w:szCs w:val="24"/>
          <w14:ligatures w14:val="none"/>
        </w:rPr>
        <w:t xml:space="preserve">-request-size properties to appropriate values. Additionally, you can use the </w:t>
      </w:r>
      <w:proofErr w:type="spellStart"/>
      <w:r w:rsidRPr="00F20AA6">
        <w:rPr>
          <w:rFonts w:ascii="Times New Roman" w:eastAsia="Times New Roman" w:hAnsi="Times New Roman" w:cs="Times New Roman"/>
          <w:color w:val="212121"/>
          <w:kern w:val="0"/>
          <w:sz w:val="24"/>
          <w:szCs w:val="24"/>
          <w14:ligatures w14:val="none"/>
        </w:rPr>
        <w:t>MultipartFile</w:t>
      </w:r>
      <w:proofErr w:type="spellEnd"/>
      <w:r w:rsidRPr="00F20AA6">
        <w:rPr>
          <w:rFonts w:ascii="Times New Roman" w:eastAsia="Times New Roman" w:hAnsi="Times New Roman" w:cs="Times New Roman"/>
          <w:color w:val="212121"/>
          <w:kern w:val="0"/>
          <w:sz w:val="24"/>
          <w:szCs w:val="24"/>
          <w14:ligatures w14:val="none"/>
        </w:rPr>
        <w:t xml:space="preserve"> parameter in the controller method to receive the uploaded file and process it as needed.</w:t>
      </w:r>
    </w:p>
    <w:p w14:paraId="791444A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10.</w:t>
      </w:r>
    </w:p>
    <w:p w14:paraId="1999FD7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What is the purpose of Spring Boot Actuator endpoints?</w:t>
      </w:r>
    </w:p>
    <w:p w14:paraId="439D15B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C561D3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Actuator endpoints provide insights into the internals of a Spring Boot application such as health status, metrics, environment information, and more. These endpoints expose management and monitoring capabilities over HTTP or other protocols, allowing you to monitor and manage the application in production. Actuator endpoints can be customized and secured based on the specific requirements of the application.</w:t>
      </w:r>
    </w:p>
    <w:p w14:paraId="0EAC834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11.</w:t>
      </w:r>
    </w:p>
    <w:p w14:paraId="0B34233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Spring Boot Actuator metrics and monitoring.</w:t>
      </w:r>
    </w:p>
    <w:p w14:paraId="6A37BD3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7629E5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Actuator metrics allow you to collect and monitor various application metrics such as HTTP request counts, response times, JVM memory usage, and database connection pool metrics.</w:t>
      </w:r>
    </w:p>
    <w:p w14:paraId="1D61C57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Actuator metrics are collected by integrating with metrics libraries like Micrometer and can be exposed through various endpoints such as /actuator/metrics. These metrics can be visualized using monitoring tools like Prometheus, Grafana, or the built-in Actuator endpoints.</w:t>
      </w:r>
    </w:p>
    <w:p w14:paraId="4AE0B63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12.</w:t>
      </w:r>
    </w:p>
    <w:p w14:paraId="29BAB22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microservices architecture using Spring Boot?</w:t>
      </w:r>
    </w:p>
    <w:p w14:paraId="7A520E2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38F716D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To implement a microservices architecture using Spring Boot, you can follow these steps:</w:t>
      </w:r>
    </w:p>
    <w:p w14:paraId="7A34E47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Identify the different business capabilities and boundaries of your application.</w:t>
      </w:r>
    </w:p>
    <w:p w14:paraId="5A2C99D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Design and develop each microservice as a separate Spring Boot application, encapsulating a specific business capability.</w:t>
      </w:r>
    </w:p>
    <w:p w14:paraId="7C15CDF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Use lightweight communication mechanisms like REST or messaging for inter-service communication.</w:t>
      </w:r>
    </w:p>
    <w:p w14:paraId="6B8ADA1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Implement service discovery and registration using tools like Netflix Eureka or </w:t>
      </w:r>
      <w:proofErr w:type="spellStart"/>
      <w:r w:rsidRPr="00F20AA6">
        <w:rPr>
          <w:rFonts w:ascii="Times New Roman" w:eastAsia="Times New Roman" w:hAnsi="Times New Roman" w:cs="Times New Roman"/>
          <w:color w:val="212121"/>
          <w:kern w:val="0"/>
          <w:sz w:val="24"/>
          <w:szCs w:val="24"/>
          <w14:ligatures w14:val="none"/>
        </w:rPr>
        <w:t>HashiCorp</w:t>
      </w:r>
      <w:proofErr w:type="spellEnd"/>
      <w:r w:rsidRPr="00F20AA6">
        <w:rPr>
          <w:rFonts w:ascii="Times New Roman" w:eastAsia="Times New Roman" w:hAnsi="Times New Roman" w:cs="Times New Roman"/>
          <w:color w:val="212121"/>
          <w:kern w:val="0"/>
          <w:sz w:val="24"/>
          <w:szCs w:val="24"/>
          <w14:ligatures w14:val="none"/>
        </w:rPr>
        <w:t xml:space="preserve"> Consul.</w:t>
      </w:r>
    </w:p>
    <w:p w14:paraId="48DE67A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Apply fault tolerance and resilience patterns like circuit breakers (</w:t>
      </w:r>
      <w:proofErr w:type="spellStart"/>
      <w:r w:rsidRPr="00F20AA6">
        <w:rPr>
          <w:rFonts w:ascii="Times New Roman" w:eastAsia="Times New Roman" w:hAnsi="Times New Roman" w:cs="Times New Roman"/>
          <w:color w:val="212121"/>
          <w:kern w:val="0"/>
          <w:sz w:val="24"/>
          <w:szCs w:val="24"/>
          <w14:ligatures w14:val="none"/>
        </w:rPr>
        <w:t>Hystrix</w:t>
      </w:r>
      <w:proofErr w:type="spellEnd"/>
      <w:r w:rsidRPr="00F20AA6">
        <w:rPr>
          <w:rFonts w:ascii="Times New Roman" w:eastAsia="Times New Roman" w:hAnsi="Times New Roman" w:cs="Times New Roman"/>
          <w:color w:val="212121"/>
          <w:kern w:val="0"/>
          <w:sz w:val="24"/>
          <w:szCs w:val="24"/>
          <w14:ligatures w14:val="none"/>
        </w:rPr>
        <w:t>) and distributed tracing (Sleuth) for better reliability.</w:t>
      </w:r>
    </w:p>
    <w:p w14:paraId="173C02E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Deploy and manage microservices using containerization platforms like Docker and orchestration tools like Kubernetes.</w:t>
      </w:r>
    </w:p>
    <w:p w14:paraId="74494F4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13.</w:t>
      </w:r>
    </w:p>
    <w:p w14:paraId="3B74644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role of the Spring Cloud Netflix stack in a Spring Boot application.</w:t>
      </w:r>
    </w:p>
    <w:p w14:paraId="7B38359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Hide Answer</w:t>
      </w:r>
    </w:p>
    <w:p w14:paraId="366C990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 Spring Cloud Netflix stack provides integration with various Netflix OSS components to simplify the development of distributed systems in a Spring Boot application. It includes modules like Eureka for service discovery, Ribbon for client-side load balancing, </w:t>
      </w:r>
      <w:proofErr w:type="spellStart"/>
      <w:r w:rsidRPr="00F20AA6">
        <w:rPr>
          <w:rFonts w:ascii="Times New Roman" w:eastAsia="Times New Roman" w:hAnsi="Times New Roman" w:cs="Times New Roman"/>
          <w:color w:val="212121"/>
          <w:kern w:val="0"/>
          <w:sz w:val="24"/>
          <w:szCs w:val="24"/>
          <w14:ligatures w14:val="none"/>
        </w:rPr>
        <w:t>Hystrix</w:t>
      </w:r>
      <w:proofErr w:type="spellEnd"/>
      <w:r w:rsidRPr="00F20AA6">
        <w:rPr>
          <w:rFonts w:ascii="Times New Roman" w:eastAsia="Times New Roman" w:hAnsi="Times New Roman" w:cs="Times New Roman"/>
          <w:color w:val="212121"/>
          <w:kern w:val="0"/>
          <w:sz w:val="24"/>
          <w:szCs w:val="24"/>
          <w14:ligatures w14:val="none"/>
        </w:rPr>
        <w:t xml:space="preserve"> for fault tolerance, and </w:t>
      </w:r>
      <w:proofErr w:type="spellStart"/>
      <w:r w:rsidRPr="00F20AA6">
        <w:rPr>
          <w:rFonts w:ascii="Times New Roman" w:eastAsia="Times New Roman" w:hAnsi="Times New Roman" w:cs="Times New Roman"/>
          <w:color w:val="212121"/>
          <w:kern w:val="0"/>
          <w:sz w:val="24"/>
          <w:szCs w:val="24"/>
          <w14:ligatures w14:val="none"/>
        </w:rPr>
        <w:t>Zuul</w:t>
      </w:r>
      <w:proofErr w:type="spellEnd"/>
      <w:r w:rsidRPr="00F20AA6">
        <w:rPr>
          <w:rFonts w:ascii="Times New Roman" w:eastAsia="Times New Roman" w:hAnsi="Times New Roman" w:cs="Times New Roman"/>
          <w:color w:val="212121"/>
          <w:kern w:val="0"/>
          <w:sz w:val="24"/>
          <w:szCs w:val="24"/>
          <w14:ligatures w14:val="none"/>
        </w:rPr>
        <w:t xml:space="preserve"> for API gateway functionality.</w:t>
      </w:r>
    </w:p>
    <w:p w14:paraId="7F36893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These components enable developers to build scalable and resilient microservices architectures by providing out-of-the-box solutions for common distributed system challenges.</w:t>
      </w:r>
    </w:p>
    <w:p w14:paraId="6A3AD24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14.</w:t>
      </w:r>
    </w:p>
    <w:p w14:paraId="6DA0E85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What is the purpose of Spring Boot </w:t>
      </w:r>
      <w:proofErr w:type="spellStart"/>
      <w:r w:rsidRPr="00F20AA6">
        <w:rPr>
          <w:rFonts w:ascii="Times New Roman" w:eastAsia="Times New Roman" w:hAnsi="Times New Roman" w:cs="Times New Roman"/>
          <w:color w:val="212121"/>
          <w:kern w:val="0"/>
          <w:sz w:val="24"/>
          <w:szCs w:val="24"/>
          <w14:ligatures w14:val="none"/>
        </w:rPr>
        <w:t>DevTools</w:t>
      </w:r>
      <w:proofErr w:type="spellEnd"/>
      <w:r w:rsidRPr="00F20AA6">
        <w:rPr>
          <w:rFonts w:ascii="Times New Roman" w:eastAsia="Times New Roman" w:hAnsi="Times New Roman" w:cs="Times New Roman"/>
          <w:color w:val="212121"/>
          <w:kern w:val="0"/>
          <w:sz w:val="24"/>
          <w:szCs w:val="24"/>
          <w14:ligatures w14:val="none"/>
        </w:rPr>
        <w:t xml:space="preserve"> and how does it enhance development productivity?</w:t>
      </w:r>
    </w:p>
    <w:p w14:paraId="50FE64E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4A72430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Spring Boot </w:t>
      </w:r>
      <w:proofErr w:type="spellStart"/>
      <w:r w:rsidRPr="00F20AA6">
        <w:rPr>
          <w:rFonts w:ascii="Times New Roman" w:eastAsia="Times New Roman" w:hAnsi="Times New Roman" w:cs="Times New Roman"/>
          <w:color w:val="212121"/>
          <w:kern w:val="0"/>
          <w:sz w:val="24"/>
          <w:szCs w:val="24"/>
          <w14:ligatures w14:val="none"/>
        </w:rPr>
        <w:t>DevTools</w:t>
      </w:r>
      <w:proofErr w:type="spellEnd"/>
      <w:r w:rsidRPr="00F20AA6">
        <w:rPr>
          <w:rFonts w:ascii="Times New Roman" w:eastAsia="Times New Roman" w:hAnsi="Times New Roman" w:cs="Times New Roman"/>
          <w:color w:val="212121"/>
          <w:kern w:val="0"/>
          <w:sz w:val="24"/>
          <w:szCs w:val="24"/>
          <w14:ligatures w14:val="none"/>
        </w:rPr>
        <w:t xml:space="preserve"> is a set of developer tools that enhance the development experience for Spring Boot applications. It provides features like automatic application restart on code changes, live reloading of static resources, and enhanced logging during development.</w:t>
      </w:r>
    </w:p>
    <w:p w14:paraId="1C82D54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proofErr w:type="spellStart"/>
      <w:r w:rsidRPr="00F20AA6">
        <w:rPr>
          <w:rFonts w:ascii="Times New Roman" w:eastAsia="Times New Roman" w:hAnsi="Times New Roman" w:cs="Times New Roman"/>
          <w:color w:val="212121"/>
          <w:kern w:val="0"/>
          <w:sz w:val="24"/>
          <w:szCs w:val="24"/>
          <w14:ligatures w14:val="none"/>
        </w:rPr>
        <w:t>DevTools</w:t>
      </w:r>
      <w:proofErr w:type="spellEnd"/>
      <w:r w:rsidRPr="00F20AA6">
        <w:rPr>
          <w:rFonts w:ascii="Times New Roman" w:eastAsia="Times New Roman" w:hAnsi="Times New Roman" w:cs="Times New Roman"/>
          <w:color w:val="212121"/>
          <w:kern w:val="0"/>
          <w:sz w:val="24"/>
          <w:szCs w:val="24"/>
          <w14:ligatures w14:val="none"/>
        </w:rPr>
        <w:t xml:space="preserve"> helps in reducing the development turnaround time by eliminating the need for manual restarts and providing quick feedback on code changes.</w:t>
      </w:r>
    </w:p>
    <w:p w14:paraId="623C442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15.</w:t>
      </w:r>
    </w:p>
    <w:p w14:paraId="3D0E893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distributed tracing in a Spring Boot application using Spring Cloud Sleuth?</w:t>
      </w:r>
    </w:p>
    <w:p w14:paraId="71B2098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62422A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To implement distributed tracing in a Spring Boot application with Spring Cloud Sleuth, you can include the necessary dependencies like spring-cloud-starter-sleuth. Sleuth integrates with popular distributed tracing systems like Zipkin or Jaeger.</w:t>
      </w:r>
    </w:p>
    <w:p w14:paraId="4352843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Once configured, Sleuth automatically adds trace and span identifiers to the application's logs and propagates them across different services. This allows you to trace the flow of requests across multiple services and analyze performance bottlenecks.</w:t>
      </w:r>
    </w:p>
    <w:p w14:paraId="4FA7DFA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16.</w:t>
      </w:r>
    </w:p>
    <w:p w14:paraId="763B7B5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Explain the concept of reactive programming in Spring Boot with Spring </w:t>
      </w:r>
      <w:proofErr w:type="spellStart"/>
      <w:r w:rsidRPr="00F20AA6">
        <w:rPr>
          <w:rFonts w:ascii="Times New Roman" w:eastAsia="Times New Roman" w:hAnsi="Times New Roman" w:cs="Times New Roman"/>
          <w:color w:val="212121"/>
          <w:kern w:val="0"/>
          <w:sz w:val="24"/>
          <w:szCs w:val="24"/>
          <w14:ligatures w14:val="none"/>
        </w:rPr>
        <w:t>WebFlux</w:t>
      </w:r>
      <w:proofErr w:type="spellEnd"/>
      <w:r w:rsidRPr="00F20AA6">
        <w:rPr>
          <w:rFonts w:ascii="Times New Roman" w:eastAsia="Times New Roman" w:hAnsi="Times New Roman" w:cs="Times New Roman"/>
          <w:color w:val="212121"/>
          <w:kern w:val="0"/>
          <w:sz w:val="24"/>
          <w:szCs w:val="24"/>
          <w14:ligatures w14:val="none"/>
        </w:rPr>
        <w:t>.</w:t>
      </w:r>
    </w:p>
    <w:p w14:paraId="62F837A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677C33E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Reactive programming in Spring Boot with Spring </w:t>
      </w:r>
      <w:proofErr w:type="spellStart"/>
      <w:r w:rsidRPr="00F20AA6">
        <w:rPr>
          <w:rFonts w:ascii="Times New Roman" w:eastAsia="Times New Roman" w:hAnsi="Times New Roman" w:cs="Times New Roman"/>
          <w:color w:val="212121"/>
          <w:kern w:val="0"/>
          <w:sz w:val="24"/>
          <w:szCs w:val="24"/>
          <w14:ligatures w14:val="none"/>
        </w:rPr>
        <w:t>WebFlux</w:t>
      </w:r>
      <w:proofErr w:type="spellEnd"/>
      <w:r w:rsidRPr="00F20AA6">
        <w:rPr>
          <w:rFonts w:ascii="Times New Roman" w:eastAsia="Times New Roman" w:hAnsi="Times New Roman" w:cs="Times New Roman"/>
          <w:color w:val="212121"/>
          <w:kern w:val="0"/>
          <w:sz w:val="24"/>
          <w:szCs w:val="24"/>
          <w14:ligatures w14:val="none"/>
        </w:rPr>
        <w:t xml:space="preserve"> is based on the Reactive Streams specification and enables non-blocking, event-driven programming for building scalable and resilient applications.</w:t>
      </w:r>
    </w:p>
    <w:p w14:paraId="22E0C34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Spring </w:t>
      </w:r>
      <w:proofErr w:type="spellStart"/>
      <w:r w:rsidRPr="00F20AA6">
        <w:rPr>
          <w:rFonts w:ascii="Times New Roman" w:eastAsia="Times New Roman" w:hAnsi="Times New Roman" w:cs="Times New Roman"/>
          <w:color w:val="212121"/>
          <w:kern w:val="0"/>
          <w:sz w:val="24"/>
          <w:szCs w:val="24"/>
          <w14:ligatures w14:val="none"/>
        </w:rPr>
        <w:t>WebFlux</w:t>
      </w:r>
      <w:proofErr w:type="spellEnd"/>
      <w:r w:rsidRPr="00F20AA6">
        <w:rPr>
          <w:rFonts w:ascii="Times New Roman" w:eastAsia="Times New Roman" w:hAnsi="Times New Roman" w:cs="Times New Roman"/>
          <w:color w:val="212121"/>
          <w:kern w:val="0"/>
          <w:sz w:val="24"/>
          <w:szCs w:val="24"/>
          <w14:ligatures w14:val="none"/>
        </w:rPr>
        <w:t xml:space="preserve"> provides an alternative to the traditional Servlet-based programming model and allows developers to handle requests asynchronously using reactive types like Mono and Flux. </w:t>
      </w:r>
      <w:r w:rsidRPr="00F20AA6">
        <w:rPr>
          <w:rFonts w:ascii="Times New Roman" w:eastAsia="Times New Roman" w:hAnsi="Times New Roman" w:cs="Times New Roman"/>
          <w:color w:val="212121"/>
          <w:kern w:val="0"/>
          <w:sz w:val="24"/>
          <w:szCs w:val="24"/>
          <w14:ligatures w14:val="none"/>
        </w:rPr>
        <w:lastRenderedPageBreak/>
        <w:t xml:space="preserve">This approach is well-suited for handling high concurrency and building reactive systems that can handle </w:t>
      </w:r>
      <w:proofErr w:type="gramStart"/>
      <w:r w:rsidRPr="00F20AA6">
        <w:rPr>
          <w:rFonts w:ascii="Times New Roman" w:eastAsia="Times New Roman" w:hAnsi="Times New Roman" w:cs="Times New Roman"/>
          <w:color w:val="212121"/>
          <w:kern w:val="0"/>
          <w:sz w:val="24"/>
          <w:szCs w:val="24"/>
          <w14:ligatures w14:val="none"/>
        </w:rPr>
        <w:t>a large number of</w:t>
      </w:r>
      <w:proofErr w:type="gramEnd"/>
      <w:r w:rsidRPr="00F20AA6">
        <w:rPr>
          <w:rFonts w:ascii="Times New Roman" w:eastAsia="Times New Roman" w:hAnsi="Times New Roman" w:cs="Times New Roman"/>
          <w:color w:val="212121"/>
          <w:kern w:val="0"/>
          <w:sz w:val="24"/>
          <w:szCs w:val="24"/>
          <w14:ligatures w14:val="none"/>
        </w:rPr>
        <w:t xml:space="preserve"> concurrent connections with limited resources.</w:t>
      </w:r>
    </w:p>
    <w:p w14:paraId="23B0F6E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17.</w:t>
      </w:r>
    </w:p>
    <w:p w14:paraId="56FDC46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does Spring Boot integrate with Apache Kafka for event-driven architectures?</w:t>
      </w:r>
    </w:p>
    <w:p w14:paraId="6064893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BF209F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 provides integration with Apache Kafka through the Spring Kafka project. You can include the spring-boot-starter-</w:t>
      </w:r>
      <w:proofErr w:type="spellStart"/>
      <w:r w:rsidRPr="00F20AA6">
        <w:rPr>
          <w:rFonts w:ascii="Times New Roman" w:eastAsia="Times New Roman" w:hAnsi="Times New Roman" w:cs="Times New Roman"/>
          <w:color w:val="212121"/>
          <w:kern w:val="0"/>
          <w:sz w:val="24"/>
          <w:szCs w:val="24"/>
          <w14:ligatures w14:val="none"/>
        </w:rPr>
        <w:t>kafka</w:t>
      </w:r>
      <w:proofErr w:type="spellEnd"/>
      <w:r w:rsidRPr="00F20AA6">
        <w:rPr>
          <w:rFonts w:ascii="Times New Roman" w:eastAsia="Times New Roman" w:hAnsi="Times New Roman" w:cs="Times New Roman"/>
          <w:color w:val="212121"/>
          <w:kern w:val="0"/>
          <w:sz w:val="24"/>
          <w:szCs w:val="24"/>
          <w14:ligatures w14:val="none"/>
        </w:rPr>
        <w:t xml:space="preserve"> dependency to get started.</w:t>
      </w:r>
    </w:p>
    <w:p w14:paraId="5F74CE3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Spring Kafka provides abstractions to produce and consume messages from Kafka topics using the </w:t>
      </w:r>
      <w:proofErr w:type="spellStart"/>
      <w:r w:rsidRPr="00F20AA6">
        <w:rPr>
          <w:rFonts w:ascii="Times New Roman" w:eastAsia="Times New Roman" w:hAnsi="Times New Roman" w:cs="Times New Roman"/>
          <w:color w:val="212121"/>
          <w:kern w:val="0"/>
          <w:sz w:val="24"/>
          <w:szCs w:val="24"/>
          <w14:ligatures w14:val="none"/>
        </w:rPr>
        <w:t>KafkaTemplate</w:t>
      </w:r>
      <w:proofErr w:type="spellEnd"/>
      <w:r w:rsidRPr="00F20AA6">
        <w:rPr>
          <w:rFonts w:ascii="Times New Roman" w:eastAsia="Times New Roman" w:hAnsi="Times New Roman" w:cs="Times New Roman"/>
          <w:color w:val="212121"/>
          <w:kern w:val="0"/>
          <w:sz w:val="24"/>
          <w:szCs w:val="24"/>
          <w14:ligatures w14:val="none"/>
        </w:rPr>
        <w:t xml:space="preserve"> and @KafkaListener annotations, respectively. Additionally, Spring Kafka integrates with Spring Boot's auto-configuration to simplify the configuration of Kafka-related properties.</w:t>
      </w:r>
    </w:p>
    <w:p w14:paraId="1F175E5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18.</w:t>
      </w:r>
    </w:p>
    <w:p w14:paraId="5E8ABA9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Describe the purpose and usage of Spring Boot's caching abstraction.</w:t>
      </w:r>
    </w:p>
    <w:p w14:paraId="0B26342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3AAFC6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Spring Boot's caching abstraction provides a convenient way to cache the results of expensive operations, reducing the response time and improving application performance. By using annotations like @Cacheable, @CachePut, and @CacheEvict, you can easily cache method results based on specified cache names or keys.</w:t>
      </w:r>
    </w:p>
    <w:p w14:paraId="61A1E58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The caching abstraction supports various cache providers, such as Redis or </w:t>
      </w:r>
      <w:proofErr w:type="spellStart"/>
      <w:r w:rsidRPr="00F20AA6">
        <w:rPr>
          <w:rFonts w:ascii="Times New Roman" w:eastAsia="Times New Roman" w:hAnsi="Times New Roman" w:cs="Times New Roman"/>
          <w:color w:val="212121"/>
          <w:kern w:val="0"/>
          <w:sz w:val="24"/>
          <w:szCs w:val="24"/>
          <w14:ligatures w14:val="none"/>
        </w:rPr>
        <w:t>Ehcache</w:t>
      </w:r>
      <w:proofErr w:type="spellEnd"/>
      <w:r w:rsidRPr="00F20AA6">
        <w:rPr>
          <w:rFonts w:ascii="Times New Roman" w:eastAsia="Times New Roman" w:hAnsi="Times New Roman" w:cs="Times New Roman"/>
          <w:color w:val="212121"/>
          <w:kern w:val="0"/>
          <w:sz w:val="24"/>
          <w:szCs w:val="24"/>
          <w14:ligatures w14:val="none"/>
        </w:rPr>
        <w:t>, and can be easily configured using the application's properties file.</w:t>
      </w:r>
    </w:p>
    <w:p w14:paraId="1AEEDA9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19.</w:t>
      </w:r>
    </w:p>
    <w:p w14:paraId="584479F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perform database migrations in a Spring Boot application using Flyway or Liquibase?</w:t>
      </w:r>
    </w:p>
    <w:p w14:paraId="5607F1E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9D786A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Include corresponding dependencies (flyway-core or </w:t>
      </w:r>
      <w:proofErr w:type="spellStart"/>
      <w:r w:rsidRPr="00F20AA6">
        <w:rPr>
          <w:rFonts w:ascii="Times New Roman" w:eastAsia="Times New Roman" w:hAnsi="Times New Roman" w:cs="Times New Roman"/>
          <w:color w:val="212121"/>
          <w:kern w:val="0"/>
          <w:sz w:val="24"/>
          <w:szCs w:val="24"/>
          <w14:ligatures w14:val="none"/>
        </w:rPr>
        <w:t>liquibase</w:t>
      </w:r>
      <w:proofErr w:type="spellEnd"/>
      <w:r w:rsidRPr="00F20AA6">
        <w:rPr>
          <w:rFonts w:ascii="Times New Roman" w:eastAsia="Times New Roman" w:hAnsi="Times New Roman" w:cs="Times New Roman"/>
          <w:color w:val="212121"/>
          <w:kern w:val="0"/>
          <w:sz w:val="24"/>
          <w:szCs w:val="24"/>
          <w14:ligatures w14:val="none"/>
        </w:rPr>
        <w:t xml:space="preserve">-core) to perform database migrations in a Spring Boot application using Flyway or Liquibase. By placing the migration scripts in the </w:t>
      </w:r>
      <w:proofErr w:type="spellStart"/>
      <w:r w:rsidRPr="00F20AA6">
        <w:rPr>
          <w:rFonts w:ascii="Times New Roman" w:eastAsia="Times New Roman" w:hAnsi="Times New Roman" w:cs="Times New Roman"/>
          <w:color w:val="212121"/>
          <w:kern w:val="0"/>
          <w:sz w:val="24"/>
          <w:szCs w:val="24"/>
          <w14:ligatures w14:val="none"/>
        </w:rPr>
        <w:t>classpath</w:t>
      </w:r>
      <w:proofErr w:type="spellEnd"/>
      <w:r w:rsidRPr="00F20AA6">
        <w:rPr>
          <w:rFonts w:ascii="Times New Roman" w:eastAsia="Times New Roman" w:hAnsi="Times New Roman" w:cs="Times New Roman"/>
          <w:color w:val="212121"/>
          <w:kern w:val="0"/>
          <w:sz w:val="24"/>
          <w:szCs w:val="24"/>
          <w14:ligatures w14:val="none"/>
        </w:rPr>
        <w:t xml:space="preserve"> (</w:t>
      </w:r>
      <w:proofErr w:type="spellStart"/>
      <w:r w:rsidRPr="00F20AA6">
        <w:rPr>
          <w:rFonts w:ascii="Times New Roman" w:eastAsia="Times New Roman" w:hAnsi="Times New Roman" w:cs="Times New Roman"/>
          <w:color w:val="212121"/>
          <w:kern w:val="0"/>
          <w:sz w:val="24"/>
          <w:szCs w:val="24"/>
          <w14:ligatures w14:val="none"/>
        </w:rPr>
        <w:t>src</w:t>
      </w:r>
      <w:proofErr w:type="spellEnd"/>
      <w:r w:rsidRPr="00F20AA6">
        <w:rPr>
          <w:rFonts w:ascii="Times New Roman" w:eastAsia="Times New Roman" w:hAnsi="Times New Roman" w:cs="Times New Roman"/>
          <w:color w:val="212121"/>
          <w:kern w:val="0"/>
          <w:sz w:val="24"/>
          <w:szCs w:val="24"/>
          <w14:ligatures w14:val="none"/>
        </w:rPr>
        <w:t>/main/resources/</w:t>
      </w:r>
      <w:proofErr w:type="spellStart"/>
      <w:r w:rsidRPr="00F20AA6">
        <w:rPr>
          <w:rFonts w:ascii="Times New Roman" w:eastAsia="Times New Roman" w:hAnsi="Times New Roman" w:cs="Times New Roman"/>
          <w:color w:val="212121"/>
          <w:kern w:val="0"/>
          <w:sz w:val="24"/>
          <w:szCs w:val="24"/>
          <w14:ligatures w14:val="none"/>
        </w:rPr>
        <w:t>db</w:t>
      </w:r>
      <w:proofErr w:type="spellEnd"/>
      <w:r w:rsidRPr="00F20AA6">
        <w:rPr>
          <w:rFonts w:ascii="Times New Roman" w:eastAsia="Times New Roman" w:hAnsi="Times New Roman" w:cs="Times New Roman"/>
          <w:color w:val="212121"/>
          <w:kern w:val="0"/>
          <w:sz w:val="24"/>
          <w:szCs w:val="24"/>
          <w14:ligatures w14:val="none"/>
        </w:rPr>
        <w:t>/migration), Flyway or Liquibase will automatically execute the scripts during application startup.</w:t>
      </w:r>
    </w:p>
    <w:p w14:paraId="2C5591C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These migration scripts allow you to manage database schema changes, versioning, and data initialization in a controlled manner.</w:t>
      </w:r>
    </w:p>
    <w:p w14:paraId="69C75D3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20.</w:t>
      </w:r>
    </w:p>
    <w:p w14:paraId="204F9E2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Explain the concept of externalized configuration in Spring Boot and its benefits.</w:t>
      </w:r>
    </w:p>
    <w:p w14:paraId="29725D1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368F91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Externalized configuration in Spring Boot allows you to configure the application using external properties files, environment variables, or command-line arguments. This approach decouples the application configuration from the code, making it more flexible and easier to manage.</w:t>
      </w:r>
    </w:p>
    <w:p w14:paraId="0D27DB3E"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externalized configuration enables the application to be deployed in different environments without modifying the code. Spring Boot provides a standardized and flexible way to read and use these external configurations.</w:t>
      </w:r>
    </w:p>
    <w:p w14:paraId="4D1299B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21.</w:t>
      </w:r>
    </w:p>
    <w:p w14:paraId="5DA0B4A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distributed session management in a Spring Boot application using Spring Session?</w:t>
      </w:r>
    </w:p>
    <w:p w14:paraId="7940934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3D5F3F1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To implement distributed session management in a Spring Boot application using Spring Session, follow these steps:</w:t>
      </w:r>
    </w:p>
    <w:p w14:paraId="0A03709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Include the necessary dependencies for Spring Session and a session store implementation like Redis or </w:t>
      </w:r>
      <w:proofErr w:type="spellStart"/>
      <w:r w:rsidRPr="00F20AA6">
        <w:rPr>
          <w:rFonts w:ascii="Times New Roman" w:eastAsia="Times New Roman" w:hAnsi="Times New Roman" w:cs="Times New Roman"/>
          <w:color w:val="212121"/>
          <w:kern w:val="0"/>
          <w:sz w:val="24"/>
          <w:szCs w:val="24"/>
          <w14:ligatures w14:val="none"/>
        </w:rPr>
        <w:t>Hazelcast</w:t>
      </w:r>
      <w:proofErr w:type="spellEnd"/>
      <w:r w:rsidRPr="00F20AA6">
        <w:rPr>
          <w:rFonts w:ascii="Times New Roman" w:eastAsia="Times New Roman" w:hAnsi="Times New Roman" w:cs="Times New Roman"/>
          <w:color w:val="212121"/>
          <w:kern w:val="0"/>
          <w:sz w:val="24"/>
          <w:szCs w:val="24"/>
          <w14:ligatures w14:val="none"/>
        </w:rPr>
        <w:t>.</w:t>
      </w:r>
    </w:p>
    <w:p w14:paraId="4102ABD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Configure the session store details, such as the connection properties, in the application's configuration file (e.g., </w:t>
      </w:r>
      <w:proofErr w:type="spellStart"/>
      <w:proofErr w:type="gramStart"/>
      <w:r w:rsidRPr="00F20AA6">
        <w:rPr>
          <w:rFonts w:ascii="Times New Roman" w:eastAsia="Times New Roman" w:hAnsi="Times New Roman" w:cs="Times New Roman"/>
          <w:color w:val="212121"/>
          <w:kern w:val="0"/>
          <w:sz w:val="24"/>
          <w:szCs w:val="24"/>
          <w14:ligatures w14:val="none"/>
        </w:rPr>
        <w:t>application.properties</w:t>
      </w:r>
      <w:proofErr w:type="spellEnd"/>
      <w:proofErr w:type="gramEnd"/>
      <w:r w:rsidRPr="00F20AA6">
        <w:rPr>
          <w:rFonts w:ascii="Times New Roman" w:eastAsia="Times New Roman" w:hAnsi="Times New Roman" w:cs="Times New Roman"/>
          <w:color w:val="212121"/>
          <w:kern w:val="0"/>
          <w:sz w:val="24"/>
          <w:szCs w:val="24"/>
          <w14:ligatures w14:val="none"/>
        </w:rPr>
        <w:t xml:space="preserve"> or </w:t>
      </w:r>
      <w:proofErr w:type="spellStart"/>
      <w:r w:rsidRPr="00F20AA6">
        <w:rPr>
          <w:rFonts w:ascii="Times New Roman" w:eastAsia="Times New Roman" w:hAnsi="Times New Roman" w:cs="Times New Roman"/>
          <w:color w:val="212121"/>
          <w:kern w:val="0"/>
          <w:sz w:val="24"/>
          <w:szCs w:val="24"/>
          <w14:ligatures w14:val="none"/>
        </w:rPr>
        <w:t>application.yml</w:t>
      </w:r>
      <w:proofErr w:type="spellEnd"/>
      <w:r w:rsidRPr="00F20AA6">
        <w:rPr>
          <w:rFonts w:ascii="Times New Roman" w:eastAsia="Times New Roman" w:hAnsi="Times New Roman" w:cs="Times New Roman"/>
          <w:color w:val="212121"/>
          <w:kern w:val="0"/>
          <w:sz w:val="24"/>
          <w:szCs w:val="24"/>
          <w14:ligatures w14:val="none"/>
        </w:rPr>
        <w:t>).</w:t>
      </w:r>
    </w:p>
    <w:p w14:paraId="1E873B4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Enable Spring Session support by annotating your configuration class with @EnableRedisHttpSession (for Redis) or @EnableHazelcastHttpSession (for </w:t>
      </w:r>
      <w:proofErr w:type="spellStart"/>
      <w:r w:rsidRPr="00F20AA6">
        <w:rPr>
          <w:rFonts w:ascii="Times New Roman" w:eastAsia="Times New Roman" w:hAnsi="Times New Roman" w:cs="Times New Roman"/>
          <w:color w:val="212121"/>
          <w:kern w:val="0"/>
          <w:sz w:val="24"/>
          <w:szCs w:val="24"/>
          <w14:ligatures w14:val="none"/>
        </w:rPr>
        <w:t>Hazelcast</w:t>
      </w:r>
      <w:proofErr w:type="spellEnd"/>
      <w:r w:rsidRPr="00F20AA6">
        <w:rPr>
          <w:rFonts w:ascii="Times New Roman" w:eastAsia="Times New Roman" w:hAnsi="Times New Roman" w:cs="Times New Roman"/>
          <w:color w:val="212121"/>
          <w:kern w:val="0"/>
          <w:sz w:val="24"/>
          <w:szCs w:val="24"/>
          <w14:ligatures w14:val="none"/>
        </w:rPr>
        <w:t>).</w:t>
      </w:r>
    </w:p>
    <w:p w14:paraId="44FA33B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Spring Session will automatically handle session creation, serialization, and synchronization with the session store, allowing session data to be shared across multiple instances of your application.</w:t>
      </w:r>
    </w:p>
    <w:p w14:paraId="4D9FB9C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22.</w:t>
      </w:r>
    </w:p>
    <w:p w14:paraId="03A77C5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serverless functions using Spring Boot and AWS Lambda?</w:t>
      </w:r>
    </w:p>
    <w:p w14:paraId="4B58BB3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6120E2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You can use the spring-cloud-function-adapter-</w:t>
      </w:r>
      <w:proofErr w:type="spellStart"/>
      <w:r w:rsidRPr="00F20AA6">
        <w:rPr>
          <w:rFonts w:ascii="Times New Roman" w:eastAsia="Times New Roman" w:hAnsi="Times New Roman" w:cs="Times New Roman"/>
          <w:color w:val="212121"/>
          <w:kern w:val="0"/>
          <w:sz w:val="24"/>
          <w:szCs w:val="24"/>
          <w14:ligatures w14:val="none"/>
        </w:rPr>
        <w:t>aws</w:t>
      </w:r>
      <w:proofErr w:type="spellEnd"/>
      <w:r w:rsidRPr="00F20AA6">
        <w:rPr>
          <w:rFonts w:ascii="Times New Roman" w:eastAsia="Times New Roman" w:hAnsi="Times New Roman" w:cs="Times New Roman"/>
          <w:color w:val="212121"/>
          <w:kern w:val="0"/>
          <w:sz w:val="24"/>
          <w:szCs w:val="24"/>
          <w14:ligatures w14:val="none"/>
        </w:rPr>
        <w:t xml:space="preserve"> dependency to implement serverless functions using Spring Boot and AWS Lambda. You can deploy Spring Boot applications as serverless functions on AWS Lambda by creating a function bean and configuring the AWS Lambda handler.</w:t>
      </w:r>
    </w:p>
    <w:p w14:paraId="1DB5053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The adapter takes care of the integration between Spring Cloud Function and AWS Lambda, allowing you to develop serverless functions using the familiar Spring Boot programming model.</w:t>
      </w:r>
    </w:p>
    <w:p w14:paraId="449516A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23.</w:t>
      </w:r>
    </w:p>
    <w:p w14:paraId="26929CB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method-level security in a Spring Boot application?</w:t>
      </w:r>
    </w:p>
    <w:p w14:paraId="6193247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64EA0EF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To implement method-level security in a Spring Boot application, you can use the @PreAuthorize or @PostAuthorize annotations provided by Spring Security. Here's an example:</w:t>
      </w:r>
    </w:p>
    <w:p w14:paraId="024C121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Configure Spring Security in your application by including the necessary dependencies and configuration.</w:t>
      </w:r>
    </w:p>
    <w:p w14:paraId="3B5F9ED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Annotate the methods that require security checks with @PreAuthorize or @PostAuthorize.</w:t>
      </w:r>
    </w:p>
    <w:p w14:paraId="5E5DF38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Specify the desired security expressions in the annotations to define the required conditions for method invocation.</w:t>
      </w:r>
    </w:p>
    <w:p w14:paraId="5553725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Spring Security will evaluate the expressions and allow or deny access to the methods based on the configured security rules.</w:t>
      </w:r>
    </w:p>
    <w:p w14:paraId="7D55F1E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24.</w:t>
      </w:r>
    </w:p>
    <w:p w14:paraId="652D3E1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server-sent events (SSE) in a Spring Boot application?</w:t>
      </w:r>
    </w:p>
    <w:p w14:paraId="13B50EF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40CF70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To implement server-sent events (SSE) in a Spring Boot application, you can use the </w:t>
      </w:r>
      <w:proofErr w:type="spellStart"/>
      <w:r w:rsidRPr="00F20AA6">
        <w:rPr>
          <w:rFonts w:ascii="Times New Roman" w:eastAsia="Times New Roman" w:hAnsi="Times New Roman" w:cs="Times New Roman"/>
          <w:color w:val="212121"/>
          <w:kern w:val="0"/>
          <w:sz w:val="24"/>
          <w:szCs w:val="24"/>
          <w14:ligatures w14:val="none"/>
        </w:rPr>
        <w:t>SseEmitter</w:t>
      </w:r>
      <w:proofErr w:type="spellEnd"/>
      <w:r w:rsidRPr="00F20AA6">
        <w:rPr>
          <w:rFonts w:ascii="Times New Roman" w:eastAsia="Times New Roman" w:hAnsi="Times New Roman" w:cs="Times New Roman"/>
          <w:color w:val="212121"/>
          <w:kern w:val="0"/>
          <w:sz w:val="24"/>
          <w:szCs w:val="24"/>
          <w14:ligatures w14:val="none"/>
        </w:rPr>
        <w:t xml:space="preserve"> class provided by Spring Framework. Here's an example of how to implement SSE:</w:t>
      </w:r>
    </w:p>
    <w:p w14:paraId="206E59D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Create a controller method that returns an </w:t>
      </w:r>
      <w:proofErr w:type="spellStart"/>
      <w:r w:rsidRPr="00F20AA6">
        <w:rPr>
          <w:rFonts w:ascii="Times New Roman" w:eastAsia="Times New Roman" w:hAnsi="Times New Roman" w:cs="Times New Roman"/>
          <w:color w:val="212121"/>
          <w:kern w:val="0"/>
          <w:sz w:val="24"/>
          <w:szCs w:val="24"/>
          <w14:ligatures w14:val="none"/>
        </w:rPr>
        <w:t>SseEmitter</w:t>
      </w:r>
      <w:proofErr w:type="spellEnd"/>
      <w:r w:rsidRPr="00F20AA6">
        <w:rPr>
          <w:rFonts w:ascii="Times New Roman" w:eastAsia="Times New Roman" w:hAnsi="Times New Roman" w:cs="Times New Roman"/>
          <w:color w:val="212121"/>
          <w:kern w:val="0"/>
          <w:sz w:val="24"/>
          <w:szCs w:val="24"/>
          <w14:ligatures w14:val="none"/>
        </w:rPr>
        <w:t xml:space="preserve"> object.</w:t>
      </w:r>
    </w:p>
    <w:p w14:paraId="4479FFE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In this method, use the </w:t>
      </w:r>
      <w:proofErr w:type="spellStart"/>
      <w:r w:rsidRPr="00F20AA6">
        <w:rPr>
          <w:rFonts w:ascii="Times New Roman" w:eastAsia="Times New Roman" w:hAnsi="Times New Roman" w:cs="Times New Roman"/>
          <w:color w:val="212121"/>
          <w:kern w:val="0"/>
          <w:sz w:val="24"/>
          <w:szCs w:val="24"/>
          <w14:ligatures w14:val="none"/>
        </w:rPr>
        <w:t>SseEmitter</w:t>
      </w:r>
      <w:proofErr w:type="spellEnd"/>
      <w:r w:rsidRPr="00F20AA6">
        <w:rPr>
          <w:rFonts w:ascii="Times New Roman" w:eastAsia="Times New Roman" w:hAnsi="Times New Roman" w:cs="Times New Roman"/>
          <w:color w:val="212121"/>
          <w:kern w:val="0"/>
          <w:sz w:val="24"/>
          <w:szCs w:val="24"/>
          <w14:ligatures w14:val="none"/>
        </w:rPr>
        <w:t xml:space="preserve"> to send events to the client.</w:t>
      </w:r>
    </w:p>
    <w:p w14:paraId="1759FBA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Use the </w:t>
      </w:r>
      <w:proofErr w:type="gramStart"/>
      <w:r w:rsidRPr="00F20AA6">
        <w:rPr>
          <w:rFonts w:ascii="Times New Roman" w:eastAsia="Times New Roman" w:hAnsi="Times New Roman" w:cs="Times New Roman"/>
          <w:color w:val="212121"/>
          <w:kern w:val="0"/>
          <w:sz w:val="24"/>
          <w:szCs w:val="24"/>
          <w14:ligatures w14:val="none"/>
        </w:rPr>
        <w:t>send(</w:t>
      </w:r>
      <w:proofErr w:type="gramEnd"/>
      <w:r w:rsidRPr="00F20AA6">
        <w:rPr>
          <w:rFonts w:ascii="Times New Roman" w:eastAsia="Times New Roman" w:hAnsi="Times New Roman" w:cs="Times New Roman"/>
          <w:color w:val="212121"/>
          <w:kern w:val="0"/>
          <w:sz w:val="24"/>
          <w:szCs w:val="24"/>
          <w14:ligatures w14:val="none"/>
        </w:rPr>
        <w:t xml:space="preserve">) method of </w:t>
      </w:r>
      <w:proofErr w:type="spellStart"/>
      <w:r w:rsidRPr="00F20AA6">
        <w:rPr>
          <w:rFonts w:ascii="Times New Roman" w:eastAsia="Times New Roman" w:hAnsi="Times New Roman" w:cs="Times New Roman"/>
          <w:color w:val="212121"/>
          <w:kern w:val="0"/>
          <w:sz w:val="24"/>
          <w:szCs w:val="24"/>
          <w14:ligatures w14:val="none"/>
        </w:rPr>
        <w:t>SseEmitter</w:t>
      </w:r>
      <w:proofErr w:type="spellEnd"/>
      <w:r w:rsidRPr="00F20AA6">
        <w:rPr>
          <w:rFonts w:ascii="Times New Roman" w:eastAsia="Times New Roman" w:hAnsi="Times New Roman" w:cs="Times New Roman"/>
          <w:color w:val="212121"/>
          <w:kern w:val="0"/>
          <w:sz w:val="24"/>
          <w:szCs w:val="24"/>
          <w14:ligatures w14:val="none"/>
        </w:rPr>
        <w:t xml:space="preserve"> to send events periodically or based on specific triggers.</w:t>
      </w:r>
    </w:p>
    <w:p w14:paraId="721745B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Set appropriate headers, such as Content-Type and Cache-Control, for SSE support.</w:t>
      </w:r>
    </w:p>
    <w:p w14:paraId="01DABC2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Register the </w:t>
      </w:r>
      <w:proofErr w:type="spellStart"/>
      <w:r w:rsidRPr="00F20AA6">
        <w:rPr>
          <w:rFonts w:ascii="Times New Roman" w:eastAsia="Times New Roman" w:hAnsi="Times New Roman" w:cs="Times New Roman"/>
          <w:color w:val="212121"/>
          <w:kern w:val="0"/>
          <w:sz w:val="24"/>
          <w:szCs w:val="24"/>
          <w14:ligatures w14:val="none"/>
        </w:rPr>
        <w:t>SseEmitter</w:t>
      </w:r>
      <w:proofErr w:type="spellEnd"/>
      <w:r w:rsidRPr="00F20AA6">
        <w:rPr>
          <w:rFonts w:ascii="Times New Roman" w:eastAsia="Times New Roman" w:hAnsi="Times New Roman" w:cs="Times New Roman"/>
          <w:color w:val="212121"/>
          <w:kern w:val="0"/>
          <w:sz w:val="24"/>
          <w:szCs w:val="24"/>
          <w14:ligatures w14:val="none"/>
        </w:rPr>
        <w:t xml:space="preserve"> as a handler method in your controller.</w:t>
      </w:r>
    </w:p>
    <w:p w14:paraId="3F71C87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25.</w:t>
      </w:r>
    </w:p>
    <w:p w14:paraId="0B2446F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integrate Spring Boot with OAuth 2.0 for secure authentication and authorization?</w:t>
      </w:r>
    </w:p>
    <w:p w14:paraId="09C3320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2062BDD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You can use the Spring Security OAuth2 module to integrate Spring Boot with OAuth 2.0. By configuring the appropriate OAuth 2.0 provider details and defining the client registration properties, Spring Boot can handle the authentication and authorization flow.</w:t>
      </w:r>
    </w:p>
    <w:p w14:paraId="07189FC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You can secure your endpoints by applying Spring Security annotations like @PreAuthorize or by using declarative configuration. This integration enables secure authentication and authorization using OAuth 2.0 standards.</w:t>
      </w:r>
    </w:p>
    <w:p w14:paraId="56B6F04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26.</w:t>
      </w:r>
    </w:p>
    <w:p w14:paraId="432DDE1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lastRenderedPageBreak/>
        <w:t>How can you implement data caching in a Spring Boot application using the Spring Cache Abstraction?</w:t>
      </w:r>
    </w:p>
    <w:p w14:paraId="51AD041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58214D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To implement data caching in a Spring Boot application, you can leverage the Spring Cache Abstraction. Follow these steps:</w:t>
      </w:r>
    </w:p>
    <w:p w14:paraId="1A66179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Enable caching support by annotating your configuration class with @EnableCaching.</w:t>
      </w:r>
    </w:p>
    <w:p w14:paraId="59A4624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Add the desired cache implementation library, such as </w:t>
      </w:r>
      <w:proofErr w:type="spellStart"/>
      <w:r w:rsidRPr="00F20AA6">
        <w:rPr>
          <w:rFonts w:ascii="Times New Roman" w:eastAsia="Times New Roman" w:hAnsi="Times New Roman" w:cs="Times New Roman"/>
          <w:color w:val="212121"/>
          <w:kern w:val="0"/>
          <w:sz w:val="24"/>
          <w:szCs w:val="24"/>
          <w14:ligatures w14:val="none"/>
        </w:rPr>
        <w:t>Ehcache</w:t>
      </w:r>
      <w:proofErr w:type="spellEnd"/>
      <w:r w:rsidRPr="00F20AA6">
        <w:rPr>
          <w:rFonts w:ascii="Times New Roman" w:eastAsia="Times New Roman" w:hAnsi="Times New Roman" w:cs="Times New Roman"/>
          <w:color w:val="212121"/>
          <w:kern w:val="0"/>
          <w:sz w:val="24"/>
          <w:szCs w:val="24"/>
          <w14:ligatures w14:val="none"/>
        </w:rPr>
        <w:t xml:space="preserve"> or Caffeine, as a dependency.</w:t>
      </w:r>
    </w:p>
    <w:p w14:paraId="125A6CB9"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Annotate the methods that should be cached with @Cacheable and specify the cache name or key.</w:t>
      </w:r>
    </w:p>
    <w:p w14:paraId="3209BA8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Configure the cache properties, such as eviction policies and time-to-live, in the cache implementation's configuration file or using Spring Boot's properties.</w:t>
      </w:r>
    </w:p>
    <w:p w14:paraId="3A45347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27.</w:t>
      </w:r>
    </w:p>
    <w:p w14:paraId="0BFAA34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configure a custom error page in a Spring Boot application?</w:t>
      </w:r>
    </w:p>
    <w:p w14:paraId="2955CF4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5BFDA86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To configure a custom error page in a Spring Boot application, you can create a custom error controller and map it to a specific URL or error status code. Here's an example:</w:t>
      </w:r>
    </w:p>
    <w:p w14:paraId="2D31D6C0"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Create a class implementing the </w:t>
      </w:r>
      <w:proofErr w:type="spellStart"/>
      <w:r w:rsidRPr="00F20AA6">
        <w:rPr>
          <w:rFonts w:ascii="Times New Roman" w:eastAsia="Times New Roman" w:hAnsi="Times New Roman" w:cs="Times New Roman"/>
          <w:color w:val="212121"/>
          <w:kern w:val="0"/>
          <w:sz w:val="24"/>
          <w:szCs w:val="24"/>
          <w14:ligatures w14:val="none"/>
        </w:rPr>
        <w:t>ErrorController</w:t>
      </w:r>
      <w:proofErr w:type="spellEnd"/>
      <w:r w:rsidRPr="00F20AA6">
        <w:rPr>
          <w:rFonts w:ascii="Times New Roman" w:eastAsia="Times New Roman" w:hAnsi="Times New Roman" w:cs="Times New Roman"/>
          <w:color w:val="212121"/>
          <w:kern w:val="0"/>
          <w:sz w:val="24"/>
          <w:szCs w:val="24"/>
          <w14:ligatures w14:val="none"/>
        </w:rPr>
        <w:t xml:space="preserve"> interface.</w:t>
      </w:r>
    </w:p>
    <w:p w14:paraId="6C08561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Annotate the class with @Controller and, optionally, with @RequestMapping to specify the mapping URL or error status code.</w:t>
      </w:r>
    </w:p>
    <w:p w14:paraId="16DBC87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Implement a method that handles the error and returns the desired error page view or response.</w:t>
      </w:r>
    </w:p>
    <w:p w14:paraId="08A6268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Register the custom error controller as a bean in the application context.</w:t>
      </w:r>
    </w:p>
    <w:p w14:paraId="6920730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Optionally, configure the error page mapping in the </w:t>
      </w:r>
      <w:proofErr w:type="spellStart"/>
      <w:proofErr w:type="gramStart"/>
      <w:r w:rsidRPr="00F20AA6">
        <w:rPr>
          <w:rFonts w:ascii="Times New Roman" w:eastAsia="Times New Roman" w:hAnsi="Times New Roman" w:cs="Times New Roman"/>
          <w:color w:val="212121"/>
          <w:kern w:val="0"/>
          <w:sz w:val="24"/>
          <w:szCs w:val="24"/>
          <w14:ligatures w14:val="none"/>
        </w:rPr>
        <w:t>application.properties</w:t>
      </w:r>
      <w:proofErr w:type="spellEnd"/>
      <w:proofErr w:type="gramEnd"/>
      <w:r w:rsidRPr="00F20AA6">
        <w:rPr>
          <w:rFonts w:ascii="Times New Roman" w:eastAsia="Times New Roman" w:hAnsi="Times New Roman" w:cs="Times New Roman"/>
          <w:color w:val="212121"/>
          <w:kern w:val="0"/>
          <w:sz w:val="24"/>
          <w:szCs w:val="24"/>
          <w14:ligatures w14:val="none"/>
        </w:rPr>
        <w:t xml:space="preserve"> or </w:t>
      </w:r>
      <w:proofErr w:type="spellStart"/>
      <w:r w:rsidRPr="00F20AA6">
        <w:rPr>
          <w:rFonts w:ascii="Times New Roman" w:eastAsia="Times New Roman" w:hAnsi="Times New Roman" w:cs="Times New Roman"/>
          <w:color w:val="212121"/>
          <w:kern w:val="0"/>
          <w:sz w:val="24"/>
          <w:szCs w:val="24"/>
          <w14:ligatures w14:val="none"/>
        </w:rPr>
        <w:t>application.yml</w:t>
      </w:r>
      <w:proofErr w:type="spellEnd"/>
      <w:r w:rsidRPr="00F20AA6">
        <w:rPr>
          <w:rFonts w:ascii="Times New Roman" w:eastAsia="Times New Roman" w:hAnsi="Times New Roman" w:cs="Times New Roman"/>
          <w:color w:val="212121"/>
          <w:kern w:val="0"/>
          <w:sz w:val="24"/>
          <w:szCs w:val="24"/>
          <w14:ligatures w14:val="none"/>
        </w:rPr>
        <w:t xml:space="preserve"> file using properties like </w:t>
      </w:r>
      <w:proofErr w:type="spellStart"/>
      <w:r w:rsidRPr="00F20AA6">
        <w:rPr>
          <w:rFonts w:ascii="Times New Roman" w:eastAsia="Times New Roman" w:hAnsi="Times New Roman" w:cs="Times New Roman"/>
          <w:color w:val="212121"/>
          <w:kern w:val="0"/>
          <w:sz w:val="24"/>
          <w:szCs w:val="24"/>
          <w14:ligatures w14:val="none"/>
        </w:rPr>
        <w:t>server.error.path</w:t>
      </w:r>
      <w:proofErr w:type="spellEnd"/>
      <w:r w:rsidRPr="00F20AA6">
        <w:rPr>
          <w:rFonts w:ascii="Times New Roman" w:eastAsia="Times New Roman" w:hAnsi="Times New Roman" w:cs="Times New Roman"/>
          <w:color w:val="212121"/>
          <w:kern w:val="0"/>
          <w:sz w:val="24"/>
          <w:szCs w:val="24"/>
          <w14:ligatures w14:val="none"/>
        </w:rPr>
        <w:t xml:space="preserve"> or </w:t>
      </w:r>
      <w:proofErr w:type="spellStart"/>
      <w:r w:rsidRPr="00F20AA6">
        <w:rPr>
          <w:rFonts w:ascii="Times New Roman" w:eastAsia="Times New Roman" w:hAnsi="Times New Roman" w:cs="Times New Roman"/>
          <w:color w:val="212121"/>
          <w:kern w:val="0"/>
          <w:sz w:val="24"/>
          <w:szCs w:val="24"/>
          <w14:ligatures w14:val="none"/>
        </w:rPr>
        <w:t>server.error.whitelabel.enabled</w:t>
      </w:r>
      <w:proofErr w:type="spellEnd"/>
      <w:r w:rsidRPr="00F20AA6">
        <w:rPr>
          <w:rFonts w:ascii="Times New Roman" w:eastAsia="Times New Roman" w:hAnsi="Times New Roman" w:cs="Times New Roman"/>
          <w:color w:val="212121"/>
          <w:kern w:val="0"/>
          <w:sz w:val="24"/>
          <w:szCs w:val="24"/>
          <w14:ligatures w14:val="none"/>
        </w:rPr>
        <w:t>.</w:t>
      </w:r>
    </w:p>
    <w:p w14:paraId="1CE92ADC"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28.</w:t>
      </w:r>
    </w:p>
    <w:p w14:paraId="381DFB8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How can you implement distributed tracing in a Spring Boot application using </w:t>
      </w:r>
      <w:proofErr w:type="spellStart"/>
      <w:r w:rsidRPr="00F20AA6">
        <w:rPr>
          <w:rFonts w:ascii="Times New Roman" w:eastAsia="Times New Roman" w:hAnsi="Times New Roman" w:cs="Times New Roman"/>
          <w:color w:val="212121"/>
          <w:kern w:val="0"/>
          <w:sz w:val="24"/>
          <w:szCs w:val="24"/>
          <w14:ligatures w14:val="none"/>
        </w:rPr>
        <w:t>OpenTelemetry</w:t>
      </w:r>
      <w:proofErr w:type="spellEnd"/>
      <w:r w:rsidRPr="00F20AA6">
        <w:rPr>
          <w:rFonts w:ascii="Times New Roman" w:eastAsia="Times New Roman" w:hAnsi="Times New Roman" w:cs="Times New Roman"/>
          <w:color w:val="212121"/>
          <w:kern w:val="0"/>
          <w:sz w:val="24"/>
          <w:szCs w:val="24"/>
          <w14:ligatures w14:val="none"/>
        </w:rPr>
        <w:t>?</w:t>
      </w:r>
    </w:p>
    <w:p w14:paraId="71487B4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04AE6D4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To implement distributed tracing in a Spring Boot application using </w:t>
      </w:r>
      <w:proofErr w:type="spellStart"/>
      <w:r w:rsidRPr="00F20AA6">
        <w:rPr>
          <w:rFonts w:ascii="Times New Roman" w:eastAsia="Times New Roman" w:hAnsi="Times New Roman" w:cs="Times New Roman"/>
          <w:color w:val="212121"/>
          <w:kern w:val="0"/>
          <w:sz w:val="24"/>
          <w:szCs w:val="24"/>
          <w14:ligatures w14:val="none"/>
        </w:rPr>
        <w:t>OpenTelemetry</w:t>
      </w:r>
      <w:proofErr w:type="spellEnd"/>
      <w:r w:rsidRPr="00F20AA6">
        <w:rPr>
          <w:rFonts w:ascii="Times New Roman" w:eastAsia="Times New Roman" w:hAnsi="Times New Roman" w:cs="Times New Roman"/>
          <w:color w:val="212121"/>
          <w:kern w:val="0"/>
          <w:sz w:val="24"/>
          <w:szCs w:val="24"/>
          <w14:ligatures w14:val="none"/>
        </w:rPr>
        <w:t xml:space="preserve">, you can include the necessary </w:t>
      </w:r>
      <w:proofErr w:type="spellStart"/>
      <w:r w:rsidRPr="00F20AA6">
        <w:rPr>
          <w:rFonts w:ascii="Times New Roman" w:eastAsia="Times New Roman" w:hAnsi="Times New Roman" w:cs="Times New Roman"/>
          <w:color w:val="212121"/>
          <w:kern w:val="0"/>
          <w:sz w:val="24"/>
          <w:szCs w:val="24"/>
          <w14:ligatures w14:val="none"/>
        </w:rPr>
        <w:t>OpenTelemetry</w:t>
      </w:r>
      <w:proofErr w:type="spellEnd"/>
      <w:r w:rsidRPr="00F20AA6">
        <w:rPr>
          <w:rFonts w:ascii="Times New Roman" w:eastAsia="Times New Roman" w:hAnsi="Times New Roman" w:cs="Times New Roman"/>
          <w:color w:val="212121"/>
          <w:kern w:val="0"/>
          <w:sz w:val="24"/>
          <w:szCs w:val="24"/>
          <w14:ligatures w14:val="none"/>
        </w:rPr>
        <w:t xml:space="preserve"> dependencies such as open telemetry-API and an </w:t>
      </w:r>
      <w:proofErr w:type="spellStart"/>
      <w:r w:rsidRPr="00F20AA6">
        <w:rPr>
          <w:rFonts w:ascii="Times New Roman" w:eastAsia="Times New Roman" w:hAnsi="Times New Roman" w:cs="Times New Roman"/>
          <w:color w:val="212121"/>
          <w:kern w:val="0"/>
          <w:sz w:val="24"/>
          <w:szCs w:val="24"/>
          <w14:ligatures w14:val="none"/>
        </w:rPr>
        <w:t>OpenTelemetry</w:t>
      </w:r>
      <w:proofErr w:type="spellEnd"/>
      <w:r w:rsidRPr="00F20AA6">
        <w:rPr>
          <w:rFonts w:ascii="Times New Roman" w:eastAsia="Times New Roman" w:hAnsi="Times New Roman" w:cs="Times New Roman"/>
          <w:color w:val="212121"/>
          <w:kern w:val="0"/>
          <w:sz w:val="24"/>
          <w:szCs w:val="24"/>
          <w14:ligatures w14:val="none"/>
        </w:rPr>
        <w:t xml:space="preserve"> exporter. Configuring the exporter lets you send trace data to a distributed tracing system like Jaeger or Zipkin.</w:t>
      </w:r>
    </w:p>
    <w:p w14:paraId="32A3C511"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proofErr w:type="spellStart"/>
      <w:r w:rsidRPr="00F20AA6">
        <w:rPr>
          <w:rFonts w:ascii="Times New Roman" w:eastAsia="Times New Roman" w:hAnsi="Times New Roman" w:cs="Times New Roman"/>
          <w:color w:val="212121"/>
          <w:kern w:val="0"/>
          <w:sz w:val="24"/>
          <w:szCs w:val="24"/>
          <w14:ligatures w14:val="none"/>
        </w:rPr>
        <w:lastRenderedPageBreak/>
        <w:t>OpenTelemetry</w:t>
      </w:r>
      <w:proofErr w:type="spellEnd"/>
      <w:r w:rsidRPr="00F20AA6">
        <w:rPr>
          <w:rFonts w:ascii="Times New Roman" w:eastAsia="Times New Roman" w:hAnsi="Times New Roman" w:cs="Times New Roman"/>
          <w:color w:val="212121"/>
          <w:kern w:val="0"/>
          <w:sz w:val="24"/>
          <w:szCs w:val="24"/>
          <w14:ligatures w14:val="none"/>
        </w:rPr>
        <w:t xml:space="preserve"> automatically instructs the application to capture and propagate trace information across different services, allowing you to trace the execution path of requests in a distributed system.</w:t>
      </w:r>
    </w:p>
    <w:p w14:paraId="4FCBE974"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29.</w:t>
      </w:r>
    </w:p>
    <w:p w14:paraId="5CC7DD88"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implement asynchronous processing in a Spring Boot application?</w:t>
      </w:r>
    </w:p>
    <w:p w14:paraId="7A8A94CD"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317B79F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 xml:space="preserve">Spring Boot provides support for asynchronous processing </w:t>
      </w:r>
      <w:proofErr w:type="gramStart"/>
      <w:r w:rsidRPr="00F20AA6">
        <w:rPr>
          <w:rFonts w:ascii="Times New Roman" w:eastAsia="Times New Roman" w:hAnsi="Times New Roman" w:cs="Times New Roman"/>
          <w:color w:val="212121"/>
          <w:kern w:val="0"/>
          <w:sz w:val="24"/>
          <w:szCs w:val="24"/>
          <w14:ligatures w14:val="none"/>
        </w:rPr>
        <w:t>through the use of</w:t>
      </w:r>
      <w:proofErr w:type="gramEnd"/>
      <w:r w:rsidRPr="00F20AA6">
        <w:rPr>
          <w:rFonts w:ascii="Times New Roman" w:eastAsia="Times New Roman" w:hAnsi="Times New Roman" w:cs="Times New Roman"/>
          <w:color w:val="212121"/>
          <w:kern w:val="0"/>
          <w:sz w:val="24"/>
          <w:szCs w:val="24"/>
          <w14:ligatures w14:val="none"/>
        </w:rPr>
        <w:t xml:space="preserve"> the @Async annotation and the </w:t>
      </w:r>
      <w:proofErr w:type="spellStart"/>
      <w:r w:rsidRPr="00F20AA6">
        <w:rPr>
          <w:rFonts w:ascii="Times New Roman" w:eastAsia="Times New Roman" w:hAnsi="Times New Roman" w:cs="Times New Roman"/>
          <w:color w:val="212121"/>
          <w:kern w:val="0"/>
          <w:sz w:val="24"/>
          <w:szCs w:val="24"/>
          <w14:ligatures w14:val="none"/>
        </w:rPr>
        <w:t>TaskExecutor</w:t>
      </w:r>
      <w:proofErr w:type="spellEnd"/>
      <w:r w:rsidRPr="00F20AA6">
        <w:rPr>
          <w:rFonts w:ascii="Times New Roman" w:eastAsia="Times New Roman" w:hAnsi="Times New Roman" w:cs="Times New Roman"/>
          <w:color w:val="212121"/>
          <w:kern w:val="0"/>
          <w:sz w:val="24"/>
          <w:szCs w:val="24"/>
          <w14:ligatures w14:val="none"/>
        </w:rPr>
        <w:t xml:space="preserve"> interface. To implement asynchronous processing, follow these steps:</w:t>
      </w:r>
    </w:p>
    <w:p w14:paraId="69034F3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Configure a </w:t>
      </w:r>
      <w:proofErr w:type="spellStart"/>
      <w:r w:rsidRPr="00F20AA6">
        <w:rPr>
          <w:rFonts w:ascii="Times New Roman" w:eastAsia="Times New Roman" w:hAnsi="Times New Roman" w:cs="Times New Roman"/>
          <w:color w:val="212121"/>
          <w:kern w:val="0"/>
          <w:sz w:val="24"/>
          <w:szCs w:val="24"/>
          <w14:ligatures w14:val="none"/>
        </w:rPr>
        <w:t>TaskExecutor</w:t>
      </w:r>
      <w:proofErr w:type="spellEnd"/>
      <w:r w:rsidRPr="00F20AA6">
        <w:rPr>
          <w:rFonts w:ascii="Times New Roman" w:eastAsia="Times New Roman" w:hAnsi="Times New Roman" w:cs="Times New Roman"/>
          <w:color w:val="212121"/>
          <w:kern w:val="0"/>
          <w:sz w:val="24"/>
          <w:szCs w:val="24"/>
          <w14:ligatures w14:val="none"/>
        </w:rPr>
        <w:t xml:space="preserve"> bean in your application's configuration. This bean defines the thread pool or executor service used for executing asynchronous tasks.</w:t>
      </w:r>
    </w:p>
    <w:p w14:paraId="3F04258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Annotate the methods that need to be executed asynchronously with the @Async annotation.</w:t>
      </w:r>
    </w:p>
    <w:p w14:paraId="1D1FF59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Invoke the annotated methods from other parts of your application. The invocation will return a Future object which can be used to obtain the result of the asynchronous task or monitor its progress.</w:t>
      </w:r>
    </w:p>
    <w:p w14:paraId="6E1CB9D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30.</w:t>
      </w:r>
    </w:p>
    <w:p w14:paraId="5F12DBE6"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How can you enable HTTPS in a Spring Boot application?</w:t>
      </w:r>
    </w:p>
    <w:p w14:paraId="718B028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Hide Answer</w:t>
      </w:r>
    </w:p>
    <w:p w14:paraId="7CEE1963"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To enable HTTPS in a Spring Boot application, you need to configure the appropriate SSL certificate and modify the application's configuration. Here are the general steps:</w:t>
      </w:r>
    </w:p>
    <w:p w14:paraId="5550EB77"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Obtain an SSL certificate and private key.</w:t>
      </w:r>
    </w:p>
    <w:p w14:paraId="1C6621DA"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Configure the certificate and private key in the application's configuration, such as </w:t>
      </w:r>
      <w:proofErr w:type="spellStart"/>
      <w:proofErr w:type="gramStart"/>
      <w:r w:rsidRPr="00F20AA6">
        <w:rPr>
          <w:rFonts w:ascii="Times New Roman" w:eastAsia="Times New Roman" w:hAnsi="Times New Roman" w:cs="Times New Roman"/>
          <w:color w:val="212121"/>
          <w:kern w:val="0"/>
          <w:sz w:val="24"/>
          <w:szCs w:val="24"/>
          <w14:ligatures w14:val="none"/>
        </w:rPr>
        <w:t>application.properties</w:t>
      </w:r>
      <w:proofErr w:type="spellEnd"/>
      <w:proofErr w:type="gramEnd"/>
      <w:r w:rsidRPr="00F20AA6">
        <w:rPr>
          <w:rFonts w:ascii="Times New Roman" w:eastAsia="Times New Roman" w:hAnsi="Times New Roman" w:cs="Times New Roman"/>
          <w:color w:val="212121"/>
          <w:kern w:val="0"/>
          <w:sz w:val="24"/>
          <w:szCs w:val="24"/>
          <w14:ligatures w14:val="none"/>
        </w:rPr>
        <w:t xml:space="preserve"> or </w:t>
      </w:r>
      <w:proofErr w:type="spellStart"/>
      <w:r w:rsidRPr="00F20AA6">
        <w:rPr>
          <w:rFonts w:ascii="Times New Roman" w:eastAsia="Times New Roman" w:hAnsi="Times New Roman" w:cs="Times New Roman"/>
          <w:color w:val="212121"/>
          <w:kern w:val="0"/>
          <w:sz w:val="24"/>
          <w:szCs w:val="24"/>
          <w14:ligatures w14:val="none"/>
        </w:rPr>
        <w:t>application.yml</w:t>
      </w:r>
      <w:proofErr w:type="spellEnd"/>
      <w:r w:rsidRPr="00F20AA6">
        <w:rPr>
          <w:rFonts w:ascii="Times New Roman" w:eastAsia="Times New Roman" w:hAnsi="Times New Roman" w:cs="Times New Roman"/>
          <w:color w:val="212121"/>
          <w:kern w:val="0"/>
          <w:sz w:val="24"/>
          <w:szCs w:val="24"/>
          <w14:ligatures w14:val="none"/>
        </w:rPr>
        <w:t xml:space="preserve">, using properties like </w:t>
      </w:r>
      <w:proofErr w:type="spellStart"/>
      <w:r w:rsidRPr="00F20AA6">
        <w:rPr>
          <w:rFonts w:ascii="Times New Roman" w:eastAsia="Times New Roman" w:hAnsi="Times New Roman" w:cs="Times New Roman"/>
          <w:color w:val="212121"/>
          <w:kern w:val="0"/>
          <w:sz w:val="24"/>
          <w:szCs w:val="24"/>
          <w14:ligatures w14:val="none"/>
        </w:rPr>
        <w:t>server.ssl.key</w:t>
      </w:r>
      <w:proofErr w:type="spellEnd"/>
      <w:r w:rsidRPr="00F20AA6">
        <w:rPr>
          <w:rFonts w:ascii="Times New Roman" w:eastAsia="Times New Roman" w:hAnsi="Times New Roman" w:cs="Times New Roman"/>
          <w:color w:val="212121"/>
          <w:kern w:val="0"/>
          <w:sz w:val="24"/>
          <w:szCs w:val="24"/>
          <w14:ligatures w14:val="none"/>
        </w:rPr>
        <w:t xml:space="preserve">-store and </w:t>
      </w:r>
      <w:proofErr w:type="spellStart"/>
      <w:r w:rsidRPr="00F20AA6">
        <w:rPr>
          <w:rFonts w:ascii="Times New Roman" w:eastAsia="Times New Roman" w:hAnsi="Times New Roman" w:cs="Times New Roman"/>
          <w:color w:val="212121"/>
          <w:kern w:val="0"/>
          <w:sz w:val="24"/>
          <w:szCs w:val="24"/>
          <w14:ligatures w14:val="none"/>
        </w:rPr>
        <w:t>server.ssl.key</w:t>
      </w:r>
      <w:proofErr w:type="spellEnd"/>
      <w:r w:rsidRPr="00F20AA6">
        <w:rPr>
          <w:rFonts w:ascii="Times New Roman" w:eastAsia="Times New Roman" w:hAnsi="Times New Roman" w:cs="Times New Roman"/>
          <w:color w:val="212121"/>
          <w:kern w:val="0"/>
          <w:sz w:val="24"/>
          <w:szCs w:val="24"/>
          <w14:ligatures w14:val="none"/>
        </w:rPr>
        <w:t>-password.</w:t>
      </w:r>
    </w:p>
    <w:p w14:paraId="152D7812"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 xml:space="preserve">Set the </w:t>
      </w:r>
      <w:proofErr w:type="spellStart"/>
      <w:proofErr w:type="gramStart"/>
      <w:r w:rsidRPr="00F20AA6">
        <w:rPr>
          <w:rFonts w:ascii="Times New Roman" w:eastAsia="Times New Roman" w:hAnsi="Times New Roman" w:cs="Times New Roman"/>
          <w:color w:val="212121"/>
          <w:kern w:val="0"/>
          <w:sz w:val="24"/>
          <w:szCs w:val="24"/>
          <w14:ligatures w14:val="none"/>
        </w:rPr>
        <w:t>server.ssl.enabled</w:t>
      </w:r>
      <w:proofErr w:type="spellEnd"/>
      <w:proofErr w:type="gramEnd"/>
      <w:r w:rsidRPr="00F20AA6">
        <w:rPr>
          <w:rFonts w:ascii="Times New Roman" w:eastAsia="Times New Roman" w:hAnsi="Times New Roman" w:cs="Times New Roman"/>
          <w:color w:val="212121"/>
          <w:kern w:val="0"/>
          <w:sz w:val="24"/>
          <w:szCs w:val="24"/>
          <w14:ligatures w14:val="none"/>
        </w:rPr>
        <w:t xml:space="preserve"> property to true to enable HTTPS.</w:t>
      </w:r>
    </w:p>
    <w:p w14:paraId="0C641625"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Optionally, configure other SSL-related properties like the SSL protocol and cipher suites.</w:t>
      </w:r>
    </w:p>
    <w:p w14:paraId="76B2477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t>
      </w:r>
      <w:r w:rsidRPr="00F20AA6">
        <w:rPr>
          <w:rFonts w:ascii="Times New Roman" w:eastAsia="Times New Roman" w:hAnsi="Times New Roman" w:cs="Times New Roman"/>
          <w:color w:val="212121"/>
          <w:kern w:val="0"/>
          <w:sz w:val="24"/>
          <w:szCs w:val="24"/>
          <w14:ligatures w14:val="none"/>
        </w:rPr>
        <w:tab/>
        <w:t>Restart the application for the changes to take effect.</w:t>
      </w:r>
    </w:p>
    <w:p w14:paraId="306D22CF"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Looking for remote developer job at US companies?</w:t>
      </w:r>
    </w:p>
    <w:p w14:paraId="65DD330B" w14:textId="77777777" w:rsidR="00F20AA6" w:rsidRPr="00F20AA6" w:rsidRDefault="00F20AA6" w:rsidP="00F20AA6">
      <w:pPr>
        <w:rPr>
          <w:rFonts w:ascii="Times New Roman" w:eastAsia="Times New Roman" w:hAnsi="Times New Roman" w:cs="Times New Roman"/>
          <w:color w:val="212121"/>
          <w:kern w:val="0"/>
          <w:sz w:val="24"/>
          <w:szCs w:val="24"/>
          <w14:ligatures w14:val="none"/>
        </w:rPr>
      </w:pPr>
      <w:r w:rsidRPr="00F20AA6">
        <w:rPr>
          <w:rFonts w:ascii="Times New Roman" w:eastAsia="Times New Roman" w:hAnsi="Times New Roman" w:cs="Times New Roman"/>
          <w:color w:val="212121"/>
          <w:kern w:val="0"/>
          <w:sz w:val="24"/>
          <w:szCs w:val="24"/>
          <w14:ligatures w14:val="none"/>
        </w:rPr>
        <w:t>Work at Fortune 500 companies and fast-scaling startups from the comfort of your home</w:t>
      </w:r>
    </w:p>
    <w:p w14:paraId="399FA86A" w14:textId="77777777" w:rsidR="00433540" w:rsidRDefault="00433540" w:rsidP="00F20AA6"/>
    <w:p w14:paraId="3451C0CA" w14:textId="7301ABFC" w:rsidR="00023A1C" w:rsidRDefault="00023A1C" w:rsidP="00023A1C">
      <w:pPr>
        <w:pBdr>
          <w:top w:val="double" w:sz="6" w:space="1" w:color="auto"/>
          <w:bottom w:val="double" w:sz="6" w:space="1" w:color="auto"/>
        </w:pBdr>
        <w:jc w:val="center"/>
        <w:rPr>
          <w:b/>
          <w:bCs/>
          <w:sz w:val="40"/>
          <w:szCs w:val="40"/>
        </w:rPr>
      </w:pPr>
      <w:r w:rsidRPr="00023A1C">
        <w:rPr>
          <w:b/>
          <w:bCs/>
          <w:sz w:val="40"/>
          <w:szCs w:val="40"/>
        </w:rPr>
        <w:lastRenderedPageBreak/>
        <w:t>HIBERNATE</w:t>
      </w:r>
    </w:p>
    <w:p w14:paraId="3A3D10C5"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 What is an ORM tool?</w:t>
      </w:r>
    </w:p>
    <w:p w14:paraId="53B93A1F"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An Object Relational Mapping (ORM) tool helps to simplify data creation, manipulation, and access by internally using Java API to interact with the databases. It’s a technique that maps objects stored in a database.</w:t>
      </w:r>
    </w:p>
    <w:p w14:paraId="03F787F7"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 What does “lightweight” mean?</w:t>
      </w:r>
    </w:p>
    <w:p w14:paraId="4A27B3E5"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In the context of computers, “lightweight” describes an app, computer program, or device that doesn’t use many system resources due to its small memory footprint (RAM) and low CPU usage.</w:t>
      </w:r>
    </w:p>
    <w:p w14:paraId="702D35A0"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 What are the advantages of Hibernate?</w:t>
      </w:r>
    </w:p>
    <w:p w14:paraId="116F2860"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Here’s a list of </w:t>
      </w:r>
      <w:proofErr w:type="spellStart"/>
      <w:r>
        <w:rPr>
          <w:rFonts w:ascii="Roboto" w:hAnsi="Roboto"/>
          <w:color w:val="51565E"/>
        </w:rPr>
        <w:t>Hibernate’s</w:t>
      </w:r>
      <w:proofErr w:type="spellEnd"/>
      <w:r>
        <w:rPr>
          <w:rFonts w:ascii="Roboto" w:hAnsi="Roboto"/>
          <w:color w:val="51565E"/>
        </w:rPr>
        <w:t xml:space="preserve"> many advantages:</w:t>
      </w:r>
    </w:p>
    <w:p w14:paraId="706C980E" w14:textId="77777777" w:rsidR="00023A1C" w:rsidRDefault="00023A1C" w:rsidP="00023A1C">
      <w:pPr>
        <w:numPr>
          <w:ilvl w:val="0"/>
          <w:numId w:val="15"/>
        </w:numPr>
        <w:spacing w:before="100" w:beforeAutospacing="1" w:after="210" w:line="360" w:lineRule="atLeast"/>
        <w:ind w:left="1020"/>
        <w:rPr>
          <w:rFonts w:ascii="Roboto" w:hAnsi="Roboto"/>
          <w:color w:val="51565E"/>
        </w:rPr>
      </w:pPr>
      <w:r>
        <w:rPr>
          <w:rFonts w:ascii="Roboto" w:hAnsi="Roboto"/>
          <w:color w:val="51565E"/>
        </w:rPr>
        <w:t xml:space="preserve">It’s </w:t>
      </w:r>
      <w:proofErr w:type="gramStart"/>
      <w:r>
        <w:rPr>
          <w:rFonts w:ascii="Roboto" w:hAnsi="Roboto"/>
          <w:color w:val="51565E"/>
        </w:rPr>
        <w:t>fast</w:t>
      </w:r>
      <w:proofErr w:type="gramEnd"/>
    </w:p>
    <w:p w14:paraId="11123F3C" w14:textId="77777777" w:rsidR="00023A1C" w:rsidRDefault="00023A1C" w:rsidP="00023A1C">
      <w:pPr>
        <w:numPr>
          <w:ilvl w:val="0"/>
          <w:numId w:val="15"/>
        </w:numPr>
        <w:spacing w:before="100" w:beforeAutospacing="1" w:after="210" w:line="360" w:lineRule="atLeast"/>
        <w:ind w:left="1020"/>
        <w:rPr>
          <w:rFonts w:ascii="Roboto" w:hAnsi="Roboto"/>
          <w:color w:val="51565E"/>
        </w:rPr>
      </w:pPr>
      <w:r>
        <w:rPr>
          <w:rFonts w:ascii="Roboto" w:hAnsi="Roboto"/>
          <w:color w:val="51565E"/>
        </w:rPr>
        <w:t xml:space="preserve">It’s lightweight and open </w:t>
      </w:r>
      <w:proofErr w:type="gramStart"/>
      <w:r>
        <w:rPr>
          <w:rFonts w:ascii="Roboto" w:hAnsi="Roboto"/>
          <w:color w:val="51565E"/>
        </w:rPr>
        <w:t>source</w:t>
      </w:r>
      <w:proofErr w:type="gramEnd"/>
    </w:p>
    <w:p w14:paraId="041094E0" w14:textId="77777777" w:rsidR="00023A1C" w:rsidRDefault="00023A1C" w:rsidP="00023A1C">
      <w:pPr>
        <w:numPr>
          <w:ilvl w:val="0"/>
          <w:numId w:val="15"/>
        </w:numPr>
        <w:spacing w:before="100" w:beforeAutospacing="1" w:after="210" w:line="360" w:lineRule="atLeast"/>
        <w:ind w:left="1020"/>
        <w:rPr>
          <w:rFonts w:ascii="Roboto" w:hAnsi="Roboto"/>
          <w:color w:val="51565E"/>
        </w:rPr>
      </w:pPr>
      <w:r>
        <w:rPr>
          <w:rFonts w:ascii="Roboto" w:hAnsi="Roboto"/>
          <w:color w:val="51565E"/>
        </w:rPr>
        <w:t xml:space="preserve">It reduces code length, removing boilerplate code, freeing up developers for other </w:t>
      </w:r>
      <w:proofErr w:type="gramStart"/>
      <w:r>
        <w:rPr>
          <w:rFonts w:ascii="Roboto" w:hAnsi="Roboto"/>
          <w:color w:val="51565E"/>
        </w:rPr>
        <w:t>tasks</w:t>
      </w:r>
      <w:proofErr w:type="gramEnd"/>
    </w:p>
    <w:p w14:paraId="0B2C1212" w14:textId="77777777" w:rsidR="00023A1C" w:rsidRDefault="00023A1C" w:rsidP="00023A1C">
      <w:pPr>
        <w:numPr>
          <w:ilvl w:val="0"/>
          <w:numId w:val="15"/>
        </w:numPr>
        <w:spacing w:before="100" w:beforeAutospacing="1" w:after="210" w:line="360" w:lineRule="atLeast"/>
        <w:ind w:left="1020"/>
        <w:rPr>
          <w:rFonts w:ascii="Roboto" w:hAnsi="Roboto"/>
          <w:color w:val="51565E"/>
        </w:rPr>
      </w:pPr>
      <w:r>
        <w:rPr>
          <w:rFonts w:ascii="Roboto" w:hAnsi="Roboto"/>
          <w:color w:val="51565E"/>
        </w:rPr>
        <w:t xml:space="preserve">It strengthens the object-level </w:t>
      </w:r>
      <w:proofErr w:type="gramStart"/>
      <w:r>
        <w:rPr>
          <w:rFonts w:ascii="Roboto" w:hAnsi="Roboto"/>
          <w:color w:val="51565E"/>
        </w:rPr>
        <w:t>relationship</w:t>
      </w:r>
      <w:proofErr w:type="gramEnd"/>
    </w:p>
    <w:p w14:paraId="34BDF4F6" w14:textId="77777777" w:rsidR="00023A1C" w:rsidRDefault="00023A1C" w:rsidP="00023A1C">
      <w:pPr>
        <w:numPr>
          <w:ilvl w:val="0"/>
          <w:numId w:val="15"/>
        </w:numPr>
        <w:spacing w:before="100" w:beforeAutospacing="1" w:after="210" w:line="360" w:lineRule="atLeast"/>
        <w:ind w:left="1020"/>
        <w:rPr>
          <w:rFonts w:ascii="Roboto" w:hAnsi="Roboto"/>
          <w:color w:val="51565E"/>
        </w:rPr>
      </w:pPr>
      <w:r>
        <w:rPr>
          <w:rFonts w:ascii="Roboto" w:hAnsi="Roboto"/>
          <w:color w:val="51565E"/>
        </w:rPr>
        <w:t xml:space="preserve">It facilitates the generation of independent database </w:t>
      </w:r>
      <w:proofErr w:type="gramStart"/>
      <w:r>
        <w:rPr>
          <w:rFonts w:ascii="Roboto" w:hAnsi="Roboto"/>
          <w:color w:val="51565E"/>
        </w:rPr>
        <w:t>queries</w:t>
      </w:r>
      <w:proofErr w:type="gramEnd"/>
    </w:p>
    <w:p w14:paraId="766B5296" w14:textId="77777777" w:rsidR="00023A1C" w:rsidRDefault="00023A1C" w:rsidP="00023A1C">
      <w:pPr>
        <w:numPr>
          <w:ilvl w:val="0"/>
          <w:numId w:val="15"/>
        </w:numPr>
        <w:spacing w:before="100" w:beforeAutospacing="1" w:after="210" w:line="360" w:lineRule="atLeast"/>
        <w:ind w:left="1020"/>
        <w:rPr>
          <w:rFonts w:ascii="Roboto" w:hAnsi="Roboto"/>
          <w:color w:val="51565E"/>
        </w:rPr>
      </w:pPr>
      <w:r>
        <w:rPr>
          <w:rFonts w:ascii="Roboto" w:hAnsi="Roboto"/>
          <w:color w:val="51565E"/>
        </w:rPr>
        <w:t xml:space="preserve">It provides resources for creating tables </w:t>
      </w:r>
      <w:proofErr w:type="gramStart"/>
      <w:r>
        <w:rPr>
          <w:rFonts w:ascii="Roboto" w:hAnsi="Roboto"/>
          <w:color w:val="51565E"/>
        </w:rPr>
        <w:t>automatically</w:t>
      </w:r>
      <w:proofErr w:type="gramEnd"/>
    </w:p>
    <w:p w14:paraId="0E4C40CD" w14:textId="77777777" w:rsidR="00023A1C" w:rsidRDefault="00023A1C" w:rsidP="00023A1C">
      <w:pPr>
        <w:numPr>
          <w:ilvl w:val="0"/>
          <w:numId w:val="15"/>
        </w:numPr>
        <w:spacing w:before="100" w:beforeAutospacing="1" w:after="210" w:line="360" w:lineRule="atLeast"/>
        <w:ind w:left="1020"/>
        <w:rPr>
          <w:rFonts w:ascii="Roboto" w:hAnsi="Roboto"/>
          <w:color w:val="51565E"/>
        </w:rPr>
      </w:pPr>
      <w:r>
        <w:rPr>
          <w:rFonts w:ascii="Roboto" w:hAnsi="Roboto"/>
          <w:color w:val="51565E"/>
        </w:rPr>
        <w:t>It’s easy to integrate with other Java Enterprise Edition (EE) frameworks.</w:t>
      </w:r>
    </w:p>
    <w:p w14:paraId="1E5EB923"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 Why is Hibernate better than Java Database Connectivity (JDBC)?</w:t>
      </w:r>
    </w:p>
    <w:p w14:paraId="32F14430"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lastRenderedPageBreak/>
        <w:t>Hibernate outclasses JDBC because:</w:t>
      </w:r>
    </w:p>
    <w:p w14:paraId="6CD1C26C" w14:textId="77777777" w:rsidR="00023A1C" w:rsidRDefault="00023A1C" w:rsidP="00023A1C">
      <w:pPr>
        <w:numPr>
          <w:ilvl w:val="0"/>
          <w:numId w:val="16"/>
        </w:numPr>
        <w:spacing w:before="100" w:beforeAutospacing="1" w:after="210" w:line="360" w:lineRule="atLeast"/>
        <w:ind w:left="1020"/>
        <w:rPr>
          <w:rFonts w:ascii="Roboto" w:hAnsi="Roboto"/>
          <w:color w:val="51565E"/>
        </w:rPr>
      </w:pPr>
      <w:r>
        <w:rPr>
          <w:rFonts w:ascii="Roboto" w:hAnsi="Roboto"/>
          <w:color w:val="51565E"/>
        </w:rPr>
        <w:t xml:space="preserve">Hibernate code is cleaner and more readable thanks to the elimination of boiler-plate code, something found in </w:t>
      </w:r>
      <w:proofErr w:type="gramStart"/>
      <w:r>
        <w:rPr>
          <w:rFonts w:ascii="Roboto" w:hAnsi="Roboto"/>
          <w:color w:val="51565E"/>
        </w:rPr>
        <w:t>JDBC</w:t>
      </w:r>
      <w:proofErr w:type="gramEnd"/>
    </w:p>
    <w:p w14:paraId="461C9308" w14:textId="77777777" w:rsidR="00023A1C" w:rsidRDefault="00023A1C" w:rsidP="00023A1C">
      <w:pPr>
        <w:numPr>
          <w:ilvl w:val="0"/>
          <w:numId w:val="16"/>
        </w:numPr>
        <w:spacing w:before="100" w:beforeAutospacing="1" w:after="210" w:line="360" w:lineRule="atLeast"/>
        <w:ind w:left="1020"/>
        <w:rPr>
          <w:rFonts w:ascii="Roboto" w:hAnsi="Roboto"/>
          <w:color w:val="51565E"/>
        </w:rPr>
      </w:pPr>
      <w:r>
        <w:rPr>
          <w:rFonts w:ascii="Roboto" w:hAnsi="Roboto"/>
          <w:color w:val="51565E"/>
        </w:rPr>
        <w:t xml:space="preserve">Unlike JDBC API, </w:t>
      </w:r>
      <w:proofErr w:type="gramStart"/>
      <w:r>
        <w:rPr>
          <w:rFonts w:ascii="Roboto" w:hAnsi="Roboto"/>
          <w:color w:val="51565E"/>
        </w:rPr>
        <w:t>Hibernate</w:t>
      </w:r>
      <w:proofErr w:type="gramEnd"/>
      <w:r>
        <w:rPr>
          <w:rFonts w:ascii="Roboto" w:hAnsi="Roboto"/>
          <w:color w:val="51565E"/>
        </w:rPr>
        <w:t xml:space="preserve"> supports associations, collections, and inheritances</w:t>
      </w:r>
    </w:p>
    <w:p w14:paraId="51418607" w14:textId="77777777" w:rsidR="00023A1C" w:rsidRDefault="00023A1C" w:rsidP="00023A1C">
      <w:pPr>
        <w:numPr>
          <w:ilvl w:val="0"/>
          <w:numId w:val="16"/>
        </w:numPr>
        <w:spacing w:before="100" w:beforeAutospacing="1" w:after="210" w:line="360" w:lineRule="atLeast"/>
        <w:ind w:left="1020"/>
        <w:rPr>
          <w:rFonts w:ascii="Roboto" w:hAnsi="Roboto"/>
          <w:color w:val="51565E"/>
        </w:rPr>
      </w:pPr>
      <w:r>
        <w:rPr>
          <w:rFonts w:ascii="Roboto" w:hAnsi="Roboto"/>
          <w:color w:val="51565E"/>
        </w:rPr>
        <w:t xml:space="preserve">HQL (Hibernate Query Language) is closer to Java and is more </w:t>
      </w:r>
      <w:proofErr w:type="gramStart"/>
      <w:r>
        <w:rPr>
          <w:rFonts w:ascii="Roboto" w:hAnsi="Roboto"/>
          <w:color w:val="51565E"/>
        </w:rPr>
        <w:t>object-oriented</w:t>
      </w:r>
      <w:proofErr w:type="gramEnd"/>
    </w:p>
    <w:p w14:paraId="59BF9880" w14:textId="77777777" w:rsidR="00023A1C" w:rsidRDefault="00023A1C" w:rsidP="00023A1C">
      <w:pPr>
        <w:numPr>
          <w:ilvl w:val="0"/>
          <w:numId w:val="16"/>
        </w:numPr>
        <w:spacing w:before="100" w:beforeAutospacing="1" w:after="210" w:line="360" w:lineRule="atLeast"/>
        <w:ind w:left="1020"/>
        <w:rPr>
          <w:rFonts w:ascii="Roboto" w:hAnsi="Roboto"/>
          <w:color w:val="51565E"/>
        </w:rPr>
      </w:pPr>
      <w:r>
        <w:rPr>
          <w:rFonts w:ascii="Roboto" w:hAnsi="Roboto"/>
          <w:color w:val="51565E"/>
        </w:rPr>
        <w:t xml:space="preserve">Developers don’t need to write code to store and load data into the </w:t>
      </w:r>
      <w:proofErr w:type="gramStart"/>
      <w:r>
        <w:rPr>
          <w:rFonts w:ascii="Roboto" w:hAnsi="Roboto"/>
          <w:color w:val="51565E"/>
        </w:rPr>
        <w:t>database</w:t>
      </w:r>
      <w:proofErr w:type="gramEnd"/>
    </w:p>
    <w:p w14:paraId="264A5E2A" w14:textId="77777777" w:rsidR="00023A1C" w:rsidRDefault="00023A1C" w:rsidP="00023A1C">
      <w:pPr>
        <w:numPr>
          <w:ilvl w:val="0"/>
          <w:numId w:val="16"/>
        </w:numPr>
        <w:spacing w:before="100" w:beforeAutospacing="1" w:after="210" w:line="360" w:lineRule="atLeast"/>
        <w:ind w:left="1020"/>
        <w:rPr>
          <w:rFonts w:ascii="Roboto" w:hAnsi="Roboto"/>
          <w:color w:val="51565E"/>
        </w:rPr>
      </w:pPr>
      <w:r>
        <w:rPr>
          <w:rFonts w:ascii="Roboto" w:hAnsi="Roboto"/>
          <w:color w:val="51565E"/>
        </w:rPr>
        <w:t xml:space="preserve">Hibernate enables faster application </w:t>
      </w:r>
      <w:proofErr w:type="gramStart"/>
      <w:r>
        <w:rPr>
          <w:rFonts w:ascii="Roboto" w:hAnsi="Roboto"/>
          <w:color w:val="51565E"/>
        </w:rPr>
        <w:t>development</w:t>
      </w:r>
      <w:proofErr w:type="gramEnd"/>
    </w:p>
    <w:p w14:paraId="0E0B27CF"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5. What is “persistence”?</w:t>
      </w:r>
    </w:p>
    <w:p w14:paraId="5D02ECAA"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In the context of Java, persistence describes data and objects that last beyond the process used to create them.</w:t>
      </w:r>
    </w:p>
    <w:p w14:paraId="543E2600"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6. Name some databases that Hibernate supports.</w:t>
      </w:r>
    </w:p>
    <w:p w14:paraId="6F44AB95"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Hibernate supports databases like:</w:t>
      </w:r>
    </w:p>
    <w:p w14:paraId="38776E50" w14:textId="77777777" w:rsidR="00023A1C" w:rsidRDefault="00023A1C" w:rsidP="00023A1C">
      <w:pPr>
        <w:numPr>
          <w:ilvl w:val="0"/>
          <w:numId w:val="17"/>
        </w:numPr>
        <w:spacing w:before="100" w:beforeAutospacing="1" w:after="210" w:line="360" w:lineRule="atLeast"/>
        <w:ind w:left="1020"/>
        <w:rPr>
          <w:rFonts w:ascii="Roboto" w:hAnsi="Roboto"/>
          <w:color w:val="51565E"/>
        </w:rPr>
      </w:pPr>
      <w:r>
        <w:rPr>
          <w:rFonts w:ascii="Roboto" w:hAnsi="Roboto"/>
          <w:color w:val="51565E"/>
        </w:rPr>
        <w:t>DB2/NT</w:t>
      </w:r>
    </w:p>
    <w:p w14:paraId="58CFBE37" w14:textId="77777777" w:rsidR="00023A1C" w:rsidRDefault="00023A1C" w:rsidP="00023A1C">
      <w:pPr>
        <w:numPr>
          <w:ilvl w:val="0"/>
          <w:numId w:val="17"/>
        </w:numPr>
        <w:spacing w:before="100" w:beforeAutospacing="1" w:after="210" w:line="360" w:lineRule="atLeast"/>
        <w:ind w:left="1020"/>
        <w:rPr>
          <w:rFonts w:ascii="Roboto" w:hAnsi="Roboto"/>
          <w:color w:val="51565E"/>
        </w:rPr>
      </w:pPr>
      <w:proofErr w:type="spellStart"/>
      <w:r>
        <w:rPr>
          <w:rFonts w:ascii="Roboto" w:hAnsi="Roboto"/>
          <w:color w:val="51565E"/>
        </w:rPr>
        <w:t>FrontBase</w:t>
      </w:r>
      <w:proofErr w:type="spellEnd"/>
    </w:p>
    <w:p w14:paraId="34C124F0" w14:textId="77777777" w:rsidR="00023A1C" w:rsidRDefault="00023A1C" w:rsidP="00023A1C">
      <w:pPr>
        <w:numPr>
          <w:ilvl w:val="0"/>
          <w:numId w:val="17"/>
        </w:numPr>
        <w:spacing w:before="100" w:beforeAutospacing="1" w:after="210" w:line="360" w:lineRule="atLeast"/>
        <w:ind w:left="1020"/>
        <w:rPr>
          <w:rFonts w:ascii="Roboto" w:hAnsi="Roboto"/>
          <w:color w:val="51565E"/>
        </w:rPr>
      </w:pPr>
      <w:r>
        <w:rPr>
          <w:rFonts w:ascii="Roboto" w:hAnsi="Roboto"/>
          <w:color w:val="51565E"/>
        </w:rPr>
        <w:t>HSQL Database Engine</w:t>
      </w:r>
    </w:p>
    <w:p w14:paraId="70B2E6AC" w14:textId="77777777" w:rsidR="00023A1C" w:rsidRDefault="00023A1C" w:rsidP="00023A1C">
      <w:pPr>
        <w:numPr>
          <w:ilvl w:val="0"/>
          <w:numId w:val="17"/>
        </w:numPr>
        <w:spacing w:before="100" w:beforeAutospacing="1" w:after="210" w:line="360" w:lineRule="atLeast"/>
        <w:ind w:left="1020"/>
        <w:rPr>
          <w:rFonts w:ascii="Roboto" w:hAnsi="Roboto"/>
          <w:color w:val="51565E"/>
        </w:rPr>
      </w:pPr>
      <w:r>
        <w:rPr>
          <w:rFonts w:ascii="Roboto" w:hAnsi="Roboto"/>
          <w:color w:val="51565E"/>
        </w:rPr>
        <w:t>Informix Dynamic Server</w:t>
      </w:r>
    </w:p>
    <w:p w14:paraId="1A484C5F" w14:textId="77777777" w:rsidR="00023A1C" w:rsidRDefault="00023A1C" w:rsidP="00023A1C">
      <w:pPr>
        <w:numPr>
          <w:ilvl w:val="0"/>
          <w:numId w:val="17"/>
        </w:numPr>
        <w:spacing w:before="100" w:beforeAutospacing="1" w:after="210" w:line="360" w:lineRule="atLeast"/>
        <w:ind w:left="1020"/>
        <w:rPr>
          <w:rFonts w:ascii="Roboto" w:hAnsi="Roboto"/>
          <w:color w:val="51565E"/>
        </w:rPr>
      </w:pPr>
      <w:r>
        <w:rPr>
          <w:rFonts w:ascii="Roboto" w:hAnsi="Roboto"/>
          <w:color w:val="51565E"/>
        </w:rPr>
        <w:t>Microsoft SQL Server Database</w:t>
      </w:r>
    </w:p>
    <w:p w14:paraId="62A6A3F6" w14:textId="77777777" w:rsidR="00023A1C" w:rsidRDefault="00023A1C" w:rsidP="00023A1C">
      <w:pPr>
        <w:numPr>
          <w:ilvl w:val="0"/>
          <w:numId w:val="17"/>
        </w:numPr>
        <w:spacing w:before="100" w:beforeAutospacing="1" w:after="210" w:line="360" w:lineRule="atLeast"/>
        <w:ind w:left="1020"/>
        <w:rPr>
          <w:rFonts w:ascii="Roboto" w:hAnsi="Roboto"/>
          <w:color w:val="51565E"/>
        </w:rPr>
      </w:pPr>
      <w:r>
        <w:rPr>
          <w:rFonts w:ascii="Roboto" w:hAnsi="Roboto"/>
          <w:color w:val="51565E"/>
        </w:rPr>
        <w:t>MySQL</w:t>
      </w:r>
    </w:p>
    <w:p w14:paraId="2DED1133" w14:textId="77777777" w:rsidR="00023A1C" w:rsidRDefault="00023A1C" w:rsidP="00023A1C">
      <w:pPr>
        <w:numPr>
          <w:ilvl w:val="0"/>
          <w:numId w:val="17"/>
        </w:numPr>
        <w:spacing w:before="100" w:beforeAutospacing="1" w:after="210" w:line="360" w:lineRule="atLeast"/>
        <w:ind w:left="1020"/>
        <w:rPr>
          <w:rFonts w:ascii="Roboto" w:hAnsi="Roboto"/>
          <w:color w:val="51565E"/>
        </w:rPr>
      </w:pPr>
      <w:r>
        <w:rPr>
          <w:rFonts w:ascii="Roboto" w:hAnsi="Roboto"/>
          <w:color w:val="51565E"/>
        </w:rPr>
        <w:t>Oracle</w:t>
      </w:r>
    </w:p>
    <w:p w14:paraId="7AB99C87" w14:textId="77777777" w:rsidR="00023A1C" w:rsidRDefault="00023A1C" w:rsidP="00023A1C">
      <w:pPr>
        <w:numPr>
          <w:ilvl w:val="0"/>
          <w:numId w:val="17"/>
        </w:numPr>
        <w:spacing w:before="100" w:beforeAutospacing="1" w:after="210" w:line="360" w:lineRule="atLeast"/>
        <w:ind w:left="1020"/>
        <w:rPr>
          <w:rFonts w:ascii="Roboto" w:hAnsi="Roboto"/>
          <w:color w:val="51565E"/>
        </w:rPr>
      </w:pPr>
      <w:r>
        <w:rPr>
          <w:rFonts w:ascii="Roboto" w:hAnsi="Roboto"/>
          <w:color w:val="51565E"/>
        </w:rPr>
        <w:t>PostgreSQL</w:t>
      </w:r>
    </w:p>
    <w:p w14:paraId="3DB6E06D" w14:textId="77777777" w:rsidR="00023A1C" w:rsidRDefault="00023A1C" w:rsidP="00023A1C">
      <w:pPr>
        <w:numPr>
          <w:ilvl w:val="0"/>
          <w:numId w:val="17"/>
        </w:numPr>
        <w:spacing w:before="100" w:beforeAutospacing="1" w:after="210" w:line="360" w:lineRule="atLeast"/>
        <w:ind w:left="1020"/>
        <w:rPr>
          <w:rFonts w:ascii="Roboto" w:hAnsi="Roboto"/>
          <w:color w:val="51565E"/>
        </w:rPr>
      </w:pPr>
      <w:r>
        <w:rPr>
          <w:rFonts w:ascii="Roboto" w:hAnsi="Roboto"/>
          <w:color w:val="51565E"/>
        </w:rPr>
        <w:t>SQL Server</w:t>
      </w:r>
    </w:p>
    <w:p w14:paraId="2BCC9954" w14:textId="77777777" w:rsidR="00023A1C" w:rsidRDefault="00023A1C" w:rsidP="00023A1C">
      <w:pPr>
        <w:numPr>
          <w:ilvl w:val="0"/>
          <w:numId w:val="17"/>
        </w:numPr>
        <w:spacing w:before="100" w:beforeAutospacing="1" w:after="210" w:line="360" w:lineRule="atLeast"/>
        <w:ind w:left="1020"/>
        <w:rPr>
          <w:rFonts w:ascii="Roboto" w:hAnsi="Roboto"/>
          <w:color w:val="51565E"/>
        </w:rPr>
      </w:pPr>
      <w:r>
        <w:rPr>
          <w:rFonts w:ascii="Roboto" w:hAnsi="Roboto"/>
          <w:color w:val="51565E"/>
        </w:rPr>
        <w:lastRenderedPageBreak/>
        <w:t>Sybase</w:t>
      </w:r>
    </w:p>
    <w:p w14:paraId="6322FC49"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7. What is HQL?</w:t>
      </w:r>
    </w:p>
    <w:p w14:paraId="50357561"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HQL stands for Hibernate Query Language, a powerful object-oriented language independent of the database. It’s like </w:t>
      </w:r>
      <w:hyperlink r:id="rId287" w:tgtFrame="_blank" w:tooltip="SQL" w:history="1">
        <w:r>
          <w:rPr>
            <w:rStyle w:val="Hyperlink"/>
            <w:rFonts w:ascii="Roboto" w:hAnsi="Roboto"/>
            <w:color w:val="1179EF"/>
          </w:rPr>
          <w:t>SQL</w:t>
        </w:r>
      </w:hyperlink>
      <w:r>
        <w:rPr>
          <w:rFonts w:ascii="Roboto" w:hAnsi="Roboto"/>
          <w:color w:val="51565E"/>
        </w:rPr>
        <w:t>, except that it uses objects instead of table names. HQL is a very simple, efficient, and flexible query language used to do various operations on a relational database without the need for complex database queries.</w:t>
      </w:r>
    </w:p>
    <w:p w14:paraId="2DE4E38E"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8. Name the four ORM levels in Hibernate.</w:t>
      </w:r>
    </w:p>
    <w:p w14:paraId="40FA85D8" w14:textId="77777777" w:rsidR="00023A1C" w:rsidRDefault="00023A1C" w:rsidP="00023A1C">
      <w:pPr>
        <w:pStyle w:val="NormalWeb"/>
        <w:spacing w:before="0" w:beforeAutospacing="0" w:after="390" w:afterAutospacing="0" w:line="390" w:lineRule="atLeast"/>
        <w:rPr>
          <w:rFonts w:ascii="Roboto" w:hAnsi="Roboto"/>
          <w:color w:val="51565E"/>
        </w:rPr>
      </w:pPr>
      <w:proofErr w:type="spellStart"/>
      <w:r>
        <w:rPr>
          <w:rFonts w:ascii="Roboto" w:hAnsi="Roboto"/>
          <w:color w:val="51565E"/>
        </w:rPr>
        <w:t>Hibernate’s</w:t>
      </w:r>
      <w:proofErr w:type="spellEnd"/>
      <w:r>
        <w:rPr>
          <w:rFonts w:ascii="Roboto" w:hAnsi="Roboto"/>
          <w:color w:val="51565E"/>
        </w:rPr>
        <w:t xml:space="preserve"> four ORM levels are:</w:t>
      </w:r>
    </w:p>
    <w:p w14:paraId="65ED7F57" w14:textId="77777777" w:rsidR="00023A1C" w:rsidRDefault="00023A1C" w:rsidP="00023A1C">
      <w:pPr>
        <w:numPr>
          <w:ilvl w:val="0"/>
          <w:numId w:val="18"/>
        </w:numPr>
        <w:spacing w:before="100" w:beforeAutospacing="1" w:after="210" w:line="360" w:lineRule="atLeast"/>
        <w:ind w:left="1020"/>
        <w:rPr>
          <w:rFonts w:ascii="Roboto" w:hAnsi="Roboto"/>
          <w:color w:val="51565E"/>
        </w:rPr>
      </w:pPr>
      <w:r>
        <w:rPr>
          <w:rFonts w:ascii="Roboto" w:hAnsi="Roboto"/>
          <w:color w:val="51565E"/>
        </w:rPr>
        <w:t>Full Object Mapping</w:t>
      </w:r>
    </w:p>
    <w:p w14:paraId="633B1E92" w14:textId="77777777" w:rsidR="00023A1C" w:rsidRDefault="00023A1C" w:rsidP="00023A1C">
      <w:pPr>
        <w:numPr>
          <w:ilvl w:val="0"/>
          <w:numId w:val="18"/>
        </w:numPr>
        <w:spacing w:before="100" w:beforeAutospacing="1" w:after="210" w:line="360" w:lineRule="atLeast"/>
        <w:ind w:left="1020"/>
        <w:rPr>
          <w:rFonts w:ascii="Roboto" w:hAnsi="Roboto"/>
          <w:color w:val="51565E"/>
        </w:rPr>
      </w:pPr>
      <w:r>
        <w:rPr>
          <w:rFonts w:ascii="Roboto" w:hAnsi="Roboto"/>
          <w:color w:val="51565E"/>
        </w:rPr>
        <w:t>Light Object Mapping</w:t>
      </w:r>
    </w:p>
    <w:p w14:paraId="6E10AB71" w14:textId="77777777" w:rsidR="00023A1C" w:rsidRDefault="00023A1C" w:rsidP="00023A1C">
      <w:pPr>
        <w:numPr>
          <w:ilvl w:val="0"/>
          <w:numId w:val="18"/>
        </w:numPr>
        <w:spacing w:before="100" w:beforeAutospacing="1" w:after="210" w:line="360" w:lineRule="atLeast"/>
        <w:ind w:left="1020"/>
        <w:rPr>
          <w:rFonts w:ascii="Roboto" w:hAnsi="Roboto"/>
          <w:color w:val="51565E"/>
        </w:rPr>
      </w:pPr>
      <w:r>
        <w:rPr>
          <w:rFonts w:ascii="Roboto" w:hAnsi="Roboto"/>
          <w:color w:val="51565E"/>
        </w:rPr>
        <w:t>Medium Object Mapping</w:t>
      </w:r>
    </w:p>
    <w:p w14:paraId="108DF72E" w14:textId="77777777" w:rsidR="00023A1C" w:rsidRDefault="00023A1C" w:rsidP="00023A1C">
      <w:pPr>
        <w:numPr>
          <w:ilvl w:val="0"/>
          <w:numId w:val="18"/>
        </w:numPr>
        <w:spacing w:before="100" w:beforeAutospacing="1" w:after="210" w:line="360" w:lineRule="atLeast"/>
        <w:ind w:left="1020"/>
        <w:rPr>
          <w:rFonts w:ascii="Roboto" w:hAnsi="Roboto"/>
          <w:color w:val="51565E"/>
        </w:rPr>
      </w:pPr>
      <w:r>
        <w:rPr>
          <w:rFonts w:ascii="Roboto" w:hAnsi="Roboto"/>
          <w:color w:val="51565E"/>
        </w:rPr>
        <w:t>Pure Relational</w:t>
      </w:r>
    </w:p>
    <w:p w14:paraId="31504D32" w14:textId="77777777" w:rsidR="00023A1C" w:rsidRDefault="00023A1C" w:rsidP="00023A1C">
      <w:pPr>
        <w:pStyle w:val="Heading2"/>
        <w:shd w:val="clear" w:color="auto" w:fill="F8FBFF"/>
        <w:spacing w:before="0" w:line="375" w:lineRule="atLeast"/>
        <w:rPr>
          <w:rFonts w:ascii="Roboto" w:hAnsi="Roboto"/>
          <w:color w:val="272C37"/>
          <w:sz w:val="30"/>
          <w:szCs w:val="30"/>
        </w:rPr>
      </w:pPr>
      <w:r>
        <w:rPr>
          <w:rFonts w:ascii="Roboto" w:hAnsi="Roboto"/>
          <w:b/>
          <w:bCs/>
          <w:color w:val="272C37"/>
          <w:sz w:val="30"/>
          <w:szCs w:val="30"/>
        </w:rPr>
        <w:t>Become a Software Development Professional</w:t>
      </w:r>
    </w:p>
    <w:p w14:paraId="70AE3474" w14:textId="5B0861F1" w:rsidR="00023A1C" w:rsidRDefault="00023A1C" w:rsidP="00023A1C">
      <w:pPr>
        <w:numPr>
          <w:ilvl w:val="0"/>
          <w:numId w:val="19"/>
        </w:numPr>
        <w:shd w:val="clear" w:color="auto" w:fill="FFFFFF"/>
        <w:spacing w:before="100" w:beforeAutospacing="1" w:after="210" w:line="360" w:lineRule="atLeast"/>
        <w:rPr>
          <w:rFonts w:ascii="Roboto" w:hAnsi="Roboto"/>
          <w:color w:val="51565E"/>
          <w:sz w:val="24"/>
          <w:szCs w:val="24"/>
        </w:rPr>
      </w:pPr>
      <w:r>
        <w:rPr>
          <w:rFonts w:ascii="Roboto" w:hAnsi="Roboto"/>
          <w:noProof/>
          <w:color w:val="51565E"/>
        </w:rPr>
        <mc:AlternateContent>
          <mc:Choice Requires="wps">
            <w:drawing>
              <wp:inline distT="0" distB="0" distL="0" distR="0" wp14:anchorId="5350FFE2" wp14:editId="3B9EED74">
                <wp:extent cx="152400" cy="82550"/>
                <wp:effectExtent l="0" t="0" r="0" b="0"/>
                <wp:docPr id="767514840" name="Rectangle 11"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DBAC8" id="Rectangle 11"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61F364E" w14:textId="77777777" w:rsidR="00023A1C" w:rsidRDefault="00023A1C" w:rsidP="00023A1C">
      <w:pPr>
        <w:pStyle w:val="Heading4"/>
        <w:shd w:val="clear" w:color="auto" w:fill="FFFFFF"/>
        <w:spacing w:before="120" w:beforeAutospacing="0" w:after="0" w:afterAutospacing="0" w:line="312" w:lineRule="atLeast"/>
        <w:ind w:left="720"/>
        <w:rPr>
          <w:rFonts w:ascii="Roboto" w:hAnsi="Roboto"/>
          <w:color w:val="272C37"/>
          <w:sz w:val="22"/>
          <w:szCs w:val="22"/>
        </w:rPr>
      </w:pPr>
      <w:r>
        <w:rPr>
          <w:rFonts w:ascii="Roboto" w:hAnsi="Roboto"/>
          <w:color w:val="272C37"/>
          <w:sz w:val="22"/>
          <w:szCs w:val="22"/>
        </w:rPr>
        <w:t>Full Stack Java Developer</w:t>
      </w:r>
    </w:p>
    <w:p w14:paraId="56734B64" w14:textId="77777777" w:rsidR="00023A1C" w:rsidRDefault="00023A1C" w:rsidP="00023A1C">
      <w:pPr>
        <w:numPr>
          <w:ilvl w:val="1"/>
          <w:numId w:val="19"/>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Kickstart Full Stack Java Developer career with industry-aligned curriculum by experts</w:t>
      </w:r>
    </w:p>
    <w:p w14:paraId="20201B3D" w14:textId="77777777" w:rsidR="00023A1C" w:rsidRDefault="00023A1C" w:rsidP="00023A1C">
      <w:pPr>
        <w:numPr>
          <w:ilvl w:val="1"/>
          <w:numId w:val="19"/>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Hands-on practice through 20+ projects, assessments, and tests</w:t>
      </w:r>
    </w:p>
    <w:p w14:paraId="0AC1B9D2" w14:textId="77777777" w:rsidR="00023A1C" w:rsidRDefault="00023A1C" w:rsidP="00023A1C">
      <w:pPr>
        <w:shd w:val="clear" w:color="auto" w:fill="FFFFFF"/>
        <w:spacing w:beforeAutospacing="1" w:line="360" w:lineRule="atLeast"/>
        <w:ind w:left="720"/>
        <w:textAlignment w:val="center"/>
        <w:rPr>
          <w:rFonts w:ascii="Roboto" w:hAnsi="Roboto"/>
          <w:color w:val="51565E"/>
          <w:sz w:val="24"/>
          <w:szCs w:val="24"/>
        </w:rPr>
      </w:pPr>
      <w:r>
        <w:rPr>
          <w:rStyle w:val="months"/>
          <w:rFonts w:ascii="Roboto" w:hAnsi="Roboto"/>
          <w:color w:val="51565E"/>
          <w:sz w:val="15"/>
          <w:szCs w:val="15"/>
        </w:rPr>
        <w:t>6 months</w:t>
      </w:r>
    </w:p>
    <w:p w14:paraId="45026BC7" w14:textId="77777777" w:rsidR="00023A1C" w:rsidRDefault="00000000" w:rsidP="00023A1C">
      <w:pPr>
        <w:shd w:val="clear" w:color="auto" w:fill="FFFFFF"/>
        <w:spacing w:beforeAutospacing="1" w:line="360" w:lineRule="atLeast"/>
        <w:ind w:left="720"/>
        <w:jc w:val="right"/>
        <w:textAlignment w:val="center"/>
        <w:rPr>
          <w:rFonts w:ascii="Roboto" w:hAnsi="Roboto"/>
          <w:color w:val="51565E"/>
        </w:rPr>
      </w:pPr>
      <w:hyperlink r:id="rId288" w:history="1">
        <w:r w:rsidR="00023A1C">
          <w:rPr>
            <w:rStyle w:val="Hyperlink"/>
            <w:rFonts w:ascii="Roboto" w:hAnsi="Roboto"/>
            <w:b/>
            <w:bCs/>
            <w:color w:val="FFFFFF"/>
            <w:sz w:val="17"/>
            <w:szCs w:val="17"/>
            <w:shd w:val="clear" w:color="auto" w:fill="1179EF"/>
          </w:rPr>
          <w:t>View Program</w:t>
        </w:r>
      </w:hyperlink>
    </w:p>
    <w:p w14:paraId="08ED9DDE" w14:textId="2E7BC5B6" w:rsidR="00023A1C" w:rsidRDefault="00023A1C" w:rsidP="00023A1C">
      <w:pPr>
        <w:numPr>
          <w:ilvl w:val="0"/>
          <w:numId w:val="19"/>
        </w:numPr>
        <w:shd w:val="clear" w:color="auto" w:fill="FFFFFF"/>
        <w:spacing w:before="100" w:beforeAutospacing="1" w:after="210" w:line="360" w:lineRule="atLeast"/>
        <w:rPr>
          <w:rFonts w:ascii="Roboto" w:hAnsi="Roboto"/>
          <w:color w:val="51565E"/>
        </w:rPr>
      </w:pPr>
      <w:r>
        <w:rPr>
          <w:rFonts w:ascii="Roboto" w:hAnsi="Roboto"/>
          <w:noProof/>
          <w:color w:val="51565E"/>
        </w:rPr>
        <mc:AlternateContent>
          <mc:Choice Requires="wps">
            <w:drawing>
              <wp:inline distT="0" distB="0" distL="0" distR="0" wp14:anchorId="6575565E" wp14:editId="5EBA5C82">
                <wp:extent cx="152400" cy="82550"/>
                <wp:effectExtent l="0" t="0" r="0" b="0"/>
                <wp:docPr id="1609034333" name="Rectangle 10"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78477" id="Rectangle 10"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1ECE08B2" w14:textId="77777777" w:rsidR="00023A1C" w:rsidRDefault="00023A1C" w:rsidP="00023A1C">
      <w:pPr>
        <w:pStyle w:val="Heading4"/>
        <w:shd w:val="clear" w:color="auto" w:fill="FFFFFF"/>
        <w:spacing w:before="120" w:beforeAutospacing="0" w:after="0" w:afterAutospacing="0" w:line="312" w:lineRule="atLeast"/>
        <w:ind w:left="720"/>
        <w:rPr>
          <w:rFonts w:ascii="Roboto" w:hAnsi="Roboto"/>
          <w:color w:val="272C37"/>
          <w:sz w:val="22"/>
          <w:szCs w:val="22"/>
        </w:rPr>
      </w:pPr>
      <w:r>
        <w:rPr>
          <w:rFonts w:ascii="Roboto" w:hAnsi="Roboto"/>
          <w:color w:val="272C37"/>
          <w:sz w:val="22"/>
          <w:szCs w:val="22"/>
        </w:rPr>
        <w:t>Full Stack Web Developer - MEAN Stack</w:t>
      </w:r>
    </w:p>
    <w:p w14:paraId="61304D3C" w14:textId="77777777" w:rsidR="00023A1C" w:rsidRDefault="00023A1C" w:rsidP="00023A1C">
      <w:pPr>
        <w:numPr>
          <w:ilvl w:val="1"/>
          <w:numId w:val="19"/>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Comprehensive Blended Learning program</w:t>
      </w:r>
    </w:p>
    <w:p w14:paraId="150FD5F5" w14:textId="77777777" w:rsidR="00023A1C" w:rsidRDefault="00023A1C" w:rsidP="00023A1C">
      <w:pPr>
        <w:numPr>
          <w:ilvl w:val="1"/>
          <w:numId w:val="19"/>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 xml:space="preserve">8X higher interaction in live online classes conducted by industry </w:t>
      </w:r>
      <w:proofErr w:type="gramStart"/>
      <w:r>
        <w:rPr>
          <w:rFonts w:ascii="Roboto" w:hAnsi="Roboto"/>
          <w:color w:val="51565F"/>
          <w:sz w:val="16"/>
          <w:szCs w:val="16"/>
        </w:rPr>
        <w:t>experts</w:t>
      </w:r>
      <w:proofErr w:type="gramEnd"/>
    </w:p>
    <w:p w14:paraId="1B8FE5B5" w14:textId="77777777" w:rsidR="00023A1C" w:rsidRDefault="00023A1C" w:rsidP="00023A1C">
      <w:pPr>
        <w:shd w:val="clear" w:color="auto" w:fill="FFFFFF"/>
        <w:spacing w:beforeAutospacing="1" w:line="360" w:lineRule="atLeast"/>
        <w:ind w:left="720"/>
        <w:textAlignment w:val="center"/>
        <w:rPr>
          <w:rFonts w:ascii="Roboto" w:hAnsi="Roboto"/>
          <w:color w:val="51565E"/>
          <w:sz w:val="24"/>
          <w:szCs w:val="24"/>
        </w:rPr>
      </w:pPr>
      <w:r>
        <w:rPr>
          <w:rStyle w:val="months"/>
          <w:rFonts w:ascii="Roboto" w:hAnsi="Roboto"/>
          <w:color w:val="51565E"/>
          <w:sz w:val="15"/>
          <w:szCs w:val="15"/>
        </w:rPr>
        <w:lastRenderedPageBreak/>
        <w:t>11 months</w:t>
      </w:r>
    </w:p>
    <w:p w14:paraId="7A6C1217" w14:textId="77777777" w:rsidR="00023A1C" w:rsidRDefault="00000000" w:rsidP="00023A1C">
      <w:pPr>
        <w:shd w:val="clear" w:color="auto" w:fill="FFFFFF"/>
        <w:spacing w:beforeAutospacing="1" w:line="360" w:lineRule="atLeast"/>
        <w:ind w:left="720"/>
        <w:jc w:val="right"/>
        <w:textAlignment w:val="center"/>
        <w:rPr>
          <w:rFonts w:ascii="Roboto" w:hAnsi="Roboto"/>
          <w:color w:val="51565E"/>
        </w:rPr>
      </w:pPr>
      <w:hyperlink r:id="rId289" w:history="1">
        <w:r w:rsidR="00023A1C">
          <w:rPr>
            <w:rStyle w:val="Hyperlink"/>
            <w:rFonts w:ascii="Roboto" w:hAnsi="Roboto"/>
            <w:b/>
            <w:bCs/>
            <w:color w:val="FFFFFF"/>
            <w:sz w:val="17"/>
            <w:szCs w:val="17"/>
            <w:shd w:val="clear" w:color="auto" w:fill="1179EF"/>
          </w:rPr>
          <w:t>View Program</w:t>
        </w:r>
      </w:hyperlink>
    </w:p>
    <w:p w14:paraId="1EFEE52F" w14:textId="77777777" w:rsidR="00023A1C" w:rsidRDefault="00023A1C" w:rsidP="00023A1C">
      <w:pPr>
        <w:shd w:val="clear" w:color="auto" w:fill="F8FBFF"/>
        <w:spacing w:line="240" w:lineRule="auto"/>
        <w:jc w:val="center"/>
        <w:rPr>
          <w:rFonts w:ascii="Roboto" w:hAnsi="Roboto"/>
        </w:rPr>
      </w:pPr>
      <w:r>
        <w:rPr>
          <w:rFonts w:ascii="Roboto" w:hAnsi="Roboto"/>
          <w:color w:val="000000"/>
          <w:sz w:val="18"/>
          <w:szCs w:val="18"/>
        </w:rPr>
        <w:t xml:space="preserve">Not sure what you’re looking </w:t>
      </w:r>
      <w:proofErr w:type="spellStart"/>
      <w:r>
        <w:rPr>
          <w:rFonts w:ascii="Roboto" w:hAnsi="Roboto"/>
          <w:color w:val="000000"/>
          <w:sz w:val="18"/>
          <w:szCs w:val="18"/>
        </w:rPr>
        <w:t>for?</w:t>
      </w:r>
      <w:hyperlink r:id="rId290" w:tgtFrame="_blank" w:history="1">
        <w:r>
          <w:rPr>
            <w:rStyle w:val="Hyperlink"/>
            <w:rFonts w:ascii="Roboto" w:hAnsi="Roboto"/>
            <w:color w:val="118AEF"/>
            <w:sz w:val="18"/>
            <w:szCs w:val="18"/>
            <w:bdr w:val="single" w:sz="6" w:space="0" w:color="118AEF" w:frame="1"/>
          </w:rPr>
          <w:t>View</w:t>
        </w:r>
        <w:proofErr w:type="spellEnd"/>
        <w:r>
          <w:rPr>
            <w:rStyle w:val="Hyperlink"/>
            <w:rFonts w:ascii="Roboto" w:hAnsi="Roboto"/>
            <w:color w:val="118AEF"/>
            <w:sz w:val="18"/>
            <w:szCs w:val="18"/>
            <w:bdr w:val="single" w:sz="6" w:space="0" w:color="118AEF" w:frame="1"/>
          </w:rPr>
          <w:t xml:space="preserve"> all Related Programs</w:t>
        </w:r>
      </w:hyperlink>
    </w:p>
    <w:p w14:paraId="33AAF40C"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9. What is a Session in Hibernate? </w:t>
      </w:r>
    </w:p>
    <w:p w14:paraId="40613E23"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A Session in Hibernate is a lightweight, non-thread-safe object representing a single unit of work with the database. It is used to perform CRUD operations on persistent objects. </w:t>
      </w:r>
    </w:p>
    <w:p w14:paraId="6D998D05"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10. What is a </w:t>
      </w:r>
      <w:proofErr w:type="spellStart"/>
      <w:r>
        <w:rPr>
          <w:rFonts w:ascii="Roboto" w:hAnsi="Roboto"/>
          <w:b w:val="0"/>
          <w:bCs w:val="0"/>
          <w:color w:val="272C37"/>
        </w:rPr>
        <w:t>SessionFactory</w:t>
      </w:r>
      <w:proofErr w:type="spellEnd"/>
      <w:r>
        <w:rPr>
          <w:rFonts w:ascii="Roboto" w:hAnsi="Roboto"/>
          <w:b w:val="0"/>
          <w:bCs w:val="0"/>
          <w:color w:val="272C37"/>
        </w:rPr>
        <w:t>? </w:t>
      </w:r>
    </w:p>
    <w:p w14:paraId="36C3DD85"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A </w:t>
      </w:r>
      <w:proofErr w:type="spellStart"/>
      <w:r>
        <w:rPr>
          <w:rFonts w:ascii="Roboto" w:hAnsi="Roboto"/>
          <w:color w:val="51565E"/>
        </w:rPr>
        <w:t>SessionFactory</w:t>
      </w:r>
      <w:proofErr w:type="spellEnd"/>
      <w:r>
        <w:rPr>
          <w:rFonts w:ascii="Roboto" w:hAnsi="Roboto"/>
          <w:color w:val="51565E"/>
        </w:rPr>
        <w:t xml:space="preserve"> in Hibernate is a heavyweight and thread-safe object used to create and manage multiple sessions across an application. It is also configuring and managing the underlying connection pooling and caching mechanisms. </w:t>
      </w:r>
    </w:p>
    <w:p w14:paraId="131615F4"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11. What do you think about the statement - "session being a thread-safe object"? </w:t>
      </w:r>
    </w:p>
    <w:p w14:paraId="5154F4ED"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statement is incorrect. A Session in Hibernate is a lightweight and non-thread-safe object and should not be shared across multiple threads. </w:t>
      </w:r>
    </w:p>
    <w:p w14:paraId="43450648"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12. What is the difference between first-level cache and second-level cache? </w:t>
      </w:r>
    </w:p>
    <w:p w14:paraId="4A0EDE5C"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The first level cache is associated with a Session and is used to store the currently loaded objects in memory. The second level cache is associated with a </w:t>
      </w:r>
      <w:proofErr w:type="spellStart"/>
      <w:r>
        <w:rPr>
          <w:rFonts w:ascii="Roboto" w:hAnsi="Roboto"/>
          <w:color w:val="51565E"/>
        </w:rPr>
        <w:t>SessionFactory</w:t>
      </w:r>
      <w:proofErr w:type="spellEnd"/>
      <w:r>
        <w:rPr>
          <w:rFonts w:ascii="Roboto" w:hAnsi="Roboto"/>
          <w:color w:val="51565E"/>
        </w:rPr>
        <w:t xml:space="preserve"> and is used to hold objects across multiple sessions, thereby reducing the number of database queries needed. </w:t>
      </w:r>
    </w:p>
    <w:p w14:paraId="37753FF8"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13. What can you tell about the Hibernate Configuration File? </w:t>
      </w:r>
    </w:p>
    <w:p w14:paraId="2823F10D"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lastRenderedPageBreak/>
        <w:t>The Hibernate Configuration File (hibernate.cfg.xml) is an </w:t>
      </w:r>
      <w:hyperlink r:id="rId291" w:tgtFrame="_blank" w:tooltip="XML file" w:history="1">
        <w:r>
          <w:rPr>
            <w:rStyle w:val="Hyperlink"/>
            <w:rFonts w:ascii="Roboto" w:hAnsi="Roboto"/>
            <w:color w:val="1179EF"/>
          </w:rPr>
          <w:t>XML file</w:t>
        </w:r>
      </w:hyperlink>
      <w:r>
        <w:rPr>
          <w:rFonts w:ascii="Roboto" w:hAnsi="Roboto"/>
          <w:color w:val="51565E"/>
        </w:rPr>
        <w:t> used to configure the basic settings of Hibernate, such as the database URL, username, password, and dialect. It also contains the mapping information of the persistent classes and the resources required for connection pooling. </w:t>
      </w:r>
    </w:p>
    <w:p w14:paraId="05E33F0A"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14. How do you create an immutable class in hibernate? </w:t>
      </w:r>
    </w:p>
    <w:p w14:paraId="79F628C3"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To create an immutable class in Hibernate, you should mark all class properties as 'final' and provide only getter methods for them without any setters. Additionally, you can use the 'mutable' attribute of the 'property' or 'component' element in the Hibernate mapping file to make a property or component immutable. </w:t>
      </w:r>
    </w:p>
    <w:p w14:paraId="7386C1A4"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15. Can you explain the concept behind Hibernate Inheritance Mapping? </w:t>
      </w:r>
    </w:p>
    <w:p w14:paraId="13BF93B6"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Hibernate Inheritance Mapping is used to represent the inheritance relationships between classes in a relational database. It allows the developer to map a single table to multiple classes using techniques like table per class hierarchy, table per subclass, and table per concrete class. </w:t>
      </w:r>
    </w:p>
    <w:p w14:paraId="37926C95"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16. Is hibernate prone to SQL injection attacks?</w:t>
      </w:r>
    </w:p>
    <w:p w14:paraId="075C6434"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Hibernate, by itself, is not prone to </w:t>
      </w:r>
      <w:hyperlink r:id="rId292" w:tgtFrame="_blank" w:tooltip="SQL injection attacks" w:history="1">
        <w:r>
          <w:rPr>
            <w:rStyle w:val="Hyperlink"/>
            <w:rFonts w:ascii="Roboto" w:hAnsi="Roboto"/>
            <w:color w:val="1179EF"/>
          </w:rPr>
          <w:t>SQL injection attacks</w:t>
        </w:r>
      </w:hyperlink>
      <w:r>
        <w:rPr>
          <w:rFonts w:ascii="Roboto" w:hAnsi="Roboto"/>
          <w:color w:val="51565E"/>
        </w:rPr>
        <w:t>. However, the application may be vulnerable to SQL injection attacks if user input is concatenated with the HQL or Criteria queries.</w:t>
      </w:r>
    </w:p>
    <w:p w14:paraId="7E7CCAB8" w14:textId="77777777" w:rsidR="00023A1C" w:rsidRDefault="00023A1C" w:rsidP="00023A1C">
      <w:pPr>
        <w:pStyle w:val="Heading2"/>
        <w:spacing w:before="960" w:after="480" w:line="510" w:lineRule="atLeast"/>
        <w:rPr>
          <w:rFonts w:ascii="Roboto" w:hAnsi="Roboto"/>
          <w:color w:val="272C37"/>
        </w:rPr>
      </w:pPr>
      <w:r>
        <w:rPr>
          <w:rFonts w:ascii="Roboto" w:hAnsi="Roboto"/>
          <w:b/>
          <w:bCs/>
          <w:color w:val="272C37"/>
        </w:rPr>
        <w:t>Intermediate Level Hibernate Interview Questions</w:t>
      </w:r>
    </w:p>
    <w:p w14:paraId="1479FF04"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Let’s push the difficulty level up a few notches with this set of eight moderately challenging Hibernate interview questions and answers.</w:t>
      </w:r>
    </w:p>
    <w:p w14:paraId="2738EDD5"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 xml:space="preserve">17. Name </w:t>
      </w:r>
      <w:proofErr w:type="spellStart"/>
      <w:r>
        <w:rPr>
          <w:rFonts w:ascii="Roboto" w:hAnsi="Roboto"/>
          <w:b w:val="0"/>
          <w:bCs w:val="0"/>
          <w:color w:val="272C37"/>
        </w:rPr>
        <w:t>Hibernate’s</w:t>
      </w:r>
      <w:proofErr w:type="spellEnd"/>
      <w:r>
        <w:rPr>
          <w:rFonts w:ascii="Roboto" w:hAnsi="Roboto"/>
          <w:b w:val="0"/>
          <w:bCs w:val="0"/>
          <w:color w:val="272C37"/>
        </w:rPr>
        <w:t xml:space="preserve"> five collection types used in one-to-many relationship mappings.</w:t>
      </w:r>
    </w:p>
    <w:p w14:paraId="4E08D2C1"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five collection types are:</w:t>
      </w:r>
    </w:p>
    <w:p w14:paraId="438A0FCD" w14:textId="77777777" w:rsidR="00023A1C" w:rsidRDefault="00023A1C" w:rsidP="00023A1C">
      <w:pPr>
        <w:numPr>
          <w:ilvl w:val="0"/>
          <w:numId w:val="20"/>
        </w:numPr>
        <w:spacing w:before="100" w:beforeAutospacing="1" w:after="210" w:line="360" w:lineRule="atLeast"/>
        <w:ind w:left="1020"/>
        <w:rPr>
          <w:rFonts w:ascii="Roboto" w:hAnsi="Roboto"/>
          <w:color w:val="51565E"/>
        </w:rPr>
      </w:pPr>
      <w:r>
        <w:rPr>
          <w:rFonts w:ascii="Roboto" w:hAnsi="Roboto"/>
          <w:color w:val="51565E"/>
        </w:rPr>
        <w:t>Array</w:t>
      </w:r>
    </w:p>
    <w:p w14:paraId="228D1593" w14:textId="77777777" w:rsidR="00023A1C" w:rsidRDefault="00023A1C" w:rsidP="00023A1C">
      <w:pPr>
        <w:numPr>
          <w:ilvl w:val="0"/>
          <w:numId w:val="20"/>
        </w:numPr>
        <w:spacing w:before="100" w:beforeAutospacing="1" w:after="210" w:line="360" w:lineRule="atLeast"/>
        <w:ind w:left="1020"/>
        <w:rPr>
          <w:rFonts w:ascii="Roboto" w:hAnsi="Roboto"/>
          <w:color w:val="51565E"/>
        </w:rPr>
      </w:pPr>
      <w:r>
        <w:rPr>
          <w:rFonts w:ascii="Roboto" w:hAnsi="Roboto"/>
          <w:color w:val="51565E"/>
        </w:rPr>
        <w:t>Bag</w:t>
      </w:r>
    </w:p>
    <w:p w14:paraId="198163AC" w14:textId="77777777" w:rsidR="00023A1C" w:rsidRDefault="00023A1C" w:rsidP="00023A1C">
      <w:pPr>
        <w:numPr>
          <w:ilvl w:val="0"/>
          <w:numId w:val="20"/>
        </w:numPr>
        <w:spacing w:before="100" w:beforeAutospacing="1" w:after="210" w:line="360" w:lineRule="atLeast"/>
        <w:ind w:left="1020"/>
        <w:rPr>
          <w:rFonts w:ascii="Roboto" w:hAnsi="Roboto"/>
          <w:color w:val="51565E"/>
        </w:rPr>
      </w:pPr>
      <w:r>
        <w:rPr>
          <w:rFonts w:ascii="Roboto" w:hAnsi="Roboto"/>
          <w:color w:val="51565E"/>
        </w:rPr>
        <w:t>List</w:t>
      </w:r>
    </w:p>
    <w:p w14:paraId="13D98AF7" w14:textId="77777777" w:rsidR="00023A1C" w:rsidRDefault="00023A1C" w:rsidP="00023A1C">
      <w:pPr>
        <w:numPr>
          <w:ilvl w:val="0"/>
          <w:numId w:val="20"/>
        </w:numPr>
        <w:spacing w:before="100" w:beforeAutospacing="1" w:after="210" w:line="360" w:lineRule="atLeast"/>
        <w:ind w:left="1020"/>
        <w:rPr>
          <w:rFonts w:ascii="Roboto" w:hAnsi="Roboto"/>
          <w:color w:val="51565E"/>
        </w:rPr>
      </w:pPr>
      <w:r>
        <w:rPr>
          <w:rFonts w:ascii="Roboto" w:hAnsi="Roboto"/>
          <w:color w:val="51565E"/>
        </w:rPr>
        <w:t>Map</w:t>
      </w:r>
    </w:p>
    <w:p w14:paraId="1BB4D22A" w14:textId="77777777" w:rsidR="00023A1C" w:rsidRDefault="00023A1C" w:rsidP="00023A1C">
      <w:pPr>
        <w:numPr>
          <w:ilvl w:val="0"/>
          <w:numId w:val="20"/>
        </w:numPr>
        <w:spacing w:before="100" w:beforeAutospacing="1" w:after="210" w:line="360" w:lineRule="atLeast"/>
        <w:ind w:left="1020"/>
        <w:rPr>
          <w:rFonts w:ascii="Roboto" w:hAnsi="Roboto"/>
          <w:color w:val="51565E"/>
        </w:rPr>
      </w:pPr>
      <w:r>
        <w:rPr>
          <w:rFonts w:ascii="Roboto" w:hAnsi="Roboto"/>
          <w:color w:val="51565E"/>
        </w:rPr>
        <w:t>Set</w:t>
      </w:r>
    </w:p>
    <w:p w14:paraId="02EF6416"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18. What is “dirty checking”?</w:t>
      </w:r>
    </w:p>
    <w:p w14:paraId="34DF56C4"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dirty checking feature helps developers and users avoid time-consuming write actions, thereby reducing database write times. Dirty checking changes or updates only the fields that require action, while keeping the rest of the fields untouched and unchanged.</w:t>
      </w:r>
    </w:p>
    <w:p w14:paraId="77106E93"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19. What is </w:t>
      </w:r>
      <w:proofErr w:type="spellStart"/>
      <w:r>
        <w:rPr>
          <w:rFonts w:ascii="Roboto" w:hAnsi="Roboto"/>
          <w:b w:val="0"/>
          <w:bCs w:val="0"/>
          <w:color w:val="272C37"/>
        </w:rPr>
        <w:t>Hibernate’s</w:t>
      </w:r>
      <w:proofErr w:type="spellEnd"/>
      <w:r>
        <w:rPr>
          <w:rFonts w:ascii="Roboto" w:hAnsi="Roboto"/>
          <w:b w:val="0"/>
          <w:bCs w:val="0"/>
          <w:color w:val="272C37"/>
        </w:rPr>
        <w:t xml:space="preserve"> default cache service?</w:t>
      </w:r>
    </w:p>
    <w:p w14:paraId="4C6EF849" w14:textId="77777777" w:rsidR="00023A1C" w:rsidRDefault="00023A1C" w:rsidP="00023A1C">
      <w:pPr>
        <w:pStyle w:val="NormalWeb"/>
        <w:spacing w:before="0" w:beforeAutospacing="0" w:after="390" w:afterAutospacing="0" w:line="390" w:lineRule="atLeast"/>
        <w:rPr>
          <w:rFonts w:ascii="Roboto" w:hAnsi="Roboto"/>
          <w:color w:val="51565E"/>
        </w:rPr>
      </w:pPr>
      <w:proofErr w:type="spellStart"/>
      <w:r>
        <w:rPr>
          <w:rFonts w:ascii="Roboto" w:hAnsi="Roboto"/>
          <w:color w:val="51565E"/>
        </w:rPr>
        <w:t>Hibernate’s</w:t>
      </w:r>
      <w:proofErr w:type="spellEnd"/>
      <w:r>
        <w:rPr>
          <w:rFonts w:ascii="Roboto" w:hAnsi="Roboto"/>
          <w:color w:val="51565E"/>
        </w:rPr>
        <w:t xml:space="preserve"> default cache service is </w:t>
      </w:r>
      <w:proofErr w:type="spellStart"/>
      <w:r>
        <w:rPr>
          <w:rFonts w:ascii="Roboto" w:hAnsi="Roboto"/>
          <w:color w:val="51565E"/>
        </w:rPr>
        <w:t>EHCache</w:t>
      </w:r>
      <w:proofErr w:type="spellEnd"/>
      <w:r>
        <w:rPr>
          <w:rFonts w:ascii="Roboto" w:hAnsi="Roboto"/>
          <w:color w:val="51565E"/>
        </w:rPr>
        <w:t xml:space="preserve">, though the framework additionally supports </w:t>
      </w:r>
      <w:proofErr w:type="spellStart"/>
      <w:r>
        <w:rPr>
          <w:rFonts w:ascii="Roboto" w:hAnsi="Roboto"/>
          <w:color w:val="51565E"/>
        </w:rPr>
        <w:t>OSCache</w:t>
      </w:r>
      <w:proofErr w:type="spellEnd"/>
      <w:r>
        <w:rPr>
          <w:rFonts w:ascii="Roboto" w:hAnsi="Roboto"/>
          <w:color w:val="51565E"/>
        </w:rPr>
        <w:t xml:space="preserve">, </w:t>
      </w:r>
      <w:proofErr w:type="spellStart"/>
      <w:r>
        <w:rPr>
          <w:rFonts w:ascii="Roboto" w:hAnsi="Roboto"/>
          <w:color w:val="51565E"/>
        </w:rPr>
        <w:t>SWARMCache</w:t>
      </w:r>
      <w:proofErr w:type="spellEnd"/>
      <w:r>
        <w:rPr>
          <w:rFonts w:ascii="Roboto" w:hAnsi="Roboto"/>
          <w:color w:val="51565E"/>
        </w:rPr>
        <w:t xml:space="preserve">, and </w:t>
      </w:r>
      <w:proofErr w:type="spellStart"/>
      <w:r>
        <w:rPr>
          <w:rFonts w:ascii="Roboto" w:hAnsi="Roboto"/>
          <w:color w:val="51565E"/>
        </w:rPr>
        <w:t>TreeCache</w:t>
      </w:r>
      <w:proofErr w:type="spellEnd"/>
      <w:r>
        <w:rPr>
          <w:rFonts w:ascii="Roboto" w:hAnsi="Roboto"/>
          <w:color w:val="51565E"/>
        </w:rPr>
        <w:t>.</w:t>
      </w:r>
    </w:p>
    <w:p w14:paraId="5837DE29"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20. What is Light Object Mapping?</w:t>
      </w:r>
    </w:p>
    <w:p w14:paraId="7252BC55"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Light Object Mapping is one of the more valuable levels of ORM quality. This approach uses specific design patterns to hide the syntax from business logic. All entities are represented as classes and mapped manually. The Light Object Mapping approach works well with applications that have fewer entities and applications that use metadata-driven data models.</w:t>
      </w:r>
    </w:p>
    <w:p w14:paraId="6B10093B"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21. List and describe the Hibernate framework’s essential interfaces.</w:t>
      </w:r>
    </w:p>
    <w:p w14:paraId="613EFC1E" w14:textId="77777777" w:rsidR="00023A1C" w:rsidRDefault="00023A1C" w:rsidP="00023A1C">
      <w:pPr>
        <w:pStyle w:val="NormalWeb"/>
        <w:spacing w:before="0" w:beforeAutospacing="0" w:after="390" w:afterAutospacing="0" w:line="390" w:lineRule="atLeast"/>
        <w:rPr>
          <w:rFonts w:ascii="Roboto" w:hAnsi="Roboto"/>
          <w:color w:val="51565E"/>
        </w:rPr>
      </w:pPr>
      <w:proofErr w:type="spellStart"/>
      <w:r>
        <w:rPr>
          <w:rFonts w:ascii="Roboto" w:hAnsi="Roboto"/>
          <w:color w:val="51565E"/>
        </w:rPr>
        <w:t>Hibernate’s</w:t>
      </w:r>
      <w:proofErr w:type="spellEnd"/>
      <w:r>
        <w:rPr>
          <w:rFonts w:ascii="Roboto" w:hAnsi="Roboto"/>
          <w:color w:val="51565E"/>
        </w:rPr>
        <w:t xml:space="preserve"> important interfaces are:</w:t>
      </w:r>
    </w:p>
    <w:p w14:paraId="485AE317" w14:textId="77777777" w:rsidR="00023A1C" w:rsidRDefault="00023A1C" w:rsidP="00023A1C">
      <w:pPr>
        <w:numPr>
          <w:ilvl w:val="0"/>
          <w:numId w:val="21"/>
        </w:numPr>
        <w:spacing w:before="100" w:beforeAutospacing="1" w:after="210" w:line="360" w:lineRule="atLeast"/>
        <w:ind w:left="1020"/>
        <w:rPr>
          <w:rFonts w:ascii="Roboto" w:hAnsi="Roboto"/>
          <w:color w:val="51565E"/>
        </w:rPr>
      </w:pPr>
      <w:proofErr w:type="spellStart"/>
      <w:r>
        <w:rPr>
          <w:rFonts w:ascii="Roboto" w:hAnsi="Roboto"/>
          <w:color w:val="51565E"/>
        </w:rPr>
        <w:t>SessionFactory</w:t>
      </w:r>
      <w:proofErr w:type="spellEnd"/>
      <w:r>
        <w:rPr>
          <w:rFonts w:ascii="Roboto" w:hAnsi="Roboto"/>
          <w:color w:val="51565E"/>
        </w:rPr>
        <w:t xml:space="preserve"> (</w:t>
      </w:r>
      <w:proofErr w:type="spellStart"/>
      <w:proofErr w:type="gramStart"/>
      <w:r>
        <w:rPr>
          <w:rFonts w:ascii="Roboto" w:hAnsi="Roboto"/>
          <w:color w:val="51565E"/>
        </w:rPr>
        <w:t>org.hibernate</w:t>
      </w:r>
      <w:proofErr w:type="gramEnd"/>
      <w:r>
        <w:rPr>
          <w:rFonts w:ascii="Roboto" w:hAnsi="Roboto"/>
          <w:color w:val="51565E"/>
        </w:rPr>
        <w:t>.SessionFactory</w:t>
      </w:r>
      <w:proofErr w:type="spellEnd"/>
      <w:r>
        <w:rPr>
          <w:rFonts w:ascii="Roboto" w:hAnsi="Roboto"/>
          <w:color w:val="51565E"/>
        </w:rPr>
        <w:t>). </w:t>
      </w:r>
      <w:proofErr w:type="spellStart"/>
      <w:r>
        <w:rPr>
          <w:rFonts w:ascii="Roboto" w:hAnsi="Roboto"/>
          <w:color w:val="51565E"/>
        </w:rPr>
        <w:t>SessionFactory</w:t>
      </w:r>
      <w:proofErr w:type="spellEnd"/>
      <w:r>
        <w:rPr>
          <w:rFonts w:ascii="Roboto" w:hAnsi="Roboto"/>
          <w:color w:val="51565E"/>
        </w:rPr>
        <w:t xml:space="preserve"> is an immutable thread-safe cache of compiled mappings meant for a single database. After users initialize </w:t>
      </w:r>
      <w:proofErr w:type="spellStart"/>
      <w:r>
        <w:rPr>
          <w:rFonts w:ascii="Roboto" w:hAnsi="Roboto"/>
          <w:color w:val="51565E"/>
        </w:rPr>
        <w:t>SessionFactory</w:t>
      </w:r>
      <w:proofErr w:type="spellEnd"/>
      <w:r>
        <w:rPr>
          <w:rFonts w:ascii="Roboto" w:hAnsi="Roboto"/>
          <w:color w:val="51565E"/>
        </w:rPr>
        <w:t xml:space="preserve"> once, they can cache and reuse it. </w:t>
      </w:r>
      <w:proofErr w:type="spellStart"/>
      <w:r>
        <w:rPr>
          <w:rFonts w:ascii="Roboto" w:hAnsi="Roboto"/>
          <w:color w:val="51565E"/>
        </w:rPr>
        <w:t>SessionFactory</w:t>
      </w:r>
      <w:proofErr w:type="spellEnd"/>
      <w:r>
        <w:rPr>
          <w:rFonts w:ascii="Roboto" w:hAnsi="Roboto"/>
          <w:color w:val="51565E"/>
        </w:rPr>
        <w:t xml:space="preserve"> is designed to return the session objects for database operations.</w:t>
      </w:r>
    </w:p>
    <w:p w14:paraId="61C6BB2D" w14:textId="77777777" w:rsidR="00023A1C" w:rsidRDefault="00023A1C" w:rsidP="00023A1C">
      <w:pPr>
        <w:numPr>
          <w:ilvl w:val="0"/>
          <w:numId w:val="21"/>
        </w:numPr>
        <w:spacing w:before="100" w:beforeAutospacing="1" w:after="210" w:line="360" w:lineRule="atLeast"/>
        <w:ind w:left="1020"/>
        <w:rPr>
          <w:rFonts w:ascii="Roboto" w:hAnsi="Roboto"/>
          <w:color w:val="51565E"/>
        </w:rPr>
      </w:pPr>
      <w:r>
        <w:rPr>
          <w:rFonts w:ascii="Roboto" w:hAnsi="Roboto"/>
          <w:color w:val="51565E"/>
        </w:rPr>
        <w:t>Session (</w:t>
      </w:r>
      <w:proofErr w:type="spellStart"/>
      <w:proofErr w:type="gramStart"/>
      <w:r>
        <w:rPr>
          <w:rFonts w:ascii="Roboto" w:hAnsi="Roboto"/>
          <w:color w:val="51565E"/>
        </w:rPr>
        <w:t>org.hibernate</w:t>
      </w:r>
      <w:proofErr w:type="gramEnd"/>
      <w:r>
        <w:rPr>
          <w:rFonts w:ascii="Roboto" w:hAnsi="Roboto"/>
          <w:color w:val="51565E"/>
        </w:rPr>
        <w:t>.Session</w:t>
      </w:r>
      <w:proofErr w:type="spellEnd"/>
      <w:r>
        <w:rPr>
          <w:rFonts w:ascii="Roboto" w:hAnsi="Roboto"/>
          <w:color w:val="51565E"/>
        </w:rPr>
        <w:t>). A session is a single-threaded, short-lived object that represents a dialogue between the persistent store and the application. It is the interface that exists between the Hibernate framework and the Java application code, providing methods for CRUD operations. A session should be opened only when required, then closed as soon as the user is finished.</w:t>
      </w:r>
    </w:p>
    <w:p w14:paraId="200794AD" w14:textId="77777777" w:rsidR="00023A1C" w:rsidRDefault="00023A1C" w:rsidP="00023A1C">
      <w:pPr>
        <w:numPr>
          <w:ilvl w:val="0"/>
          <w:numId w:val="21"/>
        </w:numPr>
        <w:spacing w:before="100" w:beforeAutospacing="1" w:after="210" w:line="360" w:lineRule="atLeast"/>
        <w:ind w:left="1020"/>
        <w:rPr>
          <w:rFonts w:ascii="Roboto" w:hAnsi="Roboto"/>
          <w:color w:val="51565E"/>
        </w:rPr>
      </w:pPr>
      <w:r>
        <w:rPr>
          <w:rFonts w:ascii="Roboto" w:hAnsi="Roboto"/>
          <w:color w:val="51565E"/>
        </w:rPr>
        <w:t>Transaction (</w:t>
      </w:r>
      <w:proofErr w:type="spellStart"/>
      <w:proofErr w:type="gramStart"/>
      <w:r>
        <w:rPr>
          <w:rFonts w:ascii="Roboto" w:hAnsi="Roboto"/>
          <w:color w:val="51565E"/>
        </w:rPr>
        <w:t>org.hibernate</w:t>
      </w:r>
      <w:proofErr w:type="gramEnd"/>
      <w:r>
        <w:rPr>
          <w:rFonts w:ascii="Roboto" w:hAnsi="Roboto"/>
          <w:color w:val="51565E"/>
        </w:rPr>
        <w:t>.transaction</w:t>
      </w:r>
      <w:proofErr w:type="spellEnd"/>
      <w:r>
        <w:rPr>
          <w:rFonts w:ascii="Roboto" w:hAnsi="Roboto"/>
          <w:color w:val="51565E"/>
        </w:rPr>
        <w:t>). The transaction is a single-threaded, short-lived object that the application uses to specify atomic units of work.</w:t>
      </w:r>
    </w:p>
    <w:p w14:paraId="5DDF76D4"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22. What is lazy loading?</w:t>
      </w:r>
    </w:p>
    <w:p w14:paraId="60DE95E1"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Lazy loading is a technique where objects are loaded as needed, instead of an entire page, for example. This technique became default since Hibernate version 3.</w:t>
      </w:r>
    </w:p>
    <w:p w14:paraId="5628C409"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23. What are the concurrency strategies?</w:t>
      </w:r>
    </w:p>
    <w:p w14:paraId="74F56B4D"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Concurrency strategies are mediators responsible for storing and retrieving cached items. When enabling a second-level cache, the developer must decide which cache concurrency to implement for each persistent class and collection.</w:t>
      </w:r>
    </w:p>
    <w:p w14:paraId="0622679B"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concurrency strategies are:</w:t>
      </w:r>
    </w:p>
    <w:p w14:paraId="70ED57E2" w14:textId="77777777" w:rsidR="00023A1C" w:rsidRDefault="00023A1C" w:rsidP="00023A1C">
      <w:pPr>
        <w:numPr>
          <w:ilvl w:val="0"/>
          <w:numId w:val="22"/>
        </w:numPr>
        <w:spacing w:before="100" w:beforeAutospacing="1" w:after="210" w:line="360" w:lineRule="atLeast"/>
        <w:ind w:left="1020"/>
        <w:rPr>
          <w:rFonts w:ascii="Roboto" w:hAnsi="Roboto"/>
          <w:color w:val="51565E"/>
        </w:rPr>
      </w:pPr>
      <w:r>
        <w:rPr>
          <w:rFonts w:ascii="Roboto" w:hAnsi="Roboto"/>
          <w:color w:val="51565E"/>
        </w:rPr>
        <w:t>Non-strict-Read-Write: This strategy works with data that can be altered and can tolerate a small chance of stale data. This strategy offers no guarantee of consistency between the database and the cache.</w:t>
      </w:r>
    </w:p>
    <w:p w14:paraId="5C516A3E" w14:textId="77777777" w:rsidR="00023A1C" w:rsidRDefault="00023A1C" w:rsidP="00023A1C">
      <w:pPr>
        <w:numPr>
          <w:ilvl w:val="0"/>
          <w:numId w:val="22"/>
        </w:numPr>
        <w:spacing w:before="100" w:beforeAutospacing="1" w:after="210" w:line="360" w:lineRule="atLeast"/>
        <w:ind w:left="1020"/>
        <w:rPr>
          <w:rFonts w:ascii="Roboto" w:hAnsi="Roboto"/>
          <w:color w:val="51565E"/>
        </w:rPr>
      </w:pPr>
      <w:r>
        <w:rPr>
          <w:rFonts w:ascii="Roboto" w:hAnsi="Roboto"/>
          <w:color w:val="51565E"/>
        </w:rPr>
        <w:lastRenderedPageBreak/>
        <w:t>Read-Only: This strategy works best with data that can’t be changed, and consequently, is only used to reference data.</w:t>
      </w:r>
    </w:p>
    <w:p w14:paraId="3A65B127" w14:textId="77777777" w:rsidR="00023A1C" w:rsidRDefault="00023A1C" w:rsidP="00023A1C">
      <w:pPr>
        <w:numPr>
          <w:ilvl w:val="0"/>
          <w:numId w:val="22"/>
        </w:numPr>
        <w:spacing w:before="100" w:beforeAutospacing="1" w:after="210" w:line="360" w:lineRule="atLeast"/>
        <w:ind w:left="1020"/>
        <w:rPr>
          <w:rFonts w:ascii="Roboto" w:hAnsi="Roboto"/>
          <w:color w:val="51565E"/>
        </w:rPr>
      </w:pPr>
      <w:r>
        <w:rPr>
          <w:rFonts w:ascii="Roboto" w:hAnsi="Roboto"/>
          <w:color w:val="51565E"/>
        </w:rPr>
        <w:t>Transactional: This strategy is used primarily for read-mostly data in cases where it’s essential to prevent stale data in concurrent transactions, in those rare instances of an update.</w:t>
      </w:r>
    </w:p>
    <w:p w14:paraId="6A49FCD5" w14:textId="77777777" w:rsidR="00023A1C" w:rsidRDefault="00023A1C" w:rsidP="00023A1C">
      <w:pPr>
        <w:numPr>
          <w:ilvl w:val="0"/>
          <w:numId w:val="22"/>
        </w:numPr>
        <w:spacing w:before="100" w:beforeAutospacing="1" w:after="210" w:line="360" w:lineRule="atLeast"/>
        <w:ind w:left="1020"/>
        <w:rPr>
          <w:rFonts w:ascii="Roboto" w:hAnsi="Roboto"/>
          <w:color w:val="51565E"/>
        </w:rPr>
      </w:pPr>
      <w:r>
        <w:rPr>
          <w:rFonts w:ascii="Roboto" w:hAnsi="Roboto"/>
          <w:color w:val="51565E"/>
        </w:rPr>
        <w:t>Read-Write: This strategy is like the transactional strategy.</w:t>
      </w:r>
    </w:p>
    <w:p w14:paraId="33756526"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24. Define </w:t>
      </w:r>
      <w:proofErr w:type="spellStart"/>
      <w:r>
        <w:rPr>
          <w:rFonts w:ascii="Roboto" w:hAnsi="Roboto"/>
          <w:b w:val="0"/>
          <w:bCs w:val="0"/>
          <w:color w:val="272C37"/>
        </w:rPr>
        <w:t>Hibernate’s</w:t>
      </w:r>
      <w:proofErr w:type="spellEnd"/>
      <w:r>
        <w:rPr>
          <w:rFonts w:ascii="Roboto" w:hAnsi="Roboto"/>
          <w:b w:val="0"/>
          <w:bCs w:val="0"/>
          <w:color w:val="272C37"/>
        </w:rPr>
        <w:t xml:space="preserve"> validator framework.</w:t>
      </w:r>
    </w:p>
    <w:p w14:paraId="39B6409E"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Data validation is an integral part of any application and is used in the presentation layer when using JavaScript and server-side code before processing. Validation is a cross-cutting task that occurs before making it persistent so that it adheres to the correct format.</w:t>
      </w:r>
    </w:p>
    <w:p w14:paraId="1FD9B0C3"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25. Explain hibernate mapping file.</w:t>
      </w:r>
    </w:p>
    <w:p w14:paraId="7D5EE7A0"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A hibernate mapping file is an XML file that defines the relationship between a Java class and a database table. It specifies the mapping of the class properties to the table columns and describes any additional connections between the class and other classes or tables. </w:t>
      </w:r>
    </w:p>
    <w:p w14:paraId="3CE8ED92"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26. What are the </w:t>
      </w:r>
      <w:proofErr w:type="gramStart"/>
      <w:r>
        <w:rPr>
          <w:rFonts w:ascii="Roboto" w:hAnsi="Roboto"/>
          <w:b w:val="0"/>
          <w:bCs w:val="0"/>
          <w:color w:val="272C37"/>
        </w:rPr>
        <w:t>most commonly used</w:t>
      </w:r>
      <w:proofErr w:type="gramEnd"/>
      <w:r>
        <w:rPr>
          <w:rFonts w:ascii="Roboto" w:hAnsi="Roboto"/>
          <w:b w:val="0"/>
          <w:bCs w:val="0"/>
          <w:color w:val="272C37"/>
        </w:rPr>
        <w:t xml:space="preserve"> annotations available to support hibernate mapping? </w:t>
      </w:r>
    </w:p>
    <w:p w14:paraId="4EEECB09"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The </w:t>
      </w:r>
      <w:proofErr w:type="gramStart"/>
      <w:r>
        <w:rPr>
          <w:rFonts w:ascii="Roboto" w:hAnsi="Roboto"/>
          <w:color w:val="51565E"/>
        </w:rPr>
        <w:t>most commonly used</w:t>
      </w:r>
      <w:proofErr w:type="gramEnd"/>
      <w:r>
        <w:rPr>
          <w:rFonts w:ascii="Roboto" w:hAnsi="Roboto"/>
          <w:color w:val="51565E"/>
        </w:rPr>
        <w:t xml:space="preserve"> annotations for hibernate mapping are @Entity, @Table, @Column, @Id, @GeneratedValue, @ManyToOne, and @OneToMany. </w:t>
      </w:r>
    </w:p>
    <w:p w14:paraId="39EFFFAC"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27. Explain Hibernate architecture </w:t>
      </w:r>
    </w:p>
    <w:p w14:paraId="47303670"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Hibernate architecture consists of several components, such as the Session Factory, Session, Transaction, and Query. For example, the Session Factory is responsible for creating and managing sessions, interacting with the database, and executing queries.</w:t>
      </w:r>
    </w:p>
    <w:p w14:paraId="1FA52F12"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 xml:space="preserve">28. Can you tell the difference between the </w:t>
      </w:r>
      <w:proofErr w:type="spellStart"/>
      <w:r>
        <w:rPr>
          <w:rFonts w:ascii="Roboto" w:hAnsi="Roboto"/>
          <w:b w:val="0"/>
          <w:bCs w:val="0"/>
          <w:color w:val="272C37"/>
        </w:rPr>
        <w:t>getCurrentSession</w:t>
      </w:r>
      <w:proofErr w:type="spellEnd"/>
      <w:r>
        <w:rPr>
          <w:rFonts w:ascii="Roboto" w:hAnsi="Roboto"/>
          <w:b w:val="0"/>
          <w:bCs w:val="0"/>
          <w:color w:val="272C37"/>
        </w:rPr>
        <w:t xml:space="preserve"> and </w:t>
      </w:r>
      <w:proofErr w:type="spellStart"/>
      <w:r>
        <w:rPr>
          <w:rFonts w:ascii="Roboto" w:hAnsi="Roboto"/>
          <w:b w:val="0"/>
          <w:bCs w:val="0"/>
          <w:color w:val="272C37"/>
        </w:rPr>
        <w:t>openSession</w:t>
      </w:r>
      <w:proofErr w:type="spellEnd"/>
      <w:r>
        <w:rPr>
          <w:rFonts w:ascii="Roboto" w:hAnsi="Roboto"/>
          <w:b w:val="0"/>
          <w:bCs w:val="0"/>
          <w:color w:val="272C37"/>
        </w:rPr>
        <w:t xml:space="preserve"> methods? </w:t>
      </w:r>
    </w:p>
    <w:p w14:paraId="1F0B8ADA"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The </w:t>
      </w:r>
      <w:proofErr w:type="spellStart"/>
      <w:r>
        <w:rPr>
          <w:rFonts w:ascii="Roboto" w:hAnsi="Roboto"/>
          <w:color w:val="51565E"/>
        </w:rPr>
        <w:t>getCurrentSession</w:t>
      </w:r>
      <w:proofErr w:type="spellEnd"/>
      <w:r>
        <w:rPr>
          <w:rFonts w:ascii="Roboto" w:hAnsi="Roboto"/>
          <w:color w:val="51565E"/>
        </w:rPr>
        <w:t xml:space="preserve"> method creates or retrieves the current Session from the current session context. In contrast, the open Session process begins a new session that is not bound to the current context. </w:t>
      </w:r>
    </w:p>
    <w:p w14:paraId="18DA8159" w14:textId="77777777" w:rsidR="00023A1C" w:rsidRDefault="00023A1C" w:rsidP="00023A1C">
      <w:pPr>
        <w:pStyle w:val="Heading2"/>
        <w:shd w:val="clear" w:color="auto" w:fill="F8FBFF"/>
        <w:spacing w:before="0" w:line="375" w:lineRule="atLeast"/>
        <w:rPr>
          <w:rFonts w:ascii="Roboto" w:hAnsi="Roboto"/>
          <w:color w:val="272C37"/>
          <w:sz w:val="30"/>
          <w:szCs w:val="30"/>
        </w:rPr>
      </w:pPr>
      <w:r>
        <w:rPr>
          <w:rFonts w:ascii="Roboto" w:hAnsi="Roboto"/>
          <w:b/>
          <w:bCs/>
          <w:color w:val="272C37"/>
          <w:sz w:val="30"/>
          <w:szCs w:val="30"/>
        </w:rPr>
        <w:t>Become a Software Development Professional</w:t>
      </w:r>
    </w:p>
    <w:p w14:paraId="11A0F6FF" w14:textId="64513D49" w:rsidR="00023A1C" w:rsidRDefault="00023A1C" w:rsidP="00023A1C">
      <w:pPr>
        <w:numPr>
          <w:ilvl w:val="0"/>
          <w:numId w:val="23"/>
        </w:numPr>
        <w:shd w:val="clear" w:color="auto" w:fill="FFFFFF"/>
        <w:spacing w:before="100" w:beforeAutospacing="1" w:after="210" w:line="360" w:lineRule="atLeast"/>
        <w:rPr>
          <w:rFonts w:ascii="Roboto" w:hAnsi="Roboto"/>
          <w:color w:val="51565E"/>
          <w:sz w:val="24"/>
          <w:szCs w:val="24"/>
        </w:rPr>
      </w:pPr>
      <w:r>
        <w:rPr>
          <w:rFonts w:ascii="Roboto" w:hAnsi="Roboto"/>
          <w:noProof/>
          <w:color w:val="51565E"/>
        </w:rPr>
        <mc:AlternateContent>
          <mc:Choice Requires="wps">
            <w:drawing>
              <wp:inline distT="0" distB="0" distL="0" distR="0" wp14:anchorId="617F491C" wp14:editId="76D85567">
                <wp:extent cx="152400" cy="82550"/>
                <wp:effectExtent l="0" t="0" r="0" b="0"/>
                <wp:docPr id="22738045" name="Rectangle 9"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D156" id="Rectangle 9"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73048EF" w14:textId="77777777" w:rsidR="00023A1C" w:rsidRDefault="00023A1C" w:rsidP="00023A1C">
      <w:pPr>
        <w:pStyle w:val="Heading4"/>
        <w:shd w:val="clear" w:color="auto" w:fill="FFFFFF"/>
        <w:spacing w:before="120" w:beforeAutospacing="0" w:after="0" w:afterAutospacing="0" w:line="312" w:lineRule="atLeast"/>
        <w:ind w:left="720"/>
        <w:rPr>
          <w:rFonts w:ascii="Roboto" w:hAnsi="Roboto"/>
          <w:color w:val="272C37"/>
          <w:sz w:val="22"/>
          <w:szCs w:val="22"/>
        </w:rPr>
      </w:pPr>
      <w:r>
        <w:rPr>
          <w:rFonts w:ascii="Roboto" w:hAnsi="Roboto"/>
          <w:color w:val="272C37"/>
          <w:sz w:val="22"/>
          <w:szCs w:val="22"/>
        </w:rPr>
        <w:t>Full Stack Java Developer</w:t>
      </w:r>
    </w:p>
    <w:p w14:paraId="426AF0C9" w14:textId="77777777" w:rsidR="00023A1C" w:rsidRDefault="00023A1C" w:rsidP="00023A1C">
      <w:pPr>
        <w:numPr>
          <w:ilvl w:val="1"/>
          <w:numId w:val="23"/>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Kickstart Full Stack Java Developer career with industry-aligned curriculum by experts</w:t>
      </w:r>
    </w:p>
    <w:p w14:paraId="1BA42171" w14:textId="77777777" w:rsidR="00023A1C" w:rsidRDefault="00023A1C" w:rsidP="00023A1C">
      <w:pPr>
        <w:numPr>
          <w:ilvl w:val="1"/>
          <w:numId w:val="23"/>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Hands-on practice through 20+ projects, assessments, and tests</w:t>
      </w:r>
    </w:p>
    <w:p w14:paraId="02A3BE67" w14:textId="77777777" w:rsidR="00023A1C" w:rsidRDefault="00023A1C" w:rsidP="00023A1C">
      <w:pPr>
        <w:shd w:val="clear" w:color="auto" w:fill="FFFFFF"/>
        <w:spacing w:beforeAutospacing="1" w:line="360" w:lineRule="atLeast"/>
        <w:ind w:left="720"/>
        <w:textAlignment w:val="center"/>
        <w:rPr>
          <w:rFonts w:ascii="Roboto" w:hAnsi="Roboto"/>
          <w:color w:val="51565E"/>
          <w:sz w:val="24"/>
          <w:szCs w:val="24"/>
        </w:rPr>
      </w:pPr>
      <w:r>
        <w:rPr>
          <w:rStyle w:val="months"/>
          <w:rFonts w:ascii="Roboto" w:hAnsi="Roboto"/>
          <w:color w:val="51565E"/>
          <w:sz w:val="15"/>
          <w:szCs w:val="15"/>
        </w:rPr>
        <w:t>6 months</w:t>
      </w:r>
    </w:p>
    <w:p w14:paraId="5ECC1A6E" w14:textId="77777777" w:rsidR="00023A1C" w:rsidRDefault="00000000" w:rsidP="00023A1C">
      <w:pPr>
        <w:shd w:val="clear" w:color="auto" w:fill="FFFFFF"/>
        <w:spacing w:beforeAutospacing="1" w:line="360" w:lineRule="atLeast"/>
        <w:ind w:left="720"/>
        <w:jc w:val="right"/>
        <w:textAlignment w:val="center"/>
        <w:rPr>
          <w:rFonts w:ascii="Roboto" w:hAnsi="Roboto"/>
          <w:color w:val="51565E"/>
        </w:rPr>
      </w:pPr>
      <w:hyperlink r:id="rId293" w:history="1">
        <w:r w:rsidR="00023A1C">
          <w:rPr>
            <w:rStyle w:val="Hyperlink"/>
            <w:rFonts w:ascii="Roboto" w:hAnsi="Roboto"/>
            <w:b/>
            <w:bCs/>
            <w:color w:val="FFFFFF"/>
            <w:sz w:val="17"/>
            <w:szCs w:val="17"/>
            <w:shd w:val="clear" w:color="auto" w:fill="1179EF"/>
          </w:rPr>
          <w:t>View Program</w:t>
        </w:r>
      </w:hyperlink>
    </w:p>
    <w:p w14:paraId="571EE3D3" w14:textId="2DDE9492" w:rsidR="00023A1C" w:rsidRDefault="00023A1C" w:rsidP="00023A1C">
      <w:pPr>
        <w:numPr>
          <w:ilvl w:val="0"/>
          <w:numId w:val="23"/>
        </w:numPr>
        <w:shd w:val="clear" w:color="auto" w:fill="FFFFFF"/>
        <w:spacing w:before="100" w:beforeAutospacing="1" w:after="210" w:line="360" w:lineRule="atLeast"/>
        <w:rPr>
          <w:rFonts w:ascii="Roboto" w:hAnsi="Roboto"/>
          <w:color w:val="51565E"/>
        </w:rPr>
      </w:pPr>
      <w:r>
        <w:rPr>
          <w:rFonts w:ascii="Roboto" w:hAnsi="Roboto"/>
          <w:noProof/>
          <w:color w:val="51565E"/>
        </w:rPr>
        <mc:AlternateContent>
          <mc:Choice Requires="wps">
            <w:drawing>
              <wp:inline distT="0" distB="0" distL="0" distR="0" wp14:anchorId="6B24A5C4" wp14:editId="1C7ACB86">
                <wp:extent cx="152400" cy="82550"/>
                <wp:effectExtent l="0" t="0" r="0" b="0"/>
                <wp:docPr id="1923085763" name="Rectangle 8"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268D" id="Rectangle 8"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716FBC7" w14:textId="77777777" w:rsidR="00023A1C" w:rsidRDefault="00023A1C" w:rsidP="00023A1C">
      <w:pPr>
        <w:pStyle w:val="Heading4"/>
        <w:shd w:val="clear" w:color="auto" w:fill="FFFFFF"/>
        <w:spacing w:before="120" w:beforeAutospacing="0" w:after="0" w:afterAutospacing="0" w:line="312" w:lineRule="atLeast"/>
        <w:ind w:left="720"/>
        <w:rPr>
          <w:rFonts w:ascii="Roboto" w:hAnsi="Roboto"/>
          <w:color w:val="272C37"/>
          <w:sz w:val="22"/>
          <w:szCs w:val="22"/>
        </w:rPr>
      </w:pPr>
      <w:r>
        <w:rPr>
          <w:rFonts w:ascii="Roboto" w:hAnsi="Roboto"/>
          <w:color w:val="272C37"/>
          <w:sz w:val="22"/>
          <w:szCs w:val="22"/>
        </w:rPr>
        <w:t>Full Stack Web Developer - MEAN Stack</w:t>
      </w:r>
    </w:p>
    <w:p w14:paraId="27C5F13D" w14:textId="77777777" w:rsidR="00023A1C" w:rsidRDefault="00023A1C" w:rsidP="00023A1C">
      <w:pPr>
        <w:numPr>
          <w:ilvl w:val="1"/>
          <w:numId w:val="23"/>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Comprehensive Blended Learning program</w:t>
      </w:r>
    </w:p>
    <w:p w14:paraId="6FC472DF" w14:textId="77777777" w:rsidR="00023A1C" w:rsidRDefault="00023A1C" w:rsidP="00023A1C">
      <w:pPr>
        <w:numPr>
          <w:ilvl w:val="1"/>
          <w:numId w:val="23"/>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 xml:space="preserve">8X higher interaction in live online classes conducted by industry </w:t>
      </w:r>
      <w:proofErr w:type="gramStart"/>
      <w:r>
        <w:rPr>
          <w:rFonts w:ascii="Roboto" w:hAnsi="Roboto"/>
          <w:color w:val="51565F"/>
          <w:sz w:val="16"/>
          <w:szCs w:val="16"/>
        </w:rPr>
        <w:t>experts</w:t>
      </w:r>
      <w:proofErr w:type="gramEnd"/>
    </w:p>
    <w:p w14:paraId="5E77BA50" w14:textId="77777777" w:rsidR="00023A1C" w:rsidRDefault="00023A1C" w:rsidP="00023A1C">
      <w:pPr>
        <w:shd w:val="clear" w:color="auto" w:fill="FFFFFF"/>
        <w:spacing w:beforeAutospacing="1" w:line="360" w:lineRule="atLeast"/>
        <w:ind w:left="720"/>
        <w:textAlignment w:val="center"/>
        <w:rPr>
          <w:rFonts w:ascii="Roboto" w:hAnsi="Roboto"/>
          <w:color w:val="51565E"/>
          <w:sz w:val="24"/>
          <w:szCs w:val="24"/>
        </w:rPr>
      </w:pPr>
      <w:r>
        <w:rPr>
          <w:rStyle w:val="months"/>
          <w:rFonts w:ascii="Roboto" w:hAnsi="Roboto"/>
          <w:color w:val="51565E"/>
          <w:sz w:val="15"/>
          <w:szCs w:val="15"/>
        </w:rPr>
        <w:t>11 months</w:t>
      </w:r>
    </w:p>
    <w:p w14:paraId="32337F15" w14:textId="77777777" w:rsidR="00023A1C" w:rsidRDefault="00000000" w:rsidP="00023A1C">
      <w:pPr>
        <w:shd w:val="clear" w:color="auto" w:fill="FFFFFF"/>
        <w:spacing w:beforeAutospacing="1" w:line="360" w:lineRule="atLeast"/>
        <w:ind w:left="720"/>
        <w:jc w:val="right"/>
        <w:textAlignment w:val="center"/>
        <w:rPr>
          <w:rFonts w:ascii="Roboto" w:hAnsi="Roboto"/>
          <w:color w:val="51565E"/>
        </w:rPr>
      </w:pPr>
      <w:hyperlink r:id="rId294" w:history="1">
        <w:r w:rsidR="00023A1C">
          <w:rPr>
            <w:rStyle w:val="Hyperlink"/>
            <w:rFonts w:ascii="Roboto" w:hAnsi="Roboto"/>
            <w:b/>
            <w:bCs/>
            <w:color w:val="FFFFFF"/>
            <w:sz w:val="17"/>
            <w:szCs w:val="17"/>
            <w:shd w:val="clear" w:color="auto" w:fill="1179EF"/>
          </w:rPr>
          <w:t>View Program</w:t>
        </w:r>
      </w:hyperlink>
    </w:p>
    <w:p w14:paraId="7C9F114E" w14:textId="77777777" w:rsidR="00023A1C" w:rsidRDefault="00023A1C" w:rsidP="00023A1C">
      <w:pPr>
        <w:shd w:val="clear" w:color="auto" w:fill="F8FBFF"/>
        <w:spacing w:line="240" w:lineRule="auto"/>
        <w:jc w:val="center"/>
        <w:rPr>
          <w:rFonts w:ascii="Roboto" w:hAnsi="Roboto"/>
        </w:rPr>
      </w:pPr>
      <w:r>
        <w:rPr>
          <w:rFonts w:ascii="Roboto" w:hAnsi="Roboto"/>
          <w:color w:val="000000"/>
          <w:sz w:val="18"/>
          <w:szCs w:val="18"/>
        </w:rPr>
        <w:t xml:space="preserve">Not sure what you’re looking </w:t>
      </w:r>
      <w:proofErr w:type="spellStart"/>
      <w:r>
        <w:rPr>
          <w:rFonts w:ascii="Roboto" w:hAnsi="Roboto"/>
          <w:color w:val="000000"/>
          <w:sz w:val="18"/>
          <w:szCs w:val="18"/>
        </w:rPr>
        <w:t>for?</w:t>
      </w:r>
      <w:hyperlink r:id="rId295" w:tgtFrame="_blank" w:history="1">
        <w:r>
          <w:rPr>
            <w:rStyle w:val="Hyperlink"/>
            <w:rFonts w:ascii="Roboto" w:hAnsi="Roboto"/>
            <w:color w:val="118AEF"/>
            <w:sz w:val="18"/>
            <w:szCs w:val="18"/>
            <w:bdr w:val="single" w:sz="6" w:space="0" w:color="118AEF" w:frame="1"/>
          </w:rPr>
          <w:t>View</w:t>
        </w:r>
        <w:proofErr w:type="spellEnd"/>
        <w:r>
          <w:rPr>
            <w:rStyle w:val="Hyperlink"/>
            <w:rFonts w:ascii="Roboto" w:hAnsi="Roboto"/>
            <w:color w:val="118AEF"/>
            <w:sz w:val="18"/>
            <w:szCs w:val="18"/>
            <w:bdr w:val="single" w:sz="6" w:space="0" w:color="118AEF" w:frame="1"/>
          </w:rPr>
          <w:t xml:space="preserve"> all Related Programs</w:t>
        </w:r>
      </w:hyperlink>
    </w:p>
    <w:p w14:paraId="7D67E4E1"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29. Differentiate between </w:t>
      </w:r>
      <w:proofErr w:type="gramStart"/>
      <w:r>
        <w:rPr>
          <w:rFonts w:ascii="Roboto" w:hAnsi="Roboto"/>
          <w:b w:val="0"/>
          <w:bCs w:val="0"/>
          <w:color w:val="272C37"/>
        </w:rPr>
        <w:t>save(</w:t>
      </w:r>
      <w:proofErr w:type="gramEnd"/>
      <w:r>
        <w:rPr>
          <w:rFonts w:ascii="Roboto" w:hAnsi="Roboto"/>
          <w:b w:val="0"/>
          <w:bCs w:val="0"/>
          <w:color w:val="272C37"/>
        </w:rPr>
        <w:t xml:space="preserve">) and </w:t>
      </w:r>
      <w:proofErr w:type="spellStart"/>
      <w:r>
        <w:rPr>
          <w:rFonts w:ascii="Roboto" w:hAnsi="Roboto"/>
          <w:b w:val="0"/>
          <w:bCs w:val="0"/>
          <w:color w:val="272C37"/>
        </w:rPr>
        <w:t>saveOrUpdate</w:t>
      </w:r>
      <w:proofErr w:type="spellEnd"/>
      <w:r>
        <w:rPr>
          <w:rFonts w:ascii="Roboto" w:hAnsi="Roboto"/>
          <w:b w:val="0"/>
          <w:bCs w:val="0"/>
          <w:color w:val="272C37"/>
        </w:rPr>
        <w:t>() methods in hibernate Session. </w:t>
      </w:r>
    </w:p>
    <w:p w14:paraId="15C47C35"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The </w:t>
      </w:r>
      <w:proofErr w:type="gramStart"/>
      <w:r>
        <w:rPr>
          <w:rFonts w:ascii="Roboto" w:hAnsi="Roboto"/>
          <w:color w:val="51565E"/>
        </w:rPr>
        <w:t>save(</w:t>
      </w:r>
      <w:proofErr w:type="gramEnd"/>
      <w:r>
        <w:rPr>
          <w:rFonts w:ascii="Roboto" w:hAnsi="Roboto"/>
          <w:color w:val="51565E"/>
        </w:rPr>
        <w:t xml:space="preserve">) method is used to persist a new object in the database. In contrast, the </w:t>
      </w:r>
      <w:proofErr w:type="spellStart"/>
      <w:proofErr w:type="gramStart"/>
      <w:r>
        <w:rPr>
          <w:rFonts w:ascii="Roboto" w:hAnsi="Roboto"/>
          <w:color w:val="51565E"/>
        </w:rPr>
        <w:t>saveOrUpdate</w:t>
      </w:r>
      <w:proofErr w:type="spellEnd"/>
      <w:r>
        <w:rPr>
          <w:rFonts w:ascii="Roboto" w:hAnsi="Roboto"/>
          <w:color w:val="51565E"/>
        </w:rPr>
        <w:t>(</w:t>
      </w:r>
      <w:proofErr w:type="gramEnd"/>
      <w:r>
        <w:rPr>
          <w:rFonts w:ascii="Roboto" w:hAnsi="Roboto"/>
          <w:color w:val="51565E"/>
        </w:rPr>
        <w:t>) method is used to continue a new object or update an existing object in the database. </w:t>
      </w:r>
    </w:p>
    <w:p w14:paraId="2DDDC975"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 xml:space="preserve">30. Differentiate between </w:t>
      </w:r>
      <w:proofErr w:type="gramStart"/>
      <w:r>
        <w:rPr>
          <w:rFonts w:ascii="Roboto" w:hAnsi="Roboto"/>
          <w:b w:val="0"/>
          <w:bCs w:val="0"/>
          <w:color w:val="272C37"/>
        </w:rPr>
        <w:t>get(</w:t>
      </w:r>
      <w:proofErr w:type="gramEnd"/>
      <w:r>
        <w:rPr>
          <w:rFonts w:ascii="Roboto" w:hAnsi="Roboto"/>
          <w:b w:val="0"/>
          <w:bCs w:val="0"/>
          <w:color w:val="272C37"/>
        </w:rPr>
        <w:t>) and load() in Hibernate session </w:t>
      </w:r>
    </w:p>
    <w:p w14:paraId="30865CEE"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get() method retrieves an object from the database by its </w:t>
      </w:r>
      <w:hyperlink r:id="rId296" w:tgtFrame="_blank" w:tooltip="primary key" w:history="1">
        <w:r>
          <w:rPr>
            <w:rStyle w:val="Hyperlink"/>
            <w:rFonts w:ascii="Roboto" w:hAnsi="Roboto"/>
            <w:color w:val="1179EF"/>
          </w:rPr>
          <w:t>primary key</w:t>
        </w:r>
      </w:hyperlink>
      <w:r>
        <w:rPr>
          <w:rFonts w:ascii="Roboto" w:hAnsi="Roboto"/>
          <w:color w:val="51565E"/>
        </w:rPr>
        <w:t xml:space="preserve"> and throws an exception if the object is not found. The </w:t>
      </w:r>
      <w:proofErr w:type="gramStart"/>
      <w:r>
        <w:rPr>
          <w:rFonts w:ascii="Roboto" w:hAnsi="Roboto"/>
          <w:color w:val="51565E"/>
        </w:rPr>
        <w:t>load(</w:t>
      </w:r>
      <w:proofErr w:type="gramEnd"/>
      <w:r>
        <w:rPr>
          <w:rFonts w:ascii="Roboto" w:hAnsi="Roboto"/>
          <w:color w:val="51565E"/>
        </w:rPr>
        <w:t>) method is also used to retrieve an object from the database by its primary key, but it returns a proxy object if it is not found. </w:t>
      </w:r>
    </w:p>
    <w:p w14:paraId="2DA7DE9E"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31. What are the criteria for API in hibernate? </w:t>
      </w:r>
    </w:p>
    <w:p w14:paraId="1C142A2B"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criteria API in hibernate is a programmatic way of creating and executing queries. It allows developers to build complex queries using a fluent interface rather than writing raw SQL.  </w:t>
      </w:r>
    </w:p>
    <w:p w14:paraId="4CA27422"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32. Can you tell me something about one too many associations and how we can use them in Hibernate? </w:t>
      </w:r>
    </w:p>
    <w:p w14:paraId="0F4E2541"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A one-to-many association occurs when one entity is associated with multiple other entities. In Hibernate, one-to-many associations can be implemented using the @OneToMany annotation, and the @JoinColumn annotation is used to specify the column that will be used to join the two entities.</w:t>
      </w:r>
    </w:p>
    <w:p w14:paraId="43F7ED7A"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33. What are Many to Many associations? </w:t>
      </w:r>
    </w:p>
    <w:p w14:paraId="195E4A5F"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A many-to-many association occurs when multiple entities are associated with various other entities. In Hibernate, many-to-many associations can be implemented using the @ManyToMany annotation, and a join table is used to store the relationship between the two entities. </w:t>
      </w:r>
    </w:p>
    <w:p w14:paraId="5157EB50"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34. What does </w:t>
      </w:r>
      <w:proofErr w:type="spellStart"/>
      <w:r>
        <w:rPr>
          <w:rFonts w:ascii="Roboto" w:hAnsi="Roboto"/>
          <w:b w:val="0"/>
          <w:bCs w:val="0"/>
          <w:color w:val="272C37"/>
        </w:rPr>
        <w:t>Session.lock</w:t>
      </w:r>
      <w:proofErr w:type="spellEnd"/>
      <w:r>
        <w:rPr>
          <w:rFonts w:ascii="Roboto" w:hAnsi="Roboto"/>
          <w:b w:val="0"/>
          <w:bCs w:val="0"/>
          <w:color w:val="272C37"/>
        </w:rPr>
        <w:t>() method in hibernate do?</w:t>
      </w:r>
    </w:p>
    <w:p w14:paraId="34EB3CDF"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The </w:t>
      </w:r>
      <w:proofErr w:type="spellStart"/>
      <w:r>
        <w:rPr>
          <w:rFonts w:ascii="Roboto" w:hAnsi="Roboto"/>
          <w:color w:val="51565E"/>
        </w:rPr>
        <w:t>SessionSession.lock</w:t>
      </w:r>
      <w:proofErr w:type="spellEnd"/>
      <w:r>
        <w:rPr>
          <w:rFonts w:ascii="Roboto" w:hAnsi="Roboto"/>
          <w:color w:val="51565E"/>
        </w:rPr>
        <w:t>() method is used to acquire a lock on an object in the current Session. This is useful for preventing concurrent updates to the same thing. </w:t>
      </w:r>
    </w:p>
    <w:p w14:paraId="3F8B0490"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35. What is hibernate caching? </w:t>
      </w:r>
    </w:p>
    <w:p w14:paraId="533AE213"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Hibernate caching refers to storing data in memory to retrieve it quickly without hitting the database again. This improves performance and reduces the load on the database.</w:t>
      </w:r>
    </w:p>
    <w:p w14:paraId="14FFE3F9"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36. Types of Hibernate Caching </w:t>
      </w:r>
    </w:p>
    <w:p w14:paraId="37D97E9B"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There are two types of hibernate caching: first-level caching and second-level caching. First-level caching is enabled by default and is associated with the Session object. Second-level caching is optional and is associated with the </w:t>
      </w:r>
      <w:proofErr w:type="spellStart"/>
      <w:r>
        <w:rPr>
          <w:rFonts w:ascii="Roboto" w:hAnsi="Roboto"/>
          <w:color w:val="51565E"/>
        </w:rPr>
        <w:t>SessionFactory</w:t>
      </w:r>
      <w:proofErr w:type="spellEnd"/>
      <w:r>
        <w:rPr>
          <w:rFonts w:ascii="Roboto" w:hAnsi="Roboto"/>
          <w:color w:val="51565E"/>
        </w:rPr>
        <w:t xml:space="preserve"> object. </w:t>
      </w:r>
    </w:p>
    <w:p w14:paraId="2DDACE29"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37. When is the </w:t>
      </w:r>
      <w:proofErr w:type="gramStart"/>
      <w:r>
        <w:rPr>
          <w:rFonts w:ascii="Roboto" w:hAnsi="Roboto"/>
          <w:b w:val="0"/>
          <w:bCs w:val="0"/>
          <w:color w:val="272C37"/>
        </w:rPr>
        <w:t>merge(</w:t>
      </w:r>
      <w:proofErr w:type="gramEnd"/>
      <w:r>
        <w:rPr>
          <w:rFonts w:ascii="Roboto" w:hAnsi="Roboto"/>
          <w:b w:val="0"/>
          <w:bCs w:val="0"/>
          <w:color w:val="272C37"/>
        </w:rPr>
        <w:t>) method of the hibernate Session useful? </w:t>
      </w:r>
    </w:p>
    <w:p w14:paraId="3E23CA2B"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The </w:t>
      </w:r>
      <w:proofErr w:type="gramStart"/>
      <w:r>
        <w:rPr>
          <w:rFonts w:ascii="Roboto" w:hAnsi="Roboto"/>
          <w:color w:val="51565E"/>
        </w:rPr>
        <w:t>merge(</w:t>
      </w:r>
      <w:proofErr w:type="gramEnd"/>
      <w:r>
        <w:rPr>
          <w:rFonts w:ascii="Roboto" w:hAnsi="Roboto"/>
          <w:color w:val="51565E"/>
        </w:rPr>
        <w:t>) method of the hibernate Session is useful when you want to update an existing object in the database without reattaching it to the Session. </w:t>
      </w:r>
    </w:p>
    <w:p w14:paraId="7E0FB433"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38. Collection mapping can be done using One-to-One and Many-to-One Associations. What do you think? </w:t>
      </w:r>
    </w:p>
    <w:p w14:paraId="3B810DE6"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Yes, collection mapping can be done using both One-to-One and Many-to-One associations. One-to-One association is used when one object is associated with one other object. At the same time, the Many-to-One association is used when one object is associated with multiple other objects. </w:t>
      </w:r>
    </w:p>
    <w:p w14:paraId="60FF16AE"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39. Can you tell the difference between </w:t>
      </w:r>
      <w:proofErr w:type="spellStart"/>
      <w:proofErr w:type="gramStart"/>
      <w:r>
        <w:rPr>
          <w:rFonts w:ascii="Roboto" w:hAnsi="Roboto"/>
          <w:b w:val="0"/>
          <w:bCs w:val="0"/>
          <w:color w:val="272C37"/>
        </w:rPr>
        <w:t>setMaxResults</w:t>
      </w:r>
      <w:proofErr w:type="spellEnd"/>
      <w:r>
        <w:rPr>
          <w:rFonts w:ascii="Roboto" w:hAnsi="Roboto"/>
          <w:b w:val="0"/>
          <w:bCs w:val="0"/>
          <w:color w:val="272C37"/>
        </w:rPr>
        <w:t>(</w:t>
      </w:r>
      <w:proofErr w:type="gramEnd"/>
      <w:r>
        <w:rPr>
          <w:rFonts w:ascii="Roboto" w:hAnsi="Roboto"/>
          <w:b w:val="0"/>
          <w:bCs w:val="0"/>
          <w:color w:val="272C37"/>
        </w:rPr>
        <w:t xml:space="preserve">) and </w:t>
      </w:r>
      <w:proofErr w:type="spellStart"/>
      <w:r>
        <w:rPr>
          <w:rFonts w:ascii="Roboto" w:hAnsi="Roboto"/>
          <w:b w:val="0"/>
          <w:bCs w:val="0"/>
          <w:color w:val="272C37"/>
        </w:rPr>
        <w:t>setFetchSize</w:t>
      </w:r>
      <w:proofErr w:type="spellEnd"/>
      <w:r>
        <w:rPr>
          <w:rFonts w:ascii="Roboto" w:hAnsi="Roboto"/>
          <w:b w:val="0"/>
          <w:bCs w:val="0"/>
          <w:color w:val="272C37"/>
        </w:rPr>
        <w:t>() of Query?</w:t>
      </w:r>
    </w:p>
    <w:p w14:paraId="35160128"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The </w:t>
      </w:r>
      <w:proofErr w:type="spellStart"/>
      <w:proofErr w:type="gramStart"/>
      <w:r>
        <w:rPr>
          <w:rFonts w:ascii="Roboto" w:hAnsi="Roboto"/>
          <w:color w:val="51565E"/>
        </w:rPr>
        <w:t>setMaxResults</w:t>
      </w:r>
      <w:proofErr w:type="spellEnd"/>
      <w:r>
        <w:rPr>
          <w:rFonts w:ascii="Roboto" w:hAnsi="Roboto"/>
          <w:color w:val="51565E"/>
        </w:rPr>
        <w:t>(</w:t>
      </w:r>
      <w:proofErr w:type="gramEnd"/>
      <w:r>
        <w:rPr>
          <w:rFonts w:ascii="Roboto" w:hAnsi="Roboto"/>
          <w:color w:val="51565E"/>
        </w:rPr>
        <w:t xml:space="preserve">) method limits the number of results returned by a query, while the </w:t>
      </w:r>
      <w:proofErr w:type="spellStart"/>
      <w:r>
        <w:rPr>
          <w:rFonts w:ascii="Roboto" w:hAnsi="Roboto"/>
          <w:color w:val="51565E"/>
        </w:rPr>
        <w:t>setFetchSize</w:t>
      </w:r>
      <w:proofErr w:type="spellEnd"/>
      <w:r>
        <w:rPr>
          <w:rFonts w:ascii="Roboto" w:hAnsi="Roboto"/>
          <w:color w:val="51565E"/>
        </w:rPr>
        <w:t xml:space="preserve">() method controls the number of rows retrieved from the database at a time. </w:t>
      </w:r>
      <w:proofErr w:type="spellStart"/>
      <w:proofErr w:type="gramStart"/>
      <w:r>
        <w:rPr>
          <w:rFonts w:ascii="Roboto" w:hAnsi="Roboto"/>
          <w:color w:val="51565E"/>
        </w:rPr>
        <w:t>setMaxResults</w:t>
      </w:r>
      <w:proofErr w:type="spellEnd"/>
      <w:r>
        <w:rPr>
          <w:rFonts w:ascii="Roboto" w:hAnsi="Roboto"/>
          <w:color w:val="51565E"/>
        </w:rPr>
        <w:t>(</w:t>
      </w:r>
      <w:proofErr w:type="gramEnd"/>
      <w:r>
        <w:rPr>
          <w:rFonts w:ascii="Roboto" w:hAnsi="Roboto"/>
          <w:color w:val="51565E"/>
        </w:rPr>
        <w:t xml:space="preserve">) is used to limit the total number of results returned, while </w:t>
      </w:r>
      <w:proofErr w:type="spellStart"/>
      <w:r>
        <w:rPr>
          <w:rFonts w:ascii="Roboto" w:hAnsi="Roboto"/>
          <w:color w:val="51565E"/>
        </w:rPr>
        <w:t>setFetchSize</w:t>
      </w:r>
      <w:proofErr w:type="spellEnd"/>
      <w:r>
        <w:rPr>
          <w:rFonts w:ascii="Roboto" w:hAnsi="Roboto"/>
          <w:color w:val="51565E"/>
        </w:rPr>
        <w:t>() controls the number of rows retrieved at a time to avoid memory issues. </w:t>
      </w:r>
    </w:p>
    <w:p w14:paraId="28371D3F"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40. Does Hibernate support Native SQL Queries? </w:t>
      </w:r>
    </w:p>
    <w:p w14:paraId="6569B8D3"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Yes, </w:t>
      </w:r>
      <w:proofErr w:type="gramStart"/>
      <w:r>
        <w:rPr>
          <w:rFonts w:ascii="Roboto" w:hAnsi="Roboto"/>
          <w:color w:val="51565E"/>
        </w:rPr>
        <w:t>Hibernate</w:t>
      </w:r>
      <w:proofErr w:type="gramEnd"/>
      <w:r>
        <w:rPr>
          <w:rFonts w:ascii="Roboto" w:hAnsi="Roboto"/>
          <w:color w:val="51565E"/>
        </w:rPr>
        <w:t xml:space="preserve"> supports Native SQL Queries, which allow you to use SQL statements directly to interact with the database. This can be useful when you want to perform complex queries that are impossible with HQL or Criteria API.</w:t>
      </w:r>
    </w:p>
    <w:p w14:paraId="23E466AC"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Now that we have learned some of the intermediate level Hibernate interview questions, let us next increase the difficulty level and </w:t>
      </w:r>
      <w:proofErr w:type="gramStart"/>
      <w:r>
        <w:rPr>
          <w:rFonts w:ascii="Roboto" w:hAnsi="Roboto"/>
          <w:color w:val="51565E"/>
        </w:rPr>
        <w:t>look into</w:t>
      </w:r>
      <w:proofErr w:type="gramEnd"/>
      <w:r>
        <w:rPr>
          <w:rFonts w:ascii="Roboto" w:hAnsi="Roboto"/>
          <w:color w:val="51565E"/>
        </w:rPr>
        <w:t xml:space="preserve"> some of the advanced level Hibernate interview questions and answers.</w:t>
      </w:r>
    </w:p>
    <w:p w14:paraId="0C439D2B" w14:textId="77777777" w:rsidR="00023A1C" w:rsidRDefault="00023A1C" w:rsidP="00023A1C">
      <w:pPr>
        <w:pStyle w:val="Heading2"/>
        <w:spacing w:before="960" w:after="480" w:line="510" w:lineRule="atLeast"/>
        <w:rPr>
          <w:rFonts w:ascii="Roboto" w:hAnsi="Roboto"/>
          <w:color w:val="272C37"/>
        </w:rPr>
      </w:pPr>
      <w:r>
        <w:rPr>
          <w:rFonts w:ascii="Roboto" w:hAnsi="Roboto"/>
          <w:b/>
          <w:bCs/>
          <w:color w:val="272C37"/>
        </w:rPr>
        <w:t>Advanced Level Hibernate Interview Questions</w:t>
      </w:r>
    </w:p>
    <w:p w14:paraId="18F13571"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We round out the Hibernate interview questions with eight expert questions.</w:t>
      </w:r>
    </w:p>
    <w:p w14:paraId="789BFA14"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41. What design patterns does the Hibernate framework use?</w:t>
      </w:r>
    </w:p>
    <w:p w14:paraId="12D5BCCA"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Some design patterns include:</w:t>
      </w:r>
    </w:p>
    <w:p w14:paraId="2CB85E09" w14:textId="77777777" w:rsidR="00023A1C" w:rsidRDefault="00023A1C" w:rsidP="00023A1C">
      <w:pPr>
        <w:numPr>
          <w:ilvl w:val="0"/>
          <w:numId w:val="24"/>
        </w:numPr>
        <w:spacing w:before="100" w:beforeAutospacing="1" w:after="210" w:line="360" w:lineRule="atLeast"/>
        <w:ind w:left="1020"/>
        <w:rPr>
          <w:rFonts w:ascii="Roboto" w:hAnsi="Roboto"/>
          <w:color w:val="51565E"/>
        </w:rPr>
      </w:pPr>
      <w:r>
        <w:rPr>
          <w:rFonts w:ascii="Roboto" w:hAnsi="Roboto"/>
          <w:color w:val="51565E"/>
        </w:rPr>
        <w:t xml:space="preserve">Data Mapper, which moves data between objects and a database, keeping them independent of each other and the </w:t>
      </w:r>
      <w:proofErr w:type="gramStart"/>
      <w:r>
        <w:rPr>
          <w:rFonts w:ascii="Roboto" w:hAnsi="Roboto"/>
          <w:color w:val="51565E"/>
        </w:rPr>
        <w:t>mapper</w:t>
      </w:r>
      <w:proofErr w:type="gramEnd"/>
    </w:p>
    <w:p w14:paraId="37FC5224" w14:textId="77777777" w:rsidR="00023A1C" w:rsidRDefault="00023A1C" w:rsidP="00023A1C">
      <w:pPr>
        <w:numPr>
          <w:ilvl w:val="0"/>
          <w:numId w:val="24"/>
        </w:numPr>
        <w:spacing w:before="100" w:beforeAutospacing="1" w:after="210" w:line="360" w:lineRule="atLeast"/>
        <w:ind w:left="1020"/>
        <w:rPr>
          <w:rFonts w:ascii="Roboto" w:hAnsi="Roboto"/>
          <w:color w:val="51565E"/>
        </w:rPr>
      </w:pPr>
      <w:r>
        <w:rPr>
          <w:rFonts w:ascii="Roboto" w:hAnsi="Roboto"/>
          <w:color w:val="51565E"/>
        </w:rPr>
        <w:t xml:space="preserve">Domain Model Pattern, which is a domain object model that incorporates both behavior and </w:t>
      </w:r>
      <w:proofErr w:type="gramStart"/>
      <w:r>
        <w:rPr>
          <w:rFonts w:ascii="Roboto" w:hAnsi="Roboto"/>
          <w:color w:val="51565E"/>
        </w:rPr>
        <w:t>data</w:t>
      </w:r>
      <w:proofErr w:type="gramEnd"/>
    </w:p>
    <w:p w14:paraId="65E804DE" w14:textId="77777777" w:rsidR="00023A1C" w:rsidRDefault="00023A1C" w:rsidP="00023A1C">
      <w:pPr>
        <w:numPr>
          <w:ilvl w:val="0"/>
          <w:numId w:val="24"/>
        </w:numPr>
        <w:spacing w:before="100" w:beforeAutospacing="1" w:after="210" w:line="360" w:lineRule="atLeast"/>
        <w:ind w:left="1020"/>
        <w:rPr>
          <w:rFonts w:ascii="Roboto" w:hAnsi="Roboto"/>
          <w:color w:val="51565E"/>
        </w:rPr>
      </w:pPr>
      <w:r>
        <w:rPr>
          <w:rFonts w:ascii="Roboto" w:hAnsi="Roboto"/>
          <w:color w:val="51565E"/>
        </w:rPr>
        <w:t>Proxy Pattern, for lazy loading</w:t>
      </w:r>
    </w:p>
    <w:p w14:paraId="110FB808" w14:textId="77777777" w:rsidR="00023A1C" w:rsidRDefault="00023A1C" w:rsidP="00023A1C">
      <w:pPr>
        <w:numPr>
          <w:ilvl w:val="0"/>
          <w:numId w:val="24"/>
        </w:numPr>
        <w:spacing w:before="100" w:beforeAutospacing="1" w:after="210" w:line="360" w:lineRule="atLeast"/>
        <w:ind w:left="1020"/>
        <w:rPr>
          <w:rFonts w:ascii="Roboto" w:hAnsi="Roboto"/>
          <w:color w:val="51565E"/>
        </w:rPr>
      </w:pPr>
      <w:r>
        <w:rPr>
          <w:rFonts w:ascii="Roboto" w:hAnsi="Roboto"/>
          <w:color w:val="51565E"/>
        </w:rPr>
        <w:t xml:space="preserve">Factory pattern in </w:t>
      </w:r>
      <w:proofErr w:type="spellStart"/>
      <w:r>
        <w:rPr>
          <w:rFonts w:ascii="Roboto" w:hAnsi="Roboto"/>
          <w:color w:val="51565E"/>
        </w:rPr>
        <w:t>SessionFactory</w:t>
      </w:r>
      <w:proofErr w:type="spellEnd"/>
    </w:p>
    <w:p w14:paraId="2313B64B"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42. What is Hibernate tuning?</w:t>
      </w:r>
    </w:p>
    <w:p w14:paraId="4645153E"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process of Hibernate tuning is designed to optimize Hibernate applications’ performance. The three strategies are:</w:t>
      </w:r>
    </w:p>
    <w:p w14:paraId="634CB5A0" w14:textId="77777777" w:rsidR="00023A1C" w:rsidRDefault="00023A1C" w:rsidP="00023A1C">
      <w:pPr>
        <w:numPr>
          <w:ilvl w:val="0"/>
          <w:numId w:val="25"/>
        </w:numPr>
        <w:spacing w:before="100" w:beforeAutospacing="1" w:after="210" w:line="360" w:lineRule="atLeast"/>
        <w:ind w:left="1020"/>
        <w:rPr>
          <w:rFonts w:ascii="Roboto" w:hAnsi="Roboto"/>
          <w:color w:val="51565E"/>
        </w:rPr>
      </w:pPr>
      <w:r>
        <w:rPr>
          <w:rFonts w:ascii="Roboto" w:hAnsi="Roboto"/>
          <w:color w:val="51565E"/>
        </w:rPr>
        <w:lastRenderedPageBreak/>
        <w:t>SQL Optimization</w:t>
      </w:r>
    </w:p>
    <w:p w14:paraId="10E0AD9E" w14:textId="77777777" w:rsidR="00023A1C" w:rsidRDefault="00023A1C" w:rsidP="00023A1C">
      <w:pPr>
        <w:numPr>
          <w:ilvl w:val="0"/>
          <w:numId w:val="25"/>
        </w:numPr>
        <w:spacing w:before="100" w:beforeAutospacing="1" w:after="210" w:line="360" w:lineRule="atLeast"/>
        <w:ind w:left="1020"/>
        <w:rPr>
          <w:rFonts w:ascii="Roboto" w:hAnsi="Roboto"/>
          <w:color w:val="51565E"/>
        </w:rPr>
      </w:pPr>
      <w:r>
        <w:rPr>
          <w:rFonts w:ascii="Roboto" w:hAnsi="Roboto"/>
          <w:color w:val="51565E"/>
        </w:rPr>
        <w:t>Session Management</w:t>
      </w:r>
    </w:p>
    <w:p w14:paraId="16714EDB" w14:textId="77777777" w:rsidR="00023A1C" w:rsidRDefault="00023A1C" w:rsidP="00023A1C">
      <w:pPr>
        <w:numPr>
          <w:ilvl w:val="0"/>
          <w:numId w:val="25"/>
        </w:numPr>
        <w:spacing w:before="100" w:beforeAutospacing="1" w:after="210" w:line="360" w:lineRule="atLeast"/>
        <w:ind w:left="1020"/>
        <w:rPr>
          <w:rFonts w:ascii="Roboto" w:hAnsi="Roboto"/>
          <w:color w:val="51565E"/>
        </w:rPr>
      </w:pPr>
      <w:r>
        <w:rPr>
          <w:rFonts w:ascii="Roboto" w:hAnsi="Roboto"/>
          <w:color w:val="51565E"/>
        </w:rPr>
        <w:t>Data Caching</w:t>
      </w:r>
    </w:p>
    <w:p w14:paraId="13EAF3D7"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43. Name the states that a persistent entity exists in.</w:t>
      </w:r>
    </w:p>
    <w:p w14:paraId="37992F23"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Persistent entities exist in only three states:</w:t>
      </w:r>
    </w:p>
    <w:p w14:paraId="0AB215C1" w14:textId="77777777" w:rsidR="00023A1C" w:rsidRDefault="00023A1C" w:rsidP="00023A1C">
      <w:pPr>
        <w:numPr>
          <w:ilvl w:val="0"/>
          <w:numId w:val="26"/>
        </w:numPr>
        <w:spacing w:before="100" w:beforeAutospacing="1" w:after="210" w:line="360" w:lineRule="atLeast"/>
        <w:ind w:left="1020"/>
        <w:rPr>
          <w:rFonts w:ascii="Roboto" w:hAnsi="Roboto"/>
          <w:color w:val="51565E"/>
        </w:rPr>
      </w:pPr>
      <w:r>
        <w:rPr>
          <w:rFonts w:ascii="Roboto" w:hAnsi="Roboto"/>
          <w:color w:val="51565E"/>
        </w:rPr>
        <w:t>Transient</w:t>
      </w:r>
    </w:p>
    <w:p w14:paraId="6CF93DE4" w14:textId="77777777" w:rsidR="00023A1C" w:rsidRDefault="00023A1C" w:rsidP="00023A1C">
      <w:pPr>
        <w:numPr>
          <w:ilvl w:val="0"/>
          <w:numId w:val="26"/>
        </w:numPr>
        <w:spacing w:before="100" w:beforeAutospacing="1" w:after="210" w:line="360" w:lineRule="atLeast"/>
        <w:ind w:left="1020"/>
        <w:rPr>
          <w:rFonts w:ascii="Roboto" w:hAnsi="Roboto"/>
          <w:color w:val="51565E"/>
        </w:rPr>
      </w:pPr>
      <w:r>
        <w:rPr>
          <w:rFonts w:ascii="Roboto" w:hAnsi="Roboto"/>
          <w:color w:val="51565E"/>
        </w:rPr>
        <w:t>Persistent</w:t>
      </w:r>
    </w:p>
    <w:p w14:paraId="30C8372F" w14:textId="77777777" w:rsidR="00023A1C" w:rsidRDefault="00023A1C" w:rsidP="00023A1C">
      <w:pPr>
        <w:numPr>
          <w:ilvl w:val="0"/>
          <w:numId w:val="26"/>
        </w:numPr>
        <w:spacing w:before="100" w:beforeAutospacing="1" w:after="210" w:line="360" w:lineRule="atLeast"/>
        <w:ind w:left="1020"/>
        <w:rPr>
          <w:rFonts w:ascii="Roboto" w:hAnsi="Roboto"/>
          <w:color w:val="51565E"/>
        </w:rPr>
      </w:pPr>
      <w:r>
        <w:rPr>
          <w:rFonts w:ascii="Roboto" w:hAnsi="Roboto"/>
          <w:color w:val="51565E"/>
        </w:rPr>
        <w:t>Detached</w:t>
      </w:r>
    </w:p>
    <w:p w14:paraId="0BF9DA86"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44. How can you view the Hibernate-generated SQL on a console?</w:t>
      </w:r>
    </w:p>
    <w:p w14:paraId="0B40EEFF"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To enable viewing SQL on a console for debugging purposes, you must add the following in the Hibernate configuration file:</w:t>
      </w:r>
    </w:p>
    <w:p w14:paraId="551D5579"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1 &lt;property name="</w:t>
      </w:r>
      <w:proofErr w:type="spellStart"/>
      <w:r>
        <w:rPr>
          <w:rFonts w:ascii="Roboto" w:hAnsi="Roboto"/>
          <w:color w:val="51565E"/>
        </w:rPr>
        <w:t>show_sql</w:t>
      </w:r>
      <w:proofErr w:type="spellEnd"/>
      <w:r>
        <w:rPr>
          <w:rFonts w:ascii="Roboto" w:hAnsi="Roboto"/>
          <w:color w:val="51565E"/>
        </w:rPr>
        <w:t>"&gt;true&lt;/property&gt;</w:t>
      </w:r>
    </w:p>
    <w:p w14:paraId="6164DC92"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45. What’s the difference between Session and </w:t>
      </w:r>
      <w:proofErr w:type="spellStart"/>
      <w:r>
        <w:rPr>
          <w:rFonts w:ascii="Roboto" w:hAnsi="Roboto"/>
          <w:b w:val="0"/>
          <w:bCs w:val="0"/>
          <w:color w:val="272C37"/>
        </w:rPr>
        <w:t>SessionFactory</w:t>
      </w:r>
      <w:proofErr w:type="spellEnd"/>
      <w:r>
        <w:rPr>
          <w:rFonts w:ascii="Roboto" w:hAnsi="Roboto"/>
          <w:b w:val="0"/>
          <w:bCs w:val="0"/>
          <w:color w:val="272C37"/>
        </w:rPr>
        <w:t>?</w:t>
      </w:r>
    </w:p>
    <w:p w14:paraId="756EB02B"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A Session provides the first-level cache and is a single-threaded, short-lived object. A </w:t>
      </w:r>
      <w:proofErr w:type="spellStart"/>
      <w:r>
        <w:rPr>
          <w:rFonts w:ascii="Roboto" w:hAnsi="Roboto"/>
          <w:color w:val="51565E"/>
        </w:rPr>
        <w:t>SessionFactory</w:t>
      </w:r>
      <w:proofErr w:type="spellEnd"/>
      <w:r>
        <w:rPr>
          <w:rFonts w:ascii="Roboto" w:hAnsi="Roboto"/>
          <w:color w:val="51565E"/>
        </w:rPr>
        <w:t xml:space="preserve"> provides the second-level cache and is immutable and shared by all Sessions. It lives until Hibernate is running.</w:t>
      </w:r>
    </w:p>
    <w:p w14:paraId="32694760"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46. How many ways can an object be fetched from </w:t>
      </w:r>
      <w:proofErr w:type="spellStart"/>
      <w:r>
        <w:rPr>
          <w:rFonts w:ascii="Roboto" w:hAnsi="Roboto"/>
          <w:b w:val="0"/>
          <w:bCs w:val="0"/>
          <w:color w:val="272C37"/>
        </w:rPr>
        <w:t>Hibernate’s</w:t>
      </w:r>
      <w:proofErr w:type="spellEnd"/>
      <w:r>
        <w:rPr>
          <w:rFonts w:ascii="Roboto" w:hAnsi="Roboto"/>
          <w:b w:val="0"/>
          <w:bCs w:val="0"/>
          <w:color w:val="272C37"/>
        </w:rPr>
        <w:t xml:space="preserve"> database?</w:t>
      </w:r>
    </w:p>
    <w:p w14:paraId="0BE3FB21"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There are four ways to fetch objects from </w:t>
      </w:r>
      <w:proofErr w:type="spellStart"/>
      <w:r>
        <w:rPr>
          <w:rFonts w:ascii="Roboto" w:hAnsi="Roboto"/>
          <w:color w:val="51565E"/>
        </w:rPr>
        <w:t>Hibernate’s</w:t>
      </w:r>
      <w:proofErr w:type="spellEnd"/>
      <w:r>
        <w:rPr>
          <w:rFonts w:ascii="Roboto" w:hAnsi="Roboto"/>
          <w:color w:val="51565E"/>
        </w:rPr>
        <w:t xml:space="preserve"> database:</w:t>
      </w:r>
    </w:p>
    <w:p w14:paraId="4425DEE1" w14:textId="77777777" w:rsidR="00023A1C" w:rsidRDefault="00023A1C" w:rsidP="00023A1C">
      <w:pPr>
        <w:numPr>
          <w:ilvl w:val="0"/>
          <w:numId w:val="27"/>
        </w:numPr>
        <w:spacing w:before="100" w:beforeAutospacing="1" w:after="210" w:line="360" w:lineRule="atLeast"/>
        <w:ind w:left="1020"/>
        <w:rPr>
          <w:rFonts w:ascii="Roboto" w:hAnsi="Roboto"/>
          <w:color w:val="51565E"/>
        </w:rPr>
      </w:pPr>
      <w:r>
        <w:rPr>
          <w:rFonts w:ascii="Roboto" w:hAnsi="Roboto"/>
          <w:color w:val="51565E"/>
        </w:rPr>
        <w:t>Criteria API</w:t>
      </w:r>
    </w:p>
    <w:p w14:paraId="7BE438EC" w14:textId="77777777" w:rsidR="00023A1C" w:rsidRDefault="00023A1C" w:rsidP="00023A1C">
      <w:pPr>
        <w:numPr>
          <w:ilvl w:val="0"/>
          <w:numId w:val="27"/>
        </w:numPr>
        <w:spacing w:before="100" w:beforeAutospacing="1" w:after="210" w:line="360" w:lineRule="atLeast"/>
        <w:ind w:left="1020"/>
        <w:rPr>
          <w:rFonts w:ascii="Roboto" w:hAnsi="Roboto"/>
          <w:color w:val="51565E"/>
        </w:rPr>
      </w:pPr>
      <w:r>
        <w:rPr>
          <w:rFonts w:ascii="Roboto" w:hAnsi="Roboto"/>
          <w:color w:val="51565E"/>
        </w:rPr>
        <w:lastRenderedPageBreak/>
        <w:t>HQL</w:t>
      </w:r>
    </w:p>
    <w:p w14:paraId="7D68B81B" w14:textId="77777777" w:rsidR="00023A1C" w:rsidRDefault="00023A1C" w:rsidP="00023A1C">
      <w:pPr>
        <w:numPr>
          <w:ilvl w:val="0"/>
          <w:numId w:val="27"/>
        </w:numPr>
        <w:spacing w:before="100" w:beforeAutospacing="1" w:after="210" w:line="360" w:lineRule="atLeast"/>
        <w:ind w:left="1020"/>
        <w:rPr>
          <w:rFonts w:ascii="Roboto" w:hAnsi="Roboto"/>
          <w:color w:val="51565E"/>
        </w:rPr>
      </w:pPr>
      <w:r>
        <w:rPr>
          <w:rFonts w:ascii="Roboto" w:hAnsi="Roboto"/>
          <w:color w:val="51565E"/>
        </w:rPr>
        <w:t>The identifier</w:t>
      </w:r>
    </w:p>
    <w:p w14:paraId="356BE61C" w14:textId="77777777" w:rsidR="00023A1C" w:rsidRDefault="00023A1C" w:rsidP="00023A1C">
      <w:pPr>
        <w:numPr>
          <w:ilvl w:val="0"/>
          <w:numId w:val="27"/>
        </w:numPr>
        <w:spacing w:before="100" w:beforeAutospacing="1" w:after="210" w:line="360" w:lineRule="atLeast"/>
        <w:ind w:left="1020"/>
        <w:rPr>
          <w:rFonts w:ascii="Roboto" w:hAnsi="Roboto"/>
          <w:color w:val="51565E"/>
        </w:rPr>
      </w:pPr>
      <w:r>
        <w:rPr>
          <w:rFonts w:ascii="Roboto" w:hAnsi="Roboto"/>
          <w:color w:val="51565E"/>
        </w:rPr>
        <w:t>Standard SQL</w:t>
      </w:r>
    </w:p>
    <w:p w14:paraId="07679538"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47. How many ways can you disable </w:t>
      </w:r>
      <w:proofErr w:type="spellStart"/>
      <w:r>
        <w:rPr>
          <w:rFonts w:ascii="Roboto" w:hAnsi="Roboto"/>
          <w:b w:val="0"/>
          <w:bCs w:val="0"/>
          <w:color w:val="272C37"/>
        </w:rPr>
        <w:t>Hibernate’s</w:t>
      </w:r>
      <w:proofErr w:type="spellEnd"/>
      <w:r>
        <w:rPr>
          <w:rFonts w:ascii="Roboto" w:hAnsi="Roboto"/>
          <w:b w:val="0"/>
          <w:bCs w:val="0"/>
          <w:color w:val="272C37"/>
        </w:rPr>
        <w:t xml:space="preserve"> second-level cache?</w:t>
      </w:r>
    </w:p>
    <w:p w14:paraId="2BD43F0A"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There are three ways to disable the cache:</w:t>
      </w:r>
    </w:p>
    <w:p w14:paraId="0883373B" w14:textId="77777777" w:rsidR="00023A1C" w:rsidRDefault="00023A1C" w:rsidP="00023A1C">
      <w:pPr>
        <w:numPr>
          <w:ilvl w:val="0"/>
          <w:numId w:val="28"/>
        </w:numPr>
        <w:spacing w:before="100" w:beforeAutospacing="1" w:after="210" w:line="360" w:lineRule="atLeast"/>
        <w:ind w:left="1020"/>
        <w:rPr>
          <w:rFonts w:ascii="Roboto" w:hAnsi="Roboto"/>
          <w:color w:val="51565E"/>
        </w:rPr>
      </w:pPr>
      <w:r>
        <w:rPr>
          <w:rFonts w:ascii="Roboto" w:hAnsi="Roboto"/>
          <w:color w:val="51565E"/>
        </w:rPr>
        <w:t xml:space="preserve">By setting hibernate. cache. </w:t>
      </w:r>
      <w:proofErr w:type="spellStart"/>
      <w:r>
        <w:rPr>
          <w:rFonts w:ascii="Roboto" w:hAnsi="Roboto"/>
          <w:color w:val="51565E"/>
        </w:rPr>
        <w:t>use_second_level_cache</w:t>
      </w:r>
      <w:proofErr w:type="spellEnd"/>
      <w:r>
        <w:rPr>
          <w:rFonts w:ascii="Roboto" w:hAnsi="Roboto"/>
          <w:color w:val="51565E"/>
        </w:rPr>
        <w:t xml:space="preserve"> property to false</w:t>
      </w:r>
    </w:p>
    <w:p w14:paraId="2CEA88AF" w14:textId="77777777" w:rsidR="00023A1C" w:rsidRDefault="00023A1C" w:rsidP="00023A1C">
      <w:pPr>
        <w:numPr>
          <w:ilvl w:val="0"/>
          <w:numId w:val="28"/>
        </w:numPr>
        <w:spacing w:before="100" w:beforeAutospacing="1" w:after="210" w:line="360" w:lineRule="atLeast"/>
        <w:ind w:left="1020"/>
        <w:rPr>
          <w:rFonts w:ascii="Roboto" w:hAnsi="Roboto"/>
          <w:color w:val="51565E"/>
        </w:rPr>
      </w:pPr>
      <w:r>
        <w:rPr>
          <w:rFonts w:ascii="Roboto" w:hAnsi="Roboto"/>
          <w:color w:val="51565E"/>
        </w:rPr>
        <w:t>By using CACHEMODE.IGNORE</w:t>
      </w:r>
    </w:p>
    <w:p w14:paraId="3C8A6888" w14:textId="77777777" w:rsidR="00023A1C" w:rsidRDefault="00023A1C" w:rsidP="00023A1C">
      <w:pPr>
        <w:numPr>
          <w:ilvl w:val="0"/>
          <w:numId w:val="28"/>
        </w:numPr>
        <w:spacing w:before="100" w:beforeAutospacing="1" w:after="210" w:line="360" w:lineRule="atLeast"/>
        <w:ind w:left="1020"/>
        <w:rPr>
          <w:rFonts w:ascii="Roboto" w:hAnsi="Roboto"/>
          <w:color w:val="51565E"/>
        </w:rPr>
      </w:pPr>
      <w:r>
        <w:rPr>
          <w:rFonts w:ascii="Roboto" w:hAnsi="Roboto"/>
          <w:color w:val="51565E"/>
        </w:rPr>
        <w:t xml:space="preserve">Using a cache provider such as </w:t>
      </w:r>
      <w:proofErr w:type="spellStart"/>
      <w:proofErr w:type="gramStart"/>
      <w:r>
        <w:rPr>
          <w:rFonts w:ascii="Roboto" w:hAnsi="Roboto"/>
          <w:color w:val="51565E"/>
        </w:rPr>
        <w:t>org.hibernate</w:t>
      </w:r>
      <w:proofErr w:type="gramEnd"/>
      <w:r>
        <w:rPr>
          <w:rFonts w:ascii="Roboto" w:hAnsi="Roboto"/>
          <w:color w:val="51565E"/>
        </w:rPr>
        <w:t>.cache.NoCacheProvider</w:t>
      </w:r>
      <w:proofErr w:type="spellEnd"/>
    </w:p>
    <w:p w14:paraId="24D903C6"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48. Describe the differences between </w:t>
      </w:r>
      <w:proofErr w:type="spellStart"/>
      <w:r>
        <w:rPr>
          <w:rFonts w:ascii="Roboto" w:hAnsi="Roboto"/>
          <w:b w:val="0"/>
          <w:bCs w:val="0"/>
          <w:color w:val="272C37"/>
        </w:rPr>
        <w:t>Hibernate’s</w:t>
      </w:r>
      <w:proofErr w:type="spellEnd"/>
      <w:r>
        <w:rPr>
          <w:rFonts w:ascii="Roboto" w:hAnsi="Roboto"/>
          <w:b w:val="0"/>
          <w:bCs w:val="0"/>
          <w:color w:val="272C37"/>
        </w:rPr>
        <w:t xml:space="preserve"> transient, persistent, and detached states.</w:t>
      </w:r>
    </w:p>
    <w:p w14:paraId="347278A8"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Here </w:t>
      </w:r>
      <w:proofErr w:type="gramStart"/>
      <w:r>
        <w:rPr>
          <w:rFonts w:ascii="Roboto" w:hAnsi="Roboto"/>
          <w:color w:val="51565E"/>
        </w:rPr>
        <w:t>is</w:t>
      </w:r>
      <w:proofErr w:type="gramEnd"/>
      <w:r>
        <w:rPr>
          <w:rFonts w:ascii="Roboto" w:hAnsi="Roboto"/>
          <w:color w:val="51565E"/>
        </w:rPr>
        <w:t xml:space="preserve"> how the states differ:</w:t>
      </w:r>
    </w:p>
    <w:p w14:paraId="268B8193" w14:textId="77777777" w:rsidR="00023A1C" w:rsidRDefault="00023A1C" w:rsidP="00023A1C">
      <w:pPr>
        <w:numPr>
          <w:ilvl w:val="0"/>
          <w:numId w:val="29"/>
        </w:numPr>
        <w:spacing w:before="100" w:beforeAutospacing="1" w:after="210" w:line="360" w:lineRule="atLeast"/>
        <w:ind w:left="1020"/>
        <w:rPr>
          <w:rFonts w:ascii="Roboto" w:hAnsi="Roboto"/>
          <w:color w:val="51565E"/>
        </w:rPr>
      </w:pPr>
      <w:r>
        <w:rPr>
          <w:rFonts w:ascii="Roboto" w:hAnsi="Roboto"/>
          <w:color w:val="51565E"/>
        </w:rPr>
        <w:t>Transient. This state describes new objects that are created in Java but not associated with a Hibernate session.</w:t>
      </w:r>
    </w:p>
    <w:p w14:paraId="50F6B540" w14:textId="77777777" w:rsidR="00023A1C" w:rsidRDefault="00023A1C" w:rsidP="00023A1C">
      <w:pPr>
        <w:numPr>
          <w:ilvl w:val="0"/>
          <w:numId w:val="29"/>
        </w:numPr>
        <w:spacing w:before="100" w:beforeAutospacing="1" w:after="210" w:line="360" w:lineRule="atLeast"/>
        <w:ind w:left="1020"/>
        <w:rPr>
          <w:rFonts w:ascii="Roboto" w:hAnsi="Roboto"/>
          <w:color w:val="51565E"/>
        </w:rPr>
      </w:pPr>
      <w:r>
        <w:rPr>
          <w:rFonts w:ascii="Roboto" w:hAnsi="Roboto"/>
          <w:color w:val="51565E"/>
        </w:rPr>
        <w:t>Persistent. This state describes objects associated with a Hibernate session.</w:t>
      </w:r>
    </w:p>
    <w:p w14:paraId="239431B7" w14:textId="77777777" w:rsidR="00023A1C" w:rsidRDefault="00023A1C" w:rsidP="00023A1C">
      <w:pPr>
        <w:numPr>
          <w:ilvl w:val="0"/>
          <w:numId w:val="29"/>
        </w:numPr>
        <w:spacing w:before="100" w:beforeAutospacing="1" w:after="210" w:line="360" w:lineRule="atLeast"/>
        <w:ind w:left="1020"/>
        <w:rPr>
          <w:rFonts w:ascii="Roboto" w:hAnsi="Roboto"/>
          <w:color w:val="51565E"/>
        </w:rPr>
      </w:pPr>
      <w:r>
        <w:rPr>
          <w:rFonts w:ascii="Roboto" w:hAnsi="Roboto"/>
          <w:color w:val="51565E"/>
        </w:rPr>
        <w:t xml:space="preserve">Detached. This state describes an object that was formerly Persistent and associated with a Hibernate session. Developers can reattach the object to a Hibernate session by using either </w:t>
      </w:r>
      <w:proofErr w:type="gramStart"/>
      <w:r>
        <w:rPr>
          <w:rFonts w:ascii="Roboto" w:hAnsi="Roboto"/>
          <w:color w:val="51565E"/>
        </w:rPr>
        <w:t>update(</w:t>
      </w:r>
      <w:proofErr w:type="gramEnd"/>
      <w:r>
        <w:rPr>
          <w:rFonts w:ascii="Roboto" w:hAnsi="Roboto"/>
          <w:color w:val="51565E"/>
        </w:rPr>
        <w:t xml:space="preserve">) or </w:t>
      </w:r>
      <w:proofErr w:type="spellStart"/>
      <w:r>
        <w:rPr>
          <w:rFonts w:ascii="Roboto" w:hAnsi="Roboto"/>
          <w:color w:val="51565E"/>
        </w:rPr>
        <w:t>saveOrUpdate</w:t>
      </w:r>
      <w:proofErr w:type="spellEnd"/>
      <w:r>
        <w:rPr>
          <w:rFonts w:ascii="Roboto" w:hAnsi="Roboto"/>
          <w:color w:val="51565E"/>
        </w:rPr>
        <w:t>().</w:t>
      </w:r>
    </w:p>
    <w:p w14:paraId="07440EAD"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49. What happens when the no-</w:t>
      </w:r>
      <w:proofErr w:type="spellStart"/>
      <w:r>
        <w:rPr>
          <w:rFonts w:ascii="Roboto" w:hAnsi="Roboto"/>
          <w:b w:val="0"/>
          <w:bCs w:val="0"/>
          <w:color w:val="272C37"/>
        </w:rPr>
        <w:t>args</w:t>
      </w:r>
      <w:proofErr w:type="spellEnd"/>
      <w:r>
        <w:rPr>
          <w:rFonts w:ascii="Roboto" w:hAnsi="Roboto"/>
          <w:b w:val="0"/>
          <w:bCs w:val="0"/>
          <w:color w:val="272C37"/>
        </w:rPr>
        <w:t xml:space="preserve"> constructor is absent in the Entity bean?  </w:t>
      </w:r>
    </w:p>
    <w:p w14:paraId="58F3CA7A"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If the no-</w:t>
      </w:r>
      <w:proofErr w:type="spellStart"/>
      <w:r>
        <w:rPr>
          <w:rFonts w:ascii="Roboto" w:hAnsi="Roboto"/>
          <w:color w:val="51565E"/>
        </w:rPr>
        <w:t>args</w:t>
      </w:r>
      <w:proofErr w:type="spellEnd"/>
      <w:r>
        <w:rPr>
          <w:rFonts w:ascii="Roboto" w:hAnsi="Roboto"/>
          <w:color w:val="51565E"/>
        </w:rPr>
        <w:t xml:space="preserve"> constructor is absent in the Entity bean, </w:t>
      </w:r>
      <w:proofErr w:type="gramStart"/>
      <w:r>
        <w:rPr>
          <w:rFonts w:ascii="Roboto" w:hAnsi="Roboto"/>
          <w:color w:val="51565E"/>
        </w:rPr>
        <w:t>Hibernate</w:t>
      </w:r>
      <w:proofErr w:type="gramEnd"/>
      <w:r>
        <w:rPr>
          <w:rFonts w:ascii="Roboto" w:hAnsi="Roboto"/>
          <w:color w:val="51565E"/>
        </w:rPr>
        <w:t xml:space="preserve"> cannot instantiate the object and throw an exception. Therefore, it is always recommended to have a no-</w:t>
      </w:r>
      <w:proofErr w:type="spellStart"/>
      <w:r>
        <w:rPr>
          <w:rFonts w:ascii="Roboto" w:hAnsi="Roboto"/>
          <w:color w:val="51565E"/>
        </w:rPr>
        <w:t>args</w:t>
      </w:r>
      <w:proofErr w:type="spellEnd"/>
      <w:r>
        <w:rPr>
          <w:rFonts w:ascii="Roboto" w:hAnsi="Roboto"/>
          <w:color w:val="51565E"/>
        </w:rPr>
        <w:t xml:space="preserve"> constructor in the Entity bean for Hibernate to work properly.</w:t>
      </w:r>
    </w:p>
    <w:p w14:paraId="1BAB9D0A"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50. Can we declare the Entity class final? </w:t>
      </w:r>
    </w:p>
    <w:p w14:paraId="21B43FA2"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No, the Entity class cannot be declared final, as Hibernate uses runtime proxies to enhance the class for persistence. Therefore, a final class cannot be subclassed and thus cannot be proxied. </w:t>
      </w:r>
    </w:p>
    <w:p w14:paraId="1AF9E9C5"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51. Explain Query Cache </w:t>
      </w:r>
    </w:p>
    <w:p w14:paraId="0089DBB9"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Query Cache is a second-level cache that stores the results of a query so that they can be reused later. It improves performance by avoiding multiple times hitting the database for the same Query. </w:t>
      </w:r>
    </w:p>
    <w:p w14:paraId="43BF01AD"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52. Can you say something about the N+1 SELECT problem in Hibernate? </w:t>
      </w:r>
    </w:p>
    <w:p w14:paraId="11B02FE8"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N+1 SELECT problem in Hibernate refers to a single SELECT statement being executed to retrieve the parent object. Then N SELECT statements are executed to retrieve the child objects, resulting in poor performance. </w:t>
      </w:r>
    </w:p>
    <w:p w14:paraId="2F2A7EFF"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53. How to solve the N+1 SELECT problem in Hibernate? </w:t>
      </w:r>
    </w:p>
    <w:p w14:paraId="0C56BA75"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N+1 SELECT problem can be solved using fetching strategies such as eager loading, lazy loading, or batch fetching. Another solution is to use the JOIN FETCH clause in your HQL or JPQL Query. </w:t>
      </w:r>
    </w:p>
    <w:p w14:paraId="763BC85B"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54. What is a Single Table Strategy? </w:t>
      </w:r>
    </w:p>
    <w:p w14:paraId="6E82518D"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Single Table Strategy maps multiple classes that inherit from a single root class to a single table in the database. Each row in the table represents an instance of one of the classes in the hierarchy. </w:t>
      </w:r>
    </w:p>
    <w:p w14:paraId="187F903A" w14:textId="77777777" w:rsidR="00023A1C" w:rsidRDefault="00023A1C" w:rsidP="00023A1C">
      <w:pPr>
        <w:pStyle w:val="Heading2"/>
        <w:shd w:val="clear" w:color="auto" w:fill="F8FBFF"/>
        <w:spacing w:before="0" w:line="375" w:lineRule="atLeast"/>
        <w:rPr>
          <w:rFonts w:ascii="Roboto" w:hAnsi="Roboto"/>
          <w:color w:val="272C37"/>
          <w:sz w:val="30"/>
          <w:szCs w:val="30"/>
        </w:rPr>
      </w:pPr>
      <w:r>
        <w:rPr>
          <w:rFonts w:ascii="Roboto" w:hAnsi="Roboto"/>
          <w:b/>
          <w:bCs/>
          <w:color w:val="272C37"/>
          <w:sz w:val="30"/>
          <w:szCs w:val="30"/>
        </w:rPr>
        <w:t>Become a Software Development Professional</w:t>
      </w:r>
    </w:p>
    <w:p w14:paraId="70CCBA3D" w14:textId="69B90391" w:rsidR="00023A1C" w:rsidRDefault="00023A1C" w:rsidP="00023A1C">
      <w:pPr>
        <w:numPr>
          <w:ilvl w:val="0"/>
          <w:numId w:val="30"/>
        </w:numPr>
        <w:shd w:val="clear" w:color="auto" w:fill="FFFFFF"/>
        <w:spacing w:before="100" w:beforeAutospacing="1" w:after="210" w:line="360" w:lineRule="atLeast"/>
        <w:rPr>
          <w:rFonts w:ascii="Roboto" w:hAnsi="Roboto"/>
          <w:color w:val="51565E"/>
          <w:sz w:val="24"/>
          <w:szCs w:val="24"/>
        </w:rPr>
      </w:pPr>
      <w:r>
        <w:rPr>
          <w:rFonts w:ascii="Roboto" w:hAnsi="Roboto"/>
          <w:noProof/>
          <w:color w:val="51565E"/>
        </w:rPr>
        <mc:AlternateContent>
          <mc:Choice Requires="wps">
            <w:drawing>
              <wp:inline distT="0" distB="0" distL="0" distR="0" wp14:anchorId="77F82DEF" wp14:editId="3BDB5E2F">
                <wp:extent cx="152400" cy="82550"/>
                <wp:effectExtent l="0" t="0" r="0" b="0"/>
                <wp:docPr id="991529849" name="Rectangle 7"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3704" id="Rectangle 7"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7911A6B3" w14:textId="77777777" w:rsidR="00023A1C" w:rsidRDefault="00023A1C" w:rsidP="00023A1C">
      <w:pPr>
        <w:pStyle w:val="Heading4"/>
        <w:shd w:val="clear" w:color="auto" w:fill="FFFFFF"/>
        <w:spacing w:before="120" w:beforeAutospacing="0" w:after="0" w:afterAutospacing="0" w:line="312" w:lineRule="atLeast"/>
        <w:ind w:left="720"/>
        <w:rPr>
          <w:rFonts w:ascii="Roboto" w:hAnsi="Roboto"/>
          <w:color w:val="272C37"/>
          <w:sz w:val="22"/>
          <w:szCs w:val="22"/>
        </w:rPr>
      </w:pPr>
      <w:r>
        <w:rPr>
          <w:rFonts w:ascii="Roboto" w:hAnsi="Roboto"/>
          <w:color w:val="272C37"/>
          <w:sz w:val="22"/>
          <w:szCs w:val="22"/>
        </w:rPr>
        <w:lastRenderedPageBreak/>
        <w:t>Full Stack Java Developer</w:t>
      </w:r>
    </w:p>
    <w:p w14:paraId="35351AA3" w14:textId="77777777" w:rsidR="00023A1C" w:rsidRDefault="00023A1C" w:rsidP="00023A1C">
      <w:pPr>
        <w:numPr>
          <w:ilvl w:val="1"/>
          <w:numId w:val="30"/>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Kickstart Full Stack Java Developer career with industry-aligned curriculum by experts</w:t>
      </w:r>
    </w:p>
    <w:p w14:paraId="514BB18F" w14:textId="77777777" w:rsidR="00023A1C" w:rsidRDefault="00023A1C" w:rsidP="00023A1C">
      <w:pPr>
        <w:numPr>
          <w:ilvl w:val="1"/>
          <w:numId w:val="30"/>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Hands-on practice through 20+ projects, assessments, and tests</w:t>
      </w:r>
    </w:p>
    <w:p w14:paraId="5FE7ACB0" w14:textId="77777777" w:rsidR="00023A1C" w:rsidRDefault="00023A1C" w:rsidP="00023A1C">
      <w:pPr>
        <w:shd w:val="clear" w:color="auto" w:fill="FFFFFF"/>
        <w:spacing w:beforeAutospacing="1" w:line="360" w:lineRule="atLeast"/>
        <w:ind w:left="720"/>
        <w:textAlignment w:val="center"/>
        <w:rPr>
          <w:rFonts w:ascii="Roboto" w:hAnsi="Roboto"/>
          <w:color w:val="51565E"/>
          <w:sz w:val="24"/>
          <w:szCs w:val="24"/>
        </w:rPr>
      </w:pPr>
      <w:r>
        <w:rPr>
          <w:rStyle w:val="months"/>
          <w:rFonts w:ascii="Roboto" w:hAnsi="Roboto"/>
          <w:color w:val="51565E"/>
          <w:sz w:val="15"/>
          <w:szCs w:val="15"/>
        </w:rPr>
        <w:t>6 months</w:t>
      </w:r>
    </w:p>
    <w:p w14:paraId="55D8D1CC" w14:textId="77777777" w:rsidR="00023A1C" w:rsidRDefault="00000000" w:rsidP="00023A1C">
      <w:pPr>
        <w:shd w:val="clear" w:color="auto" w:fill="FFFFFF"/>
        <w:spacing w:beforeAutospacing="1" w:line="360" w:lineRule="atLeast"/>
        <w:ind w:left="720"/>
        <w:jc w:val="right"/>
        <w:textAlignment w:val="center"/>
        <w:rPr>
          <w:rFonts w:ascii="Roboto" w:hAnsi="Roboto"/>
          <w:color w:val="51565E"/>
        </w:rPr>
      </w:pPr>
      <w:hyperlink r:id="rId297" w:history="1">
        <w:r w:rsidR="00023A1C">
          <w:rPr>
            <w:rStyle w:val="Hyperlink"/>
            <w:rFonts w:ascii="Roboto" w:hAnsi="Roboto"/>
            <w:b/>
            <w:bCs/>
            <w:color w:val="FFFFFF"/>
            <w:sz w:val="17"/>
            <w:szCs w:val="17"/>
            <w:shd w:val="clear" w:color="auto" w:fill="1179EF"/>
          </w:rPr>
          <w:t>View Program</w:t>
        </w:r>
      </w:hyperlink>
    </w:p>
    <w:p w14:paraId="79F57498" w14:textId="0AE04309" w:rsidR="00023A1C" w:rsidRDefault="00023A1C" w:rsidP="00023A1C">
      <w:pPr>
        <w:numPr>
          <w:ilvl w:val="0"/>
          <w:numId w:val="30"/>
        </w:numPr>
        <w:shd w:val="clear" w:color="auto" w:fill="FFFFFF"/>
        <w:spacing w:before="100" w:beforeAutospacing="1" w:after="210" w:line="360" w:lineRule="atLeast"/>
        <w:rPr>
          <w:rFonts w:ascii="Roboto" w:hAnsi="Roboto"/>
          <w:color w:val="51565E"/>
        </w:rPr>
      </w:pPr>
      <w:r>
        <w:rPr>
          <w:rFonts w:ascii="Roboto" w:hAnsi="Roboto"/>
          <w:noProof/>
          <w:color w:val="51565E"/>
        </w:rPr>
        <mc:AlternateContent>
          <mc:Choice Requires="wps">
            <w:drawing>
              <wp:inline distT="0" distB="0" distL="0" distR="0" wp14:anchorId="07073306" wp14:editId="249F35D0">
                <wp:extent cx="152400" cy="82550"/>
                <wp:effectExtent l="0" t="0" r="0" b="0"/>
                <wp:docPr id="395308866" name="Rectangle 6"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5F3A" id="Rectangle 6"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886E43A" w14:textId="77777777" w:rsidR="00023A1C" w:rsidRDefault="00023A1C" w:rsidP="00023A1C">
      <w:pPr>
        <w:pStyle w:val="Heading4"/>
        <w:shd w:val="clear" w:color="auto" w:fill="FFFFFF"/>
        <w:spacing w:before="120" w:beforeAutospacing="0" w:after="0" w:afterAutospacing="0" w:line="312" w:lineRule="atLeast"/>
        <w:ind w:left="720"/>
        <w:rPr>
          <w:rFonts w:ascii="Roboto" w:hAnsi="Roboto"/>
          <w:color w:val="272C37"/>
          <w:sz w:val="22"/>
          <w:szCs w:val="22"/>
        </w:rPr>
      </w:pPr>
      <w:r>
        <w:rPr>
          <w:rFonts w:ascii="Roboto" w:hAnsi="Roboto"/>
          <w:color w:val="272C37"/>
          <w:sz w:val="22"/>
          <w:szCs w:val="22"/>
        </w:rPr>
        <w:t>Full Stack Web Developer - MEAN Stack</w:t>
      </w:r>
    </w:p>
    <w:p w14:paraId="49EE6C65" w14:textId="77777777" w:rsidR="00023A1C" w:rsidRDefault="00023A1C" w:rsidP="00023A1C">
      <w:pPr>
        <w:numPr>
          <w:ilvl w:val="1"/>
          <w:numId w:val="30"/>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Comprehensive Blended Learning program</w:t>
      </w:r>
    </w:p>
    <w:p w14:paraId="5AC14B09" w14:textId="77777777" w:rsidR="00023A1C" w:rsidRDefault="00023A1C" w:rsidP="00023A1C">
      <w:pPr>
        <w:numPr>
          <w:ilvl w:val="1"/>
          <w:numId w:val="30"/>
        </w:numPr>
        <w:shd w:val="clear" w:color="auto" w:fill="FFFFFF"/>
        <w:spacing w:before="60" w:after="0" w:line="250" w:lineRule="atLeast"/>
        <w:rPr>
          <w:rFonts w:ascii="Roboto" w:hAnsi="Roboto"/>
          <w:color w:val="51565F"/>
          <w:sz w:val="16"/>
          <w:szCs w:val="16"/>
        </w:rPr>
      </w:pPr>
      <w:r>
        <w:rPr>
          <w:rFonts w:ascii="Roboto" w:hAnsi="Roboto"/>
          <w:color w:val="51565F"/>
          <w:sz w:val="16"/>
          <w:szCs w:val="16"/>
        </w:rPr>
        <w:t xml:space="preserve">8X higher interaction in live online classes conducted by industry </w:t>
      </w:r>
      <w:proofErr w:type="gramStart"/>
      <w:r>
        <w:rPr>
          <w:rFonts w:ascii="Roboto" w:hAnsi="Roboto"/>
          <w:color w:val="51565F"/>
          <w:sz w:val="16"/>
          <w:szCs w:val="16"/>
        </w:rPr>
        <w:t>experts</w:t>
      </w:r>
      <w:proofErr w:type="gramEnd"/>
    </w:p>
    <w:p w14:paraId="44688B22" w14:textId="77777777" w:rsidR="00023A1C" w:rsidRDefault="00023A1C" w:rsidP="00023A1C">
      <w:pPr>
        <w:shd w:val="clear" w:color="auto" w:fill="FFFFFF"/>
        <w:spacing w:beforeAutospacing="1" w:line="360" w:lineRule="atLeast"/>
        <w:ind w:left="720"/>
        <w:textAlignment w:val="center"/>
        <w:rPr>
          <w:rFonts w:ascii="Roboto" w:hAnsi="Roboto"/>
          <w:color w:val="51565E"/>
          <w:sz w:val="24"/>
          <w:szCs w:val="24"/>
        </w:rPr>
      </w:pPr>
      <w:r>
        <w:rPr>
          <w:rStyle w:val="months"/>
          <w:rFonts w:ascii="Roboto" w:hAnsi="Roboto"/>
          <w:color w:val="51565E"/>
          <w:sz w:val="15"/>
          <w:szCs w:val="15"/>
        </w:rPr>
        <w:t>11 months</w:t>
      </w:r>
    </w:p>
    <w:p w14:paraId="79AE82A5" w14:textId="77777777" w:rsidR="00023A1C" w:rsidRDefault="00000000" w:rsidP="00023A1C">
      <w:pPr>
        <w:shd w:val="clear" w:color="auto" w:fill="FFFFFF"/>
        <w:spacing w:beforeAutospacing="1" w:line="360" w:lineRule="atLeast"/>
        <w:ind w:left="720"/>
        <w:jc w:val="right"/>
        <w:textAlignment w:val="center"/>
        <w:rPr>
          <w:rFonts w:ascii="Roboto" w:hAnsi="Roboto"/>
          <w:color w:val="51565E"/>
        </w:rPr>
      </w:pPr>
      <w:hyperlink r:id="rId298" w:history="1">
        <w:r w:rsidR="00023A1C">
          <w:rPr>
            <w:rStyle w:val="Hyperlink"/>
            <w:rFonts w:ascii="Roboto" w:hAnsi="Roboto"/>
            <w:b/>
            <w:bCs/>
            <w:color w:val="FFFFFF"/>
            <w:sz w:val="17"/>
            <w:szCs w:val="17"/>
            <w:shd w:val="clear" w:color="auto" w:fill="1179EF"/>
          </w:rPr>
          <w:t>View Program</w:t>
        </w:r>
      </w:hyperlink>
    </w:p>
    <w:p w14:paraId="36D6F857" w14:textId="77777777" w:rsidR="00023A1C" w:rsidRDefault="00023A1C" w:rsidP="00023A1C">
      <w:pPr>
        <w:shd w:val="clear" w:color="auto" w:fill="F8FBFF"/>
        <w:spacing w:line="240" w:lineRule="auto"/>
        <w:jc w:val="center"/>
        <w:rPr>
          <w:rFonts w:ascii="Roboto" w:hAnsi="Roboto"/>
        </w:rPr>
      </w:pPr>
      <w:r>
        <w:rPr>
          <w:rFonts w:ascii="Roboto" w:hAnsi="Roboto"/>
          <w:color w:val="000000"/>
          <w:sz w:val="18"/>
          <w:szCs w:val="18"/>
        </w:rPr>
        <w:t xml:space="preserve">Not sure what you’re looking </w:t>
      </w:r>
      <w:proofErr w:type="spellStart"/>
      <w:r>
        <w:rPr>
          <w:rFonts w:ascii="Roboto" w:hAnsi="Roboto"/>
          <w:color w:val="000000"/>
          <w:sz w:val="18"/>
          <w:szCs w:val="18"/>
        </w:rPr>
        <w:t>for?</w:t>
      </w:r>
      <w:hyperlink r:id="rId299" w:tgtFrame="_blank" w:history="1">
        <w:r>
          <w:rPr>
            <w:rStyle w:val="Hyperlink"/>
            <w:rFonts w:ascii="Roboto" w:hAnsi="Roboto"/>
            <w:color w:val="118AEF"/>
            <w:sz w:val="18"/>
            <w:szCs w:val="18"/>
            <w:bdr w:val="single" w:sz="6" w:space="0" w:color="118AEF" w:frame="1"/>
          </w:rPr>
          <w:t>View</w:t>
        </w:r>
        <w:proofErr w:type="spellEnd"/>
        <w:r>
          <w:rPr>
            <w:rStyle w:val="Hyperlink"/>
            <w:rFonts w:ascii="Roboto" w:hAnsi="Roboto"/>
            <w:color w:val="118AEF"/>
            <w:sz w:val="18"/>
            <w:szCs w:val="18"/>
            <w:bdr w:val="single" w:sz="6" w:space="0" w:color="118AEF" w:frame="1"/>
          </w:rPr>
          <w:t xml:space="preserve"> all Related Programs</w:t>
        </w:r>
      </w:hyperlink>
    </w:p>
    <w:p w14:paraId="7001F9F1"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55. Can you say something about the Table Per Class Strategy? </w:t>
      </w:r>
    </w:p>
    <w:p w14:paraId="16DE98AD"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The Table Per Class Strategy maps classes in an inheritance hierarchy to separate tables in the database. Each class in the hierarchy has its table, and the data for that class is stored in the corresponding table. </w:t>
      </w:r>
    </w:p>
    <w:p w14:paraId="7493DDB7"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56. Can you say something about Named SQL Query? </w:t>
      </w:r>
    </w:p>
    <w:p w14:paraId="67ADB083"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Named SQL Query is a feature in Hibernate that allows you to define a named query and reuse it throughout your application. It is defined in the mapping file or by using the @NamedQuery annotation. </w:t>
      </w:r>
    </w:p>
    <w:p w14:paraId="0D597553" w14:textId="77777777" w:rsidR="00023A1C" w:rsidRDefault="00023A1C" w:rsidP="00023A1C">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57. What are the benefits of </w:t>
      </w:r>
      <w:proofErr w:type="spellStart"/>
      <w:r>
        <w:rPr>
          <w:rFonts w:ascii="Roboto" w:hAnsi="Roboto"/>
          <w:b w:val="0"/>
          <w:bCs w:val="0"/>
          <w:color w:val="272C37"/>
        </w:rPr>
        <w:t>NamedQuery</w:t>
      </w:r>
      <w:proofErr w:type="spellEnd"/>
      <w:r>
        <w:rPr>
          <w:rFonts w:ascii="Roboto" w:hAnsi="Roboto"/>
          <w:b w:val="0"/>
          <w:bCs w:val="0"/>
          <w:color w:val="272C37"/>
        </w:rPr>
        <w:t>? </w:t>
      </w:r>
    </w:p>
    <w:p w14:paraId="3BF69B90" w14:textId="77777777" w:rsidR="00023A1C" w:rsidRDefault="00023A1C" w:rsidP="00023A1C">
      <w:pPr>
        <w:pStyle w:val="NormalWeb"/>
        <w:spacing w:before="0" w:beforeAutospacing="0" w:after="390" w:afterAutospacing="0" w:line="390" w:lineRule="atLeast"/>
        <w:rPr>
          <w:rFonts w:ascii="Roboto" w:hAnsi="Roboto"/>
          <w:color w:val="51565E"/>
        </w:rPr>
      </w:pPr>
      <w:r>
        <w:rPr>
          <w:rFonts w:ascii="Roboto" w:hAnsi="Roboto"/>
          <w:color w:val="51565E"/>
        </w:rPr>
        <w:t xml:space="preserve">The benefits of </w:t>
      </w:r>
      <w:proofErr w:type="spellStart"/>
      <w:r>
        <w:rPr>
          <w:rFonts w:ascii="Roboto" w:hAnsi="Roboto"/>
          <w:color w:val="51565E"/>
        </w:rPr>
        <w:t>NamedQuery</w:t>
      </w:r>
      <w:proofErr w:type="spellEnd"/>
      <w:r>
        <w:rPr>
          <w:rFonts w:ascii="Roboto" w:hAnsi="Roboto"/>
          <w:color w:val="51565E"/>
        </w:rPr>
        <w:t xml:space="preserve"> include the following:</w:t>
      </w:r>
    </w:p>
    <w:p w14:paraId="7EBAB5CE" w14:textId="77777777" w:rsidR="00023A1C" w:rsidRDefault="00023A1C" w:rsidP="00023A1C">
      <w:pPr>
        <w:numPr>
          <w:ilvl w:val="0"/>
          <w:numId w:val="31"/>
        </w:numPr>
        <w:spacing w:before="100" w:beforeAutospacing="1" w:after="210" w:line="360" w:lineRule="atLeast"/>
        <w:ind w:left="1020"/>
        <w:rPr>
          <w:rFonts w:ascii="Roboto" w:hAnsi="Roboto"/>
          <w:color w:val="51565E"/>
        </w:rPr>
      </w:pPr>
      <w:r>
        <w:rPr>
          <w:rFonts w:ascii="Roboto" w:hAnsi="Roboto"/>
          <w:color w:val="51565E"/>
        </w:rPr>
        <w:t>Improved code maintainability and readability.</w:t>
      </w:r>
    </w:p>
    <w:p w14:paraId="5BDD9F83" w14:textId="77777777" w:rsidR="00023A1C" w:rsidRDefault="00023A1C" w:rsidP="00023A1C">
      <w:pPr>
        <w:numPr>
          <w:ilvl w:val="0"/>
          <w:numId w:val="31"/>
        </w:numPr>
        <w:spacing w:before="100" w:beforeAutospacing="1" w:after="210" w:line="360" w:lineRule="atLeast"/>
        <w:ind w:left="1020"/>
        <w:rPr>
          <w:rFonts w:ascii="Roboto" w:hAnsi="Roboto"/>
          <w:color w:val="51565E"/>
        </w:rPr>
      </w:pPr>
      <w:r>
        <w:rPr>
          <w:rFonts w:ascii="Roboto" w:hAnsi="Roboto"/>
          <w:color w:val="51565E"/>
        </w:rPr>
        <w:lastRenderedPageBreak/>
        <w:t>Reduced code duplication.</w:t>
      </w:r>
    </w:p>
    <w:p w14:paraId="603D5235" w14:textId="77777777" w:rsidR="00023A1C" w:rsidRDefault="00023A1C" w:rsidP="00023A1C">
      <w:pPr>
        <w:numPr>
          <w:ilvl w:val="0"/>
          <w:numId w:val="31"/>
        </w:numPr>
        <w:spacing w:before="100" w:beforeAutospacing="1" w:after="210" w:line="360" w:lineRule="atLeast"/>
        <w:ind w:left="1020"/>
        <w:rPr>
          <w:rFonts w:ascii="Roboto" w:hAnsi="Roboto"/>
          <w:color w:val="51565E"/>
        </w:rPr>
      </w:pPr>
      <w:r>
        <w:rPr>
          <w:rFonts w:ascii="Roboto" w:hAnsi="Roboto"/>
          <w:color w:val="51565E"/>
        </w:rPr>
        <w:t>Ability to easily change the Query without affecting its code.</w:t>
      </w:r>
    </w:p>
    <w:p w14:paraId="34AF4F98" w14:textId="448D4BAA" w:rsidR="005735E2" w:rsidRDefault="00023A1C" w:rsidP="005735E2">
      <w:pPr>
        <w:pStyle w:val="NormalWeb"/>
        <w:spacing w:before="0" w:beforeAutospacing="0" w:after="390" w:afterAutospacing="0" w:line="390" w:lineRule="atLeast"/>
        <w:rPr>
          <w:rFonts w:ascii="Roboto" w:hAnsi="Roboto"/>
          <w:color w:val="51565E"/>
        </w:rPr>
      </w:pPr>
      <w:r>
        <w:rPr>
          <w:rFonts w:ascii="Roboto" w:hAnsi="Roboto"/>
          <w:color w:val="51565E"/>
        </w:rPr>
        <w:t>It also improves performance when the same Query is used multiple times by caching the query results.</w:t>
      </w:r>
    </w:p>
    <w:p w14:paraId="62186D72" w14:textId="2DC6E473" w:rsidR="005735E2" w:rsidRPr="005735E2" w:rsidRDefault="005735E2" w:rsidP="005735E2">
      <w:pPr>
        <w:pStyle w:val="NormalWeb"/>
        <w:pBdr>
          <w:top w:val="double" w:sz="6" w:space="1" w:color="auto"/>
          <w:bottom w:val="double" w:sz="6" w:space="1" w:color="auto"/>
        </w:pBdr>
        <w:spacing w:before="0" w:beforeAutospacing="0" w:after="390" w:afterAutospacing="0" w:line="390" w:lineRule="atLeast"/>
        <w:jc w:val="center"/>
        <w:rPr>
          <w:rFonts w:ascii="Roboto" w:hAnsi="Roboto"/>
          <w:b/>
          <w:bCs/>
          <w:color w:val="51565E"/>
          <w:sz w:val="40"/>
          <w:szCs w:val="40"/>
        </w:rPr>
      </w:pPr>
      <w:r w:rsidRPr="005735E2">
        <w:rPr>
          <w:rFonts w:ascii="Roboto" w:hAnsi="Roboto"/>
          <w:b/>
          <w:bCs/>
          <w:color w:val="51565E"/>
          <w:sz w:val="40"/>
          <w:szCs w:val="40"/>
        </w:rPr>
        <w:t>SPRING MVC</w:t>
      </w:r>
    </w:p>
    <w:p w14:paraId="6F4A540F"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1) What is MVC?</w:t>
      </w:r>
    </w:p>
    <w:p w14:paraId="1187C800"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MVC (Model-View-Controller) is a software architectural design pattern. It separates the functionality of an application into three interconnected parts - Model, View, and Controller. This approach facilitates the reusability of the code and parallel development.</w:t>
      </w:r>
    </w:p>
    <w:p w14:paraId="211067EB"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04443C">
          <v:rect id="_x0000_i1025" style="width:0;height:.75pt" o:hrstd="t" o:hrnoshade="t" o:hr="t" fillcolor="#d4d4d4" stroked="f"/>
        </w:pict>
      </w:r>
    </w:p>
    <w:p w14:paraId="0D6F5387"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2) What is Spring MVC?</w:t>
      </w:r>
    </w:p>
    <w:p w14:paraId="02E41B84"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A Spring MVC is a Java Framework which is used to develop dynamic web applications. It implements all the basic features of a core spring framework like Inversion of Control and Dependency Injection. It follows the Model-View-Controller design pattern.</w:t>
      </w:r>
    </w:p>
    <w:p w14:paraId="040056A5" w14:textId="1E5DEC04" w:rsidR="005735E2" w:rsidRPr="005735E2" w:rsidRDefault="005735E2" w:rsidP="005735E2">
      <w:pPr>
        <w:spacing w:after="0" w:line="240" w:lineRule="auto"/>
        <w:rPr>
          <w:rFonts w:ascii="Times New Roman" w:eastAsia="Times New Roman" w:hAnsi="Times New Roman" w:cs="Times New Roman"/>
          <w:kern w:val="0"/>
          <w:sz w:val="24"/>
          <w:szCs w:val="24"/>
          <w14:ligatures w14:val="none"/>
        </w:rPr>
      </w:pPr>
      <w:r w:rsidRPr="005735E2">
        <w:rPr>
          <w:rFonts w:ascii="Times New Roman" w:eastAsia="Times New Roman" w:hAnsi="Times New Roman" w:cs="Times New Roman"/>
          <w:noProof/>
          <w:kern w:val="0"/>
          <w:sz w:val="24"/>
          <w:szCs w:val="24"/>
          <w14:ligatures w14:val="none"/>
        </w:rPr>
        <w:drawing>
          <wp:inline distT="0" distB="0" distL="0" distR="0" wp14:anchorId="21BA88A4" wp14:editId="187A13FF">
            <wp:extent cx="4197350" cy="2101850"/>
            <wp:effectExtent l="0" t="0" r="0" b="0"/>
            <wp:docPr id="1482699988" name="Picture 1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MVC Tutorial"/>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197350" cy="2101850"/>
                    </a:xfrm>
                    <a:prstGeom prst="rect">
                      <a:avLst/>
                    </a:prstGeom>
                    <a:noFill/>
                    <a:ln>
                      <a:noFill/>
                    </a:ln>
                  </pic:spPr>
                </pic:pic>
              </a:graphicData>
            </a:graphic>
          </wp:inline>
        </w:drawing>
      </w:r>
    </w:p>
    <w:p w14:paraId="1C08BA8F"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Here,</w:t>
      </w:r>
    </w:p>
    <w:p w14:paraId="15E9B66A" w14:textId="77777777" w:rsidR="005735E2" w:rsidRPr="005735E2" w:rsidRDefault="005735E2" w:rsidP="005735E2">
      <w:pPr>
        <w:numPr>
          <w:ilvl w:val="0"/>
          <w:numId w:val="3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Model</w:t>
      </w:r>
      <w:r w:rsidRPr="005735E2">
        <w:rPr>
          <w:rFonts w:ascii="Segoe UI" w:eastAsia="Times New Roman" w:hAnsi="Segoe UI" w:cs="Segoe UI"/>
          <w:color w:val="000000"/>
          <w:kern w:val="0"/>
          <w:sz w:val="24"/>
          <w:szCs w:val="24"/>
          <w14:ligatures w14:val="none"/>
        </w:rPr>
        <w:t> - A model contains the data of the application. Data can be a single object or a collection of objects.</w:t>
      </w:r>
    </w:p>
    <w:p w14:paraId="4207CD1F" w14:textId="77777777" w:rsidR="005735E2" w:rsidRPr="005735E2" w:rsidRDefault="005735E2" w:rsidP="005735E2">
      <w:pPr>
        <w:numPr>
          <w:ilvl w:val="0"/>
          <w:numId w:val="3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lastRenderedPageBreak/>
        <w:t>Controller</w:t>
      </w:r>
      <w:r w:rsidRPr="005735E2">
        <w:rPr>
          <w:rFonts w:ascii="Segoe UI" w:eastAsia="Times New Roman" w:hAnsi="Segoe UI" w:cs="Segoe UI"/>
          <w:color w:val="000000"/>
          <w:kern w:val="0"/>
          <w:sz w:val="24"/>
          <w:szCs w:val="24"/>
          <w14:ligatures w14:val="none"/>
        </w:rPr>
        <w:t> - A controller contains the business logic of an application. Here, the @Controller annotation is used to mark the class as the controller.</w:t>
      </w:r>
    </w:p>
    <w:p w14:paraId="405500D5" w14:textId="77777777" w:rsidR="005735E2" w:rsidRPr="005735E2" w:rsidRDefault="005735E2" w:rsidP="005735E2">
      <w:pPr>
        <w:numPr>
          <w:ilvl w:val="0"/>
          <w:numId w:val="32"/>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View</w:t>
      </w:r>
      <w:r w:rsidRPr="005735E2">
        <w:rPr>
          <w:rFonts w:ascii="Segoe UI" w:eastAsia="Times New Roman" w:hAnsi="Segoe UI" w:cs="Segoe UI"/>
          <w:color w:val="000000"/>
          <w:kern w:val="0"/>
          <w:sz w:val="24"/>
          <w:szCs w:val="24"/>
          <w14:ligatures w14:val="none"/>
        </w:rPr>
        <w:t xml:space="preserve"> - A view represents the provided information in a particular format. So, we can create a view page by using view technologies like JSP+JSTL, Apache Velocity, Thymeleaf, and </w:t>
      </w:r>
      <w:proofErr w:type="spellStart"/>
      <w:r w:rsidRPr="005735E2">
        <w:rPr>
          <w:rFonts w:ascii="Segoe UI" w:eastAsia="Times New Roman" w:hAnsi="Segoe UI" w:cs="Segoe UI"/>
          <w:color w:val="000000"/>
          <w:kern w:val="0"/>
          <w:sz w:val="24"/>
          <w:szCs w:val="24"/>
          <w14:ligatures w14:val="none"/>
        </w:rPr>
        <w:t>FreeMarker</w:t>
      </w:r>
      <w:proofErr w:type="spellEnd"/>
      <w:r w:rsidRPr="005735E2">
        <w:rPr>
          <w:rFonts w:ascii="Segoe UI" w:eastAsia="Times New Roman" w:hAnsi="Segoe UI" w:cs="Segoe UI"/>
          <w:color w:val="000000"/>
          <w:kern w:val="0"/>
          <w:sz w:val="24"/>
          <w:szCs w:val="24"/>
          <w14:ligatures w14:val="none"/>
        </w:rPr>
        <w:t>.</w:t>
      </w:r>
    </w:p>
    <w:p w14:paraId="180DB004"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C18C310">
          <v:rect id="_x0000_i1026" style="width:0;height:.75pt" o:hrstd="t" o:hrnoshade="t" o:hr="t" fillcolor="#d4d4d4" stroked="f"/>
        </w:pict>
      </w:r>
    </w:p>
    <w:p w14:paraId="60264B9D"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3) What is the front controller of Spring MVC?</w:t>
      </w:r>
    </w:p>
    <w:p w14:paraId="382FAEC9"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front controller is a </w:t>
      </w:r>
      <w:r w:rsidRPr="005735E2">
        <w:rPr>
          <w:rFonts w:ascii="Segoe UI" w:eastAsia="Times New Roman" w:hAnsi="Segoe UI" w:cs="Segoe UI"/>
          <w:b/>
          <w:bCs/>
          <w:color w:val="333333"/>
          <w:kern w:val="0"/>
          <w:sz w:val="24"/>
          <w:szCs w:val="24"/>
          <w14:ligatures w14:val="none"/>
        </w:rPr>
        <w:t>DispatcherServlet</w:t>
      </w:r>
      <w:r w:rsidRPr="005735E2">
        <w:rPr>
          <w:rFonts w:ascii="Segoe UI" w:eastAsia="Times New Roman" w:hAnsi="Segoe UI" w:cs="Segoe UI"/>
          <w:color w:val="333333"/>
          <w:kern w:val="0"/>
          <w:sz w:val="24"/>
          <w:szCs w:val="24"/>
          <w14:ligatures w14:val="none"/>
        </w:rPr>
        <w:t> class present in </w:t>
      </w:r>
      <w:proofErr w:type="spellStart"/>
      <w:proofErr w:type="gramStart"/>
      <w:r w:rsidRPr="005735E2">
        <w:rPr>
          <w:rFonts w:ascii="Segoe UI" w:eastAsia="Times New Roman" w:hAnsi="Segoe UI" w:cs="Segoe UI"/>
          <w:b/>
          <w:bCs/>
          <w:color w:val="333333"/>
          <w:kern w:val="0"/>
          <w:sz w:val="24"/>
          <w:szCs w:val="24"/>
          <w14:ligatures w14:val="none"/>
        </w:rPr>
        <w:t>org.springframework.web.servlet</w:t>
      </w:r>
      <w:proofErr w:type="spellEnd"/>
      <w:proofErr w:type="gramEnd"/>
      <w:r w:rsidRPr="005735E2">
        <w:rPr>
          <w:rFonts w:ascii="Segoe UI" w:eastAsia="Times New Roman" w:hAnsi="Segoe UI" w:cs="Segoe UI"/>
          <w:color w:val="333333"/>
          <w:kern w:val="0"/>
          <w:sz w:val="24"/>
          <w:szCs w:val="24"/>
          <w14:ligatures w14:val="none"/>
        </w:rPr>
        <w:t> package. It dispatches the request to the appropriate controller and manages the flow of the application. It is required to specify the </w:t>
      </w:r>
      <w:r w:rsidRPr="005735E2">
        <w:rPr>
          <w:rFonts w:ascii="Segoe UI" w:eastAsia="Times New Roman" w:hAnsi="Segoe UI" w:cs="Segoe UI"/>
          <w:b/>
          <w:bCs/>
          <w:color w:val="333333"/>
          <w:kern w:val="0"/>
          <w:sz w:val="24"/>
          <w:szCs w:val="24"/>
          <w14:ligatures w14:val="none"/>
        </w:rPr>
        <w:t>DispatcherServlet</w:t>
      </w:r>
      <w:r w:rsidRPr="005735E2">
        <w:rPr>
          <w:rFonts w:ascii="Segoe UI" w:eastAsia="Times New Roman" w:hAnsi="Segoe UI" w:cs="Segoe UI"/>
          <w:color w:val="333333"/>
          <w:kern w:val="0"/>
          <w:sz w:val="24"/>
          <w:szCs w:val="24"/>
          <w14:ligatures w14:val="none"/>
        </w:rPr>
        <w:t> class in the web.xml file.</w:t>
      </w:r>
    </w:p>
    <w:p w14:paraId="18512C50"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CFFFB3B">
          <v:rect id="_x0000_i1027" style="width:0;height:.75pt" o:hrstd="t" o:hrnoshade="t" o:hr="t" fillcolor="#d4d4d4" stroked="f"/>
        </w:pict>
      </w:r>
    </w:p>
    <w:p w14:paraId="7D1DC3FD"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4) Explain the flow of Spring MVC?</w:t>
      </w:r>
    </w:p>
    <w:p w14:paraId="79F4B353" w14:textId="20ADE3BD" w:rsidR="005735E2" w:rsidRPr="005735E2" w:rsidRDefault="005735E2" w:rsidP="005735E2">
      <w:pPr>
        <w:spacing w:after="0" w:line="240" w:lineRule="auto"/>
        <w:rPr>
          <w:rFonts w:ascii="Times New Roman" w:eastAsia="Times New Roman" w:hAnsi="Times New Roman" w:cs="Times New Roman"/>
          <w:kern w:val="0"/>
          <w:sz w:val="24"/>
          <w:szCs w:val="24"/>
          <w14:ligatures w14:val="none"/>
        </w:rPr>
      </w:pPr>
      <w:r w:rsidRPr="005735E2">
        <w:rPr>
          <w:rFonts w:ascii="Times New Roman" w:eastAsia="Times New Roman" w:hAnsi="Times New Roman" w:cs="Times New Roman"/>
          <w:noProof/>
          <w:kern w:val="0"/>
          <w:sz w:val="24"/>
          <w:szCs w:val="24"/>
          <w14:ligatures w14:val="none"/>
        </w:rPr>
        <w:drawing>
          <wp:inline distT="0" distB="0" distL="0" distR="0" wp14:anchorId="7355C5AC" wp14:editId="6A78359E">
            <wp:extent cx="5734050" cy="3549650"/>
            <wp:effectExtent l="0" t="0" r="0" b="0"/>
            <wp:docPr id="2048687303" name="Picture 1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Tutorial"/>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734050" cy="3549650"/>
                    </a:xfrm>
                    <a:prstGeom prst="rect">
                      <a:avLst/>
                    </a:prstGeom>
                    <a:noFill/>
                    <a:ln>
                      <a:noFill/>
                    </a:ln>
                  </pic:spPr>
                </pic:pic>
              </a:graphicData>
            </a:graphic>
          </wp:inline>
        </w:drawing>
      </w:r>
    </w:p>
    <w:p w14:paraId="3B905F14" w14:textId="77777777" w:rsidR="005735E2" w:rsidRPr="005735E2" w:rsidRDefault="005735E2" w:rsidP="005735E2">
      <w:pPr>
        <w:numPr>
          <w:ilvl w:val="0"/>
          <w:numId w:val="3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14:ligatures w14:val="none"/>
        </w:rPr>
        <w:t>Once the request has been generated, it intercepted by the DispatcherServlet that works as the front controller.</w:t>
      </w:r>
    </w:p>
    <w:p w14:paraId="2C9C59B5" w14:textId="77777777" w:rsidR="005735E2" w:rsidRPr="005735E2" w:rsidRDefault="005735E2" w:rsidP="005735E2">
      <w:pPr>
        <w:numPr>
          <w:ilvl w:val="0"/>
          <w:numId w:val="3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14:ligatures w14:val="none"/>
        </w:rPr>
        <w:lastRenderedPageBreak/>
        <w:t>The DispatcherServlet gets an entry of handler mapping from the XML file and forwards the request to the controller.</w:t>
      </w:r>
    </w:p>
    <w:p w14:paraId="052A4D9F" w14:textId="77777777" w:rsidR="005735E2" w:rsidRPr="005735E2" w:rsidRDefault="005735E2" w:rsidP="005735E2">
      <w:pPr>
        <w:numPr>
          <w:ilvl w:val="0"/>
          <w:numId w:val="3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14:ligatures w14:val="none"/>
        </w:rPr>
        <w:t xml:space="preserve">The controller returns an object of </w:t>
      </w:r>
      <w:proofErr w:type="spellStart"/>
      <w:r w:rsidRPr="005735E2">
        <w:rPr>
          <w:rFonts w:ascii="Segoe UI" w:eastAsia="Times New Roman" w:hAnsi="Segoe UI" w:cs="Segoe UI"/>
          <w:color w:val="000000"/>
          <w:kern w:val="0"/>
          <w:sz w:val="24"/>
          <w:szCs w:val="24"/>
          <w14:ligatures w14:val="none"/>
        </w:rPr>
        <w:t>ModelAndView</w:t>
      </w:r>
      <w:proofErr w:type="spellEnd"/>
      <w:r w:rsidRPr="005735E2">
        <w:rPr>
          <w:rFonts w:ascii="Segoe UI" w:eastAsia="Times New Roman" w:hAnsi="Segoe UI" w:cs="Segoe UI"/>
          <w:color w:val="000000"/>
          <w:kern w:val="0"/>
          <w:sz w:val="24"/>
          <w:szCs w:val="24"/>
          <w14:ligatures w14:val="none"/>
        </w:rPr>
        <w:t>.</w:t>
      </w:r>
    </w:p>
    <w:p w14:paraId="42F09092" w14:textId="77777777" w:rsidR="005735E2" w:rsidRPr="005735E2" w:rsidRDefault="005735E2" w:rsidP="005735E2">
      <w:pPr>
        <w:numPr>
          <w:ilvl w:val="0"/>
          <w:numId w:val="3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14:ligatures w14:val="none"/>
        </w:rPr>
        <w:t>The DispatcherServlet checks the entry of view resolver in the XML file and invokes the specified view component.</w:t>
      </w:r>
    </w:p>
    <w:p w14:paraId="21E719A4"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8D3D03">
          <v:rect id="_x0000_i1028" style="width:0;height:.75pt" o:hrstd="t" o:hrnoshade="t" o:hr="t" fillcolor="#d4d4d4" stroked="f"/>
        </w:pict>
      </w:r>
    </w:p>
    <w:p w14:paraId="39CF71EF"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5) What are the advantages of Spring MVC Framework?</w:t>
      </w:r>
    </w:p>
    <w:p w14:paraId="6652B0FE"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 xml:space="preserve">The following are the advantages of Spring MVC </w:t>
      </w:r>
      <w:proofErr w:type="gramStart"/>
      <w:r w:rsidRPr="005735E2">
        <w:rPr>
          <w:rFonts w:ascii="Segoe UI" w:eastAsia="Times New Roman" w:hAnsi="Segoe UI" w:cs="Segoe UI"/>
          <w:color w:val="333333"/>
          <w:kern w:val="0"/>
          <w:sz w:val="24"/>
          <w:szCs w:val="24"/>
          <w14:ligatures w14:val="none"/>
        </w:rPr>
        <w:t>Framework :</w:t>
      </w:r>
      <w:proofErr w:type="gramEnd"/>
      <w:r w:rsidRPr="005735E2">
        <w:rPr>
          <w:rFonts w:ascii="Segoe UI" w:eastAsia="Times New Roman" w:hAnsi="Segoe UI" w:cs="Segoe UI"/>
          <w:color w:val="333333"/>
          <w:kern w:val="0"/>
          <w:sz w:val="24"/>
          <w:szCs w:val="24"/>
          <w14:ligatures w14:val="none"/>
        </w:rPr>
        <w:t xml:space="preserve"> -</w:t>
      </w:r>
    </w:p>
    <w:p w14:paraId="0D5CF1F1" w14:textId="77777777" w:rsidR="005735E2" w:rsidRPr="005735E2" w:rsidRDefault="005735E2" w:rsidP="005735E2">
      <w:pPr>
        <w:numPr>
          <w:ilvl w:val="0"/>
          <w:numId w:val="3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Separate roles</w:t>
      </w:r>
      <w:r w:rsidRPr="005735E2">
        <w:rPr>
          <w:rFonts w:ascii="Segoe UI" w:eastAsia="Times New Roman" w:hAnsi="Segoe UI" w:cs="Segoe UI"/>
          <w:color w:val="000000"/>
          <w:kern w:val="0"/>
          <w:sz w:val="24"/>
          <w:szCs w:val="24"/>
          <w14:ligatures w14:val="none"/>
        </w:rPr>
        <w:t> - The Spring MVC separates the application into three interconnected layers where each layer has its role.</w:t>
      </w:r>
    </w:p>
    <w:p w14:paraId="41BA7315" w14:textId="77777777" w:rsidR="005735E2" w:rsidRPr="005735E2" w:rsidRDefault="005735E2" w:rsidP="005735E2">
      <w:pPr>
        <w:numPr>
          <w:ilvl w:val="0"/>
          <w:numId w:val="3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Light-weight</w:t>
      </w:r>
      <w:r w:rsidRPr="005735E2">
        <w:rPr>
          <w:rFonts w:ascii="Segoe UI" w:eastAsia="Times New Roman" w:hAnsi="Segoe UI" w:cs="Segoe UI"/>
          <w:color w:val="000000"/>
          <w:kern w:val="0"/>
          <w:sz w:val="24"/>
          <w:szCs w:val="24"/>
          <w14:ligatures w14:val="none"/>
        </w:rPr>
        <w:t> - It uses light-weight servlet container to develop and deploy your application.</w:t>
      </w:r>
    </w:p>
    <w:p w14:paraId="28DDBFE0" w14:textId="77777777" w:rsidR="005735E2" w:rsidRPr="005735E2" w:rsidRDefault="005735E2" w:rsidP="005735E2">
      <w:pPr>
        <w:numPr>
          <w:ilvl w:val="0"/>
          <w:numId w:val="3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Powerful Configuration</w:t>
      </w:r>
      <w:r w:rsidRPr="005735E2">
        <w:rPr>
          <w:rFonts w:ascii="Segoe UI" w:eastAsia="Times New Roman" w:hAnsi="Segoe UI" w:cs="Segoe UI"/>
          <w:color w:val="000000"/>
          <w:kern w:val="0"/>
          <w:sz w:val="24"/>
          <w:szCs w:val="24"/>
          <w14:ligatures w14:val="none"/>
        </w:rPr>
        <w:t> - It provides a robust configuration for both framework and application classes that includes easy referencing across contexts, such as from web controllers to business objects and validators.</w:t>
      </w:r>
    </w:p>
    <w:p w14:paraId="5E16C6A5" w14:textId="77777777" w:rsidR="005735E2" w:rsidRPr="005735E2" w:rsidRDefault="005735E2" w:rsidP="005735E2">
      <w:pPr>
        <w:numPr>
          <w:ilvl w:val="0"/>
          <w:numId w:val="3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Rapid development</w:t>
      </w:r>
      <w:r w:rsidRPr="005735E2">
        <w:rPr>
          <w:rFonts w:ascii="Segoe UI" w:eastAsia="Times New Roman" w:hAnsi="Segoe UI" w:cs="Segoe UI"/>
          <w:color w:val="000000"/>
          <w:kern w:val="0"/>
          <w:sz w:val="24"/>
          <w:szCs w:val="24"/>
          <w14:ligatures w14:val="none"/>
        </w:rPr>
        <w:t> - The Spring MVC facilitates fast and parallel development.</w:t>
      </w:r>
    </w:p>
    <w:p w14:paraId="2ACF92B7" w14:textId="77777777" w:rsidR="005735E2" w:rsidRPr="005735E2" w:rsidRDefault="005735E2" w:rsidP="005735E2">
      <w:pPr>
        <w:numPr>
          <w:ilvl w:val="0"/>
          <w:numId w:val="3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Reusable business code</w:t>
      </w:r>
      <w:r w:rsidRPr="005735E2">
        <w:rPr>
          <w:rFonts w:ascii="Segoe UI" w:eastAsia="Times New Roman" w:hAnsi="Segoe UI" w:cs="Segoe UI"/>
          <w:color w:val="000000"/>
          <w:kern w:val="0"/>
          <w:sz w:val="24"/>
          <w:szCs w:val="24"/>
          <w14:ligatures w14:val="none"/>
        </w:rPr>
        <w:t> - Instead of creating new objects, it allows us to use the existing business objects.</w:t>
      </w:r>
    </w:p>
    <w:p w14:paraId="783C4A19" w14:textId="77777777" w:rsidR="005735E2" w:rsidRPr="005735E2" w:rsidRDefault="005735E2" w:rsidP="005735E2">
      <w:pPr>
        <w:numPr>
          <w:ilvl w:val="0"/>
          <w:numId w:val="3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Flexible Mapping</w:t>
      </w:r>
      <w:r w:rsidRPr="005735E2">
        <w:rPr>
          <w:rFonts w:ascii="Segoe UI" w:eastAsia="Times New Roman" w:hAnsi="Segoe UI" w:cs="Segoe UI"/>
          <w:color w:val="000000"/>
          <w:kern w:val="0"/>
          <w:sz w:val="24"/>
          <w:szCs w:val="24"/>
          <w14:ligatures w14:val="none"/>
        </w:rPr>
        <w:t> - It provides the specific annotations that easily redirect the page.</w:t>
      </w:r>
    </w:p>
    <w:p w14:paraId="3BF39632"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16A7ABA">
          <v:rect id="_x0000_i1029" style="width:0;height:.75pt" o:hrstd="t" o:hrnoshade="t" o:hr="t" fillcolor="#d4d4d4" stroked="f"/>
        </w:pict>
      </w:r>
    </w:p>
    <w:p w14:paraId="0AD5D269"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6) What does an additional configuration file contain in Spring MVC application?</w:t>
      </w:r>
    </w:p>
    <w:p w14:paraId="47F5BC3E"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Spring MVC application contains an additional configuration file that contains the properties information. This file can be created either in the form of </w:t>
      </w:r>
      <w:r w:rsidRPr="005735E2">
        <w:rPr>
          <w:rFonts w:ascii="Segoe UI" w:eastAsia="Times New Roman" w:hAnsi="Segoe UI" w:cs="Segoe UI"/>
          <w:b/>
          <w:bCs/>
          <w:color w:val="333333"/>
          <w:kern w:val="0"/>
          <w:sz w:val="24"/>
          <w:szCs w:val="24"/>
          <w14:ligatures w14:val="none"/>
        </w:rPr>
        <w:t>an xml</w:t>
      </w:r>
      <w:r w:rsidRPr="005735E2">
        <w:rPr>
          <w:rFonts w:ascii="Segoe UI" w:eastAsia="Times New Roman" w:hAnsi="Segoe UI" w:cs="Segoe UI"/>
          <w:color w:val="333333"/>
          <w:kern w:val="0"/>
          <w:sz w:val="24"/>
          <w:szCs w:val="24"/>
          <w14:ligatures w14:val="none"/>
        </w:rPr>
        <w:t> file or </w:t>
      </w:r>
      <w:r w:rsidRPr="005735E2">
        <w:rPr>
          <w:rFonts w:ascii="Segoe UI" w:eastAsia="Times New Roman" w:hAnsi="Segoe UI" w:cs="Segoe UI"/>
          <w:b/>
          <w:bCs/>
          <w:color w:val="333333"/>
          <w:kern w:val="0"/>
          <w:sz w:val="24"/>
          <w:szCs w:val="24"/>
          <w14:ligatures w14:val="none"/>
        </w:rPr>
        <w:t>properties</w:t>
      </w:r>
      <w:r w:rsidRPr="005735E2">
        <w:rPr>
          <w:rFonts w:ascii="Segoe UI" w:eastAsia="Times New Roman" w:hAnsi="Segoe UI" w:cs="Segoe UI"/>
          <w:color w:val="333333"/>
          <w:kern w:val="0"/>
          <w:sz w:val="24"/>
          <w:szCs w:val="24"/>
          <w14:ligatures w14:val="none"/>
        </w:rPr>
        <w:t> file. In this file, we generally define the base-package and view resolver where </w:t>
      </w:r>
      <w:r w:rsidRPr="005735E2">
        <w:rPr>
          <w:rFonts w:ascii="Segoe UI" w:eastAsia="Times New Roman" w:hAnsi="Segoe UI" w:cs="Segoe UI"/>
          <w:b/>
          <w:bCs/>
          <w:color w:val="333333"/>
          <w:kern w:val="0"/>
          <w:sz w:val="24"/>
          <w:szCs w:val="24"/>
          <w14:ligatures w14:val="none"/>
        </w:rPr>
        <w:t>DispatcherServlet</w:t>
      </w:r>
      <w:r w:rsidRPr="005735E2">
        <w:rPr>
          <w:rFonts w:ascii="Segoe UI" w:eastAsia="Times New Roman" w:hAnsi="Segoe UI" w:cs="Segoe UI"/>
          <w:color w:val="333333"/>
          <w:kern w:val="0"/>
          <w:sz w:val="24"/>
          <w:szCs w:val="24"/>
          <w14:ligatures w14:val="none"/>
        </w:rPr>
        <w:t> searches for the controller classes and view components path. However, it can also contain various other configuration properties.</w:t>
      </w:r>
    </w:p>
    <w:p w14:paraId="394375E8"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F2F4DB">
          <v:rect id="_x0000_i1030" style="width:0;height:.75pt" o:hrstd="t" o:hrnoshade="t" o:hr="t" fillcolor="#d4d4d4" stroked="f"/>
        </w:pict>
      </w:r>
    </w:p>
    <w:p w14:paraId="6C0F27E2"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lastRenderedPageBreak/>
        <w:t xml:space="preserve">7) What is an </w:t>
      </w:r>
      <w:proofErr w:type="spellStart"/>
      <w:r w:rsidRPr="005735E2">
        <w:rPr>
          <w:rFonts w:ascii="Helvetica" w:eastAsia="Times New Roman" w:hAnsi="Helvetica" w:cs="Times New Roman"/>
          <w:color w:val="610B4B"/>
          <w:kern w:val="0"/>
          <w:sz w:val="32"/>
          <w:szCs w:val="32"/>
          <w14:ligatures w14:val="none"/>
        </w:rPr>
        <w:t>InternalResourceViewResolver</w:t>
      </w:r>
      <w:proofErr w:type="spellEnd"/>
      <w:r w:rsidRPr="005735E2">
        <w:rPr>
          <w:rFonts w:ascii="Helvetica" w:eastAsia="Times New Roman" w:hAnsi="Helvetica" w:cs="Times New Roman"/>
          <w:color w:val="610B4B"/>
          <w:kern w:val="0"/>
          <w:sz w:val="32"/>
          <w:szCs w:val="32"/>
          <w14:ligatures w14:val="none"/>
        </w:rPr>
        <w:t xml:space="preserve"> in Spring MVC?</w:t>
      </w:r>
    </w:p>
    <w:p w14:paraId="1C7A0ACE"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w:t>
      </w:r>
      <w:proofErr w:type="spellStart"/>
      <w:r w:rsidRPr="005735E2">
        <w:rPr>
          <w:rFonts w:ascii="Segoe UI" w:eastAsia="Times New Roman" w:hAnsi="Segoe UI" w:cs="Segoe UI"/>
          <w:b/>
          <w:bCs/>
          <w:color w:val="333333"/>
          <w:kern w:val="0"/>
          <w:sz w:val="24"/>
          <w:szCs w:val="24"/>
          <w14:ligatures w14:val="none"/>
        </w:rPr>
        <w:t>InternalResourceViewResolver</w:t>
      </w:r>
      <w:proofErr w:type="spellEnd"/>
      <w:r w:rsidRPr="005735E2">
        <w:rPr>
          <w:rFonts w:ascii="Segoe UI" w:eastAsia="Times New Roman" w:hAnsi="Segoe UI" w:cs="Segoe UI"/>
          <w:color w:val="333333"/>
          <w:kern w:val="0"/>
          <w:sz w:val="24"/>
          <w:szCs w:val="24"/>
          <w14:ligatures w14:val="none"/>
        </w:rPr>
        <w:t xml:space="preserve"> is a class which is used to resolve internal view in Spring MVC. Here, you can define the properties like prefix and suffix where prefix contains the location of view page and suffix contains the extension of view page. For </w:t>
      </w:r>
      <w:proofErr w:type="gramStart"/>
      <w:r w:rsidRPr="005735E2">
        <w:rPr>
          <w:rFonts w:ascii="Segoe UI" w:eastAsia="Times New Roman" w:hAnsi="Segoe UI" w:cs="Segoe UI"/>
          <w:color w:val="333333"/>
          <w:kern w:val="0"/>
          <w:sz w:val="24"/>
          <w:szCs w:val="24"/>
          <w14:ligatures w14:val="none"/>
        </w:rPr>
        <w:t>example:-</w:t>
      </w:r>
      <w:proofErr w:type="gramEnd"/>
    </w:p>
    <w:p w14:paraId="10FD4480" w14:textId="77777777" w:rsidR="005735E2" w:rsidRPr="005735E2" w:rsidRDefault="005735E2" w:rsidP="005735E2">
      <w:pPr>
        <w:numPr>
          <w:ilvl w:val="0"/>
          <w:numId w:val="35"/>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6699"/>
          <w:kern w:val="0"/>
          <w:sz w:val="24"/>
          <w:szCs w:val="24"/>
          <w:bdr w:val="none" w:sz="0" w:space="0" w:color="auto" w:frame="1"/>
          <w14:ligatures w14:val="none"/>
        </w:rPr>
        <w:t>&lt;bean</w:t>
      </w:r>
      <w:r w:rsidRPr="005735E2">
        <w:rPr>
          <w:rFonts w:ascii="Segoe UI" w:eastAsia="Times New Roman" w:hAnsi="Segoe UI" w:cs="Segoe UI"/>
          <w:color w:val="000000"/>
          <w:kern w:val="0"/>
          <w:sz w:val="24"/>
          <w:szCs w:val="24"/>
          <w:bdr w:val="none" w:sz="0" w:space="0" w:color="auto" w:frame="1"/>
          <w14:ligatures w14:val="none"/>
        </w:rPr>
        <w:t> </w:t>
      </w:r>
      <w:r w:rsidRPr="005735E2">
        <w:rPr>
          <w:rFonts w:ascii="Segoe UI" w:eastAsia="Times New Roman" w:hAnsi="Segoe UI" w:cs="Segoe UI"/>
          <w:color w:val="FF0000"/>
          <w:kern w:val="0"/>
          <w:sz w:val="24"/>
          <w:szCs w:val="24"/>
          <w:bdr w:val="none" w:sz="0" w:space="0" w:color="auto" w:frame="1"/>
          <w14:ligatures w14:val="none"/>
        </w:rPr>
        <w:t>id</w:t>
      </w:r>
      <w:r w:rsidRPr="005735E2">
        <w:rPr>
          <w:rFonts w:ascii="Segoe UI" w:eastAsia="Times New Roman" w:hAnsi="Segoe UI" w:cs="Segoe UI"/>
          <w:color w:val="000000"/>
          <w:kern w:val="0"/>
          <w:sz w:val="24"/>
          <w:szCs w:val="24"/>
          <w:bdr w:val="none" w:sz="0" w:space="0" w:color="auto" w:frame="1"/>
          <w14:ligatures w14:val="none"/>
        </w:rPr>
        <w:t>=</w:t>
      </w:r>
      <w:r w:rsidRPr="005735E2">
        <w:rPr>
          <w:rFonts w:ascii="Segoe UI" w:eastAsia="Times New Roman" w:hAnsi="Segoe UI" w:cs="Segoe UI"/>
          <w:color w:val="0000FF"/>
          <w:kern w:val="0"/>
          <w:sz w:val="24"/>
          <w:szCs w:val="24"/>
          <w:bdr w:val="none" w:sz="0" w:space="0" w:color="auto" w:frame="1"/>
          <w14:ligatures w14:val="none"/>
        </w:rPr>
        <w:t>"viewResolver"</w:t>
      </w:r>
      <w:r w:rsidRPr="005735E2">
        <w:rPr>
          <w:rFonts w:ascii="Segoe UI" w:eastAsia="Times New Roman" w:hAnsi="Segoe UI" w:cs="Segoe UI"/>
          <w:color w:val="000000"/>
          <w:kern w:val="0"/>
          <w:sz w:val="24"/>
          <w:szCs w:val="24"/>
          <w:bdr w:val="none" w:sz="0" w:space="0" w:color="auto" w:frame="1"/>
          <w14:ligatures w14:val="none"/>
        </w:rPr>
        <w:t> </w:t>
      </w:r>
      <w:r w:rsidRPr="005735E2">
        <w:rPr>
          <w:rFonts w:ascii="Segoe UI" w:eastAsia="Times New Roman" w:hAnsi="Segoe UI" w:cs="Segoe UI"/>
          <w:color w:val="FF0000"/>
          <w:kern w:val="0"/>
          <w:sz w:val="24"/>
          <w:szCs w:val="24"/>
          <w:bdr w:val="none" w:sz="0" w:space="0" w:color="auto" w:frame="1"/>
          <w14:ligatures w14:val="none"/>
        </w:rPr>
        <w:t>class</w:t>
      </w:r>
      <w:r w:rsidRPr="005735E2">
        <w:rPr>
          <w:rFonts w:ascii="Segoe UI" w:eastAsia="Times New Roman" w:hAnsi="Segoe UI" w:cs="Segoe UI"/>
          <w:color w:val="000000"/>
          <w:kern w:val="0"/>
          <w:sz w:val="24"/>
          <w:szCs w:val="24"/>
          <w:bdr w:val="none" w:sz="0" w:space="0" w:color="auto" w:frame="1"/>
          <w14:ligatures w14:val="none"/>
        </w:rPr>
        <w:t>=</w:t>
      </w:r>
      <w:r w:rsidRPr="005735E2">
        <w:rPr>
          <w:rFonts w:ascii="Segoe UI" w:eastAsia="Times New Roman" w:hAnsi="Segoe UI" w:cs="Segoe UI"/>
          <w:color w:val="0000FF"/>
          <w:kern w:val="0"/>
          <w:sz w:val="24"/>
          <w:szCs w:val="24"/>
          <w:bdr w:val="none" w:sz="0" w:space="0" w:color="auto" w:frame="1"/>
          <w14:ligatures w14:val="none"/>
        </w:rPr>
        <w:t>"</w:t>
      </w:r>
      <w:proofErr w:type="gramStart"/>
      <w:r w:rsidRPr="005735E2">
        <w:rPr>
          <w:rFonts w:ascii="Segoe UI" w:eastAsia="Times New Roman" w:hAnsi="Segoe UI" w:cs="Segoe UI"/>
          <w:color w:val="0000FF"/>
          <w:kern w:val="0"/>
          <w:sz w:val="24"/>
          <w:szCs w:val="24"/>
          <w:bdr w:val="none" w:sz="0" w:space="0" w:color="auto" w:frame="1"/>
          <w14:ligatures w14:val="none"/>
        </w:rPr>
        <w:t>org.springframework.web.servlet</w:t>
      </w:r>
      <w:proofErr w:type="gramEnd"/>
      <w:r w:rsidRPr="005735E2">
        <w:rPr>
          <w:rFonts w:ascii="Segoe UI" w:eastAsia="Times New Roman" w:hAnsi="Segoe UI" w:cs="Segoe UI"/>
          <w:color w:val="0000FF"/>
          <w:kern w:val="0"/>
          <w:sz w:val="24"/>
          <w:szCs w:val="24"/>
          <w:bdr w:val="none" w:sz="0" w:space="0" w:color="auto" w:frame="1"/>
          <w14:ligatures w14:val="none"/>
        </w:rPr>
        <w:t>.view.InternalResourceViewResolver"</w:t>
      </w:r>
      <w:r w:rsidRPr="005735E2">
        <w:rPr>
          <w:rFonts w:ascii="Segoe UI" w:eastAsia="Times New Roman" w:hAnsi="Segoe UI" w:cs="Segoe UI"/>
          <w:b/>
          <w:bCs/>
          <w:color w:val="006699"/>
          <w:kern w:val="0"/>
          <w:sz w:val="24"/>
          <w:szCs w:val="24"/>
          <w:bdr w:val="none" w:sz="0" w:space="0" w:color="auto" w:frame="1"/>
          <w14:ligatures w14:val="none"/>
        </w:rPr>
        <w:t>&gt;</w:t>
      </w:r>
      <w:r w:rsidRPr="005735E2">
        <w:rPr>
          <w:rFonts w:ascii="Segoe UI" w:eastAsia="Times New Roman" w:hAnsi="Segoe UI" w:cs="Segoe UI"/>
          <w:color w:val="000000"/>
          <w:kern w:val="0"/>
          <w:sz w:val="24"/>
          <w:szCs w:val="24"/>
          <w:bdr w:val="none" w:sz="0" w:space="0" w:color="auto" w:frame="1"/>
          <w14:ligatures w14:val="none"/>
        </w:rPr>
        <w:t>  </w:t>
      </w:r>
    </w:p>
    <w:p w14:paraId="5F3996CC" w14:textId="77777777" w:rsidR="005735E2" w:rsidRPr="005735E2" w:rsidRDefault="005735E2" w:rsidP="005735E2">
      <w:pPr>
        <w:numPr>
          <w:ilvl w:val="0"/>
          <w:numId w:val="35"/>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r w:rsidRPr="005735E2">
        <w:rPr>
          <w:rFonts w:ascii="Segoe UI" w:eastAsia="Times New Roman" w:hAnsi="Segoe UI" w:cs="Segoe UI"/>
          <w:b/>
          <w:bCs/>
          <w:color w:val="006699"/>
          <w:kern w:val="0"/>
          <w:sz w:val="24"/>
          <w:szCs w:val="24"/>
          <w:bdr w:val="none" w:sz="0" w:space="0" w:color="auto" w:frame="1"/>
          <w14:ligatures w14:val="none"/>
        </w:rPr>
        <w:t>&lt;property</w:t>
      </w:r>
      <w:r w:rsidRPr="005735E2">
        <w:rPr>
          <w:rFonts w:ascii="Segoe UI" w:eastAsia="Times New Roman" w:hAnsi="Segoe UI" w:cs="Segoe UI"/>
          <w:color w:val="000000"/>
          <w:kern w:val="0"/>
          <w:sz w:val="24"/>
          <w:szCs w:val="24"/>
          <w:bdr w:val="none" w:sz="0" w:space="0" w:color="auto" w:frame="1"/>
          <w14:ligatures w14:val="none"/>
        </w:rPr>
        <w:t> </w:t>
      </w:r>
      <w:r w:rsidRPr="005735E2">
        <w:rPr>
          <w:rFonts w:ascii="Segoe UI" w:eastAsia="Times New Roman" w:hAnsi="Segoe UI" w:cs="Segoe UI"/>
          <w:color w:val="FF0000"/>
          <w:kern w:val="0"/>
          <w:sz w:val="24"/>
          <w:szCs w:val="24"/>
          <w:bdr w:val="none" w:sz="0" w:space="0" w:color="auto" w:frame="1"/>
          <w14:ligatures w14:val="none"/>
        </w:rPr>
        <w:t>name</w:t>
      </w:r>
      <w:r w:rsidRPr="005735E2">
        <w:rPr>
          <w:rFonts w:ascii="Segoe UI" w:eastAsia="Times New Roman" w:hAnsi="Segoe UI" w:cs="Segoe UI"/>
          <w:color w:val="000000"/>
          <w:kern w:val="0"/>
          <w:sz w:val="24"/>
          <w:szCs w:val="24"/>
          <w:bdr w:val="none" w:sz="0" w:space="0" w:color="auto" w:frame="1"/>
          <w14:ligatures w14:val="none"/>
        </w:rPr>
        <w:t>=</w:t>
      </w:r>
      <w:r w:rsidRPr="005735E2">
        <w:rPr>
          <w:rFonts w:ascii="Segoe UI" w:eastAsia="Times New Roman" w:hAnsi="Segoe UI" w:cs="Segoe UI"/>
          <w:color w:val="0000FF"/>
          <w:kern w:val="0"/>
          <w:sz w:val="24"/>
          <w:szCs w:val="24"/>
          <w:bdr w:val="none" w:sz="0" w:space="0" w:color="auto" w:frame="1"/>
          <w14:ligatures w14:val="none"/>
        </w:rPr>
        <w:t>"prefix"</w:t>
      </w:r>
      <w:r w:rsidRPr="005735E2">
        <w:rPr>
          <w:rFonts w:ascii="Segoe UI" w:eastAsia="Times New Roman" w:hAnsi="Segoe UI" w:cs="Segoe UI"/>
          <w:color w:val="000000"/>
          <w:kern w:val="0"/>
          <w:sz w:val="24"/>
          <w:szCs w:val="24"/>
          <w:bdr w:val="none" w:sz="0" w:space="0" w:color="auto" w:frame="1"/>
          <w14:ligatures w14:val="none"/>
        </w:rPr>
        <w:t> </w:t>
      </w:r>
      <w:r w:rsidRPr="005735E2">
        <w:rPr>
          <w:rFonts w:ascii="Segoe UI" w:eastAsia="Times New Roman" w:hAnsi="Segoe UI" w:cs="Segoe UI"/>
          <w:color w:val="FF0000"/>
          <w:kern w:val="0"/>
          <w:sz w:val="24"/>
          <w:szCs w:val="24"/>
          <w:bdr w:val="none" w:sz="0" w:space="0" w:color="auto" w:frame="1"/>
          <w14:ligatures w14:val="none"/>
        </w:rPr>
        <w:t>value</w:t>
      </w:r>
      <w:r w:rsidRPr="005735E2">
        <w:rPr>
          <w:rFonts w:ascii="Segoe UI" w:eastAsia="Times New Roman" w:hAnsi="Segoe UI" w:cs="Segoe UI"/>
          <w:color w:val="000000"/>
          <w:kern w:val="0"/>
          <w:sz w:val="24"/>
          <w:szCs w:val="24"/>
          <w:bdr w:val="none" w:sz="0" w:space="0" w:color="auto" w:frame="1"/>
          <w14:ligatures w14:val="none"/>
        </w:rPr>
        <w:t>=</w:t>
      </w:r>
      <w:r w:rsidRPr="005735E2">
        <w:rPr>
          <w:rFonts w:ascii="Segoe UI" w:eastAsia="Times New Roman" w:hAnsi="Segoe UI" w:cs="Segoe UI"/>
          <w:color w:val="0000FF"/>
          <w:kern w:val="0"/>
          <w:sz w:val="24"/>
          <w:szCs w:val="24"/>
          <w:bdr w:val="none" w:sz="0" w:space="0" w:color="auto" w:frame="1"/>
          <w14:ligatures w14:val="none"/>
        </w:rPr>
        <w:t>"/WEB-INF/jsp/"</w:t>
      </w:r>
      <w:r w:rsidRPr="005735E2">
        <w:rPr>
          <w:rFonts w:ascii="Segoe UI" w:eastAsia="Times New Roman" w:hAnsi="Segoe UI" w:cs="Segoe UI"/>
          <w:b/>
          <w:bCs/>
          <w:color w:val="006699"/>
          <w:kern w:val="0"/>
          <w:sz w:val="24"/>
          <w:szCs w:val="24"/>
          <w:bdr w:val="none" w:sz="0" w:space="0" w:color="auto" w:frame="1"/>
          <w14:ligatures w14:val="none"/>
        </w:rPr>
        <w:t>&gt;&lt;/property&gt;</w:t>
      </w:r>
      <w:r w:rsidRPr="005735E2">
        <w:rPr>
          <w:rFonts w:ascii="Segoe UI" w:eastAsia="Times New Roman" w:hAnsi="Segoe UI" w:cs="Segoe UI"/>
          <w:color w:val="000000"/>
          <w:kern w:val="0"/>
          <w:sz w:val="24"/>
          <w:szCs w:val="24"/>
          <w:bdr w:val="none" w:sz="0" w:space="0" w:color="auto" w:frame="1"/>
          <w14:ligatures w14:val="none"/>
        </w:rPr>
        <w:t>  </w:t>
      </w:r>
    </w:p>
    <w:p w14:paraId="3F5B0812" w14:textId="77777777" w:rsidR="005735E2" w:rsidRPr="005735E2" w:rsidRDefault="005735E2" w:rsidP="005735E2">
      <w:pPr>
        <w:numPr>
          <w:ilvl w:val="0"/>
          <w:numId w:val="35"/>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r w:rsidRPr="005735E2">
        <w:rPr>
          <w:rFonts w:ascii="Segoe UI" w:eastAsia="Times New Roman" w:hAnsi="Segoe UI" w:cs="Segoe UI"/>
          <w:b/>
          <w:bCs/>
          <w:color w:val="006699"/>
          <w:kern w:val="0"/>
          <w:sz w:val="24"/>
          <w:szCs w:val="24"/>
          <w:bdr w:val="none" w:sz="0" w:space="0" w:color="auto" w:frame="1"/>
          <w14:ligatures w14:val="none"/>
        </w:rPr>
        <w:t>&lt;property</w:t>
      </w:r>
      <w:r w:rsidRPr="005735E2">
        <w:rPr>
          <w:rFonts w:ascii="Segoe UI" w:eastAsia="Times New Roman" w:hAnsi="Segoe UI" w:cs="Segoe UI"/>
          <w:color w:val="000000"/>
          <w:kern w:val="0"/>
          <w:sz w:val="24"/>
          <w:szCs w:val="24"/>
          <w:bdr w:val="none" w:sz="0" w:space="0" w:color="auto" w:frame="1"/>
          <w14:ligatures w14:val="none"/>
        </w:rPr>
        <w:t> </w:t>
      </w:r>
      <w:r w:rsidRPr="005735E2">
        <w:rPr>
          <w:rFonts w:ascii="Segoe UI" w:eastAsia="Times New Roman" w:hAnsi="Segoe UI" w:cs="Segoe UI"/>
          <w:color w:val="FF0000"/>
          <w:kern w:val="0"/>
          <w:sz w:val="24"/>
          <w:szCs w:val="24"/>
          <w:bdr w:val="none" w:sz="0" w:space="0" w:color="auto" w:frame="1"/>
          <w14:ligatures w14:val="none"/>
        </w:rPr>
        <w:t>name</w:t>
      </w:r>
      <w:r w:rsidRPr="005735E2">
        <w:rPr>
          <w:rFonts w:ascii="Segoe UI" w:eastAsia="Times New Roman" w:hAnsi="Segoe UI" w:cs="Segoe UI"/>
          <w:color w:val="000000"/>
          <w:kern w:val="0"/>
          <w:sz w:val="24"/>
          <w:szCs w:val="24"/>
          <w:bdr w:val="none" w:sz="0" w:space="0" w:color="auto" w:frame="1"/>
          <w14:ligatures w14:val="none"/>
        </w:rPr>
        <w:t>=</w:t>
      </w:r>
      <w:r w:rsidRPr="005735E2">
        <w:rPr>
          <w:rFonts w:ascii="Segoe UI" w:eastAsia="Times New Roman" w:hAnsi="Segoe UI" w:cs="Segoe UI"/>
          <w:color w:val="0000FF"/>
          <w:kern w:val="0"/>
          <w:sz w:val="24"/>
          <w:szCs w:val="24"/>
          <w:bdr w:val="none" w:sz="0" w:space="0" w:color="auto" w:frame="1"/>
          <w14:ligatures w14:val="none"/>
        </w:rPr>
        <w:t>"suffix"</w:t>
      </w:r>
      <w:r w:rsidRPr="005735E2">
        <w:rPr>
          <w:rFonts w:ascii="Segoe UI" w:eastAsia="Times New Roman" w:hAnsi="Segoe UI" w:cs="Segoe UI"/>
          <w:color w:val="000000"/>
          <w:kern w:val="0"/>
          <w:sz w:val="24"/>
          <w:szCs w:val="24"/>
          <w:bdr w:val="none" w:sz="0" w:space="0" w:color="auto" w:frame="1"/>
          <w14:ligatures w14:val="none"/>
        </w:rPr>
        <w:t> </w:t>
      </w:r>
      <w:r w:rsidRPr="005735E2">
        <w:rPr>
          <w:rFonts w:ascii="Segoe UI" w:eastAsia="Times New Roman" w:hAnsi="Segoe UI" w:cs="Segoe UI"/>
          <w:color w:val="FF0000"/>
          <w:kern w:val="0"/>
          <w:sz w:val="24"/>
          <w:szCs w:val="24"/>
          <w:bdr w:val="none" w:sz="0" w:space="0" w:color="auto" w:frame="1"/>
          <w14:ligatures w14:val="none"/>
        </w:rPr>
        <w:t>value</w:t>
      </w:r>
      <w:r w:rsidRPr="005735E2">
        <w:rPr>
          <w:rFonts w:ascii="Segoe UI" w:eastAsia="Times New Roman" w:hAnsi="Segoe UI" w:cs="Segoe UI"/>
          <w:color w:val="000000"/>
          <w:kern w:val="0"/>
          <w:sz w:val="24"/>
          <w:szCs w:val="24"/>
          <w:bdr w:val="none" w:sz="0" w:space="0" w:color="auto" w:frame="1"/>
          <w14:ligatures w14:val="none"/>
        </w:rPr>
        <w:t>=</w:t>
      </w:r>
      <w:r w:rsidRPr="005735E2">
        <w:rPr>
          <w:rFonts w:ascii="Segoe UI" w:eastAsia="Times New Roman" w:hAnsi="Segoe UI" w:cs="Segoe UI"/>
          <w:color w:val="0000FF"/>
          <w:kern w:val="0"/>
          <w:sz w:val="24"/>
          <w:szCs w:val="24"/>
          <w:bdr w:val="none" w:sz="0" w:space="0" w:color="auto" w:frame="1"/>
          <w14:ligatures w14:val="none"/>
        </w:rPr>
        <w:t>".jsp"</w:t>
      </w:r>
      <w:r w:rsidRPr="005735E2">
        <w:rPr>
          <w:rFonts w:ascii="Segoe UI" w:eastAsia="Times New Roman" w:hAnsi="Segoe UI" w:cs="Segoe UI"/>
          <w:b/>
          <w:bCs/>
          <w:color w:val="006699"/>
          <w:kern w:val="0"/>
          <w:sz w:val="24"/>
          <w:szCs w:val="24"/>
          <w:bdr w:val="none" w:sz="0" w:space="0" w:color="auto" w:frame="1"/>
          <w14:ligatures w14:val="none"/>
        </w:rPr>
        <w:t>&gt;&lt;/property&gt;</w:t>
      </w:r>
      <w:r w:rsidRPr="005735E2">
        <w:rPr>
          <w:rFonts w:ascii="Segoe UI" w:eastAsia="Times New Roman" w:hAnsi="Segoe UI" w:cs="Segoe UI"/>
          <w:color w:val="000000"/>
          <w:kern w:val="0"/>
          <w:sz w:val="24"/>
          <w:szCs w:val="24"/>
          <w:bdr w:val="none" w:sz="0" w:space="0" w:color="auto" w:frame="1"/>
          <w14:ligatures w14:val="none"/>
        </w:rPr>
        <w:t>          </w:t>
      </w:r>
    </w:p>
    <w:p w14:paraId="22516CF6" w14:textId="77777777" w:rsidR="005735E2" w:rsidRPr="005735E2" w:rsidRDefault="005735E2" w:rsidP="005735E2">
      <w:pPr>
        <w:numPr>
          <w:ilvl w:val="0"/>
          <w:numId w:val="35"/>
        </w:numPr>
        <w:spacing w:after="12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r w:rsidRPr="005735E2">
        <w:rPr>
          <w:rFonts w:ascii="Segoe UI" w:eastAsia="Times New Roman" w:hAnsi="Segoe UI" w:cs="Segoe UI"/>
          <w:b/>
          <w:bCs/>
          <w:color w:val="006699"/>
          <w:kern w:val="0"/>
          <w:sz w:val="24"/>
          <w:szCs w:val="24"/>
          <w:bdr w:val="none" w:sz="0" w:space="0" w:color="auto" w:frame="1"/>
          <w14:ligatures w14:val="none"/>
        </w:rPr>
        <w:t>&lt;/bean&gt;</w:t>
      </w:r>
      <w:r w:rsidRPr="005735E2">
        <w:rPr>
          <w:rFonts w:ascii="Segoe UI" w:eastAsia="Times New Roman" w:hAnsi="Segoe UI" w:cs="Segoe UI"/>
          <w:color w:val="000000"/>
          <w:kern w:val="0"/>
          <w:sz w:val="24"/>
          <w:szCs w:val="24"/>
          <w:bdr w:val="none" w:sz="0" w:space="0" w:color="auto" w:frame="1"/>
          <w14:ligatures w14:val="none"/>
        </w:rPr>
        <w:t>  </w:t>
      </w:r>
    </w:p>
    <w:p w14:paraId="28CDEBB7"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A853BE">
          <v:rect id="_x0000_i1031" style="width:0;height:.75pt" o:hrstd="t" o:hrnoshade="t" o:hr="t" fillcolor="#d4d4d4" stroked="f"/>
        </w:pict>
      </w:r>
    </w:p>
    <w:p w14:paraId="7ED896DB"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8) How to declare a class as a controller class in Spring MVC?</w:t>
      </w:r>
    </w:p>
    <w:p w14:paraId="5620456B"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 xml:space="preserve">The @Controller annotation is used to declare a class as a controller class. It is required to specify this annotation on the class name. For </w:t>
      </w:r>
      <w:proofErr w:type="gramStart"/>
      <w:r w:rsidRPr="005735E2">
        <w:rPr>
          <w:rFonts w:ascii="Segoe UI" w:eastAsia="Times New Roman" w:hAnsi="Segoe UI" w:cs="Segoe UI"/>
          <w:color w:val="333333"/>
          <w:kern w:val="0"/>
          <w:sz w:val="24"/>
          <w:szCs w:val="24"/>
          <w14:ligatures w14:val="none"/>
        </w:rPr>
        <w:t>example:-</w:t>
      </w:r>
      <w:proofErr w:type="gramEnd"/>
    </w:p>
    <w:p w14:paraId="2F140F6F" w14:textId="77777777" w:rsidR="005735E2" w:rsidRPr="005735E2" w:rsidRDefault="005735E2" w:rsidP="005735E2">
      <w:pPr>
        <w:numPr>
          <w:ilvl w:val="0"/>
          <w:numId w:val="36"/>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@Controller  </w:t>
      </w:r>
    </w:p>
    <w:p w14:paraId="2FA0EEF1" w14:textId="77777777" w:rsidR="005735E2" w:rsidRPr="005735E2" w:rsidRDefault="005735E2" w:rsidP="005735E2">
      <w:pPr>
        <w:numPr>
          <w:ilvl w:val="0"/>
          <w:numId w:val="36"/>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class Demo  </w:t>
      </w:r>
    </w:p>
    <w:p w14:paraId="4BFB5051" w14:textId="77777777" w:rsidR="005735E2" w:rsidRPr="005735E2" w:rsidRDefault="005735E2" w:rsidP="005735E2">
      <w:pPr>
        <w:numPr>
          <w:ilvl w:val="0"/>
          <w:numId w:val="36"/>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p>
    <w:p w14:paraId="0345192F" w14:textId="77777777" w:rsidR="005735E2" w:rsidRPr="005735E2" w:rsidRDefault="005735E2" w:rsidP="005735E2">
      <w:pPr>
        <w:numPr>
          <w:ilvl w:val="0"/>
          <w:numId w:val="36"/>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p>
    <w:p w14:paraId="0CE3C6D1" w14:textId="77777777" w:rsidR="005735E2" w:rsidRPr="005735E2" w:rsidRDefault="005735E2" w:rsidP="005735E2">
      <w:pPr>
        <w:numPr>
          <w:ilvl w:val="0"/>
          <w:numId w:val="36"/>
        </w:numPr>
        <w:spacing w:after="12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p>
    <w:p w14:paraId="194EEFE3"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7A1863B">
          <v:rect id="_x0000_i1032" style="width:0;height:.75pt" o:hrstd="t" o:hrnoshade="t" o:hr="t" fillcolor="#d4d4d4" stroked="f"/>
        </w:pict>
      </w:r>
    </w:p>
    <w:p w14:paraId="0455852A"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9) How to map controller class and its methods with URL?</w:t>
      </w:r>
    </w:p>
    <w:p w14:paraId="5FE25F34"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w:t>
      </w:r>
      <w:r w:rsidRPr="005735E2">
        <w:rPr>
          <w:rFonts w:ascii="Segoe UI" w:eastAsia="Times New Roman" w:hAnsi="Segoe UI" w:cs="Segoe UI"/>
          <w:b/>
          <w:bCs/>
          <w:color w:val="333333"/>
          <w:kern w:val="0"/>
          <w:sz w:val="24"/>
          <w:szCs w:val="24"/>
          <w14:ligatures w14:val="none"/>
        </w:rPr>
        <w:t>@RequestMapping</w:t>
      </w:r>
      <w:r w:rsidRPr="005735E2">
        <w:rPr>
          <w:rFonts w:ascii="Segoe UI" w:eastAsia="Times New Roman" w:hAnsi="Segoe UI" w:cs="Segoe UI"/>
          <w:color w:val="333333"/>
          <w:kern w:val="0"/>
          <w:sz w:val="24"/>
          <w:szCs w:val="24"/>
          <w14:ligatures w14:val="none"/>
        </w:rPr>
        <w:t xml:space="preserve"> annotation is used to map the controller class and its methods. You can specify this annotation on the class name as well as method name with a particular URL that represents the path of the requested page. For </w:t>
      </w:r>
      <w:proofErr w:type="gramStart"/>
      <w:r w:rsidRPr="005735E2">
        <w:rPr>
          <w:rFonts w:ascii="Segoe UI" w:eastAsia="Times New Roman" w:hAnsi="Segoe UI" w:cs="Segoe UI"/>
          <w:color w:val="333333"/>
          <w:kern w:val="0"/>
          <w:sz w:val="24"/>
          <w:szCs w:val="24"/>
          <w14:ligatures w14:val="none"/>
        </w:rPr>
        <w:t>example:-</w:t>
      </w:r>
      <w:proofErr w:type="gramEnd"/>
    </w:p>
    <w:p w14:paraId="0A6B4644" w14:textId="77777777" w:rsidR="005735E2" w:rsidRPr="005735E2" w:rsidRDefault="005735E2" w:rsidP="005735E2">
      <w:pPr>
        <w:numPr>
          <w:ilvl w:val="0"/>
          <w:numId w:val="37"/>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@Controller   </w:t>
      </w:r>
    </w:p>
    <w:p w14:paraId="50735DF1" w14:textId="77777777" w:rsidR="005735E2" w:rsidRPr="005735E2" w:rsidRDefault="005735E2" w:rsidP="005735E2">
      <w:pPr>
        <w:numPr>
          <w:ilvl w:val="0"/>
          <w:numId w:val="37"/>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w:t>
      </w:r>
      <w:proofErr w:type="gramStart"/>
      <w:r w:rsidRPr="005735E2">
        <w:rPr>
          <w:rFonts w:ascii="Segoe UI" w:eastAsia="Times New Roman" w:hAnsi="Segoe UI" w:cs="Segoe UI"/>
          <w:color w:val="000000"/>
          <w:kern w:val="0"/>
          <w:sz w:val="24"/>
          <w:szCs w:val="24"/>
          <w:bdr w:val="none" w:sz="0" w:space="0" w:color="auto" w:frame="1"/>
          <w14:ligatures w14:val="none"/>
        </w:rPr>
        <w:t>RequestMapping(</w:t>
      </w:r>
      <w:proofErr w:type="gramEnd"/>
      <w:r w:rsidRPr="005735E2">
        <w:rPr>
          <w:rFonts w:ascii="Segoe UI" w:eastAsia="Times New Roman" w:hAnsi="Segoe UI" w:cs="Segoe UI"/>
          <w:color w:val="000000"/>
          <w:kern w:val="0"/>
          <w:sz w:val="24"/>
          <w:szCs w:val="24"/>
          <w:bdr w:val="none" w:sz="0" w:space="0" w:color="auto" w:frame="1"/>
          <w14:ligatures w14:val="none"/>
        </w:rPr>
        <w:t>"/ form")  </w:t>
      </w:r>
    </w:p>
    <w:p w14:paraId="74E7CC13" w14:textId="77777777" w:rsidR="005735E2" w:rsidRPr="005735E2" w:rsidRDefault="005735E2" w:rsidP="005735E2">
      <w:pPr>
        <w:numPr>
          <w:ilvl w:val="0"/>
          <w:numId w:val="37"/>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class Demo  </w:t>
      </w:r>
    </w:p>
    <w:p w14:paraId="7B8CF9D2" w14:textId="77777777" w:rsidR="005735E2" w:rsidRPr="005735E2" w:rsidRDefault="005735E2" w:rsidP="005735E2">
      <w:pPr>
        <w:numPr>
          <w:ilvl w:val="0"/>
          <w:numId w:val="37"/>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p>
    <w:p w14:paraId="6A58F67B" w14:textId="77777777" w:rsidR="005735E2" w:rsidRPr="005735E2" w:rsidRDefault="005735E2" w:rsidP="005735E2">
      <w:pPr>
        <w:numPr>
          <w:ilvl w:val="0"/>
          <w:numId w:val="37"/>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@RequestMapping("/show")  </w:t>
      </w:r>
    </w:p>
    <w:p w14:paraId="71F4BD00" w14:textId="77777777" w:rsidR="005735E2" w:rsidRPr="005735E2" w:rsidRDefault="005735E2" w:rsidP="005735E2">
      <w:pPr>
        <w:numPr>
          <w:ilvl w:val="0"/>
          <w:numId w:val="37"/>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lastRenderedPageBreak/>
        <w:t>public String </w:t>
      </w:r>
      <w:proofErr w:type="gramStart"/>
      <w:r w:rsidRPr="005735E2">
        <w:rPr>
          <w:rFonts w:ascii="Segoe UI" w:eastAsia="Times New Roman" w:hAnsi="Segoe UI" w:cs="Segoe UI"/>
          <w:color w:val="000000"/>
          <w:kern w:val="0"/>
          <w:sz w:val="24"/>
          <w:szCs w:val="24"/>
          <w:bdr w:val="none" w:sz="0" w:space="0" w:color="auto" w:frame="1"/>
          <w14:ligatures w14:val="none"/>
        </w:rPr>
        <w:t>display(</w:t>
      </w:r>
      <w:proofErr w:type="gramEnd"/>
      <w:r w:rsidRPr="005735E2">
        <w:rPr>
          <w:rFonts w:ascii="Segoe UI" w:eastAsia="Times New Roman" w:hAnsi="Segoe UI" w:cs="Segoe UI"/>
          <w:color w:val="000000"/>
          <w:kern w:val="0"/>
          <w:sz w:val="24"/>
          <w:szCs w:val="24"/>
          <w:bdr w:val="none" w:sz="0" w:space="0" w:color="auto" w:frame="1"/>
          <w14:ligatures w14:val="none"/>
        </w:rPr>
        <w:t>)  </w:t>
      </w:r>
    </w:p>
    <w:p w14:paraId="55038D8E" w14:textId="77777777" w:rsidR="005735E2" w:rsidRPr="005735E2" w:rsidRDefault="005735E2" w:rsidP="005735E2">
      <w:pPr>
        <w:numPr>
          <w:ilvl w:val="0"/>
          <w:numId w:val="37"/>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p>
    <w:p w14:paraId="045A5170" w14:textId="77777777" w:rsidR="005735E2" w:rsidRPr="005735E2" w:rsidRDefault="005735E2" w:rsidP="005735E2">
      <w:pPr>
        <w:numPr>
          <w:ilvl w:val="0"/>
          <w:numId w:val="37"/>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p>
    <w:p w14:paraId="17F2E8CB" w14:textId="77777777" w:rsidR="005735E2" w:rsidRPr="005735E2" w:rsidRDefault="005735E2" w:rsidP="005735E2">
      <w:pPr>
        <w:numPr>
          <w:ilvl w:val="0"/>
          <w:numId w:val="37"/>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p>
    <w:p w14:paraId="5CD96293" w14:textId="77777777" w:rsidR="005735E2" w:rsidRPr="005735E2" w:rsidRDefault="005735E2" w:rsidP="005735E2">
      <w:pPr>
        <w:numPr>
          <w:ilvl w:val="0"/>
          <w:numId w:val="37"/>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p>
    <w:p w14:paraId="1AA78F66" w14:textId="77777777" w:rsidR="005735E2" w:rsidRPr="005735E2" w:rsidRDefault="005735E2" w:rsidP="005735E2">
      <w:pPr>
        <w:numPr>
          <w:ilvl w:val="0"/>
          <w:numId w:val="37"/>
        </w:numPr>
        <w:spacing w:after="12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p>
    <w:p w14:paraId="29350869"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A72F9E">
          <v:rect id="_x0000_i1033" style="width:0;height:.75pt" o:hrstd="t" o:hrnoshade="t" o:hr="t" fillcolor="#d4d4d4" stroked="f"/>
        </w:pict>
      </w:r>
    </w:p>
    <w:p w14:paraId="72905B24"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10) Name the annotations used to handle different types of incoming HTTP request methods?</w:t>
      </w:r>
    </w:p>
    <w:p w14:paraId="27055A5B"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following annotations are used to handle different types of incoming HTTP request methods: -</w:t>
      </w:r>
    </w:p>
    <w:p w14:paraId="13682CA7" w14:textId="77777777" w:rsidR="005735E2" w:rsidRPr="005735E2" w:rsidRDefault="005735E2" w:rsidP="005735E2">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14:ligatures w14:val="none"/>
        </w:rPr>
        <w:t>@GetMapping</w:t>
      </w:r>
    </w:p>
    <w:p w14:paraId="1E85C31C" w14:textId="77777777" w:rsidR="005735E2" w:rsidRPr="005735E2" w:rsidRDefault="005735E2" w:rsidP="005735E2">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14:ligatures w14:val="none"/>
        </w:rPr>
        <w:t>@PostMapping</w:t>
      </w:r>
    </w:p>
    <w:p w14:paraId="0C9AC4BE" w14:textId="77777777" w:rsidR="005735E2" w:rsidRPr="005735E2" w:rsidRDefault="005735E2" w:rsidP="005735E2">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14:ligatures w14:val="none"/>
        </w:rPr>
        <w:t>@PutMapping</w:t>
      </w:r>
    </w:p>
    <w:p w14:paraId="287A7003" w14:textId="77777777" w:rsidR="005735E2" w:rsidRPr="005735E2" w:rsidRDefault="005735E2" w:rsidP="005735E2">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14:ligatures w14:val="none"/>
        </w:rPr>
        <w:t>@PatchMapping</w:t>
      </w:r>
    </w:p>
    <w:p w14:paraId="7C27E566" w14:textId="77777777" w:rsidR="005735E2" w:rsidRPr="005735E2" w:rsidRDefault="005735E2" w:rsidP="005735E2">
      <w:pPr>
        <w:numPr>
          <w:ilvl w:val="0"/>
          <w:numId w:val="38"/>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14:ligatures w14:val="none"/>
        </w:rPr>
        <w:t>@DeleteMapping</w:t>
      </w:r>
    </w:p>
    <w:p w14:paraId="219870BE"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DAA45A">
          <v:rect id="_x0000_i1034" style="width:0;height:.75pt" o:hrstd="t" o:hrnoshade="t" o:hr="t" fillcolor="#d4d4d4" stroked="f"/>
        </w:pict>
      </w:r>
    </w:p>
    <w:p w14:paraId="7029F812"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11) What is the purpose of @PathVariable annotation in Spring MVC?</w:t>
      </w:r>
    </w:p>
    <w:p w14:paraId="151EBC95"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@PathVariable annotation is used to extract the value of the URI template. It is passed within the parameters of the handler method.</w:t>
      </w:r>
    </w:p>
    <w:p w14:paraId="57356549"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 xml:space="preserve">For </w:t>
      </w:r>
      <w:proofErr w:type="gramStart"/>
      <w:r w:rsidRPr="005735E2">
        <w:rPr>
          <w:rFonts w:ascii="Segoe UI" w:eastAsia="Times New Roman" w:hAnsi="Segoe UI" w:cs="Segoe UI"/>
          <w:color w:val="333333"/>
          <w:kern w:val="0"/>
          <w:sz w:val="24"/>
          <w:szCs w:val="24"/>
          <w14:ligatures w14:val="none"/>
        </w:rPr>
        <w:t>example :</w:t>
      </w:r>
      <w:proofErr w:type="gramEnd"/>
      <w:r w:rsidRPr="005735E2">
        <w:rPr>
          <w:rFonts w:ascii="Segoe UI" w:eastAsia="Times New Roman" w:hAnsi="Segoe UI" w:cs="Segoe UI"/>
          <w:color w:val="333333"/>
          <w:kern w:val="0"/>
          <w:sz w:val="24"/>
          <w:szCs w:val="24"/>
          <w14:ligatures w14:val="none"/>
        </w:rPr>
        <w:t>-</w:t>
      </w:r>
    </w:p>
    <w:p w14:paraId="367B9476" w14:textId="77777777" w:rsidR="005735E2" w:rsidRPr="005735E2" w:rsidRDefault="005735E2" w:rsidP="005735E2">
      <w:pPr>
        <w:numPr>
          <w:ilvl w:val="0"/>
          <w:numId w:val="39"/>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@RequestMapping("/show/{id}")  </w:t>
      </w:r>
    </w:p>
    <w:p w14:paraId="3DFB3EC5" w14:textId="77777777" w:rsidR="005735E2" w:rsidRPr="005735E2" w:rsidRDefault="005735E2" w:rsidP="005735E2">
      <w:pPr>
        <w:numPr>
          <w:ilvl w:val="0"/>
          <w:numId w:val="39"/>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public String handler(@PathVariable("id") String s, Model map)  </w:t>
      </w:r>
    </w:p>
    <w:p w14:paraId="6AA3E57A" w14:textId="77777777" w:rsidR="005735E2" w:rsidRPr="005735E2" w:rsidRDefault="005735E2" w:rsidP="005735E2">
      <w:pPr>
        <w:numPr>
          <w:ilvl w:val="0"/>
          <w:numId w:val="39"/>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  </w:t>
      </w:r>
    </w:p>
    <w:p w14:paraId="2CA77853" w14:textId="77777777" w:rsidR="005735E2" w:rsidRPr="005735E2" w:rsidRDefault="005735E2" w:rsidP="005735E2">
      <w:pPr>
        <w:numPr>
          <w:ilvl w:val="0"/>
          <w:numId w:val="39"/>
        </w:numPr>
        <w:spacing w:after="12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p>
    <w:p w14:paraId="2FBFDD6C"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0DFF660">
          <v:rect id="_x0000_i1035" style="width:0;height:.75pt" o:hrstd="t" o:hrnoshade="t" o:hr="t" fillcolor="#d4d4d4" stroked="f"/>
        </w:pict>
      </w:r>
    </w:p>
    <w:p w14:paraId="6E9E46D5"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lastRenderedPageBreak/>
        <w:t>12) What is the role of @ResponseBody annotation in Spring MVC?</w:t>
      </w:r>
    </w:p>
    <w:p w14:paraId="491047F9"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@ResponseBody annotation is used to serialize the returned object automatically in JSON and bind it with the Http response body. Here, it not required to invoke the model.</w:t>
      </w:r>
    </w:p>
    <w:p w14:paraId="10A5F932"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 xml:space="preserve">For </w:t>
      </w:r>
      <w:proofErr w:type="gramStart"/>
      <w:r w:rsidRPr="005735E2">
        <w:rPr>
          <w:rFonts w:ascii="Segoe UI" w:eastAsia="Times New Roman" w:hAnsi="Segoe UI" w:cs="Segoe UI"/>
          <w:color w:val="333333"/>
          <w:kern w:val="0"/>
          <w:sz w:val="24"/>
          <w:szCs w:val="24"/>
          <w14:ligatures w14:val="none"/>
        </w:rPr>
        <w:t>example :</w:t>
      </w:r>
      <w:proofErr w:type="gramEnd"/>
      <w:r w:rsidRPr="005735E2">
        <w:rPr>
          <w:rFonts w:ascii="Segoe UI" w:eastAsia="Times New Roman" w:hAnsi="Segoe UI" w:cs="Segoe UI"/>
          <w:color w:val="333333"/>
          <w:kern w:val="0"/>
          <w:sz w:val="24"/>
          <w:szCs w:val="24"/>
          <w14:ligatures w14:val="none"/>
        </w:rPr>
        <w:t>-</w:t>
      </w:r>
    </w:p>
    <w:p w14:paraId="4A55AF8E" w14:textId="77777777" w:rsidR="005735E2" w:rsidRPr="005735E2" w:rsidRDefault="005735E2" w:rsidP="005735E2">
      <w:pPr>
        <w:numPr>
          <w:ilvl w:val="0"/>
          <w:numId w:val="40"/>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@RequestMapping("/show")  </w:t>
      </w:r>
    </w:p>
    <w:p w14:paraId="543CC3DC" w14:textId="77777777" w:rsidR="005735E2" w:rsidRPr="005735E2" w:rsidRDefault="005735E2" w:rsidP="005735E2">
      <w:pPr>
        <w:numPr>
          <w:ilvl w:val="0"/>
          <w:numId w:val="40"/>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@ResponseBody  </w:t>
      </w:r>
    </w:p>
    <w:p w14:paraId="3A32B0A1" w14:textId="77777777" w:rsidR="005735E2" w:rsidRPr="005735E2" w:rsidRDefault="005735E2" w:rsidP="005735E2">
      <w:pPr>
        <w:numPr>
          <w:ilvl w:val="0"/>
          <w:numId w:val="40"/>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public </w:t>
      </w:r>
      <w:proofErr w:type="spellStart"/>
      <w:r w:rsidRPr="005735E2">
        <w:rPr>
          <w:rFonts w:ascii="Segoe UI" w:eastAsia="Times New Roman" w:hAnsi="Segoe UI" w:cs="Segoe UI"/>
          <w:color w:val="000000"/>
          <w:kern w:val="0"/>
          <w:sz w:val="24"/>
          <w:szCs w:val="24"/>
          <w:bdr w:val="none" w:sz="0" w:space="0" w:color="auto" w:frame="1"/>
          <w14:ligatures w14:val="none"/>
        </w:rPr>
        <w:t>ResponseHandler</w:t>
      </w:r>
      <w:proofErr w:type="spellEnd"/>
      <w:r w:rsidRPr="005735E2">
        <w:rPr>
          <w:rFonts w:ascii="Segoe UI" w:eastAsia="Times New Roman" w:hAnsi="Segoe UI" w:cs="Segoe UI"/>
          <w:color w:val="000000"/>
          <w:kern w:val="0"/>
          <w:sz w:val="24"/>
          <w:szCs w:val="24"/>
          <w:bdr w:val="none" w:sz="0" w:space="0" w:color="auto" w:frame="1"/>
          <w14:ligatures w14:val="none"/>
        </w:rPr>
        <w:t> </w:t>
      </w:r>
      <w:proofErr w:type="gramStart"/>
      <w:r w:rsidRPr="005735E2">
        <w:rPr>
          <w:rFonts w:ascii="Segoe UI" w:eastAsia="Times New Roman" w:hAnsi="Segoe UI" w:cs="Segoe UI"/>
          <w:color w:val="000000"/>
          <w:kern w:val="0"/>
          <w:sz w:val="24"/>
          <w:szCs w:val="24"/>
          <w:bdr w:val="none" w:sz="0" w:space="0" w:color="auto" w:frame="1"/>
          <w14:ligatures w14:val="none"/>
        </w:rPr>
        <w:t>display(</w:t>
      </w:r>
      <w:proofErr w:type="gramEnd"/>
      <w:r w:rsidRPr="005735E2">
        <w:rPr>
          <w:rFonts w:ascii="Segoe UI" w:eastAsia="Times New Roman" w:hAnsi="Segoe UI" w:cs="Segoe UI"/>
          <w:color w:val="000000"/>
          <w:kern w:val="0"/>
          <w:sz w:val="24"/>
          <w:szCs w:val="24"/>
          <w:bdr w:val="none" w:sz="0" w:space="0" w:color="auto" w:frame="1"/>
          <w14:ligatures w14:val="none"/>
        </w:rPr>
        <w:t>  </w:t>
      </w:r>
    </w:p>
    <w:p w14:paraId="45AEE4EF" w14:textId="77777777" w:rsidR="005735E2" w:rsidRPr="005735E2" w:rsidRDefault="005735E2" w:rsidP="005735E2">
      <w:pPr>
        <w:numPr>
          <w:ilvl w:val="0"/>
          <w:numId w:val="40"/>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@RequestBody </w:t>
      </w:r>
      <w:proofErr w:type="spellStart"/>
      <w:r w:rsidRPr="005735E2">
        <w:rPr>
          <w:rFonts w:ascii="Segoe UI" w:eastAsia="Times New Roman" w:hAnsi="Segoe UI" w:cs="Segoe UI"/>
          <w:color w:val="000000"/>
          <w:kern w:val="0"/>
          <w:sz w:val="24"/>
          <w:szCs w:val="24"/>
          <w:bdr w:val="none" w:sz="0" w:space="0" w:color="auto" w:frame="1"/>
          <w14:ligatures w14:val="none"/>
        </w:rPr>
        <w:t>ShowForm</w:t>
      </w:r>
      <w:proofErr w:type="spellEnd"/>
      <w:r w:rsidRPr="005735E2">
        <w:rPr>
          <w:rFonts w:ascii="Segoe UI" w:eastAsia="Times New Roman" w:hAnsi="Segoe UI" w:cs="Segoe UI"/>
          <w:color w:val="000000"/>
          <w:kern w:val="0"/>
          <w:sz w:val="24"/>
          <w:szCs w:val="24"/>
          <w:bdr w:val="none" w:sz="0" w:space="0" w:color="auto" w:frame="1"/>
          <w14:ligatures w14:val="none"/>
        </w:rPr>
        <w:t> form) {  </w:t>
      </w:r>
    </w:p>
    <w:p w14:paraId="6191737F" w14:textId="77777777" w:rsidR="005735E2" w:rsidRPr="005735E2" w:rsidRDefault="005735E2" w:rsidP="005735E2">
      <w:pPr>
        <w:numPr>
          <w:ilvl w:val="0"/>
          <w:numId w:val="40"/>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return new </w:t>
      </w:r>
      <w:proofErr w:type="spellStart"/>
      <w:proofErr w:type="gramStart"/>
      <w:r w:rsidRPr="005735E2">
        <w:rPr>
          <w:rFonts w:ascii="Segoe UI" w:eastAsia="Times New Roman" w:hAnsi="Segoe UI" w:cs="Segoe UI"/>
          <w:color w:val="000000"/>
          <w:kern w:val="0"/>
          <w:sz w:val="24"/>
          <w:szCs w:val="24"/>
          <w:bdr w:val="none" w:sz="0" w:space="0" w:color="auto" w:frame="1"/>
          <w14:ligatures w14:val="none"/>
        </w:rPr>
        <w:t>ResponseHandler</w:t>
      </w:r>
      <w:proofErr w:type="spellEnd"/>
      <w:r w:rsidRPr="005735E2">
        <w:rPr>
          <w:rFonts w:ascii="Segoe UI" w:eastAsia="Times New Roman" w:hAnsi="Segoe UI" w:cs="Segoe UI"/>
          <w:color w:val="000000"/>
          <w:kern w:val="0"/>
          <w:sz w:val="24"/>
          <w:szCs w:val="24"/>
          <w:bdr w:val="none" w:sz="0" w:space="0" w:color="auto" w:frame="1"/>
          <w14:ligatures w14:val="none"/>
        </w:rPr>
        <w:t>(</w:t>
      </w:r>
      <w:proofErr w:type="gramEnd"/>
      <w:r w:rsidRPr="005735E2">
        <w:rPr>
          <w:rFonts w:ascii="Segoe UI" w:eastAsia="Times New Roman" w:hAnsi="Segoe UI" w:cs="Segoe UI"/>
          <w:color w:val="000000"/>
          <w:kern w:val="0"/>
          <w:sz w:val="24"/>
          <w:szCs w:val="24"/>
          <w:bdr w:val="none" w:sz="0" w:space="0" w:color="auto" w:frame="1"/>
          <w14:ligatures w14:val="none"/>
        </w:rPr>
        <w:t>"display form");  </w:t>
      </w:r>
    </w:p>
    <w:p w14:paraId="2408C4B4" w14:textId="77777777" w:rsidR="005735E2" w:rsidRPr="005735E2" w:rsidRDefault="005735E2" w:rsidP="005735E2">
      <w:pPr>
        <w:numPr>
          <w:ilvl w:val="0"/>
          <w:numId w:val="40"/>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  </w:t>
      </w:r>
    </w:p>
    <w:p w14:paraId="7F6EE0A3" w14:textId="77777777" w:rsidR="005735E2" w:rsidRPr="005735E2" w:rsidRDefault="005735E2" w:rsidP="005735E2">
      <w:pPr>
        <w:numPr>
          <w:ilvl w:val="0"/>
          <w:numId w:val="40"/>
        </w:numPr>
        <w:spacing w:after="12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w:t>
      </w:r>
    </w:p>
    <w:p w14:paraId="5BACD6B5"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AFB8701">
          <v:rect id="_x0000_i1036" style="width:0;height:.75pt" o:hrstd="t" o:hrnoshade="t" o:hr="t" fillcolor="#d4d4d4" stroked="f"/>
        </w:pict>
      </w:r>
    </w:p>
    <w:p w14:paraId="10B5C396"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13) What is the role of the Model interface in Spring MVC?</w:t>
      </w:r>
    </w:p>
    <w:p w14:paraId="281CFF33"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w:t>
      </w:r>
      <w:r w:rsidRPr="005735E2">
        <w:rPr>
          <w:rFonts w:ascii="Segoe UI" w:eastAsia="Times New Roman" w:hAnsi="Segoe UI" w:cs="Segoe UI"/>
          <w:b/>
          <w:bCs/>
          <w:color w:val="333333"/>
          <w:kern w:val="0"/>
          <w:sz w:val="24"/>
          <w:szCs w:val="24"/>
          <w14:ligatures w14:val="none"/>
        </w:rPr>
        <w:t>Model</w:t>
      </w:r>
      <w:r w:rsidRPr="005735E2">
        <w:rPr>
          <w:rFonts w:ascii="Segoe UI" w:eastAsia="Times New Roman" w:hAnsi="Segoe UI" w:cs="Segoe UI"/>
          <w:color w:val="333333"/>
          <w:kern w:val="0"/>
          <w:sz w:val="24"/>
          <w:szCs w:val="24"/>
          <w14:ligatures w14:val="none"/>
        </w:rPr>
        <w:t> interface works as a container that contains the data of the application. Here, data can be in any form such as objects, strings, information from the database, etc.</w:t>
      </w:r>
    </w:p>
    <w:p w14:paraId="7B7719B8" w14:textId="77777777" w:rsidR="005735E2" w:rsidRPr="005735E2" w:rsidRDefault="00000000"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hyperlink r:id="rId302" w:history="1">
        <w:r w:rsidR="005735E2" w:rsidRPr="005735E2">
          <w:rPr>
            <w:rFonts w:ascii="Segoe UI" w:eastAsia="Times New Roman" w:hAnsi="Segoe UI" w:cs="Segoe UI"/>
            <w:color w:val="008000"/>
            <w:kern w:val="0"/>
            <w:sz w:val="24"/>
            <w:szCs w:val="24"/>
            <w:u w:val="single"/>
            <w14:ligatures w14:val="none"/>
          </w:rPr>
          <w:t>click here for more details</w:t>
        </w:r>
      </w:hyperlink>
    </w:p>
    <w:p w14:paraId="2322B203"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E77322B">
          <v:rect id="_x0000_i1037" style="width:0;height:.75pt" o:hrstd="t" o:hrnoshade="t" o:hr="t" fillcolor="#d4d4d4" stroked="f"/>
        </w:pict>
      </w:r>
    </w:p>
    <w:p w14:paraId="0513F4D6"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 xml:space="preserve">14) What do you mean by </w:t>
      </w:r>
      <w:proofErr w:type="spellStart"/>
      <w:r w:rsidRPr="005735E2">
        <w:rPr>
          <w:rFonts w:ascii="Helvetica" w:eastAsia="Times New Roman" w:hAnsi="Helvetica" w:cs="Times New Roman"/>
          <w:color w:val="610B4B"/>
          <w:kern w:val="0"/>
          <w:sz w:val="32"/>
          <w:szCs w:val="32"/>
          <w14:ligatures w14:val="none"/>
        </w:rPr>
        <w:t>ModelAndView</w:t>
      </w:r>
      <w:proofErr w:type="spellEnd"/>
      <w:r w:rsidRPr="005735E2">
        <w:rPr>
          <w:rFonts w:ascii="Helvetica" w:eastAsia="Times New Roman" w:hAnsi="Helvetica" w:cs="Times New Roman"/>
          <w:color w:val="610B4B"/>
          <w:kern w:val="0"/>
          <w:sz w:val="32"/>
          <w:szCs w:val="32"/>
          <w14:ligatures w14:val="none"/>
        </w:rPr>
        <w:t xml:space="preserve"> in Spring MVC?</w:t>
      </w:r>
    </w:p>
    <w:p w14:paraId="69A45DC0"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w:t>
      </w:r>
      <w:proofErr w:type="spellStart"/>
      <w:r w:rsidRPr="005735E2">
        <w:rPr>
          <w:rFonts w:ascii="Segoe UI" w:eastAsia="Times New Roman" w:hAnsi="Segoe UI" w:cs="Segoe UI"/>
          <w:b/>
          <w:bCs/>
          <w:color w:val="333333"/>
          <w:kern w:val="0"/>
          <w:sz w:val="24"/>
          <w:szCs w:val="24"/>
          <w14:ligatures w14:val="none"/>
        </w:rPr>
        <w:t>ModelAndView</w:t>
      </w:r>
      <w:proofErr w:type="spellEnd"/>
      <w:r w:rsidRPr="005735E2">
        <w:rPr>
          <w:rFonts w:ascii="Segoe UI" w:eastAsia="Times New Roman" w:hAnsi="Segoe UI" w:cs="Segoe UI"/>
          <w:color w:val="333333"/>
          <w:kern w:val="0"/>
          <w:sz w:val="24"/>
          <w:szCs w:val="24"/>
          <w14:ligatures w14:val="none"/>
        </w:rPr>
        <w:t> is a class that holds both Model and View where the model represents the data, and view represents the representation of that data. This class returns the model and view in the single return value.</w:t>
      </w:r>
    </w:p>
    <w:p w14:paraId="61AD8ECD"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CC5863">
          <v:rect id="_x0000_i1038" style="width:0;height:.75pt" o:hrstd="t" o:hrnoshade="t" o:hr="t" fillcolor="#d4d4d4" stroked="f"/>
        </w:pict>
      </w:r>
    </w:p>
    <w:p w14:paraId="5A4C3892"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 xml:space="preserve">15) What is </w:t>
      </w:r>
      <w:proofErr w:type="spellStart"/>
      <w:r w:rsidRPr="005735E2">
        <w:rPr>
          <w:rFonts w:ascii="Helvetica" w:eastAsia="Times New Roman" w:hAnsi="Helvetica" w:cs="Times New Roman"/>
          <w:color w:val="610B4B"/>
          <w:kern w:val="0"/>
          <w:sz w:val="32"/>
          <w:szCs w:val="32"/>
          <w14:ligatures w14:val="none"/>
        </w:rPr>
        <w:t>ModelMap</w:t>
      </w:r>
      <w:proofErr w:type="spellEnd"/>
      <w:r w:rsidRPr="005735E2">
        <w:rPr>
          <w:rFonts w:ascii="Helvetica" w:eastAsia="Times New Roman" w:hAnsi="Helvetica" w:cs="Times New Roman"/>
          <w:color w:val="610B4B"/>
          <w:kern w:val="0"/>
          <w:sz w:val="32"/>
          <w:szCs w:val="32"/>
          <w14:ligatures w14:val="none"/>
        </w:rPr>
        <w:t xml:space="preserve"> in Spring MVC?</w:t>
      </w:r>
    </w:p>
    <w:p w14:paraId="39231AAC"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w:t>
      </w:r>
      <w:proofErr w:type="spellStart"/>
      <w:r w:rsidRPr="005735E2">
        <w:rPr>
          <w:rFonts w:ascii="Segoe UI" w:eastAsia="Times New Roman" w:hAnsi="Segoe UI" w:cs="Segoe UI"/>
          <w:b/>
          <w:bCs/>
          <w:color w:val="333333"/>
          <w:kern w:val="0"/>
          <w:sz w:val="24"/>
          <w:szCs w:val="24"/>
          <w14:ligatures w14:val="none"/>
        </w:rPr>
        <w:t>ModelMap</w:t>
      </w:r>
      <w:proofErr w:type="spellEnd"/>
      <w:r w:rsidRPr="005735E2">
        <w:rPr>
          <w:rFonts w:ascii="Segoe UI" w:eastAsia="Times New Roman" w:hAnsi="Segoe UI" w:cs="Segoe UI"/>
          <w:color w:val="333333"/>
          <w:kern w:val="0"/>
          <w:sz w:val="24"/>
          <w:szCs w:val="24"/>
          <w14:ligatures w14:val="none"/>
        </w:rPr>
        <w:t xml:space="preserve"> is a class that provides the implementation of Map. It extends the </w:t>
      </w:r>
      <w:proofErr w:type="spellStart"/>
      <w:r w:rsidRPr="005735E2">
        <w:rPr>
          <w:rFonts w:ascii="Segoe UI" w:eastAsia="Times New Roman" w:hAnsi="Segoe UI" w:cs="Segoe UI"/>
          <w:color w:val="333333"/>
          <w:kern w:val="0"/>
          <w:sz w:val="24"/>
          <w:szCs w:val="24"/>
          <w14:ligatures w14:val="none"/>
        </w:rPr>
        <w:t>LinkedHashMap</w:t>
      </w:r>
      <w:proofErr w:type="spellEnd"/>
      <w:r w:rsidRPr="005735E2">
        <w:rPr>
          <w:rFonts w:ascii="Segoe UI" w:eastAsia="Times New Roman" w:hAnsi="Segoe UI" w:cs="Segoe UI"/>
          <w:color w:val="333333"/>
          <w:kern w:val="0"/>
          <w:sz w:val="24"/>
          <w:szCs w:val="24"/>
          <w14:ligatures w14:val="none"/>
        </w:rPr>
        <w:t xml:space="preserve"> class. It facilitates to pass a collection of values as if they were within a Map.</w:t>
      </w:r>
    </w:p>
    <w:p w14:paraId="12C305F7"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367B3B9">
          <v:rect id="_x0000_i1039" style="width:0;height:.75pt" o:hrstd="t" o:hrnoshade="t" o:hr="t" fillcolor="#d4d4d4" stroked="f"/>
        </w:pict>
      </w:r>
    </w:p>
    <w:p w14:paraId="5EC88129"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16) What are the ways of reading data from the form in Spring MVC?</w:t>
      </w:r>
    </w:p>
    <w:p w14:paraId="4D0FF715"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following ways to read the data from the form are: -</w:t>
      </w:r>
    </w:p>
    <w:p w14:paraId="7886BDC3" w14:textId="77777777" w:rsidR="005735E2" w:rsidRPr="005735E2" w:rsidRDefault="005735E2" w:rsidP="005735E2">
      <w:pPr>
        <w:spacing w:after="150" w:line="240" w:lineRule="auto"/>
        <w:jc w:val="center"/>
        <w:rPr>
          <w:rFonts w:ascii="Times New Roman" w:eastAsia="Times New Roman" w:hAnsi="Times New Roman" w:cs="Times New Roman"/>
          <w:color w:val="808080"/>
          <w:kern w:val="0"/>
          <w:sz w:val="17"/>
          <w:szCs w:val="17"/>
          <w14:ligatures w14:val="none"/>
        </w:rPr>
      </w:pPr>
      <w:r w:rsidRPr="005735E2">
        <w:rPr>
          <w:rFonts w:ascii="Times New Roman" w:eastAsia="Times New Roman" w:hAnsi="Times New Roman" w:cs="Times New Roman"/>
          <w:color w:val="808080"/>
          <w:kern w:val="0"/>
          <w:sz w:val="17"/>
          <w:szCs w:val="17"/>
          <w14:ligatures w14:val="none"/>
        </w:rPr>
        <w:t>ADVERTISEMENT</w:t>
      </w:r>
    </w:p>
    <w:p w14:paraId="642AD993" w14:textId="77777777" w:rsidR="005735E2" w:rsidRPr="005735E2" w:rsidRDefault="005735E2" w:rsidP="005735E2">
      <w:pPr>
        <w:numPr>
          <w:ilvl w:val="0"/>
          <w:numId w:val="41"/>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proofErr w:type="spellStart"/>
      <w:r w:rsidRPr="005735E2">
        <w:rPr>
          <w:rFonts w:ascii="Segoe UI" w:eastAsia="Times New Roman" w:hAnsi="Segoe UI" w:cs="Segoe UI"/>
          <w:b/>
          <w:bCs/>
          <w:color w:val="000000"/>
          <w:kern w:val="0"/>
          <w:sz w:val="24"/>
          <w:szCs w:val="24"/>
          <w14:ligatures w14:val="none"/>
        </w:rPr>
        <w:t>HttpServletRequest</w:t>
      </w:r>
      <w:proofErr w:type="spellEnd"/>
      <w:r w:rsidRPr="005735E2">
        <w:rPr>
          <w:rFonts w:ascii="Segoe UI" w:eastAsia="Times New Roman" w:hAnsi="Segoe UI" w:cs="Segoe UI"/>
          <w:b/>
          <w:bCs/>
          <w:color w:val="000000"/>
          <w:kern w:val="0"/>
          <w:sz w:val="24"/>
          <w:szCs w:val="24"/>
          <w14:ligatures w14:val="none"/>
        </w:rPr>
        <w:t xml:space="preserve"> interface</w:t>
      </w:r>
      <w:r w:rsidRPr="005735E2">
        <w:rPr>
          <w:rFonts w:ascii="Segoe UI" w:eastAsia="Times New Roman" w:hAnsi="Segoe UI" w:cs="Segoe UI"/>
          <w:color w:val="000000"/>
          <w:kern w:val="0"/>
          <w:sz w:val="24"/>
          <w:szCs w:val="24"/>
          <w14:ligatures w14:val="none"/>
        </w:rPr>
        <w:t> - The </w:t>
      </w:r>
      <w:proofErr w:type="spellStart"/>
      <w:r w:rsidRPr="005735E2">
        <w:rPr>
          <w:rFonts w:ascii="Segoe UI" w:eastAsia="Times New Roman" w:hAnsi="Segoe UI" w:cs="Segoe UI"/>
          <w:b/>
          <w:bCs/>
          <w:color w:val="000000"/>
          <w:kern w:val="0"/>
          <w:sz w:val="24"/>
          <w:szCs w:val="24"/>
          <w14:ligatures w14:val="none"/>
        </w:rPr>
        <w:t>HttpServletRequest</w:t>
      </w:r>
      <w:proofErr w:type="spellEnd"/>
      <w:r w:rsidRPr="005735E2">
        <w:rPr>
          <w:rFonts w:ascii="Segoe UI" w:eastAsia="Times New Roman" w:hAnsi="Segoe UI" w:cs="Segoe UI"/>
          <w:color w:val="000000"/>
          <w:kern w:val="0"/>
          <w:sz w:val="24"/>
          <w:szCs w:val="24"/>
          <w14:ligatures w14:val="none"/>
        </w:rPr>
        <w:t xml:space="preserve"> is a java interface present in </w:t>
      </w:r>
      <w:proofErr w:type="spellStart"/>
      <w:proofErr w:type="gramStart"/>
      <w:r w:rsidRPr="005735E2">
        <w:rPr>
          <w:rFonts w:ascii="Segoe UI" w:eastAsia="Times New Roman" w:hAnsi="Segoe UI" w:cs="Segoe UI"/>
          <w:color w:val="000000"/>
          <w:kern w:val="0"/>
          <w:sz w:val="24"/>
          <w:szCs w:val="24"/>
          <w14:ligatures w14:val="none"/>
        </w:rPr>
        <w:t>javax.servlet</w:t>
      </w:r>
      <w:proofErr w:type="gramEnd"/>
      <w:r w:rsidRPr="005735E2">
        <w:rPr>
          <w:rFonts w:ascii="Segoe UI" w:eastAsia="Times New Roman" w:hAnsi="Segoe UI" w:cs="Segoe UI"/>
          <w:color w:val="000000"/>
          <w:kern w:val="0"/>
          <w:sz w:val="24"/>
          <w:szCs w:val="24"/>
          <w14:ligatures w14:val="none"/>
        </w:rPr>
        <w:t>.http</w:t>
      </w:r>
      <w:proofErr w:type="spellEnd"/>
      <w:r w:rsidRPr="005735E2">
        <w:rPr>
          <w:rFonts w:ascii="Segoe UI" w:eastAsia="Times New Roman" w:hAnsi="Segoe UI" w:cs="Segoe UI"/>
          <w:color w:val="000000"/>
          <w:kern w:val="0"/>
          <w:sz w:val="24"/>
          <w:szCs w:val="24"/>
          <w14:ligatures w14:val="none"/>
        </w:rPr>
        <w:t xml:space="preserve"> package. Like Servlets, you can use </w:t>
      </w:r>
      <w:proofErr w:type="spellStart"/>
      <w:r w:rsidRPr="005735E2">
        <w:rPr>
          <w:rFonts w:ascii="Segoe UI" w:eastAsia="Times New Roman" w:hAnsi="Segoe UI" w:cs="Segoe UI"/>
          <w:color w:val="000000"/>
          <w:kern w:val="0"/>
          <w:sz w:val="24"/>
          <w:szCs w:val="24"/>
          <w14:ligatures w14:val="none"/>
        </w:rPr>
        <w:t>HttpServletRequest</w:t>
      </w:r>
      <w:proofErr w:type="spellEnd"/>
      <w:r w:rsidRPr="005735E2">
        <w:rPr>
          <w:rFonts w:ascii="Segoe UI" w:eastAsia="Times New Roman" w:hAnsi="Segoe UI" w:cs="Segoe UI"/>
          <w:color w:val="000000"/>
          <w:kern w:val="0"/>
          <w:sz w:val="24"/>
          <w:szCs w:val="24"/>
          <w14:ligatures w14:val="none"/>
        </w:rPr>
        <w:t xml:space="preserve"> in Spring to read the HTML form data provided by the user.</w:t>
      </w:r>
    </w:p>
    <w:p w14:paraId="5AE9C06E" w14:textId="77777777" w:rsidR="005735E2" w:rsidRPr="005735E2" w:rsidRDefault="005735E2" w:rsidP="005735E2">
      <w:pPr>
        <w:numPr>
          <w:ilvl w:val="0"/>
          <w:numId w:val="41"/>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@RequestParam annotation</w:t>
      </w:r>
      <w:r w:rsidRPr="005735E2">
        <w:rPr>
          <w:rFonts w:ascii="Segoe UI" w:eastAsia="Times New Roman" w:hAnsi="Segoe UI" w:cs="Segoe UI"/>
          <w:color w:val="000000"/>
          <w:kern w:val="0"/>
          <w:sz w:val="24"/>
          <w:szCs w:val="24"/>
          <w14:ligatures w14:val="none"/>
        </w:rPr>
        <w:t> - The </w:t>
      </w:r>
      <w:r w:rsidRPr="005735E2">
        <w:rPr>
          <w:rFonts w:ascii="Segoe UI" w:eastAsia="Times New Roman" w:hAnsi="Segoe UI" w:cs="Segoe UI"/>
          <w:b/>
          <w:bCs/>
          <w:color w:val="000000"/>
          <w:kern w:val="0"/>
          <w:sz w:val="24"/>
          <w:szCs w:val="24"/>
          <w14:ligatures w14:val="none"/>
        </w:rPr>
        <w:t>@RequestParam</w:t>
      </w:r>
      <w:r w:rsidRPr="005735E2">
        <w:rPr>
          <w:rFonts w:ascii="Segoe UI" w:eastAsia="Times New Roman" w:hAnsi="Segoe UI" w:cs="Segoe UI"/>
          <w:color w:val="000000"/>
          <w:kern w:val="0"/>
          <w:sz w:val="24"/>
          <w:szCs w:val="24"/>
          <w14:ligatures w14:val="none"/>
        </w:rPr>
        <w:t> annotation reads the form data and binds it automatically to the parameter present in the provided method.</w:t>
      </w:r>
    </w:p>
    <w:p w14:paraId="5488289B" w14:textId="77777777" w:rsidR="005735E2" w:rsidRPr="005735E2" w:rsidRDefault="005735E2" w:rsidP="005735E2">
      <w:pPr>
        <w:numPr>
          <w:ilvl w:val="0"/>
          <w:numId w:val="41"/>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@ModelAttribute annotation</w:t>
      </w:r>
      <w:r w:rsidRPr="005735E2">
        <w:rPr>
          <w:rFonts w:ascii="Segoe UI" w:eastAsia="Times New Roman" w:hAnsi="Segoe UI" w:cs="Segoe UI"/>
          <w:color w:val="000000"/>
          <w:kern w:val="0"/>
          <w:sz w:val="24"/>
          <w:szCs w:val="24"/>
          <w14:ligatures w14:val="none"/>
        </w:rPr>
        <w:t> - The </w:t>
      </w:r>
      <w:r w:rsidRPr="005735E2">
        <w:rPr>
          <w:rFonts w:ascii="Segoe UI" w:eastAsia="Times New Roman" w:hAnsi="Segoe UI" w:cs="Segoe UI"/>
          <w:b/>
          <w:bCs/>
          <w:color w:val="000000"/>
          <w:kern w:val="0"/>
          <w:sz w:val="24"/>
          <w:szCs w:val="24"/>
          <w14:ligatures w14:val="none"/>
        </w:rPr>
        <w:t>@ModelAttribute</w:t>
      </w:r>
      <w:r w:rsidRPr="005735E2">
        <w:rPr>
          <w:rFonts w:ascii="Segoe UI" w:eastAsia="Times New Roman" w:hAnsi="Segoe UI" w:cs="Segoe UI"/>
          <w:color w:val="000000"/>
          <w:kern w:val="0"/>
          <w:sz w:val="24"/>
          <w:szCs w:val="24"/>
          <w14:ligatures w14:val="none"/>
        </w:rPr>
        <w:t> annotation binds a method parameter or its return value to a named model attribute.</w:t>
      </w:r>
    </w:p>
    <w:p w14:paraId="068AAAB0"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6666F2">
          <v:rect id="_x0000_i1040" style="width:0;height:.75pt" o:hrstd="t" o:hrnoshade="t" o:hr="t" fillcolor="#d4d4d4" stroked="f"/>
        </w:pict>
      </w:r>
    </w:p>
    <w:p w14:paraId="10C2D664"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17) What is Spring MVC form tag library?</w:t>
      </w:r>
    </w:p>
    <w:p w14:paraId="1DA77380"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 xml:space="preserve">The Spring MVC form tags can be seen as data binding-aware tags that can automatically set data to Java object/bean </w:t>
      </w:r>
      <w:proofErr w:type="gramStart"/>
      <w:r w:rsidRPr="005735E2">
        <w:rPr>
          <w:rFonts w:ascii="Segoe UI" w:eastAsia="Times New Roman" w:hAnsi="Segoe UI" w:cs="Segoe UI"/>
          <w:color w:val="333333"/>
          <w:kern w:val="0"/>
          <w:sz w:val="24"/>
          <w:szCs w:val="24"/>
          <w14:ligatures w14:val="none"/>
        </w:rPr>
        <w:t>and also</w:t>
      </w:r>
      <w:proofErr w:type="gramEnd"/>
      <w:r w:rsidRPr="005735E2">
        <w:rPr>
          <w:rFonts w:ascii="Segoe UI" w:eastAsia="Times New Roman" w:hAnsi="Segoe UI" w:cs="Segoe UI"/>
          <w:color w:val="333333"/>
          <w:kern w:val="0"/>
          <w:sz w:val="24"/>
          <w:szCs w:val="24"/>
          <w14:ligatures w14:val="none"/>
        </w:rPr>
        <w:t xml:space="preserve"> retrieve from it. These tags are the configurable and reusable building blocks for a web page. It provides view technologies, an easy way to develop, read, and maintain the data.</w:t>
      </w:r>
    </w:p>
    <w:p w14:paraId="3C06BFAE" w14:textId="77777777" w:rsidR="005735E2" w:rsidRPr="005735E2" w:rsidRDefault="00000000"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hyperlink r:id="rId303" w:history="1">
        <w:r w:rsidR="005735E2" w:rsidRPr="005735E2">
          <w:rPr>
            <w:rFonts w:ascii="Segoe UI" w:eastAsia="Times New Roman" w:hAnsi="Segoe UI" w:cs="Segoe UI"/>
            <w:color w:val="008000"/>
            <w:kern w:val="0"/>
            <w:sz w:val="24"/>
            <w:szCs w:val="24"/>
            <w:u w:val="single"/>
            <w14:ligatures w14:val="none"/>
          </w:rPr>
          <w:t>click here for more details</w:t>
        </w:r>
      </w:hyperlink>
    </w:p>
    <w:p w14:paraId="69F4494E"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88283B">
          <v:rect id="_x0000_i1041" style="width:0;height:.75pt" o:hrstd="t" o:hrnoshade="t" o:hr="t" fillcolor="#d4d4d4" stroked="f"/>
        </w:pict>
      </w:r>
    </w:p>
    <w:p w14:paraId="5BAD2008"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18) What do you understand by validations in Spring MVC?</w:t>
      </w:r>
    </w:p>
    <w:p w14:paraId="58932D1A"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validation is one of the most important features of Spring MVC, that is used to restrict the input provided by the user. To validate the user's input, it is required to use the Spring 4 or higher version and Bean Validation API. Spring validations can validate both server-side as well as client-side applications.</w:t>
      </w:r>
    </w:p>
    <w:p w14:paraId="21361776"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57C42DD">
          <v:rect id="_x0000_i1042" style="width:0;height:.75pt" o:hrstd="t" o:hrnoshade="t" o:hr="t" fillcolor="#d4d4d4" stroked="f"/>
        </w:pict>
      </w:r>
    </w:p>
    <w:p w14:paraId="332EDB9D"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19) What is Bean Validation API?</w:t>
      </w:r>
    </w:p>
    <w:p w14:paraId="27ABF665"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lastRenderedPageBreak/>
        <w:t>The </w:t>
      </w:r>
      <w:r w:rsidRPr="005735E2">
        <w:rPr>
          <w:rFonts w:ascii="Segoe UI" w:eastAsia="Times New Roman" w:hAnsi="Segoe UI" w:cs="Segoe UI"/>
          <w:b/>
          <w:bCs/>
          <w:color w:val="333333"/>
          <w:kern w:val="0"/>
          <w:sz w:val="24"/>
          <w:szCs w:val="24"/>
          <w14:ligatures w14:val="none"/>
        </w:rPr>
        <w:t>Bean Validation API</w:t>
      </w:r>
      <w:r w:rsidRPr="005735E2">
        <w:rPr>
          <w:rFonts w:ascii="Segoe UI" w:eastAsia="Times New Roman" w:hAnsi="Segoe UI" w:cs="Segoe UI"/>
          <w:color w:val="333333"/>
          <w:kern w:val="0"/>
          <w:sz w:val="24"/>
          <w:szCs w:val="24"/>
          <w14:ligatures w14:val="none"/>
        </w:rPr>
        <w:t> is a Java specification which is used to apply constraints on object model via annotations. Here, we can validate a length, number, regular expression, etc. Apart from that, we can also provide custom validations.</w:t>
      </w:r>
    </w:p>
    <w:p w14:paraId="0B184ACD"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As Bean Validation API is just a specification, it requires an implementation. So, for that, it uses Hibernate Validator. The Hibernate Validator is a fully compliant JSR-303/309 implementation that allows to express and validate application constraints.</w:t>
      </w:r>
    </w:p>
    <w:p w14:paraId="3DFA403D"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B1DF38C">
          <v:rect id="_x0000_i1043" style="width:0;height:.75pt" o:hrstd="t" o:hrnoshade="t" o:hr="t" fillcolor="#d4d4d4" stroked="f"/>
        </w:pict>
      </w:r>
    </w:p>
    <w:p w14:paraId="447F2C9E"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20) What is the use of @Valid annotation in Spring MVC?</w:t>
      </w:r>
    </w:p>
    <w:p w14:paraId="5DDF75AD"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w:t>
      </w:r>
      <w:r w:rsidRPr="005735E2">
        <w:rPr>
          <w:rFonts w:ascii="Segoe UI" w:eastAsia="Times New Roman" w:hAnsi="Segoe UI" w:cs="Segoe UI"/>
          <w:b/>
          <w:bCs/>
          <w:color w:val="333333"/>
          <w:kern w:val="0"/>
          <w:sz w:val="24"/>
          <w:szCs w:val="24"/>
          <w14:ligatures w14:val="none"/>
        </w:rPr>
        <w:t>@Valid</w:t>
      </w:r>
      <w:r w:rsidRPr="005735E2">
        <w:rPr>
          <w:rFonts w:ascii="Segoe UI" w:eastAsia="Times New Roman" w:hAnsi="Segoe UI" w:cs="Segoe UI"/>
          <w:color w:val="333333"/>
          <w:kern w:val="0"/>
          <w:sz w:val="24"/>
          <w:szCs w:val="24"/>
          <w14:ligatures w14:val="none"/>
        </w:rPr>
        <w:t> annotation is used to apply validation rules on the provided object.</w:t>
      </w:r>
    </w:p>
    <w:p w14:paraId="60B2443D"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71524D6">
          <v:rect id="_x0000_i1044" style="width:0;height:.75pt" o:hrstd="t" o:hrnoshade="t" o:hr="t" fillcolor="#d4d4d4" stroked="f"/>
        </w:pict>
      </w:r>
    </w:p>
    <w:p w14:paraId="31F0C28F"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 xml:space="preserve">21) What is the purpose of </w:t>
      </w:r>
      <w:proofErr w:type="spellStart"/>
      <w:r w:rsidRPr="005735E2">
        <w:rPr>
          <w:rFonts w:ascii="Helvetica" w:eastAsia="Times New Roman" w:hAnsi="Helvetica" w:cs="Times New Roman"/>
          <w:color w:val="610B4B"/>
          <w:kern w:val="0"/>
          <w:sz w:val="32"/>
          <w:szCs w:val="32"/>
          <w14:ligatures w14:val="none"/>
        </w:rPr>
        <w:t>BindingResult</w:t>
      </w:r>
      <w:proofErr w:type="spellEnd"/>
      <w:r w:rsidRPr="005735E2">
        <w:rPr>
          <w:rFonts w:ascii="Helvetica" w:eastAsia="Times New Roman" w:hAnsi="Helvetica" w:cs="Times New Roman"/>
          <w:color w:val="610B4B"/>
          <w:kern w:val="0"/>
          <w:sz w:val="32"/>
          <w:szCs w:val="32"/>
          <w14:ligatures w14:val="none"/>
        </w:rPr>
        <w:t xml:space="preserve"> in Spring MVC validations?</w:t>
      </w:r>
    </w:p>
    <w:p w14:paraId="7C64BF16"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w:t>
      </w:r>
      <w:proofErr w:type="spellStart"/>
      <w:r w:rsidRPr="005735E2">
        <w:rPr>
          <w:rFonts w:ascii="Segoe UI" w:eastAsia="Times New Roman" w:hAnsi="Segoe UI" w:cs="Segoe UI"/>
          <w:b/>
          <w:bCs/>
          <w:color w:val="333333"/>
          <w:kern w:val="0"/>
          <w:sz w:val="24"/>
          <w:szCs w:val="24"/>
          <w14:ligatures w14:val="none"/>
        </w:rPr>
        <w:t>BindingResult</w:t>
      </w:r>
      <w:proofErr w:type="spellEnd"/>
      <w:r w:rsidRPr="005735E2">
        <w:rPr>
          <w:rFonts w:ascii="Segoe UI" w:eastAsia="Times New Roman" w:hAnsi="Segoe UI" w:cs="Segoe UI"/>
          <w:color w:val="333333"/>
          <w:kern w:val="0"/>
          <w:sz w:val="24"/>
          <w:szCs w:val="24"/>
          <w14:ligatures w14:val="none"/>
        </w:rPr>
        <w:t xml:space="preserve"> is an interface that contains the information of validations. For </w:t>
      </w:r>
      <w:proofErr w:type="gramStart"/>
      <w:r w:rsidRPr="005735E2">
        <w:rPr>
          <w:rFonts w:ascii="Segoe UI" w:eastAsia="Times New Roman" w:hAnsi="Segoe UI" w:cs="Segoe UI"/>
          <w:color w:val="333333"/>
          <w:kern w:val="0"/>
          <w:sz w:val="24"/>
          <w:szCs w:val="24"/>
          <w14:ligatures w14:val="none"/>
        </w:rPr>
        <w:t>example :</w:t>
      </w:r>
      <w:proofErr w:type="gramEnd"/>
      <w:r w:rsidRPr="005735E2">
        <w:rPr>
          <w:rFonts w:ascii="Segoe UI" w:eastAsia="Times New Roman" w:hAnsi="Segoe UI" w:cs="Segoe UI"/>
          <w:color w:val="333333"/>
          <w:kern w:val="0"/>
          <w:sz w:val="24"/>
          <w:szCs w:val="24"/>
          <w14:ligatures w14:val="none"/>
        </w:rPr>
        <w:t>-</w:t>
      </w:r>
    </w:p>
    <w:p w14:paraId="4003B8B6" w14:textId="77777777" w:rsidR="005735E2" w:rsidRPr="005735E2" w:rsidRDefault="005735E2" w:rsidP="005735E2">
      <w:pPr>
        <w:numPr>
          <w:ilvl w:val="0"/>
          <w:numId w:val="42"/>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@RequestMapping("/helloagain")  </w:t>
      </w:r>
    </w:p>
    <w:p w14:paraId="69D1F28F" w14:textId="77777777" w:rsidR="005735E2" w:rsidRPr="005735E2" w:rsidRDefault="005735E2" w:rsidP="005735E2">
      <w:pPr>
        <w:numPr>
          <w:ilvl w:val="0"/>
          <w:numId w:val="42"/>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public String </w:t>
      </w:r>
      <w:proofErr w:type="gramStart"/>
      <w:r w:rsidRPr="005735E2">
        <w:rPr>
          <w:rFonts w:ascii="Segoe UI" w:eastAsia="Times New Roman" w:hAnsi="Segoe UI" w:cs="Segoe UI"/>
          <w:color w:val="000000"/>
          <w:kern w:val="0"/>
          <w:sz w:val="24"/>
          <w:szCs w:val="24"/>
          <w:bdr w:val="none" w:sz="0" w:space="0" w:color="auto" w:frame="1"/>
          <w14:ligatures w14:val="none"/>
        </w:rPr>
        <w:t>submitForm( @</w:t>
      </w:r>
      <w:proofErr w:type="gramEnd"/>
      <w:r w:rsidRPr="005735E2">
        <w:rPr>
          <w:rFonts w:ascii="Segoe UI" w:eastAsia="Times New Roman" w:hAnsi="Segoe UI" w:cs="Segoe UI"/>
          <w:color w:val="000000"/>
          <w:kern w:val="0"/>
          <w:sz w:val="24"/>
          <w:szCs w:val="24"/>
          <w:bdr w:val="none" w:sz="0" w:space="0" w:color="auto" w:frame="1"/>
          <w14:ligatures w14:val="none"/>
        </w:rPr>
        <w:t>Valid @ModelAttribute("emp") Employee e, BindingResult br)  </w:t>
      </w:r>
    </w:p>
    <w:p w14:paraId="36534CFD" w14:textId="77777777" w:rsidR="005735E2" w:rsidRPr="005735E2" w:rsidRDefault="005735E2" w:rsidP="005735E2">
      <w:pPr>
        <w:numPr>
          <w:ilvl w:val="0"/>
          <w:numId w:val="42"/>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  </w:t>
      </w:r>
    </w:p>
    <w:p w14:paraId="34BD551C" w14:textId="77777777" w:rsidR="005735E2" w:rsidRPr="005735E2" w:rsidRDefault="005735E2" w:rsidP="005735E2">
      <w:pPr>
        <w:numPr>
          <w:ilvl w:val="0"/>
          <w:numId w:val="42"/>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if(</w:t>
      </w:r>
      <w:proofErr w:type="spellStart"/>
      <w:proofErr w:type="gramStart"/>
      <w:r w:rsidRPr="005735E2">
        <w:rPr>
          <w:rFonts w:ascii="Segoe UI" w:eastAsia="Times New Roman" w:hAnsi="Segoe UI" w:cs="Segoe UI"/>
          <w:color w:val="000000"/>
          <w:kern w:val="0"/>
          <w:sz w:val="24"/>
          <w:szCs w:val="24"/>
          <w:bdr w:val="none" w:sz="0" w:space="0" w:color="auto" w:frame="1"/>
          <w14:ligatures w14:val="none"/>
        </w:rPr>
        <w:t>br.hasErrors</w:t>
      </w:r>
      <w:proofErr w:type="spellEnd"/>
      <w:proofErr w:type="gramEnd"/>
      <w:r w:rsidRPr="005735E2">
        <w:rPr>
          <w:rFonts w:ascii="Segoe UI" w:eastAsia="Times New Roman" w:hAnsi="Segoe UI" w:cs="Segoe UI"/>
          <w:color w:val="000000"/>
          <w:kern w:val="0"/>
          <w:sz w:val="24"/>
          <w:szCs w:val="24"/>
          <w:bdr w:val="none" w:sz="0" w:space="0" w:color="auto" w:frame="1"/>
          <w14:ligatures w14:val="none"/>
        </w:rPr>
        <w:t>())  </w:t>
      </w:r>
    </w:p>
    <w:p w14:paraId="5E76ECC9" w14:textId="77777777" w:rsidR="005735E2" w:rsidRPr="005735E2" w:rsidRDefault="005735E2" w:rsidP="005735E2">
      <w:pPr>
        <w:numPr>
          <w:ilvl w:val="0"/>
          <w:numId w:val="42"/>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  </w:t>
      </w:r>
    </w:p>
    <w:p w14:paraId="1366BE27" w14:textId="77777777" w:rsidR="005735E2" w:rsidRPr="005735E2" w:rsidRDefault="005735E2" w:rsidP="005735E2">
      <w:pPr>
        <w:numPr>
          <w:ilvl w:val="0"/>
          <w:numId w:val="42"/>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return "</w:t>
      </w:r>
      <w:proofErr w:type="spellStart"/>
      <w:r w:rsidRPr="005735E2">
        <w:rPr>
          <w:rFonts w:ascii="Segoe UI" w:eastAsia="Times New Roman" w:hAnsi="Segoe UI" w:cs="Segoe UI"/>
          <w:color w:val="000000"/>
          <w:kern w:val="0"/>
          <w:sz w:val="24"/>
          <w:szCs w:val="24"/>
          <w:bdr w:val="none" w:sz="0" w:space="0" w:color="auto" w:frame="1"/>
          <w14:ligatures w14:val="none"/>
        </w:rPr>
        <w:t>viewpage</w:t>
      </w:r>
      <w:proofErr w:type="spellEnd"/>
      <w:proofErr w:type="gramStart"/>
      <w:r w:rsidRPr="005735E2">
        <w:rPr>
          <w:rFonts w:ascii="Segoe UI" w:eastAsia="Times New Roman" w:hAnsi="Segoe UI" w:cs="Segoe UI"/>
          <w:color w:val="000000"/>
          <w:kern w:val="0"/>
          <w:sz w:val="24"/>
          <w:szCs w:val="24"/>
          <w:bdr w:val="none" w:sz="0" w:space="0" w:color="auto" w:frame="1"/>
          <w14:ligatures w14:val="none"/>
        </w:rPr>
        <w:t>";</w:t>
      </w:r>
      <w:proofErr w:type="gramEnd"/>
      <w:r w:rsidRPr="005735E2">
        <w:rPr>
          <w:rFonts w:ascii="Segoe UI" w:eastAsia="Times New Roman" w:hAnsi="Segoe UI" w:cs="Segoe UI"/>
          <w:color w:val="000000"/>
          <w:kern w:val="0"/>
          <w:sz w:val="24"/>
          <w:szCs w:val="24"/>
          <w:bdr w:val="none" w:sz="0" w:space="0" w:color="auto" w:frame="1"/>
          <w14:ligatures w14:val="none"/>
        </w:rPr>
        <w:t>  </w:t>
      </w:r>
    </w:p>
    <w:p w14:paraId="67999D8E" w14:textId="77777777" w:rsidR="005735E2" w:rsidRPr="005735E2" w:rsidRDefault="005735E2" w:rsidP="005735E2">
      <w:pPr>
        <w:numPr>
          <w:ilvl w:val="0"/>
          <w:numId w:val="42"/>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  </w:t>
      </w:r>
    </w:p>
    <w:p w14:paraId="0B3E440E" w14:textId="77777777" w:rsidR="005735E2" w:rsidRPr="005735E2" w:rsidRDefault="005735E2" w:rsidP="005735E2">
      <w:pPr>
        <w:numPr>
          <w:ilvl w:val="0"/>
          <w:numId w:val="42"/>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else  </w:t>
      </w:r>
    </w:p>
    <w:p w14:paraId="6EC57D0A" w14:textId="77777777" w:rsidR="005735E2" w:rsidRPr="005735E2" w:rsidRDefault="005735E2" w:rsidP="005735E2">
      <w:pPr>
        <w:numPr>
          <w:ilvl w:val="0"/>
          <w:numId w:val="42"/>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  </w:t>
      </w:r>
    </w:p>
    <w:p w14:paraId="295ACC10" w14:textId="77777777" w:rsidR="005735E2" w:rsidRPr="005735E2" w:rsidRDefault="005735E2" w:rsidP="005735E2">
      <w:pPr>
        <w:numPr>
          <w:ilvl w:val="0"/>
          <w:numId w:val="42"/>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return "final</w:t>
      </w:r>
      <w:proofErr w:type="gramStart"/>
      <w:r w:rsidRPr="005735E2">
        <w:rPr>
          <w:rFonts w:ascii="Segoe UI" w:eastAsia="Times New Roman" w:hAnsi="Segoe UI" w:cs="Segoe UI"/>
          <w:color w:val="000000"/>
          <w:kern w:val="0"/>
          <w:sz w:val="24"/>
          <w:szCs w:val="24"/>
          <w:bdr w:val="none" w:sz="0" w:space="0" w:color="auto" w:frame="1"/>
          <w14:ligatures w14:val="none"/>
        </w:rPr>
        <w:t>";</w:t>
      </w:r>
      <w:proofErr w:type="gramEnd"/>
      <w:r w:rsidRPr="005735E2">
        <w:rPr>
          <w:rFonts w:ascii="Segoe UI" w:eastAsia="Times New Roman" w:hAnsi="Segoe UI" w:cs="Segoe UI"/>
          <w:color w:val="000000"/>
          <w:kern w:val="0"/>
          <w:sz w:val="24"/>
          <w:szCs w:val="24"/>
          <w:bdr w:val="none" w:sz="0" w:space="0" w:color="auto" w:frame="1"/>
          <w14:ligatures w14:val="none"/>
        </w:rPr>
        <w:t>  </w:t>
      </w:r>
    </w:p>
    <w:p w14:paraId="1B535D27" w14:textId="77777777" w:rsidR="005735E2" w:rsidRPr="005735E2" w:rsidRDefault="005735E2" w:rsidP="005735E2">
      <w:pPr>
        <w:numPr>
          <w:ilvl w:val="0"/>
          <w:numId w:val="42"/>
        </w:numPr>
        <w:spacing w:after="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  </w:t>
      </w:r>
    </w:p>
    <w:p w14:paraId="682964C0" w14:textId="77777777" w:rsidR="005735E2" w:rsidRPr="005735E2" w:rsidRDefault="005735E2" w:rsidP="005735E2">
      <w:pPr>
        <w:numPr>
          <w:ilvl w:val="0"/>
          <w:numId w:val="42"/>
        </w:numPr>
        <w:spacing w:after="120"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color w:val="000000"/>
          <w:kern w:val="0"/>
          <w:sz w:val="24"/>
          <w:szCs w:val="24"/>
          <w:bdr w:val="none" w:sz="0" w:space="0" w:color="auto" w:frame="1"/>
          <w14:ligatures w14:val="none"/>
        </w:rPr>
        <w:t>    }  </w:t>
      </w:r>
    </w:p>
    <w:p w14:paraId="170B13D0"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1332400">
          <v:rect id="_x0000_i1045" style="width:0;height:.75pt" o:hrstd="t" o:hrnoshade="t" o:hr="t" fillcolor="#d4d4d4" stroked="f"/>
        </w:pict>
      </w:r>
    </w:p>
    <w:p w14:paraId="1F03C1EB"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lastRenderedPageBreak/>
        <w:t>22) How to validate user's input within a number range in Spring MVC?</w:t>
      </w:r>
    </w:p>
    <w:p w14:paraId="6E33266A"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In Spring MVC Validation, we can validate the user's input within a number range by using the following annotations: -</w:t>
      </w:r>
    </w:p>
    <w:p w14:paraId="3B55ACBD" w14:textId="77777777" w:rsidR="005735E2" w:rsidRPr="005735E2" w:rsidRDefault="005735E2" w:rsidP="005735E2">
      <w:pPr>
        <w:numPr>
          <w:ilvl w:val="0"/>
          <w:numId w:val="4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@Min annotation</w:t>
      </w:r>
      <w:r w:rsidRPr="005735E2">
        <w:rPr>
          <w:rFonts w:ascii="Segoe UI" w:eastAsia="Times New Roman" w:hAnsi="Segoe UI" w:cs="Segoe UI"/>
          <w:color w:val="000000"/>
          <w:kern w:val="0"/>
          <w:sz w:val="24"/>
          <w:szCs w:val="24"/>
          <w14:ligatures w14:val="none"/>
        </w:rPr>
        <w:t> - It is required to pass an integer value with @Min annotation. The user input must be equal to or greater than this value.</w:t>
      </w:r>
    </w:p>
    <w:p w14:paraId="60D0AECB" w14:textId="77777777" w:rsidR="005735E2" w:rsidRPr="005735E2" w:rsidRDefault="005735E2" w:rsidP="005735E2">
      <w:pPr>
        <w:numPr>
          <w:ilvl w:val="0"/>
          <w:numId w:val="4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@Max annotation</w:t>
      </w:r>
      <w:r w:rsidRPr="005735E2">
        <w:rPr>
          <w:rFonts w:ascii="Segoe UI" w:eastAsia="Times New Roman" w:hAnsi="Segoe UI" w:cs="Segoe UI"/>
          <w:color w:val="000000"/>
          <w:kern w:val="0"/>
          <w:sz w:val="24"/>
          <w:szCs w:val="24"/>
          <w14:ligatures w14:val="none"/>
        </w:rPr>
        <w:t> - It is required to pass an integer value with @Max annotation. The user input must be equal to or smaller than this value.</w:t>
      </w:r>
    </w:p>
    <w:p w14:paraId="40CE7D4F" w14:textId="77777777" w:rsidR="005735E2" w:rsidRPr="005735E2" w:rsidRDefault="00000000"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hyperlink r:id="rId304" w:history="1">
        <w:r w:rsidR="005735E2" w:rsidRPr="005735E2">
          <w:rPr>
            <w:rFonts w:ascii="Segoe UI" w:eastAsia="Times New Roman" w:hAnsi="Segoe UI" w:cs="Segoe UI"/>
            <w:color w:val="008000"/>
            <w:kern w:val="0"/>
            <w:sz w:val="24"/>
            <w:szCs w:val="24"/>
            <w:u w:val="single"/>
            <w14:ligatures w14:val="none"/>
          </w:rPr>
          <w:t>click here for more details</w:t>
        </w:r>
      </w:hyperlink>
    </w:p>
    <w:p w14:paraId="4CAA1830"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1F8CA07">
          <v:rect id="_x0000_i1046" style="width:0;height:.75pt" o:hrstd="t" o:hrnoshade="t" o:hr="t" fillcolor="#d4d4d4" stroked="f"/>
        </w:pict>
      </w:r>
    </w:p>
    <w:p w14:paraId="346ED722"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23) How to validate the user input in a particular sequence in Spring MVC?</w:t>
      </w:r>
    </w:p>
    <w:p w14:paraId="1B400A32"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Spring MVC Validation allows us to validate the user input in a particular sequence by using @Pattern annotation. Here, we can provide the required regular expression to </w:t>
      </w:r>
      <w:proofErr w:type="spellStart"/>
      <w:r w:rsidRPr="005735E2">
        <w:rPr>
          <w:rFonts w:ascii="Segoe UI" w:eastAsia="Times New Roman" w:hAnsi="Segoe UI" w:cs="Segoe UI"/>
          <w:b/>
          <w:bCs/>
          <w:color w:val="333333"/>
          <w:kern w:val="0"/>
          <w:sz w:val="24"/>
          <w:szCs w:val="24"/>
          <w14:ligatures w14:val="none"/>
        </w:rPr>
        <w:t>regexp</w:t>
      </w:r>
      <w:proofErr w:type="spellEnd"/>
      <w:r w:rsidRPr="005735E2">
        <w:rPr>
          <w:rFonts w:ascii="Segoe UI" w:eastAsia="Times New Roman" w:hAnsi="Segoe UI" w:cs="Segoe UI"/>
          <w:color w:val="333333"/>
          <w:kern w:val="0"/>
          <w:sz w:val="24"/>
          <w:szCs w:val="24"/>
          <w14:ligatures w14:val="none"/>
        </w:rPr>
        <w:t> attribute and pass it with the annotation.</w:t>
      </w:r>
    </w:p>
    <w:p w14:paraId="02D3E7A6" w14:textId="77777777" w:rsidR="005735E2" w:rsidRPr="005735E2" w:rsidRDefault="00000000"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hyperlink r:id="rId305" w:history="1">
        <w:r w:rsidR="005735E2" w:rsidRPr="005735E2">
          <w:rPr>
            <w:rFonts w:ascii="Segoe UI" w:eastAsia="Times New Roman" w:hAnsi="Segoe UI" w:cs="Segoe UI"/>
            <w:color w:val="008000"/>
            <w:kern w:val="0"/>
            <w:sz w:val="24"/>
            <w:szCs w:val="24"/>
            <w:u w:val="single"/>
            <w14:ligatures w14:val="none"/>
          </w:rPr>
          <w:t>click here for more details</w:t>
        </w:r>
      </w:hyperlink>
    </w:p>
    <w:p w14:paraId="166A89B9"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06B2098">
          <v:rect id="_x0000_i1047" style="width:0;height:.75pt" o:hrstd="t" o:hrnoshade="t" o:hr="t" fillcolor="#d4d4d4" stroked="f"/>
        </w:pict>
      </w:r>
    </w:p>
    <w:p w14:paraId="10323D74"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24) What is the purpose of custom validations in Spring MVC?</w:t>
      </w:r>
    </w:p>
    <w:p w14:paraId="726C3AF1"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The Spring MVC framework allows us to perform custom validations. In such a case, we declare our own annotations. We can perform validation based on own business logic.</w:t>
      </w:r>
    </w:p>
    <w:p w14:paraId="3D1E2B68" w14:textId="77777777" w:rsidR="005735E2" w:rsidRPr="005735E2" w:rsidRDefault="00000000"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hyperlink r:id="rId306" w:history="1">
        <w:r w:rsidR="005735E2" w:rsidRPr="005735E2">
          <w:rPr>
            <w:rFonts w:ascii="Segoe UI" w:eastAsia="Times New Roman" w:hAnsi="Segoe UI" w:cs="Segoe UI"/>
            <w:color w:val="008000"/>
            <w:kern w:val="0"/>
            <w:sz w:val="24"/>
            <w:szCs w:val="24"/>
            <w:u w:val="single"/>
            <w14:ligatures w14:val="none"/>
          </w:rPr>
          <w:t>click here for more details</w:t>
        </w:r>
      </w:hyperlink>
    </w:p>
    <w:p w14:paraId="4974185C" w14:textId="77777777" w:rsidR="005735E2" w:rsidRPr="005735E2"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8CE5973">
          <v:rect id="_x0000_i1048" style="width:0;height:.75pt" o:hrstd="t" o:hrnoshade="t" o:hr="t" fillcolor="#d4d4d4" stroked="f"/>
        </w:pict>
      </w:r>
    </w:p>
    <w:p w14:paraId="05D76AA0" w14:textId="77777777" w:rsidR="005735E2" w:rsidRPr="005735E2" w:rsidRDefault="005735E2" w:rsidP="005735E2">
      <w:pPr>
        <w:shd w:val="clear" w:color="auto" w:fill="FFFFFF"/>
        <w:spacing w:before="100" w:beforeAutospacing="1" w:after="100" w:afterAutospacing="1" w:line="312" w:lineRule="atLeast"/>
        <w:jc w:val="both"/>
        <w:outlineLvl w:val="2"/>
        <w:rPr>
          <w:rFonts w:ascii="Helvetica" w:eastAsia="Times New Roman" w:hAnsi="Helvetica" w:cs="Times New Roman"/>
          <w:color w:val="610B4B"/>
          <w:kern w:val="0"/>
          <w:sz w:val="32"/>
          <w:szCs w:val="32"/>
          <w14:ligatures w14:val="none"/>
        </w:rPr>
      </w:pPr>
      <w:r w:rsidRPr="005735E2">
        <w:rPr>
          <w:rFonts w:ascii="Helvetica" w:eastAsia="Times New Roman" w:hAnsi="Helvetica" w:cs="Times New Roman"/>
          <w:color w:val="610B4B"/>
          <w:kern w:val="0"/>
          <w:sz w:val="32"/>
          <w:szCs w:val="32"/>
          <w14:ligatures w14:val="none"/>
        </w:rPr>
        <w:t>25) What do you understand by Spring MVC Tiles?</w:t>
      </w:r>
    </w:p>
    <w:p w14:paraId="34223080" w14:textId="77777777" w:rsidR="005735E2" w:rsidRPr="005735E2" w:rsidRDefault="005735E2" w:rsidP="005735E2">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5735E2">
        <w:rPr>
          <w:rFonts w:ascii="Segoe UI" w:eastAsia="Times New Roman" w:hAnsi="Segoe UI" w:cs="Segoe UI"/>
          <w:color w:val="333333"/>
          <w:kern w:val="0"/>
          <w:sz w:val="24"/>
          <w:szCs w:val="24"/>
          <w14:ligatures w14:val="none"/>
        </w:rPr>
        <w:t xml:space="preserve">The Spring provides integration support with </w:t>
      </w:r>
      <w:proofErr w:type="spellStart"/>
      <w:r w:rsidRPr="005735E2">
        <w:rPr>
          <w:rFonts w:ascii="Segoe UI" w:eastAsia="Times New Roman" w:hAnsi="Segoe UI" w:cs="Segoe UI"/>
          <w:color w:val="333333"/>
          <w:kern w:val="0"/>
          <w:sz w:val="24"/>
          <w:szCs w:val="24"/>
          <w14:ligatures w14:val="none"/>
        </w:rPr>
        <w:t>apache</w:t>
      </w:r>
      <w:proofErr w:type="spellEnd"/>
      <w:r w:rsidRPr="005735E2">
        <w:rPr>
          <w:rFonts w:ascii="Segoe UI" w:eastAsia="Times New Roman" w:hAnsi="Segoe UI" w:cs="Segoe UI"/>
          <w:color w:val="333333"/>
          <w:kern w:val="0"/>
          <w:sz w:val="24"/>
          <w:szCs w:val="24"/>
          <w14:ligatures w14:val="none"/>
        </w:rPr>
        <w:t xml:space="preserve"> tiles framework. </w:t>
      </w:r>
      <w:proofErr w:type="gramStart"/>
      <w:r w:rsidRPr="005735E2">
        <w:rPr>
          <w:rFonts w:ascii="Segoe UI" w:eastAsia="Times New Roman" w:hAnsi="Segoe UI" w:cs="Segoe UI"/>
          <w:color w:val="333333"/>
          <w:kern w:val="0"/>
          <w:sz w:val="24"/>
          <w:szCs w:val="24"/>
          <w14:ligatures w14:val="none"/>
        </w:rPr>
        <w:t>So</w:t>
      </w:r>
      <w:proofErr w:type="gramEnd"/>
      <w:r w:rsidRPr="005735E2">
        <w:rPr>
          <w:rFonts w:ascii="Segoe UI" w:eastAsia="Times New Roman" w:hAnsi="Segoe UI" w:cs="Segoe UI"/>
          <w:color w:val="333333"/>
          <w:kern w:val="0"/>
          <w:sz w:val="24"/>
          <w:szCs w:val="24"/>
          <w14:ligatures w14:val="none"/>
        </w:rPr>
        <w:t xml:space="preserve"> we can manage the layout of the Spring MVC application with the help of spring tiles support. The following are the advantages of Tiles support in Spring MVC: -</w:t>
      </w:r>
    </w:p>
    <w:p w14:paraId="1EAB7711" w14:textId="77777777" w:rsidR="005735E2" w:rsidRPr="005735E2" w:rsidRDefault="005735E2" w:rsidP="005735E2">
      <w:pPr>
        <w:numPr>
          <w:ilvl w:val="0"/>
          <w:numId w:val="4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lastRenderedPageBreak/>
        <w:t>Reusability:</w:t>
      </w:r>
      <w:r w:rsidRPr="005735E2">
        <w:rPr>
          <w:rFonts w:ascii="Segoe UI" w:eastAsia="Times New Roman" w:hAnsi="Segoe UI" w:cs="Segoe UI"/>
          <w:color w:val="000000"/>
          <w:kern w:val="0"/>
          <w:sz w:val="24"/>
          <w:szCs w:val="24"/>
          <w14:ligatures w14:val="none"/>
        </w:rPr>
        <w:t> We can reuse a single component in multiple pages like header and footer components.</w:t>
      </w:r>
    </w:p>
    <w:p w14:paraId="3303957A" w14:textId="77777777" w:rsidR="005735E2" w:rsidRPr="005735E2" w:rsidRDefault="005735E2" w:rsidP="005735E2">
      <w:pPr>
        <w:numPr>
          <w:ilvl w:val="0"/>
          <w:numId w:val="4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Centralized control:</w:t>
      </w:r>
      <w:r w:rsidRPr="005735E2">
        <w:rPr>
          <w:rFonts w:ascii="Segoe UI" w:eastAsia="Times New Roman" w:hAnsi="Segoe UI" w:cs="Segoe UI"/>
          <w:color w:val="000000"/>
          <w:kern w:val="0"/>
          <w:sz w:val="24"/>
          <w:szCs w:val="24"/>
          <w14:ligatures w14:val="none"/>
        </w:rPr>
        <w:t> We can control the layout of the page by a single template page only.</w:t>
      </w:r>
    </w:p>
    <w:p w14:paraId="2B8A3C0B" w14:textId="171943DC" w:rsidR="005735E2" w:rsidRPr="005735E2" w:rsidRDefault="005735E2" w:rsidP="005735E2">
      <w:pPr>
        <w:numPr>
          <w:ilvl w:val="0"/>
          <w:numId w:val="44"/>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5735E2">
        <w:rPr>
          <w:rFonts w:ascii="Segoe UI" w:eastAsia="Times New Roman" w:hAnsi="Segoe UI" w:cs="Segoe UI"/>
          <w:b/>
          <w:bCs/>
          <w:color w:val="000000"/>
          <w:kern w:val="0"/>
          <w:sz w:val="24"/>
          <w:szCs w:val="24"/>
          <w14:ligatures w14:val="none"/>
        </w:rPr>
        <w:t>Easy to change the layout:</w:t>
      </w:r>
      <w:r w:rsidRPr="005735E2">
        <w:rPr>
          <w:rFonts w:ascii="Segoe UI" w:eastAsia="Times New Roman" w:hAnsi="Segoe UI" w:cs="Segoe UI"/>
          <w:color w:val="000000"/>
          <w:kern w:val="0"/>
          <w:sz w:val="24"/>
          <w:szCs w:val="24"/>
          <w14:ligatures w14:val="none"/>
        </w:rPr>
        <w:t> By the help of a single template page, we can change the layout of the page anytime. So, your website can easily adopt new technologies such as bootstrap and jQuery.</w:t>
      </w:r>
    </w:p>
    <w:p w14:paraId="456FC206" w14:textId="62F97B78" w:rsidR="005735E2" w:rsidRPr="005735E2" w:rsidRDefault="005735E2" w:rsidP="005735E2">
      <w:pPr>
        <w:pStyle w:val="NormalWeb"/>
        <w:pBdr>
          <w:top w:val="double" w:sz="6" w:space="1" w:color="auto"/>
          <w:bottom w:val="double" w:sz="6" w:space="1" w:color="auto"/>
        </w:pBdr>
        <w:spacing w:before="0" w:beforeAutospacing="0" w:after="390" w:afterAutospacing="0" w:line="390" w:lineRule="atLeast"/>
        <w:jc w:val="center"/>
        <w:rPr>
          <w:rFonts w:ascii="Roboto" w:hAnsi="Roboto"/>
          <w:b/>
          <w:bCs/>
          <w:color w:val="51565E"/>
          <w:sz w:val="40"/>
          <w:szCs w:val="40"/>
        </w:rPr>
      </w:pPr>
      <w:r w:rsidRPr="005735E2">
        <w:rPr>
          <w:rFonts w:ascii="Roboto" w:hAnsi="Roboto"/>
          <w:b/>
          <w:bCs/>
          <w:color w:val="51565E"/>
          <w:sz w:val="40"/>
          <w:szCs w:val="40"/>
        </w:rPr>
        <w:t>SPRING</w:t>
      </w:r>
    </w:p>
    <w:p w14:paraId="35DC1C8E"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 What is Spring?</w:t>
      </w:r>
    </w:p>
    <w:p w14:paraId="58404B53" w14:textId="305B0C16"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 xml:space="preserve">It is a lightweight, loosely </w:t>
      </w:r>
      <w:r w:rsidR="00E61D03">
        <w:rPr>
          <w:rFonts w:ascii="Segoe UI" w:hAnsi="Segoe UI" w:cs="Segoe UI"/>
          <w:color w:val="333333"/>
        </w:rPr>
        <w:t>coupled,</w:t>
      </w:r>
      <w:r>
        <w:rPr>
          <w:rFonts w:ascii="Segoe UI" w:hAnsi="Segoe UI" w:cs="Segoe UI"/>
          <w:color w:val="333333"/>
        </w:rPr>
        <w:t xml:space="preserve"> and integrated framework for developing enterprise applications in java.</w:t>
      </w:r>
    </w:p>
    <w:p w14:paraId="3596A3E4" w14:textId="77777777" w:rsidR="005735E2" w:rsidRDefault="00000000" w:rsidP="005735E2">
      <w:pPr>
        <w:rPr>
          <w:rFonts w:ascii="Times New Roman" w:hAnsi="Times New Roman" w:cs="Times New Roman"/>
        </w:rPr>
      </w:pPr>
      <w:r>
        <w:pict w14:anchorId="51BF666F">
          <v:rect id="_x0000_i1049" style="width:0;height:.75pt" o:hrstd="t" o:hrnoshade="t" o:hr="t" fillcolor="#d4d4d4" stroked="f"/>
        </w:pict>
      </w:r>
    </w:p>
    <w:p w14:paraId="6F1A3B84"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 What are the advantages of spring framework?</w:t>
      </w:r>
    </w:p>
    <w:p w14:paraId="5C6A210D" w14:textId="77777777" w:rsidR="005735E2" w:rsidRDefault="005735E2" w:rsidP="005735E2">
      <w:pPr>
        <w:numPr>
          <w:ilvl w:val="0"/>
          <w:numId w:val="4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Predefined Templates</w:t>
      </w:r>
    </w:p>
    <w:p w14:paraId="6E82D15A" w14:textId="77777777" w:rsidR="005735E2" w:rsidRDefault="005735E2" w:rsidP="005735E2">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Loose Coupling</w:t>
      </w:r>
    </w:p>
    <w:p w14:paraId="2BA65D89" w14:textId="77777777" w:rsidR="005735E2" w:rsidRDefault="005735E2" w:rsidP="005735E2">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Easy to </w:t>
      </w:r>
      <w:proofErr w:type="gramStart"/>
      <w:r>
        <w:rPr>
          <w:rFonts w:ascii="Segoe UI" w:hAnsi="Segoe UI" w:cs="Segoe UI"/>
          <w:color w:val="000000"/>
        </w:rPr>
        <w:t>test</w:t>
      </w:r>
      <w:proofErr w:type="gramEnd"/>
    </w:p>
    <w:p w14:paraId="285F23B8" w14:textId="77777777" w:rsidR="005735E2" w:rsidRDefault="005735E2" w:rsidP="005735E2">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Lightweight</w:t>
      </w:r>
    </w:p>
    <w:p w14:paraId="64EA003D" w14:textId="77777777" w:rsidR="005735E2" w:rsidRDefault="005735E2" w:rsidP="005735E2">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Fast Development</w:t>
      </w:r>
    </w:p>
    <w:p w14:paraId="00181F6C" w14:textId="77777777" w:rsidR="005735E2" w:rsidRDefault="005735E2" w:rsidP="005735E2">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Powerful Abstraction</w:t>
      </w:r>
    </w:p>
    <w:p w14:paraId="387A1DFE" w14:textId="77777777" w:rsidR="005735E2" w:rsidRDefault="005735E2" w:rsidP="005735E2">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Declarative support</w:t>
      </w:r>
    </w:p>
    <w:p w14:paraId="3FDD761C" w14:textId="77777777" w:rsidR="005735E2" w:rsidRDefault="00000000" w:rsidP="005735E2">
      <w:pPr>
        <w:spacing w:after="0" w:line="240" w:lineRule="auto"/>
        <w:rPr>
          <w:rFonts w:ascii="Times New Roman" w:hAnsi="Times New Roman" w:cs="Times New Roman"/>
        </w:rPr>
      </w:pPr>
      <w:hyperlink r:id="rId307" w:tgtFrame="_blank" w:history="1">
        <w:r w:rsidR="005735E2">
          <w:rPr>
            <w:rStyle w:val="Hyperlink"/>
            <w:rFonts w:ascii="Segoe UI" w:hAnsi="Segoe UI" w:cs="Segoe UI"/>
            <w:color w:val="008000"/>
            <w:shd w:val="clear" w:color="auto" w:fill="FFFFFF"/>
          </w:rPr>
          <w:t>More details...</w:t>
        </w:r>
      </w:hyperlink>
    </w:p>
    <w:p w14:paraId="2E08F9AC" w14:textId="77777777" w:rsidR="005735E2" w:rsidRDefault="00000000" w:rsidP="005735E2">
      <w:r>
        <w:pict w14:anchorId="36C9975A">
          <v:rect id="_x0000_i1050" style="width:0;height:.75pt" o:hrstd="t" o:hrnoshade="t" o:hr="t" fillcolor="#d4d4d4" stroked="f"/>
        </w:pict>
      </w:r>
    </w:p>
    <w:p w14:paraId="295F0BBC"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 What are the modules of spring framework?</w:t>
      </w:r>
    </w:p>
    <w:p w14:paraId="3E51F361" w14:textId="77777777" w:rsidR="005735E2" w:rsidRDefault="005735E2" w:rsidP="005735E2">
      <w:pPr>
        <w:numPr>
          <w:ilvl w:val="0"/>
          <w:numId w:val="4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Test</w:t>
      </w:r>
    </w:p>
    <w:p w14:paraId="68F2A009" w14:textId="77777777" w:rsidR="005735E2" w:rsidRDefault="005735E2" w:rsidP="005735E2">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 Core Container</w:t>
      </w:r>
    </w:p>
    <w:p w14:paraId="3EF26444" w14:textId="77777777" w:rsidR="005735E2" w:rsidRDefault="005735E2" w:rsidP="005735E2">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AOP, Aspects and Instrumentation</w:t>
      </w:r>
    </w:p>
    <w:p w14:paraId="73FD6D3A" w14:textId="77777777" w:rsidR="005735E2" w:rsidRDefault="005735E2" w:rsidP="005735E2">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Data Access/Integration</w:t>
      </w:r>
    </w:p>
    <w:p w14:paraId="5C5432D2" w14:textId="77777777" w:rsidR="005735E2" w:rsidRDefault="005735E2" w:rsidP="005735E2">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w:t>
      </w:r>
    </w:p>
    <w:p w14:paraId="252E79BB" w14:textId="77777777" w:rsidR="005735E2" w:rsidRDefault="00000000" w:rsidP="005735E2">
      <w:pPr>
        <w:spacing w:after="0" w:line="240" w:lineRule="auto"/>
        <w:rPr>
          <w:rFonts w:ascii="Times New Roman" w:hAnsi="Times New Roman" w:cs="Times New Roman"/>
        </w:rPr>
      </w:pPr>
      <w:hyperlink r:id="rId308" w:tgtFrame="_blank" w:history="1">
        <w:r w:rsidR="005735E2">
          <w:rPr>
            <w:rStyle w:val="Hyperlink"/>
            <w:rFonts w:ascii="Segoe UI" w:hAnsi="Segoe UI" w:cs="Segoe UI"/>
            <w:color w:val="008000"/>
            <w:shd w:val="clear" w:color="auto" w:fill="FFFFFF"/>
          </w:rPr>
          <w:t>More details...</w:t>
        </w:r>
      </w:hyperlink>
    </w:p>
    <w:p w14:paraId="0300D3CD" w14:textId="77777777" w:rsidR="005735E2" w:rsidRDefault="00000000" w:rsidP="005735E2">
      <w:r>
        <w:pict w14:anchorId="6EC0282A">
          <v:rect id="_x0000_i1051" style="width:0;height:.75pt" o:hrstd="t" o:hrnoshade="t" o:hr="t" fillcolor="#d4d4d4" stroked="f"/>
        </w:pict>
      </w:r>
    </w:p>
    <w:p w14:paraId="51CA2348"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4) What is IOC and DI?</w:t>
      </w:r>
    </w:p>
    <w:p w14:paraId="52B869C2"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IOC (Inversion of Control) and DI (Dependency Injection) is a design pattern to provide loose coupling. It removes the dependency from the program.</w:t>
      </w:r>
    </w:p>
    <w:p w14:paraId="07BE17D7"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Let's write a code without following IOC and DI.</w:t>
      </w:r>
    </w:p>
    <w:p w14:paraId="22A536D9" w14:textId="77777777" w:rsidR="005735E2" w:rsidRDefault="005735E2" w:rsidP="005735E2">
      <w:pPr>
        <w:pStyle w:val="alt"/>
        <w:numPr>
          <w:ilvl w:val="0"/>
          <w:numId w:val="4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3735EEF6" w14:textId="77777777" w:rsidR="005735E2" w:rsidRDefault="005735E2" w:rsidP="005735E2">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  </w:t>
      </w:r>
    </w:p>
    <w:p w14:paraId="2B1D1BD3" w14:textId="77777777" w:rsidR="005735E2" w:rsidRDefault="005735E2" w:rsidP="005735E2">
      <w:pPr>
        <w:pStyle w:val="alt"/>
        <w:numPr>
          <w:ilvl w:val="0"/>
          <w:numId w:val="4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16C139EF" w14:textId="77777777" w:rsidR="005735E2" w:rsidRDefault="005735E2" w:rsidP="005735E2">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instance</w:t>
      </w:r>
      <w:r>
        <w:rPr>
          <w:rFonts w:ascii="Segoe UI" w:hAnsi="Segoe UI" w:cs="Segoe UI"/>
          <w:color w:val="000000"/>
          <w:bdr w:val="none" w:sz="0" w:space="0" w:color="auto" w:frame="1"/>
        </w:rPr>
        <w:t>  </w:t>
      </w:r>
    </w:p>
    <w:p w14:paraId="0DD835DB" w14:textId="77777777" w:rsidR="005735E2" w:rsidRDefault="005735E2" w:rsidP="005735E2">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96D698" w14:textId="77777777" w:rsidR="005735E2" w:rsidRDefault="005735E2" w:rsidP="005735E2">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B35C5C"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Now, there is dependency between Employee and Address because Employee is forced to use the same address instance.</w:t>
      </w:r>
    </w:p>
    <w:p w14:paraId="46EB18C7"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Let's write the IOC or DI code.</w:t>
      </w:r>
    </w:p>
    <w:p w14:paraId="44225E96" w14:textId="77777777" w:rsidR="005735E2" w:rsidRDefault="005735E2" w:rsidP="005735E2">
      <w:pPr>
        <w:pStyle w:val="alt"/>
        <w:numPr>
          <w:ilvl w:val="0"/>
          <w:numId w:val="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5938797" w14:textId="77777777" w:rsidR="005735E2" w:rsidRDefault="005735E2" w:rsidP="005735E2">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  </w:t>
      </w:r>
    </w:p>
    <w:p w14:paraId="37C5A9A9" w14:textId="77777777" w:rsidR="005735E2" w:rsidRDefault="005735E2" w:rsidP="005735E2">
      <w:pPr>
        <w:pStyle w:val="alt"/>
        <w:numPr>
          <w:ilvl w:val="0"/>
          <w:numId w:val="4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Address address){  </w:t>
      </w:r>
    </w:p>
    <w:p w14:paraId="350A9156" w14:textId="77777777" w:rsidR="005735E2" w:rsidRDefault="005735E2" w:rsidP="005735E2">
      <w:pPr>
        <w:numPr>
          <w:ilvl w:val="0"/>
          <w:numId w:val="4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w:t>
      </w:r>
      <w:proofErr w:type="spellEnd"/>
      <w:proofErr w:type="gramEnd"/>
      <w:r>
        <w:rPr>
          <w:rFonts w:ascii="Segoe UI" w:hAnsi="Segoe UI" w:cs="Segoe UI"/>
          <w:color w:val="000000"/>
          <w:bdr w:val="none" w:sz="0" w:space="0" w:color="auto" w:frame="1"/>
        </w:rPr>
        <w:t>=address;</w:t>
      </w:r>
      <w:r>
        <w:rPr>
          <w:rStyle w:val="comment"/>
          <w:rFonts w:ascii="Segoe UI" w:hAnsi="Segoe UI" w:cs="Segoe UI"/>
          <w:color w:val="008200"/>
          <w:bdr w:val="none" w:sz="0" w:space="0" w:color="auto" w:frame="1"/>
        </w:rPr>
        <w:t>//not creating instance</w:t>
      </w:r>
      <w:r>
        <w:rPr>
          <w:rFonts w:ascii="Segoe UI" w:hAnsi="Segoe UI" w:cs="Segoe UI"/>
          <w:color w:val="000000"/>
          <w:bdr w:val="none" w:sz="0" w:space="0" w:color="auto" w:frame="1"/>
        </w:rPr>
        <w:t>  </w:t>
      </w:r>
    </w:p>
    <w:p w14:paraId="71765B05" w14:textId="77777777" w:rsidR="005735E2" w:rsidRDefault="005735E2" w:rsidP="005735E2">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8EB34B" w14:textId="77777777" w:rsidR="005735E2" w:rsidRDefault="005735E2" w:rsidP="005735E2">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81346A"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Now, there is no dependency between Employee and Address because Employee is not forced to use the same address instance. It can use any address instance.</w:t>
      </w:r>
    </w:p>
    <w:p w14:paraId="64C49D1F" w14:textId="77777777" w:rsidR="005735E2" w:rsidRDefault="00000000" w:rsidP="005735E2">
      <w:pPr>
        <w:rPr>
          <w:rFonts w:ascii="Times New Roman" w:hAnsi="Times New Roman" w:cs="Times New Roman"/>
        </w:rPr>
      </w:pPr>
      <w:r>
        <w:pict w14:anchorId="5CD1D69B">
          <v:rect id="_x0000_i1052" style="width:0;height:.75pt" o:hrstd="t" o:hrnoshade="t" o:hr="t" fillcolor="#d4d4d4" stroked="f"/>
        </w:pict>
      </w:r>
    </w:p>
    <w:p w14:paraId="65CCAD90"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5) What is the role of IOC container in spring?</w:t>
      </w:r>
    </w:p>
    <w:p w14:paraId="782B5E73"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lastRenderedPageBreak/>
        <w:t>IOC container is responsible to:</w:t>
      </w:r>
    </w:p>
    <w:p w14:paraId="32D36C9F" w14:textId="77777777" w:rsidR="005735E2" w:rsidRDefault="005735E2" w:rsidP="005735E2">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73FAD990" w14:textId="77777777" w:rsidR="005735E2" w:rsidRDefault="005735E2" w:rsidP="005735E2">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7979664A" w14:textId="77777777" w:rsidR="005735E2" w:rsidRDefault="005735E2" w:rsidP="005735E2">
      <w:pPr>
        <w:numPr>
          <w:ilvl w:val="0"/>
          <w:numId w:val="4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create the </w:t>
      </w:r>
      <w:proofErr w:type="gramStart"/>
      <w:r>
        <w:rPr>
          <w:rFonts w:ascii="Segoe UI" w:hAnsi="Segoe UI" w:cs="Segoe UI"/>
          <w:color w:val="000000"/>
        </w:rPr>
        <w:t>instance</w:t>
      </w:r>
      <w:proofErr w:type="gramEnd"/>
    </w:p>
    <w:p w14:paraId="41562430" w14:textId="77777777" w:rsidR="005735E2" w:rsidRDefault="005735E2" w:rsidP="005735E2">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configure the instance, and</w:t>
      </w:r>
    </w:p>
    <w:p w14:paraId="20B7104B" w14:textId="77777777" w:rsidR="005735E2" w:rsidRDefault="005735E2" w:rsidP="005735E2">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assemble the </w:t>
      </w:r>
      <w:proofErr w:type="gramStart"/>
      <w:r>
        <w:rPr>
          <w:rFonts w:ascii="Segoe UI" w:hAnsi="Segoe UI" w:cs="Segoe UI"/>
          <w:color w:val="000000"/>
        </w:rPr>
        <w:t>dependencies</w:t>
      </w:r>
      <w:proofErr w:type="gramEnd"/>
    </w:p>
    <w:p w14:paraId="29F8D255" w14:textId="77777777" w:rsidR="005735E2" w:rsidRDefault="00000000" w:rsidP="005735E2">
      <w:pPr>
        <w:spacing w:after="0" w:line="240" w:lineRule="auto"/>
        <w:rPr>
          <w:rFonts w:ascii="Times New Roman" w:hAnsi="Times New Roman" w:cs="Times New Roman"/>
        </w:rPr>
      </w:pPr>
      <w:hyperlink r:id="rId309" w:tgtFrame="_blank" w:history="1">
        <w:r w:rsidR="005735E2">
          <w:rPr>
            <w:rStyle w:val="Hyperlink"/>
            <w:rFonts w:ascii="Segoe UI" w:hAnsi="Segoe UI" w:cs="Segoe UI"/>
            <w:color w:val="008000"/>
            <w:shd w:val="clear" w:color="auto" w:fill="FFFFFF"/>
          </w:rPr>
          <w:t>More details...</w:t>
        </w:r>
      </w:hyperlink>
    </w:p>
    <w:p w14:paraId="49A9CC7D" w14:textId="77777777" w:rsidR="005735E2" w:rsidRDefault="00000000" w:rsidP="005735E2">
      <w:r>
        <w:pict w14:anchorId="7922E22E">
          <v:rect id="_x0000_i1053" style="width:0;height:.75pt" o:hrstd="t" o:hrnoshade="t" o:hr="t" fillcolor="#d4d4d4" stroked="f"/>
        </w:pict>
      </w:r>
    </w:p>
    <w:p w14:paraId="1216A770"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6) What are the types of IOC container in spring?</w:t>
      </w:r>
    </w:p>
    <w:p w14:paraId="0A2226DE"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There are two types of IOC containers in spring framework.</w:t>
      </w:r>
    </w:p>
    <w:p w14:paraId="5B39C872" w14:textId="77777777" w:rsidR="005735E2" w:rsidRDefault="005735E2" w:rsidP="005735E2">
      <w:pPr>
        <w:numPr>
          <w:ilvl w:val="0"/>
          <w:numId w:val="5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BeanFactory</w:t>
      </w:r>
      <w:proofErr w:type="spellEnd"/>
    </w:p>
    <w:p w14:paraId="52CBA749" w14:textId="77777777" w:rsidR="005735E2" w:rsidRDefault="005735E2" w:rsidP="005735E2">
      <w:pPr>
        <w:numPr>
          <w:ilvl w:val="0"/>
          <w:numId w:val="5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ApplicationContext</w:t>
      </w:r>
      <w:proofErr w:type="spellEnd"/>
    </w:p>
    <w:p w14:paraId="69DD8E9B" w14:textId="77777777" w:rsidR="005735E2" w:rsidRDefault="00000000" w:rsidP="005735E2">
      <w:pPr>
        <w:spacing w:after="0" w:line="240" w:lineRule="auto"/>
        <w:rPr>
          <w:rFonts w:ascii="Times New Roman" w:hAnsi="Times New Roman" w:cs="Times New Roman"/>
        </w:rPr>
      </w:pPr>
      <w:hyperlink r:id="rId310" w:tgtFrame="_blank" w:history="1">
        <w:r w:rsidR="005735E2">
          <w:rPr>
            <w:rStyle w:val="Hyperlink"/>
            <w:rFonts w:ascii="Segoe UI" w:hAnsi="Segoe UI" w:cs="Segoe UI"/>
            <w:color w:val="008000"/>
            <w:shd w:val="clear" w:color="auto" w:fill="FFFFFF"/>
          </w:rPr>
          <w:t>More details...</w:t>
        </w:r>
      </w:hyperlink>
    </w:p>
    <w:p w14:paraId="73B4D082" w14:textId="77777777" w:rsidR="005735E2" w:rsidRDefault="00000000" w:rsidP="005735E2">
      <w:r>
        <w:pict w14:anchorId="4A4BF1CD">
          <v:rect id="_x0000_i1054" style="width:0;height:.75pt" o:hrstd="t" o:hrnoshade="t" o:hr="t" fillcolor="#d4d4d4" stroked="f"/>
        </w:pict>
      </w:r>
    </w:p>
    <w:p w14:paraId="7AB00342"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7) What is the difference between </w:t>
      </w:r>
      <w:proofErr w:type="spellStart"/>
      <w:r>
        <w:rPr>
          <w:rFonts w:ascii="Helvetica" w:hAnsi="Helvetica"/>
          <w:b w:val="0"/>
          <w:bCs w:val="0"/>
          <w:color w:val="610B4B"/>
          <w:sz w:val="32"/>
          <w:szCs w:val="32"/>
        </w:rPr>
        <w:t>BeanFactory</w:t>
      </w:r>
      <w:proofErr w:type="spellEnd"/>
      <w:r>
        <w:rPr>
          <w:rFonts w:ascii="Helvetica" w:hAnsi="Helvetica"/>
          <w:b w:val="0"/>
          <w:bCs w:val="0"/>
          <w:color w:val="610B4B"/>
          <w:sz w:val="32"/>
          <w:szCs w:val="32"/>
        </w:rPr>
        <w:t xml:space="preserve"> and </w:t>
      </w:r>
      <w:proofErr w:type="spellStart"/>
      <w:r>
        <w:rPr>
          <w:rFonts w:ascii="Helvetica" w:hAnsi="Helvetica"/>
          <w:b w:val="0"/>
          <w:bCs w:val="0"/>
          <w:color w:val="610B4B"/>
          <w:sz w:val="32"/>
          <w:szCs w:val="32"/>
        </w:rPr>
        <w:t>ApplicationContext</w:t>
      </w:r>
      <w:proofErr w:type="spellEnd"/>
      <w:r>
        <w:rPr>
          <w:rFonts w:ascii="Helvetica" w:hAnsi="Helvetica"/>
          <w:b w:val="0"/>
          <w:bCs w:val="0"/>
          <w:color w:val="610B4B"/>
          <w:sz w:val="32"/>
          <w:szCs w:val="32"/>
        </w:rPr>
        <w:t>?</w:t>
      </w:r>
    </w:p>
    <w:p w14:paraId="4D79FAE1" w14:textId="77777777" w:rsidR="005735E2" w:rsidRDefault="005735E2" w:rsidP="005735E2">
      <w:pPr>
        <w:pStyle w:val="NormalWeb"/>
        <w:shd w:val="clear" w:color="auto" w:fill="FFFFFF"/>
        <w:jc w:val="both"/>
        <w:rPr>
          <w:rFonts w:ascii="Segoe UI" w:hAnsi="Segoe UI" w:cs="Segoe UI"/>
          <w:color w:val="333333"/>
        </w:rPr>
      </w:pPr>
      <w:proofErr w:type="spellStart"/>
      <w:r>
        <w:rPr>
          <w:rFonts w:ascii="Segoe UI" w:hAnsi="Segoe UI" w:cs="Segoe UI"/>
          <w:color w:val="333333"/>
        </w:rPr>
        <w:t>BeanFactory</w:t>
      </w:r>
      <w:proofErr w:type="spellEnd"/>
      <w:r>
        <w:rPr>
          <w:rFonts w:ascii="Segoe UI" w:hAnsi="Segoe UI" w:cs="Segoe UI"/>
          <w:color w:val="333333"/>
        </w:rPr>
        <w:t xml:space="preserve"> is the </w:t>
      </w:r>
      <w:r>
        <w:rPr>
          <w:rFonts w:ascii="Segoe UI" w:hAnsi="Segoe UI" w:cs="Segoe UI"/>
          <w:b/>
          <w:bCs/>
          <w:color w:val="333333"/>
        </w:rPr>
        <w:t>basic container</w:t>
      </w:r>
      <w:r>
        <w:rPr>
          <w:rFonts w:ascii="Segoe UI" w:hAnsi="Segoe UI" w:cs="Segoe UI"/>
          <w:color w:val="333333"/>
        </w:rPr>
        <w:t xml:space="preserve"> whereas </w:t>
      </w:r>
      <w:proofErr w:type="spellStart"/>
      <w:r>
        <w:rPr>
          <w:rFonts w:ascii="Segoe UI" w:hAnsi="Segoe UI" w:cs="Segoe UI"/>
          <w:color w:val="333333"/>
        </w:rPr>
        <w:t>ApplicationContext</w:t>
      </w:r>
      <w:proofErr w:type="spellEnd"/>
      <w:r>
        <w:rPr>
          <w:rFonts w:ascii="Segoe UI" w:hAnsi="Segoe UI" w:cs="Segoe UI"/>
          <w:color w:val="333333"/>
        </w:rPr>
        <w:t xml:space="preserve"> is the </w:t>
      </w:r>
      <w:r>
        <w:rPr>
          <w:rFonts w:ascii="Segoe UI" w:hAnsi="Segoe UI" w:cs="Segoe UI"/>
          <w:b/>
          <w:bCs/>
          <w:color w:val="333333"/>
        </w:rPr>
        <w:t>advanced container</w:t>
      </w:r>
      <w:r>
        <w:rPr>
          <w:rFonts w:ascii="Segoe UI" w:hAnsi="Segoe UI" w:cs="Segoe UI"/>
          <w:color w:val="333333"/>
        </w:rPr>
        <w:t xml:space="preserve">. </w:t>
      </w:r>
      <w:proofErr w:type="spellStart"/>
      <w:r>
        <w:rPr>
          <w:rFonts w:ascii="Segoe UI" w:hAnsi="Segoe UI" w:cs="Segoe UI"/>
          <w:color w:val="333333"/>
        </w:rPr>
        <w:t>ApplicationContext</w:t>
      </w:r>
      <w:proofErr w:type="spellEnd"/>
      <w:r>
        <w:rPr>
          <w:rFonts w:ascii="Segoe UI" w:hAnsi="Segoe UI" w:cs="Segoe UI"/>
          <w:color w:val="333333"/>
        </w:rPr>
        <w:t xml:space="preserve"> extends the </w:t>
      </w:r>
      <w:proofErr w:type="spellStart"/>
      <w:r>
        <w:rPr>
          <w:rFonts w:ascii="Segoe UI" w:hAnsi="Segoe UI" w:cs="Segoe UI"/>
          <w:color w:val="333333"/>
        </w:rPr>
        <w:t>BeanFactory</w:t>
      </w:r>
      <w:proofErr w:type="spellEnd"/>
      <w:r>
        <w:rPr>
          <w:rFonts w:ascii="Segoe UI" w:hAnsi="Segoe UI" w:cs="Segoe UI"/>
          <w:color w:val="333333"/>
        </w:rPr>
        <w:t xml:space="preserve"> interface. </w:t>
      </w:r>
      <w:proofErr w:type="spellStart"/>
      <w:r>
        <w:rPr>
          <w:rFonts w:ascii="Segoe UI" w:hAnsi="Segoe UI" w:cs="Segoe UI"/>
          <w:color w:val="333333"/>
        </w:rPr>
        <w:t>ApplicationContext</w:t>
      </w:r>
      <w:proofErr w:type="spellEnd"/>
      <w:r>
        <w:rPr>
          <w:rFonts w:ascii="Segoe UI" w:hAnsi="Segoe UI" w:cs="Segoe UI"/>
          <w:color w:val="333333"/>
        </w:rPr>
        <w:t xml:space="preserve"> provides more facilities than </w:t>
      </w:r>
      <w:proofErr w:type="spellStart"/>
      <w:r>
        <w:rPr>
          <w:rFonts w:ascii="Segoe UI" w:hAnsi="Segoe UI" w:cs="Segoe UI"/>
          <w:color w:val="333333"/>
        </w:rPr>
        <w:t>BeanFactory</w:t>
      </w:r>
      <w:proofErr w:type="spellEnd"/>
      <w:r>
        <w:rPr>
          <w:rFonts w:ascii="Segoe UI" w:hAnsi="Segoe UI" w:cs="Segoe UI"/>
          <w:color w:val="333333"/>
        </w:rPr>
        <w:t xml:space="preserve"> such as integration with spring AOP, message resource handling for i18n etc.</w:t>
      </w:r>
    </w:p>
    <w:p w14:paraId="5B9A65F9" w14:textId="77777777" w:rsidR="005735E2" w:rsidRDefault="005735E2" w:rsidP="005735E2">
      <w:pPr>
        <w:jc w:val="center"/>
        <w:rPr>
          <w:rFonts w:ascii="Times New Roman" w:hAnsi="Times New Roman" w:cs="Times New Roman"/>
          <w:color w:val="808080"/>
          <w:sz w:val="17"/>
          <w:szCs w:val="17"/>
        </w:rPr>
      </w:pPr>
      <w:r>
        <w:rPr>
          <w:color w:val="808080"/>
          <w:sz w:val="17"/>
          <w:szCs w:val="17"/>
        </w:rPr>
        <w:t>ADVERTISEMENT</w:t>
      </w:r>
    </w:p>
    <w:p w14:paraId="4D46F24C" w14:textId="77777777" w:rsidR="005735E2" w:rsidRDefault="005735E2" w:rsidP="005735E2">
      <w:pPr>
        <w:jc w:val="center"/>
        <w:rPr>
          <w:color w:val="808080"/>
          <w:sz w:val="17"/>
          <w:szCs w:val="17"/>
        </w:rPr>
      </w:pPr>
      <w:r>
        <w:rPr>
          <w:color w:val="808080"/>
          <w:sz w:val="17"/>
          <w:szCs w:val="17"/>
        </w:rPr>
        <w:t>ADVERTISEMENT</w:t>
      </w:r>
    </w:p>
    <w:p w14:paraId="35CA3C94" w14:textId="77777777" w:rsidR="005735E2" w:rsidRDefault="00000000" w:rsidP="005735E2">
      <w:pPr>
        <w:rPr>
          <w:sz w:val="24"/>
          <w:szCs w:val="24"/>
        </w:rPr>
      </w:pPr>
      <w:r>
        <w:pict w14:anchorId="5E881F4F">
          <v:rect id="_x0000_i1055" style="width:0;height:.75pt" o:hrstd="t" o:hrnoshade="t" o:hr="t" fillcolor="#d4d4d4" stroked="f"/>
        </w:pict>
      </w:r>
    </w:p>
    <w:p w14:paraId="2A82D3FB"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8) What is the difference between constructor injection and setter injection?</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94"/>
        <w:gridCol w:w="5357"/>
      </w:tblGrid>
      <w:tr w:rsidR="005735E2" w14:paraId="625061D3" w14:textId="77777777" w:rsidTr="005735E2">
        <w:tc>
          <w:tcPr>
            <w:tcW w:w="0" w:type="auto"/>
            <w:shd w:val="clear" w:color="auto" w:fill="C7CCBE"/>
            <w:tcMar>
              <w:top w:w="180" w:type="dxa"/>
              <w:left w:w="180" w:type="dxa"/>
              <w:bottom w:w="180" w:type="dxa"/>
              <w:right w:w="180" w:type="dxa"/>
            </w:tcMar>
            <w:hideMark/>
          </w:tcPr>
          <w:p w14:paraId="780B1255" w14:textId="77777777" w:rsidR="005735E2" w:rsidRDefault="005735E2">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5BCB3206" w14:textId="77777777" w:rsidR="005735E2" w:rsidRDefault="005735E2">
            <w:pPr>
              <w:rPr>
                <w:b/>
                <w:bCs/>
                <w:color w:val="000000"/>
                <w:sz w:val="26"/>
                <w:szCs w:val="26"/>
              </w:rPr>
            </w:pPr>
            <w:r>
              <w:rPr>
                <w:b/>
                <w:bCs/>
                <w:color w:val="000000"/>
                <w:sz w:val="26"/>
                <w:szCs w:val="26"/>
              </w:rPr>
              <w:t>Constructor Injection</w:t>
            </w:r>
          </w:p>
        </w:tc>
        <w:tc>
          <w:tcPr>
            <w:tcW w:w="0" w:type="auto"/>
            <w:shd w:val="clear" w:color="auto" w:fill="C7CCBE"/>
            <w:tcMar>
              <w:top w:w="180" w:type="dxa"/>
              <w:left w:w="180" w:type="dxa"/>
              <w:bottom w:w="180" w:type="dxa"/>
              <w:right w:w="180" w:type="dxa"/>
            </w:tcMar>
            <w:hideMark/>
          </w:tcPr>
          <w:p w14:paraId="1D4B06CB" w14:textId="77777777" w:rsidR="005735E2" w:rsidRDefault="005735E2">
            <w:pPr>
              <w:rPr>
                <w:b/>
                <w:bCs/>
                <w:color w:val="000000"/>
                <w:sz w:val="26"/>
                <w:szCs w:val="26"/>
              </w:rPr>
            </w:pPr>
            <w:r>
              <w:rPr>
                <w:b/>
                <w:bCs/>
                <w:color w:val="000000"/>
                <w:sz w:val="26"/>
                <w:szCs w:val="26"/>
              </w:rPr>
              <w:t>Setter Injection</w:t>
            </w:r>
          </w:p>
        </w:tc>
      </w:tr>
      <w:tr w:rsidR="005735E2" w14:paraId="6D5CA3B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5D1D1" w14:textId="77777777" w:rsidR="005735E2" w:rsidRDefault="005735E2">
            <w:pPr>
              <w:jc w:val="both"/>
              <w:rPr>
                <w:rFonts w:ascii="Segoe UI" w:hAnsi="Segoe UI" w:cs="Segoe UI"/>
                <w:color w:val="333333"/>
                <w:sz w:val="24"/>
                <w:szCs w:val="24"/>
              </w:rPr>
            </w:pPr>
            <w:r>
              <w:rPr>
                <w:rFonts w:ascii="Segoe UI" w:hAnsi="Segoe UI" w:cs="Segoe UI"/>
                <w:color w:val="333333"/>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F0390" w14:textId="77777777" w:rsidR="005735E2" w:rsidRDefault="005735E2">
            <w:pPr>
              <w:jc w:val="both"/>
              <w:rPr>
                <w:rFonts w:ascii="Segoe UI" w:hAnsi="Segoe UI" w:cs="Segoe UI"/>
                <w:color w:val="333333"/>
              </w:rPr>
            </w:pPr>
            <w:r>
              <w:rPr>
                <w:rFonts w:ascii="Segoe UI" w:hAnsi="Segoe UI" w:cs="Segoe UI"/>
                <w:color w:val="333333"/>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86D79" w14:textId="77777777" w:rsidR="005735E2" w:rsidRDefault="005735E2">
            <w:pPr>
              <w:jc w:val="both"/>
              <w:rPr>
                <w:rFonts w:ascii="Segoe UI" w:hAnsi="Segoe UI" w:cs="Segoe UI"/>
                <w:color w:val="333333"/>
              </w:rPr>
            </w:pPr>
            <w:r>
              <w:rPr>
                <w:rFonts w:ascii="Segoe UI" w:hAnsi="Segoe UI" w:cs="Segoe UI"/>
                <w:color w:val="333333"/>
              </w:rPr>
              <w:t>Partial Injection</w:t>
            </w:r>
          </w:p>
        </w:tc>
      </w:tr>
      <w:tr w:rsidR="005735E2" w14:paraId="35D6B678"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13BAF" w14:textId="77777777" w:rsidR="005735E2" w:rsidRDefault="005735E2">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B75D3" w14:textId="77777777" w:rsidR="005735E2" w:rsidRDefault="005735E2">
            <w:pPr>
              <w:jc w:val="both"/>
              <w:rPr>
                <w:rFonts w:ascii="Segoe UI" w:hAnsi="Segoe UI" w:cs="Segoe UI"/>
                <w:color w:val="333333"/>
              </w:rPr>
            </w:pPr>
            <w:proofErr w:type="spellStart"/>
            <w:r>
              <w:rPr>
                <w:rFonts w:ascii="Segoe UI" w:hAnsi="Segoe UI" w:cs="Segoe UI"/>
                <w:color w:val="333333"/>
              </w:rPr>
              <w:t>Desn't</w:t>
            </w:r>
            <w:proofErr w:type="spellEnd"/>
            <w:r>
              <w:rPr>
                <w:rFonts w:ascii="Segoe UI" w:hAnsi="Segoe UI" w:cs="Segoe UI"/>
                <w:color w:val="333333"/>
              </w:rPr>
              <w:t xml:space="preserve">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403E7" w14:textId="77777777" w:rsidR="005735E2" w:rsidRDefault="005735E2">
            <w:pPr>
              <w:jc w:val="both"/>
              <w:rPr>
                <w:rFonts w:ascii="Segoe UI" w:hAnsi="Segoe UI" w:cs="Segoe UI"/>
                <w:color w:val="333333"/>
              </w:rPr>
            </w:pPr>
            <w:r>
              <w:rPr>
                <w:rFonts w:ascii="Segoe UI" w:hAnsi="Segoe UI" w:cs="Segoe UI"/>
                <w:color w:val="333333"/>
              </w:rPr>
              <w:t>Overrides the constructor property if both are defined.</w:t>
            </w:r>
          </w:p>
        </w:tc>
      </w:tr>
      <w:tr w:rsidR="005735E2" w14:paraId="0D791A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2F5AF" w14:textId="77777777" w:rsidR="005735E2" w:rsidRDefault="005735E2">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7F71E" w14:textId="77777777" w:rsidR="005735E2" w:rsidRDefault="005735E2">
            <w:pPr>
              <w:jc w:val="both"/>
              <w:rPr>
                <w:rFonts w:ascii="Segoe UI" w:hAnsi="Segoe UI" w:cs="Segoe UI"/>
                <w:color w:val="333333"/>
              </w:rPr>
            </w:pPr>
            <w:r>
              <w:rPr>
                <w:rFonts w:ascii="Segoe UI" w:hAnsi="Segoe UI" w:cs="Segoe UI"/>
                <w:color w:val="333333"/>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00AC0" w14:textId="77777777" w:rsidR="005735E2" w:rsidRDefault="005735E2">
            <w:pPr>
              <w:jc w:val="both"/>
              <w:rPr>
                <w:rFonts w:ascii="Segoe UI" w:hAnsi="Segoe UI" w:cs="Segoe UI"/>
                <w:color w:val="333333"/>
              </w:rPr>
            </w:pPr>
            <w:r>
              <w:rPr>
                <w:rFonts w:ascii="Segoe UI" w:hAnsi="Segoe UI" w:cs="Segoe UI"/>
                <w:color w:val="333333"/>
              </w:rPr>
              <w:t>Doesn't create new instance if you change the property value</w:t>
            </w:r>
          </w:p>
        </w:tc>
      </w:tr>
      <w:tr w:rsidR="005735E2" w14:paraId="2D43AA3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7F263" w14:textId="77777777" w:rsidR="005735E2" w:rsidRDefault="005735E2">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AADF6" w14:textId="77777777" w:rsidR="005735E2" w:rsidRDefault="005735E2">
            <w:pPr>
              <w:jc w:val="both"/>
              <w:rPr>
                <w:rFonts w:ascii="Segoe UI" w:hAnsi="Segoe UI" w:cs="Segoe UI"/>
                <w:color w:val="333333"/>
              </w:rPr>
            </w:pPr>
            <w:r>
              <w:rPr>
                <w:rFonts w:ascii="Segoe UI" w:hAnsi="Segoe UI" w:cs="Segoe UI"/>
                <w:color w:val="333333"/>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082B8" w14:textId="77777777" w:rsidR="005735E2" w:rsidRDefault="005735E2">
            <w:pPr>
              <w:jc w:val="both"/>
              <w:rPr>
                <w:rFonts w:ascii="Segoe UI" w:hAnsi="Segoe UI" w:cs="Segoe UI"/>
                <w:color w:val="333333"/>
              </w:rPr>
            </w:pPr>
            <w:r>
              <w:rPr>
                <w:rFonts w:ascii="Segoe UI" w:hAnsi="Segoe UI" w:cs="Segoe UI"/>
                <w:color w:val="333333"/>
              </w:rPr>
              <w:t>Better for few properties.</w:t>
            </w:r>
          </w:p>
        </w:tc>
      </w:tr>
    </w:tbl>
    <w:p w14:paraId="17E5732C" w14:textId="77777777" w:rsidR="005735E2" w:rsidRDefault="00000000" w:rsidP="005735E2">
      <w:pPr>
        <w:rPr>
          <w:rFonts w:ascii="Times New Roman" w:hAnsi="Times New Roman" w:cs="Times New Roman"/>
        </w:rPr>
      </w:pPr>
      <w:hyperlink r:id="rId311" w:tgtFrame="_blank" w:history="1">
        <w:r w:rsidR="005735E2">
          <w:rPr>
            <w:rStyle w:val="Hyperlink"/>
            <w:rFonts w:ascii="Segoe UI" w:hAnsi="Segoe UI" w:cs="Segoe UI"/>
            <w:color w:val="008000"/>
            <w:shd w:val="clear" w:color="auto" w:fill="FFFFFF"/>
          </w:rPr>
          <w:t>More details...</w:t>
        </w:r>
      </w:hyperlink>
    </w:p>
    <w:p w14:paraId="58801023" w14:textId="77777777" w:rsidR="005735E2" w:rsidRDefault="00000000" w:rsidP="005735E2">
      <w:r>
        <w:pict w14:anchorId="272611BC">
          <v:rect id="_x0000_i1056" style="width:0;height:.75pt" o:hrstd="t" o:hrnoshade="t" o:hr="t" fillcolor="#d4d4d4" stroked="f"/>
        </w:pict>
      </w:r>
    </w:p>
    <w:p w14:paraId="43F7EE8C"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9) What is </w:t>
      </w:r>
      <w:proofErr w:type="spellStart"/>
      <w:r>
        <w:rPr>
          <w:rFonts w:ascii="Helvetica" w:hAnsi="Helvetica"/>
          <w:b w:val="0"/>
          <w:bCs w:val="0"/>
          <w:color w:val="610B4B"/>
          <w:sz w:val="32"/>
          <w:szCs w:val="32"/>
        </w:rPr>
        <w:t>autowiring</w:t>
      </w:r>
      <w:proofErr w:type="spellEnd"/>
      <w:r>
        <w:rPr>
          <w:rFonts w:ascii="Helvetica" w:hAnsi="Helvetica"/>
          <w:b w:val="0"/>
          <w:bCs w:val="0"/>
          <w:color w:val="610B4B"/>
          <w:sz w:val="32"/>
          <w:szCs w:val="32"/>
        </w:rPr>
        <w:t xml:space="preserve"> in spring? What are the </w:t>
      </w:r>
      <w:proofErr w:type="spellStart"/>
      <w:r>
        <w:rPr>
          <w:rFonts w:ascii="Helvetica" w:hAnsi="Helvetica"/>
          <w:b w:val="0"/>
          <w:bCs w:val="0"/>
          <w:color w:val="610B4B"/>
          <w:sz w:val="32"/>
          <w:szCs w:val="32"/>
        </w:rPr>
        <w:t>autowiring</w:t>
      </w:r>
      <w:proofErr w:type="spellEnd"/>
      <w:r>
        <w:rPr>
          <w:rFonts w:ascii="Helvetica" w:hAnsi="Helvetica"/>
          <w:b w:val="0"/>
          <w:bCs w:val="0"/>
          <w:color w:val="610B4B"/>
          <w:sz w:val="32"/>
          <w:szCs w:val="32"/>
        </w:rPr>
        <w:t xml:space="preserve"> modes?</w:t>
      </w:r>
    </w:p>
    <w:p w14:paraId="198756EA" w14:textId="77777777" w:rsidR="005735E2" w:rsidRDefault="005735E2" w:rsidP="005735E2">
      <w:pPr>
        <w:pStyle w:val="NormalWeb"/>
        <w:shd w:val="clear" w:color="auto" w:fill="FFFFFF"/>
        <w:jc w:val="both"/>
        <w:rPr>
          <w:rFonts w:ascii="Segoe UI" w:hAnsi="Segoe UI" w:cs="Segoe UI"/>
          <w:color w:val="333333"/>
        </w:rPr>
      </w:pPr>
      <w:proofErr w:type="spellStart"/>
      <w:r>
        <w:rPr>
          <w:rFonts w:ascii="Segoe UI" w:hAnsi="Segoe UI" w:cs="Segoe UI"/>
          <w:color w:val="333333"/>
        </w:rPr>
        <w:t>Autowiring</w:t>
      </w:r>
      <w:proofErr w:type="spellEnd"/>
      <w:r>
        <w:rPr>
          <w:rFonts w:ascii="Segoe UI" w:hAnsi="Segoe UI" w:cs="Segoe UI"/>
          <w:color w:val="333333"/>
        </w:rPr>
        <w:t xml:space="preserve"> enables the programmer to inject the bean automatically. We don't need to write explicit injection logic.</w:t>
      </w:r>
    </w:p>
    <w:p w14:paraId="781E119E"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Let's see the code to inject bean using dependency injection.</w:t>
      </w:r>
    </w:p>
    <w:p w14:paraId="3496C699" w14:textId="77777777" w:rsidR="005735E2" w:rsidRDefault="005735E2" w:rsidP="005735E2">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&lt;bean id=</w:t>
      </w:r>
      <w:r>
        <w:rPr>
          <w:rStyle w:val="string"/>
          <w:rFonts w:ascii="Segoe UI" w:hAnsi="Segoe UI" w:cs="Segoe UI"/>
          <w:color w:val="0000FF"/>
          <w:bdr w:val="none" w:sz="0" w:space="0" w:color="auto" w:frame="1"/>
        </w:rPr>
        <w:t>"emp"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.Employee"</w:t>
      </w:r>
      <w:r>
        <w:rPr>
          <w:rFonts w:ascii="Segoe UI" w:hAnsi="Segoe UI" w:cs="Segoe UI"/>
          <w:color w:val="000000"/>
          <w:bdr w:val="none" w:sz="0" w:space="0" w:color="auto" w:frame="1"/>
        </w:rPr>
        <w:t> autowire=</w:t>
      </w:r>
      <w:r>
        <w:rPr>
          <w:rStyle w:val="string"/>
          <w:rFonts w:ascii="Segoe UI" w:hAnsi="Segoe UI" w:cs="Segoe UI"/>
          <w:color w:val="0000FF"/>
          <w:bdr w:val="none" w:sz="0" w:space="0" w:color="auto" w:frame="1"/>
        </w:rPr>
        <w:t>"byName"</w:t>
      </w:r>
      <w:r>
        <w:rPr>
          <w:rFonts w:ascii="Segoe UI" w:hAnsi="Segoe UI" w:cs="Segoe UI"/>
          <w:color w:val="000000"/>
          <w:bdr w:val="none" w:sz="0" w:space="0" w:color="auto" w:frame="1"/>
        </w:rPr>
        <w:t> /&gt;  </w:t>
      </w:r>
    </w:p>
    <w:p w14:paraId="174D9A26"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autowiring</w:t>
      </w:r>
      <w:proofErr w:type="spellEnd"/>
      <w:r>
        <w:rPr>
          <w:rFonts w:ascii="Segoe UI" w:hAnsi="Segoe UI" w:cs="Segoe UI"/>
          <w:color w:val="333333"/>
        </w:rPr>
        <w:t xml:space="preserve"> modes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66"/>
        <w:gridCol w:w="1573"/>
        <w:gridCol w:w="7953"/>
      </w:tblGrid>
      <w:tr w:rsidR="005735E2" w14:paraId="0191A58F" w14:textId="77777777" w:rsidTr="005735E2">
        <w:tc>
          <w:tcPr>
            <w:tcW w:w="0" w:type="auto"/>
            <w:shd w:val="clear" w:color="auto" w:fill="C7CCBE"/>
            <w:tcMar>
              <w:top w:w="180" w:type="dxa"/>
              <w:left w:w="180" w:type="dxa"/>
              <w:bottom w:w="180" w:type="dxa"/>
              <w:right w:w="180" w:type="dxa"/>
            </w:tcMar>
            <w:hideMark/>
          </w:tcPr>
          <w:p w14:paraId="171F70FC" w14:textId="77777777" w:rsidR="005735E2" w:rsidRDefault="005735E2">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C3E2A79" w14:textId="77777777" w:rsidR="005735E2" w:rsidRDefault="005735E2">
            <w:pPr>
              <w:rPr>
                <w:b/>
                <w:bCs/>
                <w:color w:val="000000"/>
                <w:sz w:val="26"/>
                <w:szCs w:val="26"/>
              </w:rPr>
            </w:pPr>
            <w:r>
              <w:rPr>
                <w:b/>
                <w:bCs/>
                <w:color w:val="000000"/>
                <w:sz w:val="26"/>
                <w:szCs w:val="26"/>
              </w:rPr>
              <w:t>Mode</w:t>
            </w:r>
          </w:p>
        </w:tc>
        <w:tc>
          <w:tcPr>
            <w:tcW w:w="0" w:type="auto"/>
            <w:shd w:val="clear" w:color="auto" w:fill="C7CCBE"/>
            <w:tcMar>
              <w:top w:w="180" w:type="dxa"/>
              <w:left w:w="180" w:type="dxa"/>
              <w:bottom w:w="180" w:type="dxa"/>
              <w:right w:w="180" w:type="dxa"/>
            </w:tcMar>
            <w:hideMark/>
          </w:tcPr>
          <w:p w14:paraId="67F01CE7" w14:textId="77777777" w:rsidR="005735E2" w:rsidRDefault="005735E2">
            <w:pPr>
              <w:rPr>
                <w:b/>
                <w:bCs/>
                <w:color w:val="000000"/>
                <w:sz w:val="26"/>
                <w:szCs w:val="26"/>
              </w:rPr>
            </w:pPr>
            <w:r>
              <w:rPr>
                <w:b/>
                <w:bCs/>
                <w:color w:val="000000"/>
                <w:sz w:val="26"/>
                <w:szCs w:val="26"/>
              </w:rPr>
              <w:t>Description</w:t>
            </w:r>
          </w:p>
        </w:tc>
      </w:tr>
      <w:tr w:rsidR="005735E2" w14:paraId="2B2A0B27"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9180B" w14:textId="77777777" w:rsidR="005735E2" w:rsidRDefault="005735E2">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C4792" w14:textId="77777777" w:rsidR="005735E2" w:rsidRDefault="005735E2">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028EB9" w14:textId="77777777" w:rsidR="005735E2" w:rsidRDefault="005735E2">
            <w:pPr>
              <w:jc w:val="both"/>
              <w:rPr>
                <w:rFonts w:ascii="Segoe UI" w:hAnsi="Segoe UI" w:cs="Segoe UI"/>
                <w:color w:val="333333"/>
              </w:rPr>
            </w:pPr>
            <w:r>
              <w:rPr>
                <w:rFonts w:ascii="Segoe UI" w:hAnsi="Segoe UI" w:cs="Segoe UI"/>
                <w:color w:val="333333"/>
              </w:rPr>
              <w:t xml:space="preserve">this is the default mode, it means </w:t>
            </w:r>
            <w:proofErr w:type="spellStart"/>
            <w:r>
              <w:rPr>
                <w:rFonts w:ascii="Segoe UI" w:hAnsi="Segoe UI" w:cs="Segoe UI"/>
                <w:color w:val="333333"/>
              </w:rPr>
              <w:t>autowiring</w:t>
            </w:r>
            <w:proofErr w:type="spellEnd"/>
            <w:r>
              <w:rPr>
                <w:rFonts w:ascii="Segoe UI" w:hAnsi="Segoe UI" w:cs="Segoe UI"/>
                <w:color w:val="333333"/>
              </w:rPr>
              <w:t xml:space="preserve"> is not enabled.</w:t>
            </w:r>
          </w:p>
        </w:tc>
      </w:tr>
      <w:tr w:rsidR="005735E2" w14:paraId="4713F944"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A96A3" w14:textId="77777777" w:rsidR="005735E2" w:rsidRDefault="005735E2">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98EC" w14:textId="77777777" w:rsidR="005735E2" w:rsidRDefault="005735E2">
            <w:pPr>
              <w:jc w:val="both"/>
              <w:rPr>
                <w:rFonts w:ascii="Segoe UI" w:hAnsi="Segoe UI" w:cs="Segoe UI"/>
                <w:color w:val="333333"/>
              </w:rPr>
            </w:pPr>
            <w:proofErr w:type="spellStart"/>
            <w:r>
              <w:rPr>
                <w:rFonts w:ascii="Segoe UI" w:hAnsi="Segoe UI" w:cs="Segoe UI"/>
                <w:color w:val="333333"/>
              </w:rPr>
              <w:t>byName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467EE" w14:textId="77777777" w:rsidR="005735E2" w:rsidRDefault="005735E2">
            <w:pPr>
              <w:jc w:val="both"/>
              <w:rPr>
                <w:rFonts w:ascii="Segoe UI" w:hAnsi="Segoe UI" w:cs="Segoe UI"/>
                <w:color w:val="333333"/>
              </w:rPr>
            </w:pPr>
            <w:r>
              <w:rPr>
                <w:rFonts w:ascii="Segoe UI" w:hAnsi="Segoe UI" w:cs="Segoe UI"/>
                <w:color w:val="333333"/>
              </w:rPr>
              <w:t>injects the bean based on the property name. It uses setter method.</w:t>
            </w:r>
          </w:p>
        </w:tc>
      </w:tr>
      <w:tr w:rsidR="005735E2" w14:paraId="66928BA3"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E7D71" w14:textId="77777777" w:rsidR="005735E2" w:rsidRDefault="005735E2">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F4CCA" w14:textId="77777777" w:rsidR="005735E2" w:rsidRDefault="005735E2">
            <w:pPr>
              <w:jc w:val="both"/>
              <w:rPr>
                <w:rFonts w:ascii="Segoe UI" w:hAnsi="Segoe UI" w:cs="Segoe UI"/>
                <w:color w:val="333333"/>
              </w:rPr>
            </w:pPr>
            <w:proofErr w:type="spellStart"/>
            <w:r>
              <w:rPr>
                <w:rFonts w:ascii="Segoe UI" w:hAnsi="Segoe UI" w:cs="Segoe UI"/>
                <w:color w:val="333333"/>
              </w:rPr>
              <w:t>byType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1BB12" w14:textId="77777777" w:rsidR="005735E2" w:rsidRDefault="005735E2">
            <w:pPr>
              <w:jc w:val="both"/>
              <w:rPr>
                <w:rFonts w:ascii="Segoe UI" w:hAnsi="Segoe UI" w:cs="Segoe UI"/>
                <w:color w:val="333333"/>
              </w:rPr>
            </w:pPr>
            <w:r>
              <w:rPr>
                <w:rFonts w:ascii="Segoe UI" w:hAnsi="Segoe UI" w:cs="Segoe UI"/>
                <w:color w:val="333333"/>
              </w:rPr>
              <w:t>injects the bean based on the property type. It uses setter method.</w:t>
            </w:r>
          </w:p>
        </w:tc>
      </w:tr>
      <w:tr w:rsidR="005735E2" w14:paraId="20859F0A"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3CDD9" w14:textId="77777777" w:rsidR="005735E2" w:rsidRDefault="005735E2">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CCB4E" w14:textId="77777777" w:rsidR="005735E2" w:rsidRDefault="005735E2">
            <w:pPr>
              <w:jc w:val="both"/>
              <w:rPr>
                <w:rFonts w:ascii="Segoe UI" w:hAnsi="Segoe UI" w:cs="Segoe UI"/>
                <w:color w:val="333333"/>
              </w:rPr>
            </w:pPr>
            <w:r>
              <w:rPr>
                <w:rFonts w:ascii="Segoe UI" w:hAnsi="Segoe UI" w:cs="Segoe UI"/>
                <w:color w:val="333333"/>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0687F" w14:textId="77777777" w:rsidR="005735E2" w:rsidRDefault="005735E2">
            <w:pPr>
              <w:jc w:val="both"/>
              <w:rPr>
                <w:rFonts w:ascii="Segoe UI" w:hAnsi="Segoe UI" w:cs="Segoe UI"/>
                <w:color w:val="333333"/>
              </w:rPr>
            </w:pPr>
            <w:r>
              <w:rPr>
                <w:rFonts w:ascii="Segoe UI" w:hAnsi="Segoe UI" w:cs="Segoe UI"/>
                <w:color w:val="333333"/>
              </w:rPr>
              <w:t>It injects the bean using constructor</w:t>
            </w:r>
          </w:p>
        </w:tc>
      </w:tr>
    </w:tbl>
    <w:p w14:paraId="41330060" w14:textId="77777777" w:rsidR="005735E2" w:rsidRDefault="005735E2" w:rsidP="005735E2">
      <w:pPr>
        <w:pStyle w:val="n"/>
        <w:pBdr>
          <w:left w:val="single" w:sz="18" w:space="30" w:color="FFA500"/>
        </w:pBdr>
        <w:shd w:val="clear" w:color="auto" w:fill="FAEBD7"/>
        <w:jc w:val="both"/>
        <w:rPr>
          <w:rFonts w:ascii="Arial" w:hAnsi="Arial" w:cs="Arial"/>
          <w:color w:val="333333"/>
          <w:sz w:val="23"/>
          <w:szCs w:val="23"/>
        </w:rPr>
      </w:pPr>
      <w:r>
        <w:rPr>
          <w:rFonts w:ascii="Arial" w:hAnsi="Arial" w:cs="Arial"/>
          <w:color w:val="333333"/>
          <w:sz w:val="23"/>
          <w:szCs w:val="23"/>
        </w:rPr>
        <w:t>The "autodetect" mode is deprecated since spring 3.</w:t>
      </w:r>
    </w:p>
    <w:p w14:paraId="5CA23020" w14:textId="77777777" w:rsidR="005735E2" w:rsidRDefault="00000000" w:rsidP="005735E2">
      <w:pPr>
        <w:rPr>
          <w:rFonts w:ascii="Times New Roman" w:hAnsi="Times New Roman" w:cs="Times New Roman"/>
          <w:sz w:val="24"/>
          <w:szCs w:val="24"/>
        </w:rPr>
      </w:pPr>
      <w:r>
        <w:pict w14:anchorId="7A8332AF">
          <v:rect id="_x0000_i1057" style="width:0;height:.75pt" o:hrstd="t" o:hrnoshade="t" o:hr="t" fillcolor="#d4d4d4" stroked="f"/>
        </w:pict>
      </w:r>
    </w:p>
    <w:p w14:paraId="551D1FE1"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10) What are the different bean scopes in spring?</w:t>
      </w:r>
    </w:p>
    <w:p w14:paraId="595CD5ED"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There are 5 bean scopes in spring framework.</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1549"/>
        <w:gridCol w:w="8102"/>
      </w:tblGrid>
      <w:tr w:rsidR="005735E2" w14:paraId="22748C2C" w14:textId="77777777" w:rsidTr="005735E2">
        <w:tc>
          <w:tcPr>
            <w:tcW w:w="0" w:type="auto"/>
            <w:shd w:val="clear" w:color="auto" w:fill="C7CCBE"/>
            <w:tcMar>
              <w:top w:w="180" w:type="dxa"/>
              <w:left w:w="180" w:type="dxa"/>
              <w:bottom w:w="180" w:type="dxa"/>
              <w:right w:w="180" w:type="dxa"/>
            </w:tcMar>
            <w:hideMark/>
          </w:tcPr>
          <w:p w14:paraId="5987C11C" w14:textId="77777777" w:rsidR="005735E2" w:rsidRDefault="005735E2">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8082B1C" w14:textId="77777777" w:rsidR="005735E2" w:rsidRDefault="005735E2">
            <w:pPr>
              <w:rPr>
                <w:b/>
                <w:bCs/>
                <w:color w:val="000000"/>
                <w:sz w:val="26"/>
                <w:szCs w:val="26"/>
              </w:rPr>
            </w:pPr>
            <w:r>
              <w:rPr>
                <w:b/>
                <w:bCs/>
                <w:color w:val="000000"/>
                <w:sz w:val="26"/>
                <w:szCs w:val="26"/>
              </w:rPr>
              <w:t>Scope</w:t>
            </w:r>
          </w:p>
        </w:tc>
        <w:tc>
          <w:tcPr>
            <w:tcW w:w="0" w:type="auto"/>
            <w:shd w:val="clear" w:color="auto" w:fill="C7CCBE"/>
            <w:tcMar>
              <w:top w:w="180" w:type="dxa"/>
              <w:left w:w="180" w:type="dxa"/>
              <w:bottom w:w="180" w:type="dxa"/>
              <w:right w:w="180" w:type="dxa"/>
            </w:tcMar>
            <w:hideMark/>
          </w:tcPr>
          <w:p w14:paraId="7C6AA623" w14:textId="77777777" w:rsidR="005735E2" w:rsidRDefault="005735E2">
            <w:pPr>
              <w:rPr>
                <w:b/>
                <w:bCs/>
                <w:color w:val="000000"/>
                <w:sz w:val="26"/>
                <w:szCs w:val="26"/>
              </w:rPr>
            </w:pPr>
            <w:r>
              <w:rPr>
                <w:b/>
                <w:bCs/>
                <w:color w:val="000000"/>
                <w:sz w:val="26"/>
                <w:szCs w:val="26"/>
              </w:rPr>
              <w:t>Description</w:t>
            </w:r>
          </w:p>
        </w:tc>
      </w:tr>
      <w:tr w:rsidR="005735E2" w14:paraId="0211CE12"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22669" w14:textId="77777777" w:rsidR="005735E2" w:rsidRDefault="005735E2">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6D59" w14:textId="77777777" w:rsidR="005735E2" w:rsidRDefault="005735E2">
            <w:pPr>
              <w:jc w:val="both"/>
              <w:rPr>
                <w:rFonts w:ascii="Segoe UI" w:hAnsi="Segoe UI" w:cs="Segoe UI"/>
                <w:color w:val="333333"/>
              </w:rPr>
            </w:pPr>
            <w:r>
              <w:rPr>
                <w:rFonts w:ascii="Segoe UI" w:hAnsi="Segoe UI" w:cs="Segoe UI"/>
                <w:color w:val="333333"/>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C0F" w14:textId="77777777" w:rsidR="005735E2" w:rsidRDefault="005735E2">
            <w:pPr>
              <w:jc w:val="both"/>
              <w:rPr>
                <w:rFonts w:ascii="Segoe UI" w:hAnsi="Segoe UI" w:cs="Segoe UI"/>
                <w:color w:val="333333"/>
              </w:rPr>
            </w:pPr>
            <w:r>
              <w:rPr>
                <w:rFonts w:ascii="Segoe UI" w:hAnsi="Segoe UI" w:cs="Segoe UI"/>
                <w:color w:val="333333"/>
              </w:rPr>
              <w:t xml:space="preserve">The bean instance will be only </w:t>
            </w:r>
            <w:proofErr w:type="gramStart"/>
            <w:r>
              <w:rPr>
                <w:rFonts w:ascii="Segoe UI" w:hAnsi="Segoe UI" w:cs="Segoe UI"/>
                <w:color w:val="333333"/>
              </w:rPr>
              <w:t>once</w:t>
            </w:r>
            <w:proofErr w:type="gramEnd"/>
            <w:r>
              <w:rPr>
                <w:rFonts w:ascii="Segoe UI" w:hAnsi="Segoe UI" w:cs="Segoe UI"/>
                <w:color w:val="333333"/>
              </w:rPr>
              <w:t xml:space="preserve"> and same instance will be returned by the IOC container. It is the default scope.</w:t>
            </w:r>
          </w:p>
        </w:tc>
      </w:tr>
      <w:tr w:rsidR="005735E2" w14:paraId="3DD1A0D6"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B38DF" w14:textId="77777777" w:rsidR="005735E2" w:rsidRDefault="005735E2">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17C8F" w14:textId="77777777" w:rsidR="005735E2" w:rsidRDefault="005735E2">
            <w:pPr>
              <w:jc w:val="both"/>
              <w:rPr>
                <w:rFonts w:ascii="Segoe UI" w:hAnsi="Segoe UI" w:cs="Segoe UI"/>
                <w:color w:val="333333"/>
              </w:rPr>
            </w:pPr>
            <w:r>
              <w:rPr>
                <w:rFonts w:ascii="Segoe UI" w:hAnsi="Segoe UI" w:cs="Segoe UI"/>
                <w:color w:val="333333"/>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4579B" w14:textId="77777777" w:rsidR="005735E2" w:rsidRDefault="005735E2">
            <w:pPr>
              <w:jc w:val="both"/>
              <w:rPr>
                <w:rFonts w:ascii="Segoe UI" w:hAnsi="Segoe UI" w:cs="Segoe UI"/>
                <w:color w:val="333333"/>
              </w:rPr>
            </w:pPr>
            <w:r>
              <w:rPr>
                <w:rFonts w:ascii="Segoe UI" w:hAnsi="Segoe UI" w:cs="Segoe UI"/>
                <w:color w:val="333333"/>
              </w:rPr>
              <w:t>The bean instance will be created each time when requested.</w:t>
            </w:r>
          </w:p>
        </w:tc>
      </w:tr>
      <w:tr w:rsidR="005735E2" w14:paraId="0BBBE73F"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40F2E" w14:textId="77777777" w:rsidR="005735E2" w:rsidRDefault="005735E2">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971E98" w14:textId="77777777" w:rsidR="005735E2" w:rsidRDefault="005735E2">
            <w:pPr>
              <w:jc w:val="both"/>
              <w:rPr>
                <w:rFonts w:ascii="Segoe UI" w:hAnsi="Segoe UI" w:cs="Segoe UI"/>
                <w:color w:val="333333"/>
              </w:rPr>
            </w:pPr>
            <w:r>
              <w:rPr>
                <w:rFonts w:ascii="Segoe UI" w:hAnsi="Segoe UI" w:cs="Segoe UI"/>
                <w:color w:val="333333"/>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D809E" w14:textId="77777777" w:rsidR="005735E2" w:rsidRDefault="005735E2">
            <w:pPr>
              <w:jc w:val="both"/>
              <w:rPr>
                <w:rFonts w:ascii="Segoe UI" w:hAnsi="Segoe UI" w:cs="Segoe UI"/>
                <w:color w:val="333333"/>
              </w:rPr>
            </w:pPr>
            <w:r>
              <w:rPr>
                <w:rFonts w:ascii="Segoe UI" w:hAnsi="Segoe UI" w:cs="Segoe UI"/>
                <w:color w:val="333333"/>
              </w:rPr>
              <w:t>The bean instance will be created per HTTP request.</w:t>
            </w:r>
          </w:p>
        </w:tc>
      </w:tr>
      <w:tr w:rsidR="005735E2" w14:paraId="0B9887F1"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3180E" w14:textId="77777777" w:rsidR="005735E2" w:rsidRDefault="005735E2">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EA576" w14:textId="77777777" w:rsidR="005735E2" w:rsidRDefault="005735E2">
            <w:pPr>
              <w:jc w:val="both"/>
              <w:rPr>
                <w:rFonts w:ascii="Segoe UI" w:hAnsi="Segoe UI" w:cs="Segoe UI"/>
                <w:color w:val="333333"/>
              </w:rPr>
            </w:pPr>
            <w:r>
              <w:rPr>
                <w:rFonts w:ascii="Segoe UI" w:hAnsi="Segoe UI" w:cs="Segoe UI"/>
                <w:color w:val="333333"/>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E4136" w14:textId="77777777" w:rsidR="005735E2" w:rsidRDefault="005735E2">
            <w:pPr>
              <w:jc w:val="both"/>
              <w:rPr>
                <w:rFonts w:ascii="Segoe UI" w:hAnsi="Segoe UI" w:cs="Segoe UI"/>
                <w:color w:val="333333"/>
              </w:rPr>
            </w:pPr>
            <w:r>
              <w:rPr>
                <w:rFonts w:ascii="Segoe UI" w:hAnsi="Segoe UI" w:cs="Segoe UI"/>
                <w:color w:val="333333"/>
              </w:rPr>
              <w:t>The bean instance will be created per HTTP session.</w:t>
            </w:r>
          </w:p>
        </w:tc>
      </w:tr>
      <w:tr w:rsidR="005735E2" w14:paraId="39AE3D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3DB6D" w14:textId="77777777" w:rsidR="005735E2" w:rsidRDefault="005735E2">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5CB40" w14:textId="77777777" w:rsidR="005735E2" w:rsidRDefault="005735E2">
            <w:pPr>
              <w:jc w:val="both"/>
              <w:rPr>
                <w:rFonts w:ascii="Segoe UI" w:hAnsi="Segoe UI" w:cs="Segoe UI"/>
                <w:color w:val="333333"/>
              </w:rPr>
            </w:pPr>
            <w:proofErr w:type="spellStart"/>
            <w:r>
              <w:rPr>
                <w:rFonts w:ascii="Segoe UI" w:hAnsi="Segoe UI" w:cs="Segoe UI"/>
                <w:color w:val="333333"/>
              </w:rPr>
              <w:t>globalsession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32A66" w14:textId="77777777" w:rsidR="005735E2" w:rsidRDefault="005735E2">
            <w:pPr>
              <w:jc w:val="both"/>
              <w:rPr>
                <w:rFonts w:ascii="Segoe UI" w:hAnsi="Segoe UI" w:cs="Segoe UI"/>
                <w:color w:val="333333"/>
              </w:rPr>
            </w:pPr>
            <w:r>
              <w:rPr>
                <w:rFonts w:ascii="Segoe UI" w:hAnsi="Segoe UI" w:cs="Segoe UI"/>
                <w:color w:val="333333"/>
              </w:rPr>
              <w:t>The bean instance will be created per HTTP global session. It can be used in portlet context only.</w:t>
            </w:r>
          </w:p>
        </w:tc>
      </w:tr>
    </w:tbl>
    <w:p w14:paraId="6C87DA3D" w14:textId="77777777" w:rsidR="005735E2" w:rsidRDefault="00000000" w:rsidP="005735E2">
      <w:pPr>
        <w:rPr>
          <w:rFonts w:ascii="Times New Roman" w:hAnsi="Times New Roman" w:cs="Times New Roman"/>
        </w:rPr>
      </w:pPr>
      <w:r>
        <w:pict w14:anchorId="163C582A">
          <v:rect id="_x0000_i1058" style="width:0;height:.75pt" o:hrstd="t" o:hrnoshade="t" o:hr="t" fillcolor="#d4d4d4" stroked="f"/>
        </w:pict>
      </w:r>
    </w:p>
    <w:p w14:paraId="32CC54A4"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11) In which scenario, you will use singleton and prototype scope?</w:t>
      </w:r>
    </w:p>
    <w:p w14:paraId="63D7E26E"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Singleton scope should be used with EJB </w:t>
      </w:r>
      <w:r>
        <w:rPr>
          <w:rFonts w:ascii="Segoe UI" w:hAnsi="Segoe UI" w:cs="Segoe UI"/>
          <w:b/>
          <w:bCs/>
          <w:color w:val="333333"/>
        </w:rPr>
        <w:t>stateless session bean</w:t>
      </w:r>
      <w:r>
        <w:rPr>
          <w:rFonts w:ascii="Segoe UI" w:hAnsi="Segoe UI" w:cs="Segoe UI"/>
          <w:color w:val="333333"/>
        </w:rPr>
        <w:t> and prototype scope with EJB </w:t>
      </w:r>
      <w:r>
        <w:rPr>
          <w:rFonts w:ascii="Segoe UI" w:hAnsi="Segoe UI" w:cs="Segoe UI"/>
          <w:b/>
          <w:bCs/>
          <w:color w:val="333333"/>
        </w:rPr>
        <w:t>stateful session bean</w:t>
      </w:r>
      <w:r>
        <w:rPr>
          <w:rFonts w:ascii="Segoe UI" w:hAnsi="Segoe UI" w:cs="Segoe UI"/>
          <w:color w:val="333333"/>
        </w:rPr>
        <w:t>.</w:t>
      </w:r>
    </w:p>
    <w:p w14:paraId="6C168168" w14:textId="77777777" w:rsidR="005735E2" w:rsidRDefault="00000000" w:rsidP="005735E2">
      <w:pPr>
        <w:rPr>
          <w:rFonts w:ascii="Times New Roman" w:hAnsi="Times New Roman" w:cs="Times New Roman"/>
        </w:rPr>
      </w:pPr>
      <w:r>
        <w:pict w14:anchorId="240F0F03">
          <v:rect id="_x0000_i1059" style="width:0;height:.75pt" o:hrstd="t" o:hrnoshade="t" o:hr="t" fillcolor="#d4d4d4" stroked="f"/>
        </w:pict>
      </w:r>
    </w:p>
    <w:p w14:paraId="366F5EC1"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12) What are the transaction management supports provided by spring?</w:t>
      </w:r>
    </w:p>
    <w:p w14:paraId="6992E236"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Spring framework provides two type of transaction management supports:</w:t>
      </w:r>
    </w:p>
    <w:p w14:paraId="42FD1220" w14:textId="77777777" w:rsidR="005735E2" w:rsidRDefault="005735E2" w:rsidP="005735E2">
      <w:pPr>
        <w:jc w:val="center"/>
        <w:rPr>
          <w:rFonts w:ascii="Times New Roman" w:hAnsi="Times New Roman" w:cs="Times New Roman"/>
          <w:color w:val="808080"/>
          <w:sz w:val="17"/>
          <w:szCs w:val="17"/>
        </w:rPr>
      </w:pPr>
      <w:r>
        <w:rPr>
          <w:color w:val="808080"/>
          <w:sz w:val="17"/>
          <w:szCs w:val="17"/>
        </w:rPr>
        <w:t>ADVERTISEMENT</w:t>
      </w:r>
    </w:p>
    <w:p w14:paraId="01AD2DAB" w14:textId="77777777" w:rsidR="005735E2" w:rsidRDefault="005735E2" w:rsidP="005735E2">
      <w:pPr>
        <w:jc w:val="center"/>
        <w:rPr>
          <w:color w:val="808080"/>
          <w:sz w:val="17"/>
          <w:szCs w:val="17"/>
        </w:rPr>
      </w:pPr>
      <w:r>
        <w:rPr>
          <w:color w:val="808080"/>
          <w:sz w:val="17"/>
          <w:szCs w:val="17"/>
        </w:rPr>
        <w:t>ADVERTISEMENT</w:t>
      </w:r>
    </w:p>
    <w:p w14:paraId="6BBDBD01" w14:textId="77777777" w:rsidR="005735E2" w:rsidRDefault="005735E2" w:rsidP="005735E2">
      <w:pPr>
        <w:numPr>
          <w:ilvl w:val="0"/>
          <w:numId w:val="5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b/>
          <w:bCs/>
          <w:color w:val="000000"/>
        </w:rPr>
        <w:t>Programmatic Transaction Management</w:t>
      </w:r>
      <w:r>
        <w:rPr>
          <w:rFonts w:ascii="Segoe UI" w:hAnsi="Segoe UI" w:cs="Segoe UI"/>
          <w:color w:val="000000"/>
        </w:rPr>
        <w:t>: should be used for few transaction operations.</w:t>
      </w:r>
    </w:p>
    <w:p w14:paraId="6908BEEF" w14:textId="77777777" w:rsidR="005735E2" w:rsidRDefault="005735E2" w:rsidP="005735E2">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Declarative Transaction Management</w:t>
      </w:r>
      <w:r>
        <w:rPr>
          <w:rFonts w:ascii="Segoe UI" w:hAnsi="Segoe UI" w:cs="Segoe UI"/>
          <w:color w:val="000000"/>
        </w:rPr>
        <w:t>: should be used for many transaction operations.</w:t>
      </w:r>
    </w:p>
    <w:p w14:paraId="0F91B310" w14:textId="77777777" w:rsidR="005735E2" w:rsidRDefault="00000000" w:rsidP="005735E2">
      <w:pPr>
        <w:spacing w:after="0" w:line="240" w:lineRule="auto"/>
        <w:rPr>
          <w:rFonts w:ascii="Times New Roman" w:hAnsi="Times New Roman" w:cs="Times New Roman"/>
        </w:rPr>
      </w:pPr>
      <w:r>
        <w:pict w14:anchorId="70BFB211">
          <v:rect id="_x0000_i1060" style="width:0;height:.75pt" o:hrstd="t" o:hrnoshade="t" o:hr="t" fillcolor="#d4d4d4" stroked="f"/>
        </w:pict>
      </w:r>
    </w:p>
    <w:p w14:paraId="638F374A" w14:textId="77777777" w:rsidR="005735E2" w:rsidRDefault="005735E2" w:rsidP="005735E2">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 Spring JDBC Interview Questions</w:t>
      </w:r>
    </w:p>
    <w:p w14:paraId="084900DB" w14:textId="77777777" w:rsidR="005735E2" w:rsidRDefault="00000000" w:rsidP="005735E2">
      <w:pPr>
        <w:rPr>
          <w:rFonts w:ascii="Times New Roman" w:hAnsi="Times New Roman"/>
          <w:sz w:val="24"/>
          <w:szCs w:val="24"/>
        </w:rPr>
      </w:pPr>
      <w:r>
        <w:pict w14:anchorId="051F1710">
          <v:rect id="_x0000_i1061" style="width:0;height:.75pt" o:hrstd="t" o:hrnoshade="t" o:hr="t" fillcolor="#d4d4d4" stroked="f"/>
        </w:pict>
      </w:r>
    </w:p>
    <w:p w14:paraId="73B28568"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13) What are the advantages of </w:t>
      </w:r>
      <w:proofErr w:type="spellStart"/>
      <w:r>
        <w:rPr>
          <w:rFonts w:ascii="Helvetica" w:hAnsi="Helvetica"/>
          <w:b w:val="0"/>
          <w:bCs w:val="0"/>
          <w:color w:val="610B4B"/>
          <w:sz w:val="32"/>
          <w:szCs w:val="32"/>
        </w:rPr>
        <w:t>JdbcTemplate</w:t>
      </w:r>
      <w:proofErr w:type="spellEnd"/>
      <w:r>
        <w:rPr>
          <w:rFonts w:ascii="Helvetica" w:hAnsi="Helvetica"/>
          <w:b w:val="0"/>
          <w:bCs w:val="0"/>
          <w:color w:val="610B4B"/>
          <w:sz w:val="32"/>
          <w:szCs w:val="32"/>
        </w:rPr>
        <w:t xml:space="preserve"> in spring?</w:t>
      </w:r>
    </w:p>
    <w:p w14:paraId="22B4DB4C"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b/>
          <w:bCs/>
          <w:color w:val="333333"/>
        </w:rPr>
        <w:t>Less code</w:t>
      </w:r>
      <w:r>
        <w:rPr>
          <w:rFonts w:ascii="Segoe UI" w:hAnsi="Segoe UI" w:cs="Segoe UI"/>
          <w:color w:val="333333"/>
        </w:rPr>
        <w:t xml:space="preserve">: By using the </w:t>
      </w:r>
      <w:proofErr w:type="spellStart"/>
      <w:r>
        <w:rPr>
          <w:rFonts w:ascii="Segoe UI" w:hAnsi="Segoe UI" w:cs="Segoe UI"/>
          <w:color w:val="333333"/>
        </w:rPr>
        <w:t>JdbcTemplate</w:t>
      </w:r>
      <w:proofErr w:type="spellEnd"/>
      <w:r>
        <w:rPr>
          <w:rFonts w:ascii="Segoe UI" w:hAnsi="Segoe UI" w:cs="Segoe UI"/>
          <w:color w:val="333333"/>
        </w:rPr>
        <w:t xml:space="preserve"> class, you don't need to create </w:t>
      </w:r>
      <w:proofErr w:type="spellStart"/>
      <w:proofErr w:type="gramStart"/>
      <w:r>
        <w:rPr>
          <w:rFonts w:ascii="Segoe UI" w:hAnsi="Segoe UI" w:cs="Segoe UI"/>
          <w:color w:val="333333"/>
        </w:rPr>
        <w:t>connection,statement</w:t>
      </w:r>
      <w:proofErr w:type="gramEnd"/>
      <w:r>
        <w:rPr>
          <w:rFonts w:ascii="Segoe UI" w:hAnsi="Segoe UI" w:cs="Segoe UI"/>
          <w:color w:val="333333"/>
        </w:rPr>
        <w:t>,start</w:t>
      </w:r>
      <w:proofErr w:type="spellEnd"/>
      <w:r>
        <w:rPr>
          <w:rFonts w:ascii="Segoe UI" w:hAnsi="Segoe UI" w:cs="Segoe UI"/>
          <w:color w:val="333333"/>
        </w:rPr>
        <w:t xml:space="preserve"> </w:t>
      </w:r>
      <w:proofErr w:type="spellStart"/>
      <w:r>
        <w:rPr>
          <w:rFonts w:ascii="Segoe UI" w:hAnsi="Segoe UI" w:cs="Segoe UI"/>
          <w:color w:val="333333"/>
        </w:rPr>
        <w:t>transaction,commit</w:t>
      </w:r>
      <w:proofErr w:type="spellEnd"/>
      <w:r>
        <w:rPr>
          <w:rFonts w:ascii="Segoe UI" w:hAnsi="Segoe UI" w:cs="Segoe UI"/>
          <w:color w:val="333333"/>
        </w:rPr>
        <w:t xml:space="preserve"> transaction and close connection to execute different queries. You can execute the query directly.</w:t>
      </w:r>
    </w:p>
    <w:p w14:paraId="0F4DB779" w14:textId="77777777" w:rsidR="005735E2" w:rsidRDefault="00000000" w:rsidP="005735E2">
      <w:pPr>
        <w:rPr>
          <w:rFonts w:ascii="Times New Roman" w:hAnsi="Times New Roman" w:cs="Times New Roman"/>
        </w:rPr>
      </w:pPr>
      <w:hyperlink r:id="rId312" w:tgtFrame="_blank" w:history="1">
        <w:r w:rsidR="005735E2">
          <w:rPr>
            <w:rStyle w:val="Hyperlink"/>
            <w:rFonts w:ascii="Segoe UI" w:hAnsi="Segoe UI" w:cs="Segoe UI"/>
            <w:color w:val="008000"/>
            <w:shd w:val="clear" w:color="auto" w:fill="FFFFFF"/>
          </w:rPr>
          <w:t>More details...</w:t>
        </w:r>
      </w:hyperlink>
    </w:p>
    <w:p w14:paraId="33844DA9" w14:textId="77777777" w:rsidR="005735E2" w:rsidRDefault="00000000" w:rsidP="005735E2">
      <w:r>
        <w:pict w14:anchorId="14C46F0C">
          <v:rect id="_x0000_i1062" style="width:0;height:.75pt" o:hrstd="t" o:hrnoshade="t" o:hr="t" fillcolor="#d4d4d4" stroked="f"/>
        </w:pict>
      </w:r>
    </w:p>
    <w:p w14:paraId="75A428C7"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14) What are classes for spring JDBC API?</w:t>
      </w:r>
    </w:p>
    <w:p w14:paraId="35BD5913" w14:textId="77777777" w:rsidR="005735E2" w:rsidRDefault="005735E2" w:rsidP="005735E2">
      <w:pPr>
        <w:numPr>
          <w:ilvl w:val="0"/>
          <w:numId w:val="53"/>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JdbcTemplate</w:t>
      </w:r>
      <w:proofErr w:type="spellEnd"/>
    </w:p>
    <w:p w14:paraId="3C0EEE44" w14:textId="77777777" w:rsidR="005735E2" w:rsidRDefault="005735E2" w:rsidP="005735E2">
      <w:pPr>
        <w:numPr>
          <w:ilvl w:val="0"/>
          <w:numId w:val="5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SimpleJdbcTemplate</w:t>
      </w:r>
      <w:proofErr w:type="spellEnd"/>
    </w:p>
    <w:p w14:paraId="23D781AB" w14:textId="77777777" w:rsidR="005735E2" w:rsidRDefault="005735E2" w:rsidP="005735E2">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NamedParameterJdbcTemplate</w:t>
      </w:r>
    </w:p>
    <w:p w14:paraId="1D96443B" w14:textId="77777777" w:rsidR="005735E2" w:rsidRDefault="005735E2" w:rsidP="005735E2">
      <w:pPr>
        <w:numPr>
          <w:ilvl w:val="0"/>
          <w:numId w:val="5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SimpleJdbcInsert</w:t>
      </w:r>
      <w:proofErr w:type="spellEnd"/>
    </w:p>
    <w:p w14:paraId="28C44D5F" w14:textId="77777777" w:rsidR="005735E2" w:rsidRDefault="005735E2" w:rsidP="005735E2">
      <w:pPr>
        <w:numPr>
          <w:ilvl w:val="0"/>
          <w:numId w:val="5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SimpleJdbcCall</w:t>
      </w:r>
      <w:proofErr w:type="spellEnd"/>
    </w:p>
    <w:p w14:paraId="0DD9095C" w14:textId="77777777" w:rsidR="005735E2" w:rsidRDefault="00000000" w:rsidP="005735E2">
      <w:pPr>
        <w:spacing w:after="0" w:line="240" w:lineRule="auto"/>
        <w:rPr>
          <w:rFonts w:ascii="Times New Roman" w:hAnsi="Times New Roman" w:cs="Times New Roman"/>
        </w:rPr>
      </w:pPr>
      <w:hyperlink r:id="rId313" w:tgtFrame="_blank" w:history="1">
        <w:r w:rsidR="005735E2">
          <w:rPr>
            <w:rStyle w:val="Hyperlink"/>
            <w:rFonts w:ascii="Segoe UI" w:hAnsi="Segoe UI" w:cs="Segoe UI"/>
            <w:color w:val="008000"/>
            <w:shd w:val="clear" w:color="auto" w:fill="FFFFFF"/>
          </w:rPr>
          <w:t>More details...</w:t>
        </w:r>
      </w:hyperlink>
    </w:p>
    <w:p w14:paraId="5A48CBB6" w14:textId="77777777" w:rsidR="005735E2" w:rsidRDefault="00000000" w:rsidP="005735E2">
      <w:r>
        <w:pict w14:anchorId="4EE4D59B">
          <v:rect id="_x0000_i1063" style="width:0;height:.75pt" o:hrstd="t" o:hrnoshade="t" o:hr="t" fillcolor="#d4d4d4" stroked="f"/>
        </w:pict>
      </w:r>
    </w:p>
    <w:p w14:paraId="35BBF549"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15) How can you fetch records by spring </w:t>
      </w:r>
      <w:proofErr w:type="spellStart"/>
      <w:r>
        <w:rPr>
          <w:rFonts w:ascii="Helvetica" w:hAnsi="Helvetica"/>
          <w:b w:val="0"/>
          <w:bCs w:val="0"/>
          <w:color w:val="610B4B"/>
          <w:sz w:val="32"/>
          <w:szCs w:val="32"/>
        </w:rPr>
        <w:t>JdbcTemplate</w:t>
      </w:r>
      <w:proofErr w:type="spellEnd"/>
      <w:r>
        <w:rPr>
          <w:rFonts w:ascii="Helvetica" w:hAnsi="Helvetica"/>
          <w:b w:val="0"/>
          <w:bCs w:val="0"/>
          <w:color w:val="610B4B"/>
          <w:sz w:val="32"/>
          <w:szCs w:val="32"/>
        </w:rPr>
        <w:t>?</w:t>
      </w:r>
    </w:p>
    <w:p w14:paraId="06BDC824" w14:textId="77777777" w:rsidR="005735E2" w:rsidRDefault="005735E2" w:rsidP="005735E2">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39B3BFA8" w14:textId="77777777" w:rsidR="005735E2" w:rsidRDefault="005735E2" w:rsidP="005735E2">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3FCC5ACF"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You can fetch records from the database by the </w:t>
      </w:r>
      <w:r>
        <w:rPr>
          <w:rFonts w:ascii="Segoe UI" w:hAnsi="Segoe UI" w:cs="Segoe UI"/>
          <w:b/>
          <w:bCs/>
          <w:color w:val="333333"/>
        </w:rPr>
        <w:t xml:space="preserve">query method of </w:t>
      </w:r>
      <w:proofErr w:type="spellStart"/>
      <w:r>
        <w:rPr>
          <w:rFonts w:ascii="Segoe UI" w:hAnsi="Segoe UI" w:cs="Segoe UI"/>
          <w:b/>
          <w:bCs/>
          <w:color w:val="333333"/>
        </w:rPr>
        <w:t>JdbcTemplate</w:t>
      </w:r>
      <w:proofErr w:type="spellEnd"/>
      <w:r>
        <w:rPr>
          <w:rFonts w:ascii="Segoe UI" w:hAnsi="Segoe UI" w:cs="Segoe UI"/>
          <w:color w:val="333333"/>
        </w:rPr>
        <w:t>. There are two interfaces to do this:</w:t>
      </w:r>
    </w:p>
    <w:p w14:paraId="1DC49BAE" w14:textId="77777777" w:rsidR="005735E2" w:rsidRDefault="00000000" w:rsidP="005735E2">
      <w:pPr>
        <w:numPr>
          <w:ilvl w:val="0"/>
          <w:numId w:val="54"/>
        </w:numPr>
        <w:shd w:val="clear" w:color="auto" w:fill="FFFFFF"/>
        <w:spacing w:before="60" w:after="100" w:afterAutospacing="1" w:line="375" w:lineRule="atLeast"/>
        <w:jc w:val="both"/>
        <w:rPr>
          <w:rFonts w:ascii="Segoe UI" w:hAnsi="Segoe UI" w:cs="Segoe UI"/>
          <w:color w:val="000000"/>
        </w:rPr>
      </w:pPr>
      <w:hyperlink r:id="rId314" w:tgtFrame="_blank" w:history="1">
        <w:proofErr w:type="spellStart"/>
        <w:r w:rsidR="005735E2">
          <w:rPr>
            <w:rStyle w:val="Hyperlink"/>
            <w:rFonts w:ascii="Segoe UI" w:hAnsi="Segoe UI" w:cs="Segoe UI"/>
            <w:color w:val="008000"/>
          </w:rPr>
          <w:t>ResultSetExtractor</w:t>
        </w:r>
        <w:proofErr w:type="spellEnd"/>
      </w:hyperlink>
    </w:p>
    <w:p w14:paraId="1A952BF1" w14:textId="77777777" w:rsidR="005735E2" w:rsidRDefault="00000000" w:rsidP="005735E2">
      <w:pPr>
        <w:numPr>
          <w:ilvl w:val="0"/>
          <w:numId w:val="54"/>
        </w:numPr>
        <w:shd w:val="clear" w:color="auto" w:fill="FFFFFF"/>
        <w:spacing w:before="60" w:after="100" w:afterAutospacing="1" w:line="375" w:lineRule="atLeast"/>
        <w:jc w:val="both"/>
        <w:rPr>
          <w:rFonts w:ascii="Segoe UI" w:hAnsi="Segoe UI" w:cs="Segoe UI"/>
          <w:color w:val="000000"/>
        </w:rPr>
      </w:pPr>
      <w:hyperlink r:id="rId315" w:tgtFrame="_blank" w:history="1">
        <w:proofErr w:type="spellStart"/>
        <w:r w:rsidR="005735E2">
          <w:rPr>
            <w:rStyle w:val="Hyperlink"/>
            <w:rFonts w:ascii="Segoe UI" w:hAnsi="Segoe UI" w:cs="Segoe UI"/>
            <w:color w:val="008000"/>
          </w:rPr>
          <w:t>RowMapper</w:t>
        </w:r>
        <w:proofErr w:type="spellEnd"/>
      </w:hyperlink>
    </w:p>
    <w:p w14:paraId="67C38C33" w14:textId="77777777" w:rsidR="005735E2" w:rsidRDefault="00000000" w:rsidP="005735E2">
      <w:pPr>
        <w:spacing w:after="0" w:line="240" w:lineRule="auto"/>
        <w:rPr>
          <w:rFonts w:ascii="Times New Roman" w:hAnsi="Times New Roman" w:cs="Times New Roman"/>
        </w:rPr>
      </w:pPr>
      <w:r>
        <w:pict w14:anchorId="3BE388A1">
          <v:rect id="_x0000_i1064" style="width:0;height:.75pt" o:hrstd="t" o:hrnoshade="t" o:hr="t" fillcolor="#d4d4d4" stroked="f"/>
        </w:pict>
      </w:r>
    </w:p>
    <w:p w14:paraId="53E65D96"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16) What is the advantage of NamedParameterJdbcTemplate?</w:t>
      </w:r>
    </w:p>
    <w:p w14:paraId="47A13442"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NamedParameterJdbcTemplate class is used to pass value to the named parameter. A named parameter is better </w:t>
      </w:r>
      <w:proofErr w:type="gramStart"/>
      <w:r>
        <w:rPr>
          <w:rFonts w:ascii="Segoe UI" w:hAnsi="Segoe UI" w:cs="Segoe UI"/>
          <w:color w:val="333333"/>
        </w:rPr>
        <w:t>than ?</w:t>
      </w:r>
      <w:proofErr w:type="gramEnd"/>
      <w:r>
        <w:rPr>
          <w:rFonts w:ascii="Segoe UI" w:hAnsi="Segoe UI" w:cs="Segoe UI"/>
          <w:color w:val="333333"/>
        </w:rPr>
        <w:t xml:space="preserve"> (question mark of </w:t>
      </w:r>
      <w:proofErr w:type="spellStart"/>
      <w:r>
        <w:rPr>
          <w:rFonts w:ascii="Segoe UI" w:hAnsi="Segoe UI" w:cs="Segoe UI"/>
          <w:color w:val="333333"/>
        </w:rPr>
        <w:t>PreparedStatement</w:t>
      </w:r>
      <w:proofErr w:type="spellEnd"/>
      <w:r>
        <w:rPr>
          <w:rFonts w:ascii="Segoe UI" w:hAnsi="Segoe UI" w:cs="Segoe UI"/>
          <w:color w:val="333333"/>
        </w:rPr>
        <w:t>).</w:t>
      </w:r>
    </w:p>
    <w:p w14:paraId="0E5EAFFB" w14:textId="77777777" w:rsidR="005735E2" w:rsidRDefault="005735E2" w:rsidP="005735E2">
      <w:pPr>
        <w:jc w:val="center"/>
        <w:rPr>
          <w:rFonts w:ascii="Times New Roman" w:hAnsi="Times New Roman" w:cs="Times New Roman"/>
          <w:color w:val="808080"/>
          <w:sz w:val="17"/>
          <w:szCs w:val="17"/>
        </w:rPr>
      </w:pPr>
      <w:r>
        <w:rPr>
          <w:color w:val="808080"/>
          <w:sz w:val="17"/>
          <w:szCs w:val="17"/>
        </w:rPr>
        <w:t>ADVERTISEMENT</w:t>
      </w:r>
    </w:p>
    <w:p w14:paraId="6191E827" w14:textId="77777777" w:rsidR="005735E2" w:rsidRDefault="005735E2" w:rsidP="005735E2">
      <w:pPr>
        <w:jc w:val="center"/>
        <w:rPr>
          <w:color w:val="808080"/>
          <w:sz w:val="17"/>
          <w:szCs w:val="17"/>
        </w:rPr>
      </w:pPr>
      <w:r>
        <w:rPr>
          <w:color w:val="808080"/>
          <w:sz w:val="17"/>
          <w:szCs w:val="17"/>
        </w:rPr>
        <w:t>ADVERTISEMENT</w:t>
      </w:r>
    </w:p>
    <w:p w14:paraId="3584144F"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It is </w:t>
      </w:r>
      <w:r>
        <w:rPr>
          <w:rFonts w:ascii="Segoe UI" w:hAnsi="Segoe UI" w:cs="Segoe UI"/>
          <w:b/>
          <w:bCs/>
          <w:color w:val="333333"/>
        </w:rPr>
        <w:t>better to remember</w:t>
      </w:r>
      <w:r>
        <w:rPr>
          <w:rFonts w:ascii="Segoe UI" w:hAnsi="Segoe UI" w:cs="Segoe UI"/>
          <w:color w:val="333333"/>
        </w:rPr>
        <w:t>.</w:t>
      </w:r>
    </w:p>
    <w:p w14:paraId="270BE302" w14:textId="77777777" w:rsidR="005735E2" w:rsidRDefault="00000000" w:rsidP="005735E2">
      <w:pPr>
        <w:rPr>
          <w:rFonts w:ascii="Times New Roman" w:hAnsi="Times New Roman" w:cs="Times New Roman"/>
        </w:rPr>
      </w:pPr>
      <w:hyperlink r:id="rId316" w:tgtFrame="_blank" w:history="1">
        <w:r w:rsidR="005735E2">
          <w:rPr>
            <w:rStyle w:val="Hyperlink"/>
            <w:rFonts w:ascii="Segoe UI" w:hAnsi="Segoe UI" w:cs="Segoe UI"/>
            <w:color w:val="008000"/>
            <w:shd w:val="clear" w:color="auto" w:fill="FFFFFF"/>
          </w:rPr>
          <w:t>More details...</w:t>
        </w:r>
      </w:hyperlink>
    </w:p>
    <w:p w14:paraId="0E108212" w14:textId="77777777" w:rsidR="005735E2" w:rsidRDefault="00000000" w:rsidP="005735E2">
      <w:r>
        <w:pict w14:anchorId="22FD62DB">
          <v:rect id="_x0000_i1065" style="width:0;height:.75pt" o:hrstd="t" o:hrnoshade="t" o:hr="t" fillcolor="#d4d4d4" stroked="f"/>
        </w:pict>
      </w:r>
    </w:p>
    <w:p w14:paraId="2A5AA4D0"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17) What is the advantage of </w:t>
      </w:r>
      <w:proofErr w:type="spellStart"/>
      <w:r>
        <w:rPr>
          <w:rFonts w:ascii="Helvetica" w:hAnsi="Helvetica"/>
          <w:b w:val="0"/>
          <w:bCs w:val="0"/>
          <w:color w:val="610B4B"/>
          <w:sz w:val="32"/>
          <w:szCs w:val="32"/>
        </w:rPr>
        <w:t>SimpleJdbcTemplate</w:t>
      </w:r>
      <w:proofErr w:type="spellEnd"/>
      <w:r>
        <w:rPr>
          <w:rFonts w:ascii="Helvetica" w:hAnsi="Helvetica"/>
          <w:b w:val="0"/>
          <w:bCs w:val="0"/>
          <w:color w:val="610B4B"/>
          <w:sz w:val="32"/>
          <w:szCs w:val="32"/>
        </w:rPr>
        <w:t>?</w:t>
      </w:r>
    </w:p>
    <w:p w14:paraId="727182D8"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b/>
          <w:bCs/>
          <w:color w:val="333333"/>
        </w:rPr>
        <w:t>SimpleJdbcTemplate</w:t>
      </w:r>
      <w:proofErr w:type="spellEnd"/>
      <w:r>
        <w:rPr>
          <w:rFonts w:ascii="Segoe UI" w:hAnsi="Segoe UI" w:cs="Segoe UI"/>
          <w:color w:val="333333"/>
        </w:rPr>
        <w:t> supports the feature of var-</w:t>
      </w:r>
      <w:proofErr w:type="spellStart"/>
      <w:r>
        <w:rPr>
          <w:rFonts w:ascii="Segoe UI" w:hAnsi="Segoe UI" w:cs="Segoe UI"/>
          <w:color w:val="333333"/>
        </w:rPr>
        <w:t>args</w:t>
      </w:r>
      <w:proofErr w:type="spellEnd"/>
      <w:r>
        <w:rPr>
          <w:rFonts w:ascii="Segoe UI" w:hAnsi="Segoe UI" w:cs="Segoe UI"/>
          <w:color w:val="333333"/>
        </w:rPr>
        <w:t xml:space="preserve"> and autoboxing.</w:t>
      </w:r>
    </w:p>
    <w:p w14:paraId="07B59D05" w14:textId="77777777" w:rsidR="005735E2" w:rsidRDefault="00000000" w:rsidP="005735E2">
      <w:pPr>
        <w:rPr>
          <w:rFonts w:ascii="Times New Roman" w:hAnsi="Times New Roman" w:cs="Times New Roman"/>
        </w:rPr>
      </w:pPr>
      <w:hyperlink r:id="rId317" w:tgtFrame="_blank" w:history="1">
        <w:r w:rsidR="005735E2">
          <w:rPr>
            <w:rStyle w:val="Hyperlink"/>
            <w:rFonts w:ascii="Segoe UI" w:hAnsi="Segoe UI" w:cs="Segoe UI"/>
            <w:color w:val="008000"/>
            <w:shd w:val="clear" w:color="auto" w:fill="FFFFFF"/>
          </w:rPr>
          <w:t>More details...</w:t>
        </w:r>
      </w:hyperlink>
    </w:p>
    <w:p w14:paraId="5D5588BB" w14:textId="77777777" w:rsidR="005735E2" w:rsidRDefault="00000000" w:rsidP="005735E2">
      <w:r>
        <w:pict w14:anchorId="6DC62148">
          <v:rect id="_x0000_i1066" style="width:0;height:.75pt" o:hrstd="t" o:hrnoshade="t" o:hr="t" fillcolor="#d4d4d4" stroked="f"/>
        </w:pict>
      </w:r>
    </w:p>
    <w:p w14:paraId="356B4573" w14:textId="77777777" w:rsidR="005735E2" w:rsidRDefault="005735E2" w:rsidP="005735E2">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 Spring AOP Interview Questions</w:t>
      </w:r>
    </w:p>
    <w:p w14:paraId="6F542C9C" w14:textId="77777777" w:rsidR="005735E2" w:rsidRDefault="00000000" w:rsidP="005735E2">
      <w:pPr>
        <w:rPr>
          <w:rFonts w:ascii="Times New Roman" w:hAnsi="Times New Roman"/>
          <w:sz w:val="24"/>
          <w:szCs w:val="24"/>
        </w:rPr>
      </w:pPr>
      <w:r>
        <w:pict w14:anchorId="64F7AA0F">
          <v:rect id="_x0000_i1067" style="width:0;height:.75pt" o:hrstd="t" o:hrnoshade="t" o:hr="t" fillcolor="#d4d4d4" stroked="f"/>
        </w:pict>
      </w:r>
    </w:p>
    <w:p w14:paraId="0B4042BA"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18) What is AOP?</w:t>
      </w:r>
    </w:p>
    <w:p w14:paraId="3B4C9C55" w14:textId="77777777" w:rsidR="005735E2" w:rsidRDefault="005735E2" w:rsidP="005735E2">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05163CA7" w14:textId="77777777" w:rsidR="005735E2" w:rsidRDefault="005735E2" w:rsidP="005735E2">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412188FE"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AOP is an acronym for Aspect Oriented Programming. It is a methodology that divides the program logic into pieces or parts or concerns.</w:t>
      </w:r>
    </w:p>
    <w:p w14:paraId="3E914633"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 xml:space="preserve">It increases the </w:t>
      </w:r>
      <w:proofErr w:type="gramStart"/>
      <w:r>
        <w:rPr>
          <w:rFonts w:ascii="Segoe UI" w:hAnsi="Segoe UI" w:cs="Segoe UI"/>
          <w:color w:val="333333"/>
        </w:rPr>
        <w:t>modularity</w:t>
      </w:r>
      <w:proofErr w:type="gramEnd"/>
      <w:r>
        <w:rPr>
          <w:rFonts w:ascii="Segoe UI" w:hAnsi="Segoe UI" w:cs="Segoe UI"/>
          <w:color w:val="333333"/>
        </w:rPr>
        <w:t xml:space="preserve"> and the key unit is Aspect.</w:t>
      </w:r>
    </w:p>
    <w:p w14:paraId="663EE8C5" w14:textId="77777777" w:rsidR="005735E2" w:rsidRDefault="00000000" w:rsidP="005735E2">
      <w:pPr>
        <w:rPr>
          <w:rFonts w:ascii="Times New Roman" w:hAnsi="Times New Roman" w:cs="Times New Roman"/>
        </w:rPr>
      </w:pPr>
      <w:hyperlink r:id="rId318" w:tgtFrame="_blank" w:history="1">
        <w:r w:rsidR="005735E2">
          <w:rPr>
            <w:rStyle w:val="Hyperlink"/>
            <w:rFonts w:ascii="Segoe UI" w:hAnsi="Segoe UI" w:cs="Segoe UI"/>
            <w:color w:val="008000"/>
            <w:shd w:val="clear" w:color="auto" w:fill="FFFFFF"/>
          </w:rPr>
          <w:t>More details...</w:t>
        </w:r>
      </w:hyperlink>
    </w:p>
    <w:p w14:paraId="1674AA08" w14:textId="77777777" w:rsidR="005735E2" w:rsidRDefault="00000000" w:rsidP="005735E2">
      <w:r>
        <w:pict w14:anchorId="0C43F8AA">
          <v:rect id="_x0000_i1068" style="width:0;height:.75pt" o:hrstd="t" o:hrnoshade="t" o:hr="t" fillcolor="#d4d4d4" stroked="f"/>
        </w:pict>
      </w:r>
    </w:p>
    <w:p w14:paraId="14ABADEE"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19) What are the advantages of spring AOP?</w:t>
      </w:r>
    </w:p>
    <w:p w14:paraId="193C3FB5"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AOP enables you to dynamically add or remove concern before or after the business logic. It is </w:t>
      </w:r>
      <w:r>
        <w:rPr>
          <w:rFonts w:ascii="Segoe UI" w:hAnsi="Segoe UI" w:cs="Segoe UI"/>
          <w:b/>
          <w:bCs/>
          <w:color w:val="333333"/>
        </w:rPr>
        <w:t>pluggable</w:t>
      </w:r>
      <w:r>
        <w:rPr>
          <w:rFonts w:ascii="Segoe UI" w:hAnsi="Segoe UI" w:cs="Segoe UI"/>
          <w:color w:val="333333"/>
        </w:rPr>
        <w:t> and </w:t>
      </w:r>
      <w:r>
        <w:rPr>
          <w:rFonts w:ascii="Segoe UI" w:hAnsi="Segoe UI" w:cs="Segoe UI"/>
          <w:b/>
          <w:bCs/>
          <w:color w:val="333333"/>
        </w:rPr>
        <w:t>easy to maintain</w:t>
      </w:r>
      <w:r>
        <w:rPr>
          <w:rFonts w:ascii="Segoe UI" w:hAnsi="Segoe UI" w:cs="Segoe UI"/>
          <w:color w:val="333333"/>
        </w:rPr>
        <w:t>.</w:t>
      </w:r>
    </w:p>
    <w:p w14:paraId="3764B7BB" w14:textId="77777777" w:rsidR="005735E2" w:rsidRDefault="00000000" w:rsidP="005735E2">
      <w:pPr>
        <w:rPr>
          <w:rFonts w:ascii="Times New Roman" w:hAnsi="Times New Roman" w:cs="Times New Roman"/>
        </w:rPr>
      </w:pPr>
      <w:hyperlink r:id="rId319" w:tgtFrame="_blank" w:history="1">
        <w:r w:rsidR="005735E2">
          <w:rPr>
            <w:rStyle w:val="Hyperlink"/>
            <w:rFonts w:ascii="Segoe UI" w:hAnsi="Segoe UI" w:cs="Segoe UI"/>
            <w:color w:val="008000"/>
            <w:shd w:val="clear" w:color="auto" w:fill="FFFFFF"/>
          </w:rPr>
          <w:t>More details...</w:t>
        </w:r>
      </w:hyperlink>
    </w:p>
    <w:p w14:paraId="2DE94485" w14:textId="77777777" w:rsidR="005735E2" w:rsidRDefault="00000000" w:rsidP="005735E2">
      <w:r>
        <w:lastRenderedPageBreak/>
        <w:pict w14:anchorId="26A744DC">
          <v:rect id="_x0000_i1069" style="width:0;height:.75pt" o:hrstd="t" o:hrnoshade="t" o:hr="t" fillcolor="#d4d4d4" stroked="f"/>
        </w:pict>
      </w:r>
    </w:p>
    <w:p w14:paraId="68F67602"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20) What are the AOP terminology?</w:t>
      </w:r>
    </w:p>
    <w:p w14:paraId="521A26CF"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AOP terminologies or concepts are as follows:</w:t>
      </w:r>
    </w:p>
    <w:p w14:paraId="504FA53F" w14:textId="77777777" w:rsidR="005735E2" w:rsidRDefault="005735E2" w:rsidP="005735E2">
      <w:pPr>
        <w:numPr>
          <w:ilvl w:val="0"/>
          <w:numId w:val="5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JoinPoint</w:t>
      </w:r>
      <w:proofErr w:type="spellEnd"/>
    </w:p>
    <w:p w14:paraId="1A8337C2" w14:textId="77777777" w:rsidR="005735E2" w:rsidRDefault="005735E2" w:rsidP="005735E2">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Advice</w:t>
      </w:r>
    </w:p>
    <w:p w14:paraId="36FEC719" w14:textId="77777777" w:rsidR="005735E2" w:rsidRDefault="005735E2" w:rsidP="005735E2">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Pointcut</w:t>
      </w:r>
    </w:p>
    <w:p w14:paraId="6728D7B5" w14:textId="77777777" w:rsidR="005735E2" w:rsidRDefault="005735E2" w:rsidP="005735E2">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Aspect</w:t>
      </w:r>
    </w:p>
    <w:p w14:paraId="24E81B7D" w14:textId="77777777" w:rsidR="005735E2" w:rsidRDefault="005735E2" w:rsidP="005735E2">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Introduction</w:t>
      </w:r>
    </w:p>
    <w:p w14:paraId="777350FD" w14:textId="77777777" w:rsidR="005735E2" w:rsidRDefault="005735E2" w:rsidP="005735E2">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Target Object</w:t>
      </w:r>
    </w:p>
    <w:p w14:paraId="1DF6FE29" w14:textId="77777777" w:rsidR="005735E2" w:rsidRDefault="005735E2" w:rsidP="005735E2">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Interceptor</w:t>
      </w:r>
    </w:p>
    <w:p w14:paraId="2781354D" w14:textId="77777777" w:rsidR="005735E2" w:rsidRDefault="005735E2" w:rsidP="005735E2">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AOP Proxy</w:t>
      </w:r>
    </w:p>
    <w:p w14:paraId="22E68C9D" w14:textId="77777777" w:rsidR="005735E2" w:rsidRDefault="005735E2" w:rsidP="005735E2">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Weaving</w:t>
      </w:r>
    </w:p>
    <w:p w14:paraId="01AD1B03" w14:textId="77777777" w:rsidR="005735E2" w:rsidRDefault="00000000" w:rsidP="005735E2">
      <w:pPr>
        <w:spacing w:after="0" w:line="240" w:lineRule="auto"/>
        <w:rPr>
          <w:rFonts w:ascii="Times New Roman" w:hAnsi="Times New Roman" w:cs="Times New Roman"/>
        </w:rPr>
      </w:pPr>
      <w:hyperlink r:id="rId320" w:tgtFrame="_blank" w:history="1">
        <w:r w:rsidR="005735E2">
          <w:rPr>
            <w:rStyle w:val="Hyperlink"/>
            <w:rFonts w:ascii="Segoe UI" w:hAnsi="Segoe UI" w:cs="Segoe UI"/>
            <w:color w:val="008000"/>
            <w:shd w:val="clear" w:color="auto" w:fill="FFFFFF"/>
          </w:rPr>
          <w:t>More details...</w:t>
        </w:r>
      </w:hyperlink>
    </w:p>
    <w:p w14:paraId="68F1E980" w14:textId="77777777" w:rsidR="005735E2" w:rsidRDefault="00000000" w:rsidP="005735E2">
      <w:r>
        <w:pict w14:anchorId="7A09811D">
          <v:rect id="_x0000_i1070" style="width:0;height:.75pt" o:hrstd="t" o:hrnoshade="t" o:hr="t" fillcolor="#d4d4d4" stroked="f"/>
        </w:pict>
      </w:r>
    </w:p>
    <w:p w14:paraId="2397C22C"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21) What is </w:t>
      </w:r>
      <w:proofErr w:type="spellStart"/>
      <w:r>
        <w:rPr>
          <w:rFonts w:ascii="Helvetica" w:hAnsi="Helvetica"/>
          <w:b w:val="0"/>
          <w:bCs w:val="0"/>
          <w:color w:val="610B4B"/>
          <w:sz w:val="32"/>
          <w:szCs w:val="32"/>
        </w:rPr>
        <w:t>JoinPoint</w:t>
      </w:r>
      <w:proofErr w:type="spellEnd"/>
      <w:r>
        <w:rPr>
          <w:rFonts w:ascii="Helvetica" w:hAnsi="Helvetica"/>
          <w:b w:val="0"/>
          <w:bCs w:val="0"/>
          <w:color w:val="610B4B"/>
          <w:sz w:val="32"/>
          <w:szCs w:val="32"/>
        </w:rPr>
        <w:t>?</w:t>
      </w:r>
    </w:p>
    <w:p w14:paraId="1000E755" w14:textId="77777777" w:rsidR="005735E2" w:rsidRDefault="005735E2" w:rsidP="005735E2">
      <w:pPr>
        <w:pStyle w:val="NormalWeb"/>
        <w:shd w:val="clear" w:color="auto" w:fill="FFFFFF"/>
        <w:jc w:val="both"/>
        <w:rPr>
          <w:rFonts w:ascii="Segoe UI" w:hAnsi="Segoe UI" w:cs="Segoe UI"/>
          <w:color w:val="333333"/>
        </w:rPr>
      </w:pPr>
      <w:proofErr w:type="spellStart"/>
      <w:r>
        <w:rPr>
          <w:rFonts w:ascii="Segoe UI" w:hAnsi="Segoe UI" w:cs="Segoe UI"/>
          <w:color w:val="333333"/>
        </w:rPr>
        <w:t>JoinPoint</w:t>
      </w:r>
      <w:proofErr w:type="spellEnd"/>
      <w:r>
        <w:rPr>
          <w:rFonts w:ascii="Segoe UI" w:hAnsi="Segoe UI" w:cs="Segoe UI"/>
          <w:color w:val="333333"/>
        </w:rPr>
        <w:t xml:space="preserve"> is any point in your program such as field access, method execution, exception handling etc.</w:t>
      </w:r>
    </w:p>
    <w:p w14:paraId="0DB75716" w14:textId="77777777" w:rsidR="005735E2" w:rsidRDefault="00000000" w:rsidP="005735E2">
      <w:pPr>
        <w:rPr>
          <w:rFonts w:ascii="Times New Roman" w:hAnsi="Times New Roman" w:cs="Times New Roman"/>
        </w:rPr>
      </w:pPr>
      <w:r>
        <w:pict w14:anchorId="59AB2387">
          <v:rect id="_x0000_i1071" style="width:0;height:.75pt" o:hrstd="t" o:hrnoshade="t" o:hr="t" fillcolor="#d4d4d4" stroked="f"/>
        </w:pict>
      </w:r>
    </w:p>
    <w:p w14:paraId="4D94AB1A"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22) Does spring framework support all </w:t>
      </w:r>
      <w:proofErr w:type="spellStart"/>
      <w:r>
        <w:rPr>
          <w:rFonts w:ascii="Helvetica" w:hAnsi="Helvetica"/>
          <w:b w:val="0"/>
          <w:bCs w:val="0"/>
          <w:color w:val="610B4B"/>
          <w:sz w:val="32"/>
          <w:szCs w:val="32"/>
        </w:rPr>
        <w:t>JoinPoints</w:t>
      </w:r>
      <w:proofErr w:type="spellEnd"/>
      <w:r>
        <w:rPr>
          <w:rFonts w:ascii="Helvetica" w:hAnsi="Helvetica"/>
          <w:b w:val="0"/>
          <w:bCs w:val="0"/>
          <w:color w:val="610B4B"/>
          <w:sz w:val="32"/>
          <w:szCs w:val="32"/>
        </w:rPr>
        <w:t>?</w:t>
      </w:r>
    </w:p>
    <w:p w14:paraId="5B74E28E"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 xml:space="preserve">No, spring framework supports method execution </w:t>
      </w:r>
      <w:proofErr w:type="spellStart"/>
      <w:r>
        <w:rPr>
          <w:rFonts w:ascii="Segoe UI" w:hAnsi="Segoe UI" w:cs="Segoe UI"/>
          <w:color w:val="333333"/>
        </w:rPr>
        <w:t>joinpoint</w:t>
      </w:r>
      <w:proofErr w:type="spellEnd"/>
      <w:r>
        <w:rPr>
          <w:rFonts w:ascii="Segoe UI" w:hAnsi="Segoe UI" w:cs="Segoe UI"/>
          <w:color w:val="333333"/>
        </w:rPr>
        <w:t xml:space="preserve"> only.</w:t>
      </w:r>
    </w:p>
    <w:p w14:paraId="2E2440D2" w14:textId="77777777" w:rsidR="005735E2" w:rsidRDefault="00000000" w:rsidP="005735E2">
      <w:pPr>
        <w:rPr>
          <w:rFonts w:ascii="Times New Roman" w:hAnsi="Times New Roman" w:cs="Times New Roman"/>
        </w:rPr>
      </w:pPr>
      <w:r>
        <w:pict w14:anchorId="157EE4C3">
          <v:rect id="_x0000_i1072" style="width:0;height:.75pt" o:hrstd="t" o:hrnoshade="t" o:hr="t" fillcolor="#d4d4d4" stroked="f"/>
        </w:pict>
      </w:r>
    </w:p>
    <w:p w14:paraId="3FD78CF5"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23) What is Advice?</w:t>
      </w:r>
    </w:p>
    <w:p w14:paraId="4B477695" w14:textId="77777777" w:rsidR="005735E2" w:rsidRDefault="005735E2" w:rsidP="005735E2">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0F9D1B55" w14:textId="77777777" w:rsidR="005735E2" w:rsidRDefault="005735E2" w:rsidP="005735E2">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192E4042"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Advice represents action taken by aspect.</w:t>
      </w:r>
    </w:p>
    <w:p w14:paraId="1E63D62E" w14:textId="77777777" w:rsidR="005735E2" w:rsidRDefault="00000000" w:rsidP="005735E2">
      <w:pPr>
        <w:rPr>
          <w:rFonts w:ascii="Times New Roman" w:hAnsi="Times New Roman" w:cs="Times New Roman"/>
        </w:rPr>
      </w:pPr>
      <w:r>
        <w:lastRenderedPageBreak/>
        <w:pict w14:anchorId="401AC3D6">
          <v:rect id="_x0000_i1073" style="width:0;height:.75pt" o:hrstd="t" o:hrnoshade="t" o:hr="t" fillcolor="#d4d4d4" stroked="f"/>
        </w:pict>
      </w:r>
    </w:p>
    <w:p w14:paraId="771C7102" w14:textId="77777777" w:rsidR="005735E2" w:rsidRDefault="005735E2" w:rsidP="005735E2">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192852D0" w14:textId="77777777" w:rsidR="005735E2" w:rsidRDefault="005735E2" w:rsidP="005735E2">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3AFDBD6B"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24) What are the types of advice in AOP?</w:t>
      </w:r>
    </w:p>
    <w:p w14:paraId="33589321"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 xml:space="preserve">There are 5 types of </w:t>
      </w:r>
      <w:proofErr w:type="gramStart"/>
      <w:r>
        <w:rPr>
          <w:rFonts w:ascii="Segoe UI" w:hAnsi="Segoe UI" w:cs="Segoe UI"/>
          <w:color w:val="333333"/>
        </w:rPr>
        <w:t>advices</w:t>
      </w:r>
      <w:proofErr w:type="gramEnd"/>
      <w:r>
        <w:rPr>
          <w:rFonts w:ascii="Segoe UI" w:hAnsi="Segoe UI" w:cs="Segoe UI"/>
          <w:color w:val="333333"/>
        </w:rPr>
        <w:t xml:space="preserve"> in spring AOP.</w:t>
      </w:r>
    </w:p>
    <w:p w14:paraId="681129FC" w14:textId="77777777" w:rsidR="005735E2" w:rsidRDefault="005735E2" w:rsidP="005735E2">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Before Advice</w:t>
      </w:r>
    </w:p>
    <w:p w14:paraId="75848FF2" w14:textId="77777777" w:rsidR="005735E2" w:rsidRDefault="005735E2" w:rsidP="005735E2">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After Advice</w:t>
      </w:r>
    </w:p>
    <w:p w14:paraId="79932A3A" w14:textId="77777777" w:rsidR="005735E2" w:rsidRDefault="005735E2" w:rsidP="005735E2">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After Returning Advice</w:t>
      </w:r>
    </w:p>
    <w:p w14:paraId="1DC7E1E4" w14:textId="77777777" w:rsidR="005735E2" w:rsidRDefault="005735E2" w:rsidP="005735E2">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Throws Advice</w:t>
      </w:r>
    </w:p>
    <w:p w14:paraId="1831B42F" w14:textId="77777777" w:rsidR="005735E2" w:rsidRDefault="005735E2" w:rsidP="005735E2">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Around Advice</w:t>
      </w:r>
    </w:p>
    <w:p w14:paraId="45DA2612" w14:textId="77777777" w:rsidR="005735E2" w:rsidRDefault="00000000" w:rsidP="005735E2">
      <w:pPr>
        <w:spacing w:after="0" w:line="240" w:lineRule="auto"/>
        <w:rPr>
          <w:rFonts w:ascii="Times New Roman" w:hAnsi="Times New Roman" w:cs="Times New Roman"/>
        </w:rPr>
      </w:pPr>
      <w:r>
        <w:pict w14:anchorId="5DD7CF05">
          <v:rect id="_x0000_i1074" style="width:0;height:.75pt" o:hrstd="t" o:hrnoshade="t" o:hr="t" fillcolor="#d4d4d4" stroked="f"/>
        </w:pict>
      </w:r>
    </w:p>
    <w:p w14:paraId="5CF366D1"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25) What is Pointcut?</w:t>
      </w:r>
    </w:p>
    <w:p w14:paraId="00BC3772"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Pointcut is expression language of Spring AOP.</w:t>
      </w:r>
    </w:p>
    <w:p w14:paraId="4FA7C9E2" w14:textId="77777777" w:rsidR="005735E2" w:rsidRDefault="00000000" w:rsidP="005735E2">
      <w:pPr>
        <w:rPr>
          <w:rFonts w:ascii="Times New Roman" w:hAnsi="Times New Roman" w:cs="Times New Roman"/>
        </w:rPr>
      </w:pPr>
      <w:r>
        <w:pict w14:anchorId="3B2DCA55">
          <v:rect id="_x0000_i1075" style="width:0;height:.75pt" o:hrstd="t" o:hrnoshade="t" o:hr="t" fillcolor="#d4d4d4" stroked="f"/>
        </w:pict>
      </w:r>
    </w:p>
    <w:p w14:paraId="72F8C927"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26) What is Aspect?</w:t>
      </w:r>
    </w:p>
    <w:p w14:paraId="4D49D19B"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 xml:space="preserve">Aspect is a class in spring AOP that contains </w:t>
      </w:r>
      <w:proofErr w:type="gramStart"/>
      <w:r>
        <w:rPr>
          <w:rFonts w:ascii="Segoe UI" w:hAnsi="Segoe UI" w:cs="Segoe UI"/>
          <w:color w:val="333333"/>
        </w:rPr>
        <w:t>advices</w:t>
      </w:r>
      <w:proofErr w:type="gramEnd"/>
      <w:r>
        <w:rPr>
          <w:rFonts w:ascii="Segoe UI" w:hAnsi="Segoe UI" w:cs="Segoe UI"/>
          <w:color w:val="333333"/>
        </w:rPr>
        <w:t xml:space="preserve"> and </w:t>
      </w:r>
      <w:proofErr w:type="spellStart"/>
      <w:r>
        <w:rPr>
          <w:rFonts w:ascii="Segoe UI" w:hAnsi="Segoe UI" w:cs="Segoe UI"/>
          <w:color w:val="333333"/>
        </w:rPr>
        <w:t>joinpoints</w:t>
      </w:r>
      <w:proofErr w:type="spellEnd"/>
      <w:r>
        <w:rPr>
          <w:rFonts w:ascii="Segoe UI" w:hAnsi="Segoe UI" w:cs="Segoe UI"/>
          <w:color w:val="333333"/>
        </w:rPr>
        <w:t>.</w:t>
      </w:r>
    </w:p>
    <w:p w14:paraId="23FB0BA4" w14:textId="77777777" w:rsidR="005735E2" w:rsidRDefault="00000000" w:rsidP="005735E2">
      <w:pPr>
        <w:rPr>
          <w:rFonts w:ascii="Times New Roman" w:hAnsi="Times New Roman" w:cs="Times New Roman"/>
        </w:rPr>
      </w:pPr>
      <w:r>
        <w:pict w14:anchorId="66B7FEB6">
          <v:rect id="_x0000_i1076" style="width:0;height:.75pt" o:hrstd="t" o:hrnoshade="t" o:hr="t" fillcolor="#d4d4d4" stroked="f"/>
        </w:pict>
      </w:r>
    </w:p>
    <w:p w14:paraId="70FA4E5E"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27) What is Introduction?</w:t>
      </w:r>
    </w:p>
    <w:p w14:paraId="4D9D6A67"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Introduction represents introduction of new fields and methods for a type.</w:t>
      </w:r>
    </w:p>
    <w:p w14:paraId="2B07CDCE" w14:textId="77777777" w:rsidR="005735E2" w:rsidRDefault="00000000" w:rsidP="005735E2">
      <w:pPr>
        <w:rPr>
          <w:rFonts w:ascii="Times New Roman" w:hAnsi="Times New Roman" w:cs="Times New Roman"/>
        </w:rPr>
      </w:pPr>
      <w:r>
        <w:pict w14:anchorId="3BB3722C">
          <v:rect id="_x0000_i1077" style="width:0;height:.75pt" o:hrstd="t" o:hrnoshade="t" o:hr="t" fillcolor="#d4d4d4" stroked="f"/>
        </w:pict>
      </w:r>
    </w:p>
    <w:p w14:paraId="656F3040"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28) What is target object?</w:t>
      </w:r>
    </w:p>
    <w:p w14:paraId="759AEDF9"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Target Object is a proxy object that is advised by one or more aspects.</w:t>
      </w:r>
    </w:p>
    <w:p w14:paraId="53A86AC8" w14:textId="77777777" w:rsidR="005735E2" w:rsidRDefault="00000000" w:rsidP="005735E2">
      <w:pPr>
        <w:rPr>
          <w:rFonts w:ascii="Times New Roman" w:hAnsi="Times New Roman" w:cs="Times New Roman"/>
        </w:rPr>
      </w:pPr>
      <w:r>
        <w:pict w14:anchorId="6E2FC498">
          <v:rect id="_x0000_i1078" style="width:0;height:.75pt" o:hrstd="t" o:hrnoshade="t" o:hr="t" fillcolor="#d4d4d4" stroked="f"/>
        </w:pict>
      </w:r>
    </w:p>
    <w:p w14:paraId="7F156846"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29) What is interceptor?</w:t>
      </w:r>
    </w:p>
    <w:p w14:paraId="734E3BAA"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Interceptor is a class like aspect that contains one advice only.</w:t>
      </w:r>
    </w:p>
    <w:p w14:paraId="1B53DAE0" w14:textId="77777777" w:rsidR="005735E2" w:rsidRDefault="005735E2" w:rsidP="005735E2">
      <w:pPr>
        <w:jc w:val="center"/>
        <w:rPr>
          <w:rFonts w:ascii="Times New Roman" w:hAnsi="Times New Roman" w:cs="Times New Roman"/>
          <w:color w:val="808080"/>
          <w:sz w:val="17"/>
          <w:szCs w:val="17"/>
        </w:rPr>
      </w:pPr>
      <w:r>
        <w:rPr>
          <w:color w:val="808080"/>
          <w:sz w:val="17"/>
          <w:szCs w:val="17"/>
        </w:rPr>
        <w:t>ADVERTISEMENT</w:t>
      </w:r>
    </w:p>
    <w:p w14:paraId="7B008F6D" w14:textId="77777777" w:rsidR="005735E2" w:rsidRDefault="005735E2" w:rsidP="005735E2">
      <w:pPr>
        <w:jc w:val="center"/>
        <w:rPr>
          <w:color w:val="808080"/>
          <w:sz w:val="17"/>
          <w:szCs w:val="17"/>
        </w:rPr>
      </w:pPr>
      <w:r>
        <w:rPr>
          <w:color w:val="808080"/>
          <w:sz w:val="17"/>
          <w:szCs w:val="17"/>
        </w:rPr>
        <w:t>ADVERTISEMENT</w:t>
      </w:r>
    </w:p>
    <w:p w14:paraId="5F8B3072" w14:textId="77777777" w:rsidR="005735E2" w:rsidRDefault="00000000" w:rsidP="005735E2">
      <w:pPr>
        <w:rPr>
          <w:sz w:val="24"/>
          <w:szCs w:val="24"/>
        </w:rPr>
      </w:pPr>
      <w:r>
        <w:pict w14:anchorId="3995E76A">
          <v:rect id="_x0000_i1079" style="width:0;height:.75pt" o:hrstd="t" o:hrnoshade="t" o:hr="t" fillcolor="#d4d4d4" stroked="f"/>
        </w:pict>
      </w:r>
    </w:p>
    <w:p w14:paraId="79CE7C52"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30) What is weaving?</w:t>
      </w:r>
    </w:p>
    <w:p w14:paraId="0184601C"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Weaving is a process of linking aspect with other application.</w:t>
      </w:r>
    </w:p>
    <w:p w14:paraId="4E67D1A3" w14:textId="77777777" w:rsidR="005735E2" w:rsidRDefault="00000000" w:rsidP="005735E2">
      <w:pPr>
        <w:rPr>
          <w:rFonts w:ascii="Times New Roman" w:hAnsi="Times New Roman" w:cs="Times New Roman"/>
        </w:rPr>
      </w:pPr>
      <w:r>
        <w:pict w14:anchorId="46DBB270">
          <v:rect id="_x0000_i1080" style="width:0;height:.75pt" o:hrstd="t" o:hrnoshade="t" o:hr="t" fillcolor="#d4d4d4" stroked="f"/>
        </w:pict>
      </w:r>
    </w:p>
    <w:p w14:paraId="7FE22E48"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31) Does spring perform weaving at compile time?</w:t>
      </w:r>
    </w:p>
    <w:p w14:paraId="2316842F"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No, spring framework performs weaving at runtime.</w:t>
      </w:r>
    </w:p>
    <w:p w14:paraId="31D9B4A6" w14:textId="77777777" w:rsidR="005735E2" w:rsidRDefault="00000000" w:rsidP="005735E2">
      <w:pPr>
        <w:rPr>
          <w:rFonts w:ascii="Times New Roman" w:hAnsi="Times New Roman" w:cs="Times New Roman"/>
        </w:rPr>
      </w:pPr>
      <w:r>
        <w:pict w14:anchorId="75593FDC">
          <v:rect id="_x0000_i1081" style="width:0;height:.75pt" o:hrstd="t" o:hrnoshade="t" o:hr="t" fillcolor="#d4d4d4" stroked="f"/>
        </w:pict>
      </w:r>
    </w:p>
    <w:p w14:paraId="07F41947"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32) What are the AOP implementation?</w:t>
      </w:r>
    </w:p>
    <w:p w14:paraId="3A7A6B85"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There are 3 AOP implementation.</w:t>
      </w:r>
    </w:p>
    <w:p w14:paraId="057BA609" w14:textId="77777777" w:rsidR="005735E2" w:rsidRDefault="005735E2" w:rsidP="005735E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 AOP</w:t>
      </w:r>
    </w:p>
    <w:p w14:paraId="739D5D24" w14:textId="77777777" w:rsidR="005735E2" w:rsidRDefault="005735E2" w:rsidP="005735E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AspectJ</w:t>
      </w:r>
    </w:p>
    <w:p w14:paraId="770B1EEB" w14:textId="77777777" w:rsidR="005735E2" w:rsidRDefault="005735E2" w:rsidP="005735E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JBoss AOP</w:t>
      </w:r>
    </w:p>
    <w:p w14:paraId="00AE0C7E" w14:textId="77777777" w:rsidR="005735E2" w:rsidRDefault="00000000" w:rsidP="005735E2">
      <w:pPr>
        <w:spacing w:after="0" w:line="240" w:lineRule="auto"/>
        <w:rPr>
          <w:rFonts w:ascii="Times New Roman" w:hAnsi="Times New Roman" w:cs="Times New Roman"/>
        </w:rPr>
      </w:pPr>
      <w:r>
        <w:pict w14:anchorId="7BF3DE91">
          <v:rect id="_x0000_i1082" style="width:0;height:.75pt" o:hrstd="t" o:hrnoshade="t" o:hr="t" fillcolor="#d4d4d4" stroked="f"/>
        </w:pict>
      </w:r>
    </w:p>
    <w:p w14:paraId="3021FFA3" w14:textId="77777777" w:rsidR="005735E2" w:rsidRDefault="005735E2" w:rsidP="005735E2">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 Spring MVC Interview Questions</w:t>
      </w:r>
    </w:p>
    <w:p w14:paraId="2358DD18" w14:textId="77777777" w:rsidR="005735E2" w:rsidRDefault="00000000" w:rsidP="005735E2">
      <w:pPr>
        <w:rPr>
          <w:rFonts w:ascii="Times New Roman" w:hAnsi="Times New Roman"/>
          <w:sz w:val="24"/>
          <w:szCs w:val="24"/>
        </w:rPr>
      </w:pPr>
      <w:r>
        <w:pict w14:anchorId="55AE666C">
          <v:rect id="_x0000_i1083" style="width:0;height:.75pt" o:hrstd="t" o:hrnoshade="t" o:hr="t" fillcolor="#d4d4d4" stroked="f"/>
        </w:pict>
      </w:r>
    </w:p>
    <w:p w14:paraId="2326AEA2"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33) What is the front controller class of Spring MVC?</w:t>
      </w:r>
    </w:p>
    <w:p w14:paraId="1E0654EF"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DispatcherServlet</w:t>
      </w:r>
      <w:r>
        <w:rPr>
          <w:rFonts w:ascii="Segoe UI" w:hAnsi="Segoe UI" w:cs="Segoe UI"/>
          <w:color w:val="333333"/>
        </w:rPr>
        <w:t> class works as the front controller in Spring MVC.</w:t>
      </w:r>
    </w:p>
    <w:p w14:paraId="73F50902" w14:textId="77777777" w:rsidR="005735E2" w:rsidRDefault="00000000" w:rsidP="005735E2">
      <w:pPr>
        <w:rPr>
          <w:rFonts w:ascii="Times New Roman" w:hAnsi="Times New Roman" w:cs="Times New Roman"/>
        </w:rPr>
      </w:pPr>
      <w:hyperlink r:id="rId321" w:tgtFrame="_blank" w:history="1">
        <w:r w:rsidR="005735E2">
          <w:rPr>
            <w:rStyle w:val="Hyperlink"/>
            <w:rFonts w:ascii="Segoe UI" w:hAnsi="Segoe UI" w:cs="Segoe UI"/>
            <w:color w:val="008000"/>
            <w:shd w:val="clear" w:color="auto" w:fill="FFFFFF"/>
          </w:rPr>
          <w:t>More details...</w:t>
        </w:r>
      </w:hyperlink>
    </w:p>
    <w:p w14:paraId="1A67926B" w14:textId="77777777" w:rsidR="005735E2" w:rsidRDefault="00000000" w:rsidP="005735E2">
      <w:r>
        <w:pict w14:anchorId="1E9C1FEB">
          <v:rect id="_x0000_i1084" style="width:0;height:.75pt" o:hrstd="t" o:hrnoshade="t" o:hr="t" fillcolor="#d4d4d4" stroked="f"/>
        </w:pict>
      </w:r>
    </w:p>
    <w:p w14:paraId="1268D855"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34) What does @Controller annotation?</w:t>
      </w:r>
    </w:p>
    <w:p w14:paraId="5B3FF6F7"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@Controller</w:t>
      </w:r>
      <w:r>
        <w:rPr>
          <w:rFonts w:ascii="Segoe UI" w:hAnsi="Segoe UI" w:cs="Segoe UI"/>
          <w:color w:val="333333"/>
        </w:rPr>
        <w:t> annotation marks the class as controller class. It is applied on the class.</w:t>
      </w:r>
    </w:p>
    <w:p w14:paraId="3FF24383" w14:textId="77777777" w:rsidR="005735E2" w:rsidRDefault="00000000" w:rsidP="005735E2">
      <w:pPr>
        <w:rPr>
          <w:rFonts w:ascii="Times New Roman" w:hAnsi="Times New Roman" w:cs="Times New Roman"/>
        </w:rPr>
      </w:pPr>
      <w:r>
        <w:pict w14:anchorId="66813650">
          <v:rect id="_x0000_i1085" style="width:0;height:.75pt" o:hrstd="t" o:hrnoshade="t" o:hr="t" fillcolor="#d4d4d4" stroked="f"/>
        </w:pict>
      </w:r>
    </w:p>
    <w:p w14:paraId="4C14D400"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35) What does @RequestMapping annotation?</w:t>
      </w:r>
    </w:p>
    <w:p w14:paraId="5615F4EA"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@RequestMapping</w:t>
      </w:r>
      <w:r>
        <w:rPr>
          <w:rFonts w:ascii="Segoe UI" w:hAnsi="Segoe UI" w:cs="Segoe UI"/>
          <w:color w:val="333333"/>
        </w:rPr>
        <w:t> annotation maps the request with the method. It is applied on the method.</w:t>
      </w:r>
    </w:p>
    <w:p w14:paraId="2361AAF2" w14:textId="77777777" w:rsidR="005735E2" w:rsidRDefault="005735E2" w:rsidP="005735E2">
      <w:pPr>
        <w:jc w:val="center"/>
        <w:rPr>
          <w:rFonts w:ascii="Times New Roman" w:hAnsi="Times New Roman" w:cs="Times New Roman"/>
          <w:color w:val="808080"/>
          <w:sz w:val="17"/>
          <w:szCs w:val="17"/>
        </w:rPr>
      </w:pPr>
      <w:r>
        <w:rPr>
          <w:color w:val="808080"/>
          <w:sz w:val="17"/>
          <w:szCs w:val="17"/>
        </w:rPr>
        <w:t>ADVERTISEMENT</w:t>
      </w:r>
    </w:p>
    <w:p w14:paraId="74E7DC01" w14:textId="77777777" w:rsidR="005735E2" w:rsidRDefault="005735E2" w:rsidP="005735E2">
      <w:pPr>
        <w:jc w:val="center"/>
        <w:rPr>
          <w:color w:val="808080"/>
          <w:sz w:val="17"/>
          <w:szCs w:val="17"/>
        </w:rPr>
      </w:pPr>
      <w:r>
        <w:rPr>
          <w:color w:val="808080"/>
          <w:sz w:val="17"/>
          <w:szCs w:val="17"/>
        </w:rPr>
        <w:t>ADVERTISEMENT</w:t>
      </w:r>
    </w:p>
    <w:p w14:paraId="7DF0073F" w14:textId="77777777" w:rsidR="005735E2" w:rsidRDefault="00000000" w:rsidP="005735E2">
      <w:pPr>
        <w:rPr>
          <w:sz w:val="24"/>
          <w:szCs w:val="24"/>
        </w:rPr>
      </w:pPr>
      <w:r>
        <w:pict w14:anchorId="060D80E5">
          <v:rect id="_x0000_i1086" style="width:0;height:.75pt" o:hrstd="t" o:hrnoshade="t" o:hr="t" fillcolor="#d4d4d4" stroked="f"/>
        </w:pict>
      </w:r>
    </w:p>
    <w:p w14:paraId="7C5309DF"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36) What does the </w:t>
      </w:r>
      <w:proofErr w:type="spellStart"/>
      <w:r>
        <w:rPr>
          <w:rFonts w:ascii="Helvetica" w:hAnsi="Helvetica"/>
          <w:b w:val="0"/>
          <w:bCs w:val="0"/>
          <w:color w:val="610B4B"/>
          <w:sz w:val="32"/>
          <w:szCs w:val="32"/>
        </w:rPr>
        <w:t>ViewResolver</w:t>
      </w:r>
      <w:proofErr w:type="spellEnd"/>
      <w:r>
        <w:rPr>
          <w:rFonts w:ascii="Helvetica" w:hAnsi="Helvetica"/>
          <w:b w:val="0"/>
          <w:bCs w:val="0"/>
          <w:color w:val="610B4B"/>
          <w:sz w:val="32"/>
          <w:szCs w:val="32"/>
        </w:rPr>
        <w:t xml:space="preserve"> class?</w:t>
      </w:r>
    </w:p>
    <w:p w14:paraId="18AEB84F"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View Resolver</w:t>
      </w:r>
      <w:r>
        <w:rPr>
          <w:rFonts w:ascii="Segoe UI" w:hAnsi="Segoe UI" w:cs="Segoe UI"/>
          <w:color w:val="333333"/>
        </w:rPr>
        <w:t> class resolves the view component to be invoked for the request. It defines prefix and suffix properties to resolve the view component.</w:t>
      </w:r>
    </w:p>
    <w:p w14:paraId="01E171C4" w14:textId="77777777" w:rsidR="005735E2" w:rsidRDefault="00000000" w:rsidP="005735E2">
      <w:pPr>
        <w:rPr>
          <w:rFonts w:ascii="Times New Roman" w:hAnsi="Times New Roman" w:cs="Times New Roman"/>
        </w:rPr>
      </w:pPr>
      <w:r>
        <w:pict w14:anchorId="4F167EE6">
          <v:rect id="_x0000_i1087" style="width:0;height:.75pt" o:hrstd="t" o:hrnoshade="t" o:hr="t" fillcolor="#d4d4d4" stroked="f"/>
        </w:pict>
      </w:r>
    </w:p>
    <w:p w14:paraId="40D60F1F"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37) Which </w:t>
      </w:r>
      <w:proofErr w:type="spellStart"/>
      <w:r>
        <w:rPr>
          <w:rFonts w:ascii="Helvetica" w:hAnsi="Helvetica"/>
          <w:b w:val="0"/>
          <w:bCs w:val="0"/>
          <w:color w:val="610B4B"/>
          <w:sz w:val="32"/>
          <w:szCs w:val="32"/>
        </w:rPr>
        <w:t>ViewResolver</w:t>
      </w:r>
      <w:proofErr w:type="spellEnd"/>
      <w:r>
        <w:rPr>
          <w:rFonts w:ascii="Helvetica" w:hAnsi="Helvetica"/>
          <w:b w:val="0"/>
          <w:bCs w:val="0"/>
          <w:color w:val="610B4B"/>
          <w:sz w:val="32"/>
          <w:szCs w:val="32"/>
        </w:rPr>
        <w:t xml:space="preserve"> class is widely used?</w:t>
      </w:r>
    </w:p>
    <w:p w14:paraId="6F0EE477"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org.springframework.web.servlet.view.InternalResourceViewResolver</w:t>
      </w:r>
      <w:r>
        <w:rPr>
          <w:rFonts w:ascii="Segoe UI" w:hAnsi="Segoe UI" w:cs="Segoe UI"/>
          <w:color w:val="333333"/>
        </w:rPr>
        <w:t> class is widely used.</w:t>
      </w:r>
    </w:p>
    <w:p w14:paraId="295F8FA9" w14:textId="77777777" w:rsidR="005735E2" w:rsidRDefault="00000000" w:rsidP="005735E2">
      <w:pPr>
        <w:rPr>
          <w:rFonts w:ascii="Times New Roman" w:hAnsi="Times New Roman" w:cs="Times New Roman"/>
        </w:rPr>
      </w:pPr>
      <w:r>
        <w:pict w14:anchorId="2D0F0FC1">
          <v:rect id="_x0000_i1088" style="width:0;height:.75pt" o:hrstd="t" o:hrnoshade="t" o:hr="t" fillcolor="#d4d4d4" stroked="f"/>
        </w:pict>
      </w:r>
    </w:p>
    <w:p w14:paraId="5217058F" w14:textId="77777777" w:rsidR="005735E2" w:rsidRDefault="005735E2" w:rsidP="005735E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38) Does spring MVC provide validation support?</w:t>
      </w:r>
    </w:p>
    <w:p w14:paraId="583D1D82" w14:textId="77777777" w:rsidR="005735E2" w:rsidRDefault="005735E2" w:rsidP="005735E2">
      <w:pPr>
        <w:pStyle w:val="NormalWeb"/>
        <w:shd w:val="clear" w:color="auto" w:fill="FFFFFF"/>
        <w:jc w:val="both"/>
        <w:rPr>
          <w:rFonts w:ascii="Segoe UI" w:hAnsi="Segoe UI" w:cs="Segoe UI"/>
          <w:color w:val="333333"/>
        </w:rPr>
      </w:pPr>
      <w:r>
        <w:rPr>
          <w:rFonts w:ascii="Segoe UI" w:hAnsi="Segoe UI" w:cs="Segoe UI"/>
          <w:color w:val="333333"/>
        </w:rPr>
        <w:t>Yes.</w:t>
      </w:r>
    </w:p>
    <w:p w14:paraId="19B87062" w14:textId="33CC12FB" w:rsidR="0011628D" w:rsidRDefault="0011628D" w:rsidP="0011628D">
      <w:pPr>
        <w:pStyle w:val="NormalWeb"/>
        <w:pBdr>
          <w:top w:val="double" w:sz="6" w:space="1" w:color="auto"/>
          <w:bottom w:val="double" w:sz="6" w:space="1" w:color="auto"/>
        </w:pBdr>
        <w:shd w:val="clear" w:color="auto" w:fill="FFFFFF"/>
        <w:jc w:val="center"/>
        <w:rPr>
          <w:rFonts w:asciiTheme="minorHAnsi" w:hAnsiTheme="minorHAnsi" w:cstheme="minorHAnsi"/>
          <w:b/>
          <w:bCs/>
          <w:color w:val="333333"/>
          <w:sz w:val="40"/>
          <w:szCs w:val="40"/>
        </w:rPr>
      </w:pPr>
      <w:r w:rsidRPr="0011628D">
        <w:rPr>
          <w:rFonts w:asciiTheme="minorHAnsi" w:hAnsiTheme="minorHAnsi" w:cstheme="minorHAnsi"/>
          <w:b/>
          <w:bCs/>
          <w:color w:val="333333"/>
          <w:sz w:val="40"/>
          <w:szCs w:val="40"/>
        </w:rPr>
        <w:t>SPRING SECURITY</w:t>
      </w:r>
    </w:p>
    <w:p w14:paraId="735ECC2C"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lastRenderedPageBreak/>
        <w:t>Explain Spring Security Architecture using Spring Boot?</w:t>
      </w:r>
    </w:p>
    <w:p w14:paraId="16CBB64A" w14:textId="75A74BFE" w:rsidR="00D64D55" w:rsidRDefault="00D64D55" w:rsidP="00D64D55">
      <w:pPr>
        <w:rPr>
          <w:rFonts w:ascii="Segoe UI" w:hAnsi="Segoe UI" w:cs="Segoe UI"/>
          <w:color w:val="333333"/>
          <w:sz w:val="29"/>
          <w:szCs w:val="29"/>
        </w:rPr>
      </w:pPr>
      <w:r>
        <w:rPr>
          <w:rFonts w:ascii="Segoe UI" w:hAnsi="Segoe UI" w:cs="Segoe UI"/>
          <w:color w:val="333333"/>
          <w:sz w:val="29"/>
          <w:szCs w:val="29"/>
        </w:rPr>
        <w:t>Let us understand how Spring Security Works.</w:t>
      </w:r>
      <w:r>
        <w:rPr>
          <w:rFonts w:ascii="Segoe UI" w:hAnsi="Segoe UI" w:cs="Segoe UI"/>
          <w:color w:val="333333"/>
          <w:sz w:val="29"/>
          <w:szCs w:val="29"/>
        </w:rPr>
        <w:br/>
      </w:r>
      <w:r>
        <w:rPr>
          <w:rFonts w:ascii="Segoe UI" w:hAnsi="Segoe UI" w:cs="Segoe UI"/>
          <w:noProof/>
          <w:color w:val="333333"/>
          <w:sz w:val="29"/>
          <w:szCs w:val="29"/>
        </w:rPr>
        <w:drawing>
          <wp:inline distT="0" distB="0" distL="0" distR="0" wp14:anchorId="7C5E16B0" wp14:editId="615E31BF">
            <wp:extent cx="5943600" cy="4064000"/>
            <wp:effectExtent l="0" t="0" r="0" b="0"/>
            <wp:docPr id="1942973501" name="Picture 1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3501" name="Picture 19" descr="A diagram of a security system&#10;&#10;Description automatically generated"/>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r>
        <w:rPr>
          <w:rFonts w:ascii="Segoe UI" w:hAnsi="Segoe UI" w:cs="Segoe UI"/>
          <w:color w:val="333333"/>
          <w:sz w:val="29"/>
          <w:szCs w:val="29"/>
        </w:rPr>
        <w:br/>
      </w:r>
      <w:hyperlink r:id="rId323" w:history="1">
        <w:r>
          <w:rPr>
            <w:rStyle w:val="Hyperlink"/>
            <w:rFonts w:ascii="Segoe UI" w:hAnsi="Segoe UI" w:cs="Segoe UI"/>
            <w:color w:val="59C1DC"/>
            <w:sz w:val="29"/>
            <w:szCs w:val="29"/>
          </w:rPr>
          <w:t>Understand Spring Security Architecture and implement Spring Boot Security</w:t>
        </w:r>
      </w:hyperlink>
      <w:r>
        <w:rPr>
          <w:rFonts w:ascii="Segoe UI" w:hAnsi="Segoe UI" w:cs="Segoe UI"/>
          <w:color w:val="333333"/>
          <w:sz w:val="29"/>
          <w:szCs w:val="29"/>
        </w:rPr>
        <w:br/>
      </w:r>
      <w:r>
        <w:rPr>
          <w:rFonts w:ascii="Segoe UI" w:hAnsi="Segoe UI" w:cs="Segoe UI"/>
          <w:color w:val="333333"/>
          <w:sz w:val="29"/>
          <w:szCs w:val="29"/>
        </w:rPr>
        <w:br/>
      </w:r>
    </w:p>
    <w:p w14:paraId="201CE391"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t xml:space="preserve">How is Security mechanism implemented using </w:t>
      </w:r>
      <w:proofErr w:type="gramStart"/>
      <w:r>
        <w:rPr>
          <w:rFonts w:ascii="inherit" w:hAnsi="inherit" w:cs="Segoe UI"/>
          <w:b/>
          <w:bCs/>
          <w:color w:val="006909"/>
          <w:sz w:val="45"/>
          <w:szCs w:val="45"/>
        </w:rPr>
        <w:t>Spring</w:t>
      </w:r>
      <w:proofErr w:type="gramEnd"/>
    </w:p>
    <w:p w14:paraId="0F52EB60" w14:textId="77777777" w:rsidR="00D64D55" w:rsidRDefault="00D64D55" w:rsidP="00D64D55">
      <w:pPr>
        <w:rPr>
          <w:rFonts w:ascii="Segoe UI" w:hAnsi="Segoe UI" w:cs="Segoe UI"/>
          <w:color w:val="333333"/>
          <w:sz w:val="29"/>
          <w:szCs w:val="29"/>
        </w:rPr>
      </w:pPr>
      <w:r>
        <w:rPr>
          <w:rFonts w:ascii="Segoe UI" w:hAnsi="Segoe UI" w:cs="Segoe UI"/>
          <w:color w:val="333333"/>
          <w:sz w:val="29"/>
          <w:szCs w:val="29"/>
        </w:rPr>
        <w:t xml:space="preserve">Spring Security is a powerful and highly customizable authentication and access-control framework. It is the de-facto standard for securing Spring-based applications. Spring Security is a framework that focuses on </w:t>
      </w:r>
      <w:r>
        <w:rPr>
          <w:rFonts w:ascii="Segoe UI" w:hAnsi="Segoe UI" w:cs="Segoe UI"/>
          <w:color w:val="333333"/>
          <w:sz w:val="29"/>
          <w:szCs w:val="29"/>
        </w:rPr>
        <w:lastRenderedPageBreak/>
        <w:t>providing both authentication and authorization to Java applications. Like all Spring projects, the real power of Spring Security is found in how easily it can be extended to meet custom requirements.</w:t>
      </w:r>
      <w:r>
        <w:rPr>
          <w:rFonts w:ascii="Segoe UI" w:hAnsi="Segoe UI" w:cs="Segoe UI"/>
          <w:color w:val="333333"/>
          <w:sz w:val="29"/>
          <w:szCs w:val="29"/>
        </w:rPr>
        <w:br/>
      </w:r>
      <w:r>
        <w:rPr>
          <w:rFonts w:ascii="Segoe UI" w:hAnsi="Segoe UI" w:cs="Segoe UI"/>
          <w:b/>
          <w:bCs/>
          <w:color w:val="333333"/>
          <w:sz w:val="29"/>
          <w:szCs w:val="29"/>
        </w:rPr>
        <w:t xml:space="preserve">Spring makes use of the </w:t>
      </w:r>
      <w:proofErr w:type="spellStart"/>
      <w:r>
        <w:rPr>
          <w:rFonts w:ascii="Segoe UI" w:hAnsi="Segoe UI" w:cs="Segoe UI"/>
          <w:b/>
          <w:bCs/>
          <w:color w:val="333333"/>
          <w:sz w:val="29"/>
          <w:szCs w:val="29"/>
        </w:rPr>
        <w:t>DelegatingFilterProxy</w:t>
      </w:r>
      <w:proofErr w:type="spellEnd"/>
      <w:r>
        <w:rPr>
          <w:rFonts w:ascii="Segoe UI" w:hAnsi="Segoe UI" w:cs="Segoe UI"/>
          <w:b/>
          <w:bCs/>
          <w:color w:val="333333"/>
          <w:sz w:val="29"/>
          <w:szCs w:val="29"/>
        </w:rPr>
        <w:t xml:space="preserve"> for implementing security mechanisms.</w:t>
      </w:r>
      <w:r>
        <w:rPr>
          <w:rFonts w:ascii="Segoe UI" w:hAnsi="Segoe UI" w:cs="Segoe UI"/>
          <w:color w:val="333333"/>
          <w:sz w:val="29"/>
          <w:szCs w:val="29"/>
        </w:rPr>
        <w:t xml:space="preserve"> It is a Proxy for standard Servlet Filter, delegating to a Spring-managed bean that implements the Filter interface. </w:t>
      </w:r>
      <w:proofErr w:type="spellStart"/>
      <w:r>
        <w:rPr>
          <w:rFonts w:ascii="Segoe UI" w:hAnsi="Segoe UI" w:cs="Segoe UI"/>
          <w:color w:val="333333"/>
          <w:sz w:val="29"/>
          <w:szCs w:val="29"/>
        </w:rPr>
        <w:t>Its</w:t>
      </w:r>
      <w:proofErr w:type="spellEnd"/>
      <w:r>
        <w:rPr>
          <w:rFonts w:ascii="Segoe UI" w:hAnsi="Segoe UI" w:cs="Segoe UI"/>
          <w:color w:val="333333"/>
          <w:sz w:val="29"/>
          <w:szCs w:val="29"/>
        </w:rPr>
        <w:t xml:space="preserve"> the starting point in the </w:t>
      </w:r>
      <w:proofErr w:type="spellStart"/>
      <w:r>
        <w:rPr>
          <w:rFonts w:ascii="Segoe UI" w:hAnsi="Segoe UI" w:cs="Segoe UI"/>
          <w:color w:val="333333"/>
          <w:sz w:val="29"/>
          <w:szCs w:val="29"/>
        </w:rPr>
        <w:t>springSecurityFilterChain</w:t>
      </w:r>
      <w:proofErr w:type="spellEnd"/>
      <w:r>
        <w:rPr>
          <w:rFonts w:ascii="Segoe UI" w:hAnsi="Segoe UI" w:cs="Segoe UI"/>
          <w:color w:val="333333"/>
          <w:sz w:val="29"/>
          <w:szCs w:val="29"/>
        </w:rPr>
        <w:t xml:space="preserve"> which instantiates the Spring Security filters according to the Spring configuration</w:t>
      </w:r>
      <w:r>
        <w:rPr>
          <w:rFonts w:ascii="Segoe UI" w:hAnsi="Segoe UI" w:cs="Segoe UI"/>
          <w:color w:val="333333"/>
          <w:sz w:val="29"/>
          <w:szCs w:val="29"/>
        </w:rPr>
        <w:br/>
        <w:t xml:space="preserve">Some of the features of Spring Security </w:t>
      </w:r>
      <w:proofErr w:type="gramStart"/>
      <w:r>
        <w:rPr>
          <w:rFonts w:ascii="Segoe UI" w:hAnsi="Segoe UI" w:cs="Segoe UI"/>
          <w:color w:val="333333"/>
          <w:sz w:val="29"/>
          <w:szCs w:val="29"/>
        </w:rPr>
        <w:t>are</w:t>
      </w:r>
      <w:proofErr w:type="gramEnd"/>
    </w:p>
    <w:p w14:paraId="7B1C701A" w14:textId="77777777" w:rsidR="00D64D55" w:rsidRDefault="00D64D55" w:rsidP="00D64D55">
      <w:pPr>
        <w:numPr>
          <w:ilvl w:val="0"/>
          <w:numId w:val="58"/>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t>Comprehensive and extensible support for both Authentication and Authorization</w:t>
      </w:r>
    </w:p>
    <w:p w14:paraId="0D05986C" w14:textId="77777777" w:rsidR="00D64D55" w:rsidRDefault="00D64D55" w:rsidP="00D64D55">
      <w:pPr>
        <w:numPr>
          <w:ilvl w:val="0"/>
          <w:numId w:val="58"/>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t xml:space="preserve">Protection against attacks like session fixation, clickjacking, cross site request forgery, </w:t>
      </w:r>
      <w:proofErr w:type="spellStart"/>
      <w:r>
        <w:rPr>
          <w:rFonts w:ascii="Segoe UI" w:hAnsi="Segoe UI" w:cs="Segoe UI"/>
          <w:color w:val="333333"/>
          <w:sz w:val="29"/>
          <w:szCs w:val="29"/>
        </w:rPr>
        <w:t>etc</w:t>
      </w:r>
      <w:proofErr w:type="spellEnd"/>
    </w:p>
    <w:p w14:paraId="2AB52E31" w14:textId="77777777" w:rsidR="00D64D55" w:rsidRDefault="00D64D55" w:rsidP="00D64D55">
      <w:pPr>
        <w:numPr>
          <w:ilvl w:val="0"/>
          <w:numId w:val="58"/>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t>Servlet API integration Optional integration with Spring Web MVC</w:t>
      </w:r>
    </w:p>
    <w:p w14:paraId="03B9E82B" w14:textId="77777777" w:rsidR="00D64D55" w:rsidRDefault="00D64D55" w:rsidP="00D64D55">
      <w:pPr>
        <w:spacing w:after="0"/>
        <w:rPr>
          <w:rFonts w:ascii="Segoe UI" w:hAnsi="Segoe UI" w:cs="Segoe UI"/>
          <w:color w:val="333333"/>
          <w:sz w:val="29"/>
          <w:szCs w:val="29"/>
        </w:rPr>
      </w:pPr>
      <w:r>
        <w:rPr>
          <w:rFonts w:ascii="Segoe UI" w:hAnsi="Segoe UI" w:cs="Segoe UI"/>
          <w:color w:val="333333"/>
          <w:sz w:val="29"/>
          <w:szCs w:val="29"/>
        </w:rPr>
        <w:br/>
      </w:r>
    </w:p>
    <w:p w14:paraId="0E0C6F59"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t>What is OAuth2 Authorization code grant type? How to implement it using Spring Boot Security?</w:t>
      </w:r>
    </w:p>
    <w:p w14:paraId="0E1865E1" w14:textId="77777777" w:rsidR="00D64D55" w:rsidRDefault="00D64D55" w:rsidP="00D64D55">
      <w:pPr>
        <w:rPr>
          <w:rFonts w:ascii="Segoe UI" w:hAnsi="Segoe UI" w:cs="Segoe UI"/>
          <w:color w:val="333333"/>
          <w:sz w:val="29"/>
          <w:szCs w:val="29"/>
        </w:rPr>
      </w:pPr>
      <w:r>
        <w:rPr>
          <w:rFonts w:ascii="Segoe UI" w:hAnsi="Segoe UI" w:cs="Segoe UI"/>
          <w:color w:val="333333"/>
          <w:sz w:val="29"/>
          <w:szCs w:val="29"/>
        </w:rPr>
        <w:t>OAuth (Open Authorization) is a simple way to publish and interact with protected data.</w:t>
      </w:r>
      <w:r>
        <w:rPr>
          <w:rFonts w:ascii="Segoe UI" w:hAnsi="Segoe UI" w:cs="Segoe UI"/>
          <w:color w:val="333333"/>
          <w:sz w:val="29"/>
          <w:szCs w:val="29"/>
        </w:rPr>
        <w:br/>
        <w:t>It is an open standard for token-based authentication and authorization on the Internet. It allows an end user's account information to be used by third-party services, such as Facebook, without exposing the user's password.</w:t>
      </w:r>
      <w:r>
        <w:rPr>
          <w:rFonts w:ascii="Segoe UI" w:hAnsi="Segoe UI" w:cs="Segoe UI"/>
          <w:color w:val="333333"/>
          <w:sz w:val="29"/>
          <w:szCs w:val="29"/>
        </w:rPr>
        <w:br/>
        <w:t>The OAuth specification describes five grants for acquiring an access token:</w:t>
      </w:r>
    </w:p>
    <w:p w14:paraId="59091339" w14:textId="77777777" w:rsidR="00D64D55" w:rsidRDefault="00D64D55" w:rsidP="00D64D55">
      <w:pPr>
        <w:numPr>
          <w:ilvl w:val="0"/>
          <w:numId w:val="59"/>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lastRenderedPageBreak/>
        <w:t>Authorization code grant</w:t>
      </w:r>
    </w:p>
    <w:p w14:paraId="4C334B2C" w14:textId="77777777" w:rsidR="00D64D55" w:rsidRDefault="00D64D55" w:rsidP="00D64D55">
      <w:pPr>
        <w:numPr>
          <w:ilvl w:val="0"/>
          <w:numId w:val="59"/>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t>Implicit grant</w:t>
      </w:r>
    </w:p>
    <w:p w14:paraId="66D7AC2D" w14:textId="77777777" w:rsidR="00D64D55" w:rsidRDefault="00D64D55" w:rsidP="00D64D55">
      <w:pPr>
        <w:numPr>
          <w:ilvl w:val="0"/>
          <w:numId w:val="59"/>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t>Resource owner credentials grant</w:t>
      </w:r>
    </w:p>
    <w:p w14:paraId="7AF52857" w14:textId="77777777" w:rsidR="00D64D55" w:rsidRDefault="00D64D55" w:rsidP="00D64D55">
      <w:pPr>
        <w:numPr>
          <w:ilvl w:val="0"/>
          <w:numId w:val="59"/>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t>Client credentials grant</w:t>
      </w:r>
    </w:p>
    <w:p w14:paraId="2A198453" w14:textId="77777777" w:rsidR="00D64D55" w:rsidRDefault="00D64D55" w:rsidP="00D64D55">
      <w:pPr>
        <w:numPr>
          <w:ilvl w:val="0"/>
          <w:numId w:val="59"/>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t>Refresh token grant</w:t>
      </w:r>
    </w:p>
    <w:p w14:paraId="2FF61B3A" w14:textId="77777777" w:rsidR="00D64D55" w:rsidRDefault="00D64D55" w:rsidP="00D64D55">
      <w:pPr>
        <w:spacing w:after="0"/>
        <w:rPr>
          <w:rFonts w:ascii="Segoe UI" w:hAnsi="Segoe UI" w:cs="Segoe UI"/>
          <w:color w:val="333333"/>
          <w:sz w:val="29"/>
          <w:szCs w:val="29"/>
        </w:rPr>
      </w:pPr>
      <w:r>
        <w:rPr>
          <w:rFonts w:ascii="Segoe UI" w:hAnsi="Segoe UI" w:cs="Segoe UI"/>
          <w:color w:val="333333"/>
          <w:sz w:val="29"/>
          <w:szCs w:val="29"/>
        </w:rPr>
        <w:t>Consider the use case of Quora. Go to Quora.com.</w:t>
      </w:r>
      <w:r>
        <w:rPr>
          <w:rFonts w:ascii="Segoe UI" w:hAnsi="Segoe UI" w:cs="Segoe UI"/>
          <w:color w:val="333333"/>
          <w:sz w:val="29"/>
          <w:szCs w:val="29"/>
        </w:rPr>
        <w:br/>
        <w:t xml:space="preserve">If you are a new user you need to </w:t>
      </w:r>
      <w:proofErr w:type="spellStart"/>
      <w:r>
        <w:rPr>
          <w:rFonts w:ascii="Segoe UI" w:hAnsi="Segoe UI" w:cs="Segoe UI"/>
          <w:color w:val="333333"/>
          <w:sz w:val="29"/>
          <w:szCs w:val="29"/>
        </w:rPr>
        <w:t>signup</w:t>
      </w:r>
      <w:proofErr w:type="spellEnd"/>
      <w:r>
        <w:rPr>
          <w:rFonts w:ascii="Segoe UI" w:hAnsi="Segoe UI" w:cs="Segoe UI"/>
          <w:color w:val="333333"/>
          <w:sz w:val="29"/>
          <w:szCs w:val="29"/>
        </w:rPr>
        <w:t xml:space="preserve">. You can </w:t>
      </w:r>
      <w:proofErr w:type="spellStart"/>
      <w:r>
        <w:rPr>
          <w:rFonts w:ascii="Segoe UI" w:hAnsi="Segoe UI" w:cs="Segoe UI"/>
          <w:color w:val="333333"/>
          <w:sz w:val="29"/>
          <w:szCs w:val="29"/>
        </w:rPr>
        <w:t>signup</w:t>
      </w:r>
      <w:proofErr w:type="spellEnd"/>
      <w:r>
        <w:rPr>
          <w:rFonts w:ascii="Segoe UI" w:hAnsi="Segoe UI" w:cs="Segoe UI"/>
          <w:color w:val="333333"/>
          <w:sz w:val="29"/>
          <w:szCs w:val="29"/>
        </w:rPr>
        <w:t xml:space="preserve"> using google or </w:t>
      </w:r>
      <w:proofErr w:type="spellStart"/>
      <w:r>
        <w:rPr>
          <w:rFonts w:ascii="Segoe UI" w:hAnsi="Segoe UI" w:cs="Segoe UI"/>
          <w:color w:val="333333"/>
          <w:sz w:val="29"/>
          <w:szCs w:val="29"/>
        </w:rPr>
        <w:t>facebook</w:t>
      </w:r>
      <w:proofErr w:type="spellEnd"/>
      <w:r>
        <w:rPr>
          <w:rFonts w:ascii="Segoe UI" w:hAnsi="Segoe UI" w:cs="Segoe UI"/>
          <w:color w:val="333333"/>
          <w:sz w:val="29"/>
          <w:szCs w:val="29"/>
        </w:rPr>
        <w:t xml:space="preserve"> account. When doing so you are authorizing Google or Facebook to allow </w:t>
      </w:r>
      <w:proofErr w:type="spellStart"/>
      <w:r>
        <w:rPr>
          <w:rFonts w:ascii="Segoe UI" w:hAnsi="Segoe UI" w:cs="Segoe UI"/>
          <w:color w:val="333333"/>
          <w:sz w:val="29"/>
          <w:szCs w:val="29"/>
        </w:rPr>
        <w:t>quora</w:t>
      </w:r>
      <w:proofErr w:type="spellEnd"/>
      <w:r>
        <w:rPr>
          <w:rFonts w:ascii="Segoe UI" w:hAnsi="Segoe UI" w:cs="Segoe UI"/>
          <w:color w:val="333333"/>
          <w:sz w:val="29"/>
          <w:szCs w:val="29"/>
        </w:rPr>
        <w:t xml:space="preserve"> to access you profile info with Quora. </w:t>
      </w:r>
      <w:r>
        <w:rPr>
          <w:rFonts w:ascii="Segoe UI" w:hAnsi="Segoe UI" w:cs="Segoe UI"/>
          <w:b/>
          <w:bCs/>
          <w:color w:val="333333"/>
          <w:sz w:val="29"/>
          <w:szCs w:val="29"/>
        </w:rPr>
        <w:t>This authorizing is done using OAuth</w:t>
      </w:r>
      <w:r>
        <w:rPr>
          <w:rFonts w:ascii="Segoe UI" w:hAnsi="Segoe UI" w:cs="Segoe UI"/>
          <w:color w:val="333333"/>
          <w:sz w:val="29"/>
          <w:szCs w:val="29"/>
        </w:rPr>
        <w:t>. Here you have in no way shared your credentials with Quora.</w:t>
      </w:r>
      <w:r>
        <w:rPr>
          <w:rFonts w:ascii="Segoe UI" w:hAnsi="Segoe UI" w:cs="Segoe UI"/>
          <w:color w:val="333333"/>
          <w:sz w:val="29"/>
          <w:szCs w:val="29"/>
        </w:rPr>
        <w:br/>
      </w:r>
      <w:hyperlink r:id="rId324" w:history="1">
        <w:r>
          <w:rPr>
            <w:rStyle w:val="Hyperlink"/>
            <w:rFonts w:ascii="Segoe UI" w:hAnsi="Segoe UI" w:cs="Segoe UI"/>
            <w:color w:val="59C1DC"/>
            <w:sz w:val="29"/>
            <w:szCs w:val="29"/>
          </w:rPr>
          <w:t>Understanding What Is OAuth2</w:t>
        </w:r>
      </w:hyperlink>
      <w:r>
        <w:rPr>
          <w:rFonts w:ascii="Segoe UI" w:hAnsi="Segoe UI" w:cs="Segoe UI"/>
          <w:color w:val="333333"/>
          <w:sz w:val="29"/>
          <w:szCs w:val="29"/>
        </w:rPr>
        <w:br/>
      </w:r>
      <w:hyperlink r:id="rId325" w:history="1">
        <w:r>
          <w:rPr>
            <w:rStyle w:val="Hyperlink"/>
            <w:rFonts w:ascii="Segoe UI" w:hAnsi="Segoe UI" w:cs="Segoe UI"/>
            <w:color w:val="59C1DC"/>
            <w:sz w:val="29"/>
            <w:szCs w:val="29"/>
          </w:rPr>
          <w:t>Spring Boot OAuth2 Part 1 - Getting The Authorization Code</w:t>
        </w:r>
      </w:hyperlink>
      <w:r>
        <w:rPr>
          <w:rFonts w:ascii="Segoe UI" w:hAnsi="Segoe UI" w:cs="Segoe UI"/>
          <w:color w:val="333333"/>
          <w:sz w:val="29"/>
          <w:szCs w:val="29"/>
        </w:rPr>
        <w:br/>
      </w:r>
      <w:hyperlink r:id="rId326" w:history="1">
        <w:r>
          <w:rPr>
            <w:rStyle w:val="Hyperlink"/>
            <w:rFonts w:ascii="Segoe UI" w:hAnsi="Segoe UI" w:cs="Segoe UI"/>
            <w:color w:val="59C1DC"/>
            <w:sz w:val="29"/>
            <w:szCs w:val="29"/>
          </w:rPr>
          <w:t>Spring Boot OAuth2 Part 2 - Getting The Access Token And Using it to fetch data.</w:t>
        </w:r>
      </w:hyperlink>
      <w:r>
        <w:rPr>
          <w:rFonts w:ascii="Segoe UI" w:hAnsi="Segoe UI" w:cs="Segoe UI"/>
          <w:color w:val="333333"/>
          <w:sz w:val="29"/>
          <w:szCs w:val="29"/>
        </w:rPr>
        <w:br/>
      </w:r>
      <w:r>
        <w:rPr>
          <w:rFonts w:ascii="Segoe UI" w:hAnsi="Segoe UI" w:cs="Segoe UI"/>
          <w:color w:val="333333"/>
          <w:sz w:val="29"/>
          <w:szCs w:val="29"/>
        </w:rPr>
        <w:br/>
      </w:r>
    </w:p>
    <w:p w14:paraId="0F7F46F5"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t>Using Spring Boot Security how to refresh expired JSON Web Token?</w:t>
      </w:r>
    </w:p>
    <w:p w14:paraId="20D1D20A" w14:textId="5463F3D8" w:rsidR="00D64D55" w:rsidRDefault="00D64D55" w:rsidP="00D64D55">
      <w:pPr>
        <w:rPr>
          <w:rFonts w:ascii="Segoe UI" w:hAnsi="Segoe UI" w:cs="Segoe UI"/>
          <w:color w:val="333333"/>
          <w:sz w:val="29"/>
          <w:szCs w:val="29"/>
        </w:rPr>
      </w:pPr>
      <w:r>
        <w:rPr>
          <w:rFonts w:ascii="Segoe UI" w:hAnsi="Segoe UI" w:cs="Segoe UI"/>
          <w:color w:val="333333"/>
          <w:sz w:val="29"/>
          <w:szCs w:val="29"/>
        </w:rPr>
        <w:t>In </w:t>
      </w:r>
      <w:hyperlink r:id="rId327" w:history="1">
        <w:r>
          <w:rPr>
            <w:rStyle w:val="Hyperlink"/>
            <w:rFonts w:ascii="Segoe UI" w:hAnsi="Segoe UI" w:cs="Segoe UI"/>
            <w:color w:val="59C1DC"/>
            <w:sz w:val="29"/>
            <w:szCs w:val="29"/>
          </w:rPr>
          <w:t>previous tutorial we had implemented Spring Boot + JWT Example</w:t>
        </w:r>
      </w:hyperlink>
      <w:r>
        <w:rPr>
          <w:rFonts w:ascii="Segoe UI" w:hAnsi="Segoe UI" w:cs="Segoe UI"/>
          <w:color w:val="333333"/>
          <w:sz w:val="29"/>
          <w:szCs w:val="29"/>
        </w:rPr>
        <w:t xml:space="preserve">. We had also covered the topic of JWT Expiration. We had implemented the solution such that if the JWT has expired then the user gets </w:t>
      </w:r>
      <w:proofErr w:type="spellStart"/>
      <w:r>
        <w:rPr>
          <w:rFonts w:ascii="Segoe UI" w:hAnsi="Segoe UI" w:cs="Segoe UI"/>
          <w:color w:val="333333"/>
          <w:sz w:val="29"/>
          <w:szCs w:val="29"/>
        </w:rPr>
        <w:t>JWTExpiredException</w:t>
      </w:r>
      <w:proofErr w:type="spellEnd"/>
      <w:r>
        <w:rPr>
          <w:rFonts w:ascii="Segoe UI" w:hAnsi="Segoe UI" w:cs="Segoe UI"/>
          <w:color w:val="333333"/>
          <w:sz w:val="29"/>
          <w:szCs w:val="29"/>
        </w:rPr>
        <w:t>.</w:t>
      </w:r>
      <w:r>
        <w:rPr>
          <w:rFonts w:ascii="Segoe UI" w:hAnsi="Segoe UI" w:cs="Segoe UI"/>
          <w:color w:val="333333"/>
          <w:sz w:val="29"/>
          <w:szCs w:val="29"/>
        </w:rPr>
        <w:br/>
        <w:t>Suppose our requirement is such that if the token has expired, still the user should be allowed to access the system if the token is valid. That is the token should be refreshed or a new valid token should be provided.</w:t>
      </w:r>
      <w:r>
        <w:rPr>
          <w:rFonts w:ascii="Segoe UI" w:hAnsi="Segoe UI" w:cs="Segoe UI"/>
          <w:color w:val="333333"/>
          <w:sz w:val="29"/>
          <w:szCs w:val="29"/>
        </w:rPr>
        <w:br/>
        <w:t xml:space="preserve">We will be working on a solution where if the user he receives JWT expired exception, then he can call another API with the expired token. A </w:t>
      </w:r>
      <w:r>
        <w:rPr>
          <w:rFonts w:ascii="Segoe UI" w:hAnsi="Segoe UI" w:cs="Segoe UI"/>
          <w:color w:val="333333"/>
          <w:sz w:val="29"/>
          <w:szCs w:val="29"/>
        </w:rPr>
        <w:lastRenderedPageBreak/>
        <w:t xml:space="preserve">new token will then </w:t>
      </w:r>
      <w:proofErr w:type="spellStart"/>
      <w:proofErr w:type="gramStart"/>
      <w:r>
        <w:rPr>
          <w:rFonts w:ascii="Segoe UI" w:hAnsi="Segoe UI" w:cs="Segoe UI"/>
          <w:color w:val="333333"/>
          <w:sz w:val="29"/>
          <w:szCs w:val="29"/>
        </w:rPr>
        <w:t>provided</w:t>
      </w:r>
      <w:proofErr w:type="spellEnd"/>
      <w:proofErr w:type="gramEnd"/>
      <w:r>
        <w:rPr>
          <w:rFonts w:ascii="Segoe UI" w:hAnsi="Segoe UI" w:cs="Segoe UI"/>
          <w:color w:val="333333"/>
          <w:sz w:val="29"/>
          <w:szCs w:val="29"/>
        </w:rPr>
        <w:t xml:space="preserve"> to the user which he can use for future interactions. Previously we had implemented an example for </w:t>
      </w:r>
      <w:hyperlink r:id="rId328" w:history="1">
        <w:r>
          <w:rPr>
            <w:rStyle w:val="Hyperlink"/>
            <w:rFonts w:ascii="Segoe UI" w:hAnsi="Segoe UI" w:cs="Segoe UI"/>
            <w:color w:val="59C1DC"/>
            <w:sz w:val="29"/>
            <w:szCs w:val="29"/>
          </w:rPr>
          <w:t xml:space="preserve">programmatically consuming the JWT secure API using Spring </w:t>
        </w:r>
        <w:proofErr w:type="spellStart"/>
        <w:r>
          <w:rPr>
            <w:rStyle w:val="Hyperlink"/>
            <w:rFonts w:ascii="Segoe UI" w:hAnsi="Segoe UI" w:cs="Segoe UI"/>
            <w:color w:val="59C1DC"/>
            <w:sz w:val="29"/>
            <w:szCs w:val="29"/>
          </w:rPr>
          <w:t>RestTemplate</w:t>
        </w:r>
        <w:proofErr w:type="spellEnd"/>
      </w:hyperlink>
      <w:r>
        <w:rPr>
          <w:rFonts w:ascii="Segoe UI" w:hAnsi="Segoe UI" w:cs="Segoe UI"/>
          <w:color w:val="333333"/>
          <w:sz w:val="29"/>
          <w:szCs w:val="29"/>
        </w:rPr>
        <w:t xml:space="preserve">. We will be testing this refresh Token generation API both using Postman as well as the Spring </w:t>
      </w:r>
      <w:proofErr w:type="spellStart"/>
      <w:r>
        <w:rPr>
          <w:rFonts w:ascii="Segoe UI" w:hAnsi="Segoe UI" w:cs="Segoe UI"/>
          <w:color w:val="333333"/>
          <w:sz w:val="29"/>
          <w:szCs w:val="29"/>
        </w:rPr>
        <w:t>RestTemplate</w:t>
      </w:r>
      <w:proofErr w:type="spellEnd"/>
      <w:r>
        <w:rPr>
          <w:rFonts w:ascii="Segoe UI" w:hAnsi="Segoe UI" w:cs="Segoe UI"/>
          <w:color w:val="333333"/>
          <w:sz w:val="29"/>
          <w:szCs w:val="29"/>
        </w:rPr>
        <w:t>.</w:t>
      </w:r>
      <w:r>
        <w:rPr>
          <w:rFonts w:ascii="Segoe UI" w:hAnsi="Segoe UI" w:cs="Segoe UI"/>
          <w:color w:val="333333"/>
          <w:sz w:val="29"/>
          <w:szCs w:val="29"/>
        </w:rPr>
        <w:br/>
      </w:r>
      <w:r>
        <w:rPr>
          <w:rFonts w:ascii="Segoe UI" w:hAnsi="Segoe UI" w:cs="Segoe UI"/>
          <w:noProof/>
          <w:color w:val="333333"/>
          <w:sz w:val="29"/>
          <w:szCs w:val="29"/>
        </w:rPr>
        <w:drawing>
          <wp:inline distT="0" distB="0" distL="0" distR="0" wp14:anchorId="4099645C" wp14:editId="4C9D94D8">
            <wp:extent cx="5892800" cy="4451350"/>
            <wp:effectExtent l="0" t="0" r="0" b="6350"/>
            <wp:docPr id="2008170619" name="Picture 1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19" name="Picture 18" descr="A diagram of a server&#10;&#10;Description automatically generated"/>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892800" cy="4451350"/>
                    </a:xfrm>
                    <a:prstGeom prst="rect">
                      <a:avLst/>
                    </a:prstGeom>
                    <a:noFill/>
                    <a:ln>
                      <a:noFill/>
                    </a:ln>
                  </pic:spPr>
                </pic:pic>
              </a:graphicData>
            </a:graphic>
          </wp:inline>
        </w:drawing>
      </w:r>
      <w:r>
        <w:rPr>
          <w:rFonts w:ascii="Segoe UI" w:hAnsi="Segoe UI" w:cs="Segoe UI"/>
          <w:color w:val="333333"/>
          <w:sz w:val="29"/>
          <w:szCs w:val="29"/>
        </w:rPr>
        <w:br/>
      </w:r>
    </w:p>
    <w:p w14:paraId="2C73837B"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t xml:space="preserve">What is </w:t>
      </w:r>
      <w:proofErr w:type="gramStart"/>
      <w:r>
        <w:rPr>
          <w:rFonts w:ascii="inherit" w:hAnsi="inherit" w:cs="Segoe UI"/>
          <w:b/>
          <w:bCs/>
          <w:color w:val="006909"/>
          <w:sz w:val="45"/>
          <w:szCs w:val="45"/>
        </w:rPr>
        <w:t>JWT ?</w:t>
      </w:r>
      <w:proofErr w:type="gramEnd"/>
      <w:r>
        <w:rPr>
          <w:rFonts w:ascii="inherit" w:hAnsi="inherit" w:cs="Segoe UI"/>
          <w:b/>
          <w:bCs/>
          <w:color w:val="006909"/>
          <w:sz w:val="45"/>
          <w:szCs w:val="45"/>
        </w:rPr>
        <w:t xml:space="preserve"> How to implement it using Spring Boot Security?</w:t>
      </w:r>
    </w:p>
    <w:p w14:paraId="6687C1D9" w14:textId="77777777" w:rsidR="00D64D55" w:rsidRDefault="00D64D55" w:rsidP="00D64D55">
      <w:pPr>
        <w:rPr>
          <w:rFonts w:ascii="Segoe UI" w:hAnsi="Segoe UI" w:cs="Segoe UI"/>
          <w:color w:val="333333"/>
          <w:sz w:val="29"/>
          <w:szCs w:val="29"/>
        </w:rPr>
      </w:pPr>
      <w:r>
        <w:rPr>
          <w:rFonts w:ascii="Segoe UI" w:hAnsi="Segoe UI" w:cs="Segoe UI"/>
          <w:color w:val="333333"/>
          <w:sz w:val="29"/>
          <w:szCs w:val="29"/>
        </w:rPr>
        <w:t>For better understanding we will be developing the project in stages</w:t>
      </w:r>
    </w:p>
    <w:p w14:paraId="01249C92" w14:textId="77777777" w:rsidR="00D64D55" w:rsidRDefault="00D64D55" w:rsidP="00D64D55">
      <w:pPr>
        <w:numPr>
          <w:ilvl w:val="0"/>
          <w:numId w:val="60"/>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t>Develop a Spring Boot Application to expose a Simple REST GET API with mapping /hello.</w:t>
      </w:r>
    </w:p>
    <w:p w14:paraId="74972E61" w14:textId="0E79EB28" w:rsidR="00D64D55" w:rsidRDefault="00D64D55" w:rsidP="00D64D55">
      <w:pPr>
        <w:numPr>
          <w:ilvl w:val="0"/>
          <w:numId w:val="60"/>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lastRenderedPageBreak/>
        <w:t xml:space="preserve">Configure Spring Security for JWT. Expose REST POST API with mapping /authenticate using which User will get a valid JSON Web Token. And then allow the user access to the </w:t>
      </w:r>
      <w:proofErr w:type="spellStart"/>
      <w:r>
        <w:rPr>
          <w:rFonts w:ascii="Segoe UI" w:hAnsi="Segoe UI" w:cs="Segoe UI"/>
          <w:color w:val="333333"/>
          <w:sz w:val="29"/>
          <w:szCs w:val="29"/>
        </w:rPr>
        <w:t>api</w:t>
      </w:r>
      <w:proofErr w:type="spellEnd"/>
      <w:r>
        <w:rPr>
          <w:rFonts w:ascii="Segoe UI" w:hAnsi="Segoe UI" w:cs="Segoe UI"/>
          <w:color w:val="333333"/>
          <w:sz w:val="29"/>
          <w:szCs w:val="29"/>
        </w:rPr>
        <w:t xml:space="preserve"> /hello only if it has a valid token</w:t>
      </w:r>
      <w:r>
        <w:rPr>
          <w:rFonts w:ascii="Segoe UI" w:hAnsi="Segoe UI" w:cs="Segoe UI"/>
          <w:color w:val="333333"/>
          <w:sz w:val="29"/>
          <w:szCs w:val="29"/>
        </w:rPr>
        <w:br/>
      </w:r>
      <w:r>
        <w:rPr>
          <w:rFonts w:ascii="Segoe UI" w:hAnsi="Segoe UI" w:cs="Segoe UI"/>
          <w:noProof/>
          <w:color w:val="333333"/>
          <w:sz w:val="29"/>
          <w:szCs w:val="29"/>
        </w:rPr>
        <w:drawing>
          <wp:inline distT="0" distB="0" distL="0" distR="0" wp14:anchorId="57ABF22A" wp14:editId="21EFFAEC">
            <wp:extent cx="5943600" cy="3942080"/>
            <wp:effectExtent l="0" t="0" r="0" b="1270"/>
            <wp:docPr id="536759220" name="Picture 17" descr="Spring Boot JW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pring Boot JWT Workflow"/>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943600" cy="3942080"/>
                    </a:xfrm>
                    <a:prstGeom prst="rect">
                      <a:avLst/>
                    </a:prstGeom>
                    <a:noFill/>
                    <a:ln>
                      <a:noFill/>
                    </a:ln>
                  </pic:spPr>
                </pic:pic>
              </a:graphicData>
            </a:graphic>
          </wp:inline>
        </w:drawing>
      </w:r>
    </w:p>
    <w:p w14:paraId="66DB38EC" w14:textId="77777777" w:rsidR="00D64D55" w:rsidRDefault="00000000" w:rsidP="00D64D55">
      <w:pPr>
        <w:spacing w:after="0"/>
        <w:rPr>
          <w:rFonts w:ascii="Segoe UI" w:hAnsi="Segoe UI" w:cs="Segoe UI"/>
          <w:color w:val="333333"/>
          <w:sz w:val="29"/>
          <w:szCs w:val="29"/>
        </w:rPr>
      </w:pPr>
      <w:hyperlink r:id="rId331" w:history="1">
        <w:r w:rsidR="00D64D55">
          <w:rPr>
            <w:rStyle w:val="Hyperlink"/>
            <w:rFonts w:ascii="Segoe UI" w:hAnsi="Segoe UI" w:cs="Segoe UI"/>
            <w:color w:val="59C1DC"/>
            <w:sz w:val="29"/>
            <w:szCs w:val="29"/>
          </w:rPr>
          <w:t xml:space="preserve">What is </w:t>
        </w:r>
        <w:proofErr w:type="gramStart"/>
        <w:r w:rsidR="00D64D55">
          <w:rPr>
            <w:rStyle w:val="Hyperlink"/>
            <w:rFonts w:ascii="Segoe UI" w:hAnsi="Segoe UI" w:cs="Segoe UI"/>
            <w:color w:val="59C1DC"/>
            <w:sz w:val="29"/>
            <w:szCs w:val="29"/>
          </w:rPr>
          <w:t>JWT(</w:t>
        </w:r>
        <w:proofErr w:type="gramEnd"/>
        <w:r w:rsidR="00D64D55">
          <w:rPr>
            <w:rStyle w:val="Hyperlink"/>
            <w:rFonts w:ascii="Segoe UI" w:hAnsi="Segoe UI" w:cs="Segoe UI"/>
            <w:color w:val="59C1DC"/>
            <w:sz w:val="29"/>
            <w:szCs w:val="29"/>
          </w:rPr>
          <w:t>JSON Web Token)</w:t>
        </w:r>
      </w:hyperlink>
      <w:r w:rsidR="00D64D55">
        <w:rPr>
          <w:rFonts w:ascii="Segoe UI" w:hAnsi="Segoe UI" w:cs="Segoe UI"/>
          <w:color w:val="333333"/>
          <w:sz w:val="29"/>
          <w:szCs w:val="29"/>
        </w:rPr>
        <w:br/>
      </w:r>
      <w:hyperlink r:id="rId332" w:history="1">
        <w:r w:rsidR="00D64D55">
          <w:rPr>
            <w:rStyle w:val="Hyperlink"/>
            <w:rFonts w:ascii="Segoe UI" w:hAnsi="Segoe UI" w:cs="Segoe UI"/>
            <w:color w:val="59C1DC"/>
            <w:sz w:val="29"/>
            <w:szCs w:val="29"/>
          </w:rPr>
          <w:t>Spring Boot +JSON Web Token(JWT) Hello World Example</w:t>
        </w:r>
      </w:hyperlink>
      <w:r w:rsidR="00D64D55">
        <w:rPr>
          <w:rFonts w:ascii="Segoe UI" w:hAnsi="Segoe UI" w:cs="Segoe UI"/>
          <w:color w:val="333333"/>
          <w:sz w:val="29"/>
          <w:szCs w:val="29"/>
        </w:rPr>
        <w:br/>
      </w:r>
    </w:p>
    <w:p w14:paraId="03239A84" w14:textId="77777777" w:rsidR="00D64D55" w:rsidRDefault="00D64D55" w:rsidP="00D64D55">
      <w:pPr>
        <w:shd w:val="clear" w:color="auto" w:fill="FFFFFF"/>
        <w:jc w:val="center"/>
        <w:rPr>
          <w:ins w:id="61" w:author="Unknown"/>
          <w:rFonts w:ascii="Segoe UI" w:hAnsi="Segoe UI" w:cs="Segoe UI"/>
          <w:color w:val="333333"/>
          <w:sz w:val="23"/>
          <w:szCs w:val="23"/>
        </w:rPr>
      </w:pPr>
      <w:r>
        <w:rPr>
          <w:rFonts w:ascii="Segoe UI" w:hAnsi="Segoe UI" w:cs="Segoe UI"/>
          <w:color w:val="333333"/>
          <w:sz w:val="23"/>
          <w:szCs w:val="23"/>
        </w:rPr>
        <w:br/>
      </w:r>
    </w:p>
    <w:p w14:paraId="07EB7932" w14:textId="77777777" w:rsidR="00D64D55" w:rsidRDefault="00D64D55" w:rsidP="00D64D55">
      <w:pPr>
        <w:shd w:val="clear" w:color="auto" w:fill="FFFFFF"/>
        <w:jc w:val="center"/>
        <w:rPr>
          <w:rFonts w:ascii="Segoe UI" w:hAnsi="Segoe UI" w:cs="Segoe UI"/>
          <w:color w:val="333333"/>
          <w:sz w:val="23"/>
          <w:szCs w:val="23"/>
        </w:rPr>
      </w:pPr>
    </w:p>
    <w:p w14:paraId="6F953254" w14:textId="77777777" w:rsidR="00D64D55" w:rsidRDefault="00D64D55" w:rsidP="00D64D55">
      <w:pPr>
        <w:shd w:val="clear" w:color="auto" w:fill="FFFFFF"/>
        <w:jc w:val="center"/>
        <w:rPr>
          <w:rFonts w:ascii="Segoe UI" w:hAnsi="Segoe UI" w:cs="Segoe UI"/>
          <w:color w:val="333333"/>
          <w:sz w:val="23"/>
          <w:szCs w:val="23"/>
        </w:rPr>
      </w:pPr>
    </w:p>
    <w:p w14:paraId="49B8B612"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lastRenderedPageBreak/>
        <w:t>What is OAuth2 Client Credentials Grant? How to implement it using Spring Boot Security?</w:t>
      </w:r>
    </w:p>
    <w:p w14:paraId="4E2D9AF1" w14:textId="18691286" w:rsidR="00D64D55" w:rsidRDefault="00D64D55" w:rsidP="00D64D55">
      <w:pPr>
        <w:rPr>
          <w:rFonts w:ascii="Segoe UI" w:hAnsi="Segoe UI" w:cs="Segoe UI"/>
          <w:color w:val="333333"/>
          <w:sz w:val="29"/>
          <w:szCs w:val="29"/>
        </w:rPr>
      </w:pPr>
      <w:r>
        <w:rPr>
          <w:rFonts w:ascii="Segoe UI" w:hAnsi="Segoe UI" w:cs="Segoe UI"/>
          <w:color w:val="333333"/>
          <w:sz w:val="29"/>
          <w:szCs w:val="29"/>
        </w:rPr>
        <w:t xml:space="preserve">The Client Credentials Grant involves machine to machine authentication. In case of Client credentials grant </w:t>
      </w:r>
      <w:proofErr w:type="gramStart"/>
      <w:r>
        <w:rPr>
          <w:rFonts w:ascii="Segoe UI" w:hAnsi="Segoe UI" w:cs="Segoe UI"/>
          <w:color w:val="333333"/>
          <w:sz w:val="29"/>
          <w:szCs w:val="29"/>
        </w:rPr>
        <w:t>type</w:t>
      </w:r>
      <w:proofErr w:type="gramEnd"/>
      <w:r>
        <w:rPr>
          <w:rFonts w:ascii="Segoe UI" w:hAnsi="Segoe UI" w:cs="Segoe UI"/>
          <w:color w:val="333333"/>
          <w:sz w:val="29"/>
          <w:szCs w:val="29"/>
        </w:rPr>
        <w:t xml:space="preserve"> the user has no role to play. As previously </w:t>
      </w:r>
      <w:proofErr w:type="gramStart"/>
      <w:r>
        <w:rPr>
          <w:rFonts w:ascii="Segoe UI" w:hAnsi="Segoe UI" w:cs="Segoe UI"/>
          <w:color w:val="333333"/>
          <w:sz w:val="29"/>
          <w:szCs w:val="29"/>
        </w:rPr>
        <w:t>stated</w:t>
      </w:r>
      <w:proofErr w:type="gramEnd"/>
      <w:r>
        <w:rPr>
          <w:rFonts w:ascii="Segoe UI" w:hAnsi="Segoe UI" w:cs="Segoe UI"/>
          <w:color w:val="333333"/>
          <w:sz w:val="29"/>
          <w:szCs w:val="29"/>
        </w:rPr>
        <w:t xml:space="preserve"> it is machine to machine communication. This is typically used by clients to access resources about themselves rather than to access a user's resources.</w:t>
      </w:r>
      <w:r>
        <w:rPr>
          <w:rFonts w:ascii="Segoe UI" w:hAnsi="Segoe UI" w:cs="Segoe UI"/>
          <w:color w:val="333333"/>
          <w:sz w:val="29"/>
          <w:szCs w:val="29"/>
        </w:rPr>
        <w:br/>
      </w:r>
      <w:r>
        <w:rPr>
          <w:rFonts w:ascii="Segoe UI" w:hAnsi="Segoe UI" w:cs="Segoe UI"/>
          <w:noProof/>
          <w:color w:val="333333"/>
          <w:sz w:val="29"/>
          <w:szCs w:val="29"/>
        </w:rPr>
        <w:drawing>
          <wp:inline distT="0" distB="0" distL="0" distR="0" wp14:anchorId="7A761FCD" wp14:editId="375A25CE">
            <wp:extent cx="5645150" cy="4356100"/>
            <wp:effectExtent l="0" t="0" r="0" b="6350"/>
            <wp:docPr id="979643259" name="Picture 16" descr="Spring Boot OAuth2 Client Credentials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ring Boot OAuth2 Client Credentials Grant"/>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645150" cy="4356100"/>
                    </a:xfrm>
                    <a:prstGeom prst="rect">
                      <a:avLst/>
                    </a:prstGeom>
                    <a:noFill/>
                    <a:ln>
                      <a:noFill/>
                    </a:ln>
                  </pic:spPr>
                </pic:pic>
              </a:graphicData>
            </a:graphic>
          </wp:inline>
        </w:drawing>
      </w:r>
    </w:p>
    <w:p w14:paraId="469DF78D" w14:textId="77777777" w:rsidR="00D64D55" w:rsidRDefault="00D64D55" w:rsidP="00D64D55">
      <w:pPr>
        <w:rPr>
          <w:rFonts w:ascii="Segoe UI" w:hAnsi="Segoe UI" w:cs="Segoe UI"/>
          <w:color w:val="333333"/>
          <w:sz w:val="29"/>
          <w:szCs w:val="29"/>
        </w:rPr>
      </w:pPr>
      <w:r>
        <w:rPr>
          <w:rFonts w:ascii="Segoe UI" w:hAnsi="Segoe UI" w:cs="Segoe UI"/>
          <w:color w:val="333333"/>
          <w:sz w:val="29"/>
          <w:szCs w:val="29"/>
        </w:rPr>
        <w:t xml:space="preserve">This type of Authentication does not involve any end-user. Unlike Authorization Grant where the end user had to authenticate himself using Authorization Server like Gmail, here the machine </w:t>
      </w:r>
      <w:proofErr w:type="spellStart"/>
      <w:r>
        <w:rPr>
          <w:rFonts w:ascii="Segoe UI" w:hAnsi="Segoe UI" w:cs="Segoe UI"/>
          <w:color w:val="333333"/>
          <w:sz w:val="29"/>
          <w:szCs w:val="29"/>
        </w:rPr>
        <w:t>it self</w:t>
      </w:r>
      <w:proofErr w:type="spellEnd"/>
      <w:r>
        <w:rPr>
          <w:rFonts w:ascii="Segoe UI" w:hAnsi="Segoe UI" w:cs="Segoe UI"/>
          <w:color w:val="333333"/>
          <w:sz w:val="29"/>
          <w:szCs w:val="29"/>
        </w:rPr>
        <w:t xml:space="preserve"> authenticates itself to access a protected resource.</w:t>
      </w:r>
      <w:r>
        <w:rPr>
          <w:rFonts w:ascii="Segoe UI" w:hAnsi="Segoe UI" w:cs="Segoe UI"/>
          <w:color w:val="333333"/>
          <w:sz w:val="29"/>
          <w:szCs w:val="29"/>
        </w:rPr>
        <w:br/>
      </w:r>
      <w:hyperlink r:id="rId334" w:history="1">
        <w:r>
          <w:rPr>
            <w:rStyle w:val="Hyperlink"/>
            <w:rFonts w:ascii="Segoe UI" w:hAnsi="Segoe UI" w:cs="Segoe UI"/>
            <w:color w:val="59C1DC"/>
            <w:sz w:val="29"/>
            <w:szCs w:val="29"/>
          </w:rPr>
          <w:t>Spring Boot + OAuth 2 Client Credentials Grant - Hello World Example.</w:t>
        </w:r>
      </w:hyperlink>
      <w:r>
        <w:rPr>
          <w:rFonts w:ascii="Segoe UI" w:hAnsi="Segoe UI" w:cs="Segoe UI"/>
          <w:color w:val="333333"/>
          <w:sz w:val="29"/>
          <w:szCs w:val="29"/>
        </w:rPr>
        <w:br/>
      </w:r>
      <w:r>
        <w:rPr>
          <w:rFonts w:ascii="Segoe UI" w:hAnsi="Segoe UI" w:cs="Segoe UI"/>
          <w:color w:val="333333"/>
          <w:sz w:val="29"/>
          <w:szCs w:val="29"/>
        </w:rPr>
        <w:br/>
      </w:r>
    </w:p>
    <w:p w14:paraId="352EBA8F"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t>What is OAuth2 Password Grant? How to implement it using Spring Boot Security</w:t>
      </w:r>
    </w:p>
    <w:p w14:paraId="5CB7CDB9" w14:textId="248AADB3" w:rsidR="00D64D55" w:rsidRDefault="00D64D55" w:rsidP="00D64D55">
      <w:pPr>
        <w:rPr>
          <w:rFonts w:ascii="Segoe UI" w:hAnsi="Segoe UI" w:cs="Segoe UI"/>
          <w:color w:val="333333"/>
          <w:sz w:val="29"/>
          <w:szCs w:val="29"/>
        </w:rPr>
      </w:pPr>
      <w:r>
        <w:rPr>
          <w:rFonts w:ascii="Segoe UI" w:hAnsi="Segoe UI" w:cs="Segoe UI"/>
          <w:color w:val="333333"/>
          <w:sz w:val="29"/>
          <w:szCs w:val="29"/>
        </w:rPr>
        <w:t xml:space="preserve">In case of Password grant type the user triggers the client to get some resource. While doing so it passes the username and password to the client. The client then communicates with the authorization server using the provided username, password </w:t>
      </w:r>
      <w:proofErr w:type="gramStart"/>
      <w:r>
        <w:rPr>
          <w:rFonts w:ascii="Segoe UI" w:hAnsi="Segoe UI" w:cs="Segoe UI"/>
          <w:color w:val="333333"/>
          <w:sz w:val="29"/>
          <w:szCs w:val="29"/>
        </w:rPr>
        <w:t>and also</w:t>
      </w:r>
      <w:proofErr w:type="gramEnd"/>
      <w:r>
        <w:rPr>
          <w:rFonts w:ascii="Segoe UI" w:hAnsi="Segoe UI" w:cs="Segoe UI"/>
          <w:color w:val="333333"/>
          <w:sz w:val="29"/>
          <w:szCs w:val="29"/>
        </w:rPr>
        <w:t xml:space="preserve"> its own </w:t>
      </w:r>
      <w:proofErr w:type="spellStart"/>
      <w:r>
        <w:rPr>
          <w:rFonts w:ascii="Segoe UI" w:hAnsi="Segoe UI" w:cs="Segoe UI"/>
          <w:color w:val="333333"/>
          <w:sz w:val="29"/>
          <w:szCs w:val="29"/>
        </w:rPr>
        <w:t>clientId</w:t>
      </w:r>
      <w:proofErr w:type="spellEnd"/>
      <w:r>
        <w:rPr>
          <w:rFonts w:ascii="Segoe UI" w:hAnsi="Segoe UI" w:cs="Segoe UI"/>
          <w:color w:val="333333"/>
          <w:sz w:val="29"/>
          <w:szCs w:val="29"/>
        </w:rPr>
        <w:t xml:space="preserve"> and </w:t>
      </w:r>
      <w:proofErr w:type="spellStart"/>
      <w:r>
        <w:rPr>
          <w:rFonts w:ascii="Segoe UI" w:hAnsi="Segoe UI" w:cs="Segoe UI"/>
          <w:color w:val="333333"/>
          <w:sz w:val="29"/>
          <w:szCs w:val="29"/>
        </w:rPr>
        <w:t>clientSecret</w:t>
      </w:r>
      <w:proofErr w:type="spellEnd"/>
      <w:r>
        <w:rPr>
          <w:rFonts w:ascii="Segoe UI" w:hAnsi="Segoe UI" w:cs="Segoe UI"/>
          <w:color w:val="333333"/>
          <w:sz w:val="29"/>
          <w:szCs w:val="29"/>
        </w:rPr>
        <w:t xml:space="preserve"> to get the access token. Using this access </w:t>
      </w:r>
      <w:proofErr w:type="gramStart"/>
      <w:r>
        <w:rPr>
          <w:rFonts w:ascii="Segoe UI" w:hAnsi="Segoe UI" w:cs="Segoe UI"/>
          <w:color w:val="333333"/>
          <w:sz w:val="29"/>
          <w:szCs w:val="29"/>
        </w:rPr>
        <w:t>token</w:t>
      </w:r>
      <w:proofErr w:type="gramEnd"/>
      <w:r>
        <w:rPr>
          <w:rFonts w:ascii="Segoe UI" w:hAnsi="Segoe UI" w:cs="Segoe UI"/>
          <w:color w:val="333333"/>
          <w:sz w:val="29"/>
          <w:szCs w:val="29"/>
        </w:rPr>
        <w:t xml:space="preserve"> it then gets the required resource from the resource server.</w:t>
      </w:r>
      <w:r>
        <w:rPr>
          <w:rFonts w:ascii="Segoe UI" w:hAnsi="Segoe UI" w:cs="Segoe UI"/>
          <w:color w:val="333333"/>
          <w:sz w:val="29"/>
          <w:szCs w:val="29"/>
        </w:rPr>
        <w:br/>
      </w:r>
      <w:r>
        <w:rPr>
          <w:rFonts w:ascii="Segoe UI" w:hAnsi="Segoe UI" w:cs="Segoe UI"/>
          <w:noProof/>
          <w:color w:val="333333"/>
          <w:sz w:val="29"/>
          <w:szCs w:val="29"/>
        </w:rPr>
        <w:drawing>
          <wp:inline distT="0" distB="0" distL="0" distR="0" wp14:anchorId="20AF06EB" wp14:editId="2E94FBC0">
            <wp:extent cx="5943600" cy="4281805"/>
            <wp:effectExtent l="0" t="0" r="0" b="4445"/>
            <wp:docPr id="252140858" name="Picture 15" descr="Spring Boot OAuth2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OAuth2 Password Grant"/>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r>
        <w:rPr>
          <w:rFonts w:ascii="Segoe UI" w:hAnsi="Segoe UI" w:cs="Segoe UI"/>
          <w:color w:val="333333"/>
          <w:sz w:val="29"/>
          <w:szCs w:val="29"/>
        </w:rPr>
        <w:br/>
        <w:t xml:space="preserve">The real life example of Password grant will be you doing a login to you </w:t>
      </w:r>
      <w:proofErr w:type="spellStart"/>
      <w:r>
        <w:rPr>
          <w:rFonts w:ascii="Segoe UI" w:hAnsi="Segoe UI" w:cs="Segoe UI"/>
          <w:color w:val="333333"/>
          <w:sz w:val="29"/>
          <w:szCs w:val="29"/>
        </w:rPr>
        <w:lastRenderedPageBreak/>
        <w:t>facebook</w:t>
      </w:r>
      <w:proofErr w:type="spellEnd"/>
      <w:r>
        <w:rPr>
          <w:rFonts w:ascii="Segoe UI" w:hAnsi="Segoe UI" w:cs="Segoe UI"/>
          <w:color w:val="333333"/>
          <w:sz w:val="29"/>
          <w:szCs w:val="29"/>
        </w:rPr>
        <w:t xml:space="preserve"> account using its mobile application. Here the user will have to specify the </w:t>
      </w:r>
      <w:proofErr w:type="spellStart"/>
      <w:r>
        <w:rPr>
          <w:rFonts w:ascii="Segoe UI" w:hAnsi="Segoe UI" w:cs="Segoe UI"/>
          <w:color w:val="333333"/>
          <w:sz w:val="29"/>
          <w:szCs w:val="29"/>
        </w:rPr>
        <w:t>facebook</w:t>
      </w:r>
      <w:proofErr w:type="spellEnd"/>
      <w:r>
        <w:rPr>
          <w:rFonts w:ascii="Segoe UI" w:hAnsi="Segoe UI" w:cs="Segoe UI"/>
          <w:color w:val="333333"/>
          <w:sz w:val="29"/>
          <w:szCs w:val="29"/>
        </w:rPr>
        <w:t xml:space="preserve"> credentials to the app. Also the app will be having its own client id and client secret.</w:t>
      </w:r>
      <w:r>
        <w:rPr>
          <w:rFonts w:ascii="Segoe UI" w:hAnsi="Segoe UI" w:cs="Segoe UI"/>
          <w:color w:val="333333"/>
          <w:sz w:val="29"/>
          <w:szCs w:val="29"/>
        </w:rPr>
        <w:br/>
      </w:r>
      <w:r>
        <w:rPr>
          <w:rFonts w:ascii="Segoe UI" w:hAnsi="Segoe UI" w:cs="Segoe UI"/>
          <w:noProof/>
          <w:color w:val="333333"/>
          <w:sz w:val="29"/>
          <w:szCs w:val="29"/>
        </w:rPr>
        <w:drawing>
          <wp:inline distT="0" distB="0" distL="0" distR="0" wp14:anchorId="75A91A31" wp14:editId="7E360D06">
            <wp:extent cx="5943600" cy="3378200"/>
            <wp:effectExtent l="0" t="0" r="0" b="0"/>
            <wp:docPr id="114808805" name="Picture 14" descr="Spring Boot OAuth2 Facebook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OAuth2 Facebook Password Grant"/>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r>
        <w:rPr>
          <w:rFonts w:ascii="Segoe UI" w:hAnsi="Segoe UI" w:cs="Segoe UI"/>
          <w:color w:val="333333"/>
          <w:sz w:val="29"/>
          <w:szCs w:val="29"/>
        </w:rPr>
        <w:br/>
      </w:r>
      <w:hyperlink r:id="rId337" w:history="1">
        <w:r>
          <w:rPr>
            <w:rStyle w:val="Hyperlink"/>
            <w:rFonts w:ascii="Segoe UI" w:hAnsi="Segoe UI" w:cs="Segoe UI"/>
            <w:color w:val="59C1DC"/>
            <w:sz w:val="29"/>
            <w:szCs w:val="29"/>
          </w:rPr>
          <w:t>Spring Boot + OAuth 2 Password Grant - Hello World Example.</w:t>
        </w:r>
      </w:hyperlink>
    </w:p>
    <w:p w14:paraId="125C20E1"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t>How to configure Spring Security using Spring Boot?</w:t>
      </w:r>
    </w:p>
    <w:p w14:paraId="73661613" w14:textId="77777777" w:rsidR="00D64D55" w:rsidRDefault="00000000" w:rsidP="00D64D55">
      <w:pPr>
        <w:rPr>
          <w:rFonts w:ascii="Segoe UI" w:hAnsi="Segoe UI" w:cs="Segoe UI"/>
          <w:color w:val="333333"/>
          <w:sz w:val="29"/>
          <w:szCs w:val="29"/>
        </w:rPr>
      </w:pPr>
      <w:hyperlink r:id="rId338" w:history="1">
        <w:r w:rsidR="00D64D55">
          <w:rPr>
            <w:rStyle w:val="Hyperlink"/>
            <w:rFonts w:ascii="Segoe UI" w:hAnsi="Segoe UI" w:cs="Segoe UI"/>
            <w:color w:val="59C1DC"/>
            <w:sz w:val="29"/>
            <w:szCs w:val="29"/>
          </w:rPr>
          <w:t>Spring Boot + Simple Security Configuration</w:t>
        </w:r>
      </w:hyperlink>
      <w:r w:rsidR="00D64D55">
        <w:rPr>
          <w:rFonts w:ascii="Segoe UI" w:hAnsi="Segoe UI" w:cs="Segoe UI"/>
          <w:color w:val="333333"/>
          <w:sz w:val="29"/>
          <w:szCs w:val="29"/>
        </w:rPr>
        <w:br/>
      </w:r>
      <w:r w:rsidR="00D64D55">
        <w:rPr>
          <w:rFonts w:ascii="Segoe UI" w:hAnsi="Segoe UI" w:cs="Segoe UI"/>
          <w:color w:val="333333"/>
          <w:sz w:val="29"/>
          <w:szCs w:val="29"/>
        </w:rPr>
        <w:br/>
      </w:r>
    </w:p>
    <w:p w14:paraId="2E69DBE7"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t>How to use Form Login Authentication using Spring Boot</w:t>
      </w:r>
    </w:p>
    <w:p w14:paraId="2E25F048" w14:textId="77777777" w:rsidR="00D64D55" w:rsidRDefault="00D64D55" w:rsidP="00D64D55">
      <w:pPr>
        <w:rPr>
          <w:rFonts w:ascii="Segoe UI" w:hAnsi="Segoe UI" w:cs="Segoe UI"/>
          <w:color w:val="333333"/>
          <w:sz w:val="29"/>
          <w:szCs w:val="29"/>
        </w:rPr>
      </w:pPr>
      <w:r>
        <w:rPr>
          <w:rFonts w:ascii="Segoe UI" w:hAnsi="Segoe UI" w:cs="Segoe UI"/>
          <w:color w:val="333333"/>
          <w:sz w:val="29"/>
          <w:szCs w:val="29"/>
        </w:rPr>
        <w:t>We make use of Spring Boot Security to get default login page and authentication users.</w:t>
      </w:r>
    </w:p>
    <w:p w14:paraId="007FB8F3"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lastRenderedPageBreak/>
        <w:tab/>
        <w:t>@Override</w:t>
      </w:r>
    </w:p>
    <w:p w14:paraId="3EE6FDFF"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protected void </w:t>
      </w:r>
      <w:proofErr w:type="gramStart"/>
      <w:r>
        <w:rPr>
          <w:rFonts w:ascii="Consolas" w:hAnsi="Consolas"/>
          <w:color w:val="333333"/>
        </w:rPr>
        <w:t>configure(</w:t>
      </w:r>
      <w:proofErr w:type="spellStart"/>
      <w:proofErr w:type="gramEnd"/>
      <w:r>
        <w:rPr>
          <w:rFonts w:ascii="Consolas" w:hAnsi="Consolas"/>
          <w:color w:val="333333"/>
        </w:rPr>
        <w:t>HttpSecurity</w:t>
      </w:r>
      <w:proofErr w:type="spellEnd"/>
      <w:r>
        <w:rPr>
          <w:rFonts w:ascii="Consolas" w:hAnsi="Consolas"/>
          <w:color w:val="333333"/>
        </w:rPr>
        <w:t xml:space="preserve"> http) throws Exception {</w:t>
      </w:r>
    </w:p>
    <w:p w14:paraId="3EAAF090"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roofErr w:type="gramStart"/>
      <w:r>
        <w:rPr>
          <w:rFonts w:ascii="Consolas" w:hAnsi="Consolas"/>
          <w:color w:val="333333"/>
        </w:rPr>
        <w:t>http.authorizeRequests</w:t>
      </w:r>
      <w:proofErr w:type="gramEnd"/>
      <w:r>
        <w:rPr>
          <w:rFonts w:ascii="Consolas" w:hAnsi="Consolas"/>
          <w:color w:val="333333"/>
        </w:rPr>
        <w:t>().antMatchers("/").permitAll().antMatchers("/welcome")</w:t>
      </w:r>
    </w:p>
    <w:p w14:paraId="3EDB89D9"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roofErr w:type="gramStart"/>
      <w:r>
        <w:rPr>
          <w:rFonts w:ascii="Consolas" w:hAnsi="Consolas"/>
          <w:color w:val="333333"/>
        </w:rPr>
        <w:t>.</w:t>
      </w:r>
      <w:proofErr w:type="spellStart"/>
      <w:r>
        <w:rPr>
          <w:rFonts w:ascii="Consolas" w:hAnsi="Consolas"/>
          <w:color w:val="333333"/>
        </w:rPr>
        <w:t>hasAnyRole</w:t>
      </w:r>
      <w:proofErr w:type="spellEnd"/>
      <w:proofErr w:type="gramEnd"/>
      <w:r>
        <w:rPr>
          <w:rFonts w:ascii="Consolas" w:hAnsi="Consolas"/>
          <w:color w:val="333333"/>
        </w:rPr>
        <w:t>("USER", "ADMIN").</w:t>
      </w:r>
      <w:proofErr w:type="spellStart"/>
      <w:r>
        <w:rPr>
          <w:rFonts w:ascii="Consolas" w:hAnsi="Consolas"/>
          <w:color w:val="333333"/>
        </w:rPr>
        <w:t>antMatchers</w:t>
      </w:r>
      <w:proofErr w:type="spellEnd"/>
      <w:r>
        <w:rPr>
          <w:rFonts w:ascii="Consolas" w:hAnsi="Consolas"/>
          <w:color w:val="333333"/>
        </w:rPr>
        <w:t>("/</w:t>
      </w:r>
      <w:proofErr w:type="spellStart"/>
      <w:r>
        <w:rPr>
          <w:rFonts w:ascii="Consolas" w:hAnsi="Consolas"/>
          <w:color w:val="333333"/>
        </w:rPr>
        <w:t>getEmployees</w:t>
      </w:r>
      <w:proofErr w:type="spellEnd"/>
      <w:r>
        <w:rPr>
          <w:rFonts w:ascii="Consolas" w:hAnsi="Consolas"/>
          <w:color w:val="333333"/>
        </w:rPr>
        <w:t>").</w:t>
      </w:r>
      <w:proofErr w:type="spellStart"/>
      <w:r>
        <w:rPr>
          <w:rFonts w:ascii="Consolas" w:hAnsi="Consolas"/>
          <w:color w:val="333333"/>
        </w:rPr>
        <w:t>hasAnyRole</w:t>
      </w:r>
      <w:proofErr w:type="spellEnd"/>
      <w:r>
        <w:rPr>
          <w:rFonts w:ascii="Consolas" w:hAnsi="Consolas"/>
          <w:color w:val="333333"/>
        </w:rPr>
        <w:t>("USER", "ADMIN")</w:t>
      </w:r>
    </w:p>
    <w:p w14:paraId="074412E4"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roofErr w:type="gramStart"/>
      <w:r>
        <w:rPr>
          <w:rFonts w:ascii="Consolas" w:hAnsi="Consolas"/>
          <w:color w:val="333333"/>
        </w:rPr>
        <w:t>.antMatchers</w:t>
      </w:r>
      <w:proofErr w:type="gramEnd"/>
      <w:r>
        <w:rPr>
          <w:rFonts w:ascii="Consolas" w:hAnsi="Consolas"/>
          <w:color w:val="333333"/>
        </w:rPr>
        <w:t>("/addNewEmployee").hasAnyRole("ADMIN").anyRequest().authenticated().and().formLogin()</w:t>
      </w:r>
    </w:p>
    <w:p w14:paraId="59956C20"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roofErr w:type="gramStart"/>
      <w:r>
        <w:rPr>
          <w:rFonts w:ascii="Consolas" w:hAnsi="Consolas"/>
          <w:color w:val="333333"/>
        </w:rPr>
        <w:t>.</w:t>
      </w:r>
      <w:proofErr w:type="spellStart"/>
      <w:r>
        <w:rPr>
          <w:rFonts w:ascii="Consolas" w:hAnsi="Consolas"/>
          <w:color w:val="333333"/>
        </w:rPr>
        <w:t>permitAll</w:t>
      </w:r>
      <w:proofErr w:type="spellEnd"/>
      <w:proofErr w:type="gramEnd"/>
      <w:r>
        <w:rPr>
          <w:rFonts w:ascii="Consolas" w:hAnsi="Consolas"/>
          <w:color w:val="333333"/>
        </w:rPr>
        <w:t>().and().logout().</w:t>
      </w:r>
      <w:proofErr w:type="spellStart"/>
      <w:r>
        <w:rPr>
          <w:rFonts w:ascii="Consolas" w:hAnsi="Consolas"/>
          <w:color w:val="333333"/>
        </w:rPr>
        <w:t>permitAll</w:t>
      </w:r>
      <w:proofErr w:type="spellEnd"/>
      <w:r>
        <w:rPr>
          <w:rFonts w:ascii="Consolas" w:hAnsi="Consolas"/>
          <w:color w:val="333333"/>
        </w:rPr>
        <w:t>();</w:t>
      </w:r>
    </w:p>
    <w:p w14:paraId="5461E369"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p>
    <w:p w14:paraId="4A5E208A"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http.csrf</w:t>
      </w:r>
      <w:proofErr w:type="spellEnd"/>
      <w:proofErr w:type="gramEnd"/>
      <w:r>
        <w:rPr>
          <w:rFonts w:ascii="Consolas" w:hAnsi="Consolas"/>
          <w:color w:val="333333"/>
        </w:rPr>
        <w:t>().disable();</w:t>
      </w:r>
    </w:p>
    <w:p w14:paraId="18132F78"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
    <w:p w14:paraId="3310C033" w14:textId="77777777" w:rsidR="00D64D55" w:rsidRDefault="00000000" w:rsidP="00D64D55">
      <w:pPr>
        <w:rPr>
          <w:rFonts w:ascii="Segoe UI" w:hAnsi="Segoe UI" w:cs="Segoe UI"/>
          <w:color w:val="333333"/>
          <w:sz w:val="29"/>
          <w:szCs w:val="29"/>
        </w:rPr>
      </w:pPr>
      <w:hyperlink r:id="rId339" w:history="1">
        <w:r w:rsidR="00D64D55">
          <w:rPr>
            <w:rStyle w:val="Hyperlink"/>
            <w:rFonts w:ascii="Segoe UI" w:hAnsi="Segoe UI" w:cs="Segoe UI"/>
            <w:color w:val="59C1DC"/>
            <w:sz w:val="29"/>
            <w:szCs w:val="29"/>
          </w:rPr>
          <w:t>Spring Boot Form Security Login Hello World Example</w:t>
        </w:r>
      </w:hyperlink>
      <w:r w:rsidR="00D64D55">
        <w:rPr>
          <w:rFonts w:ascii="Segoe UI" w:hAnsi="Segoe UI" w:cs="Segoe UI"/>
          <w:color w:val="333333"/>
          <w:sz w:val="29"/>
          <w:szCs w:val="29"/>
        </w:rPr>
        <w:br/>
      </w:r>
      <w:r w:rsidR="00D64D55">
        <w:rPr>
          <w:rFonts w:ascii="Segoe UI" w:hAnsi="Segoe UI" w:cs="Segoe UI"/>
          <w:color w:val="333333"/>
          <w:sz w:val="29"/>
          <w:szCs w:val="29"/>
        </w:rPr>
        <w:br/>
      </w:r>
    </w:p>
    <w:p w14:paraId="24AA2172"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t>How to create Custom Login Page using Spring Boot Security?</w:t>
      </w:r>
    </w:p>
    <w:p w14:paraId="2DD1DFBE" w14:textId="77777777" w:rsidR="00D64D55" w:rsidRDefault="00D64D55" w:rsidP="00D64D55">
      <w:pPr>
        <w:rPr>
          <w:rFonts w:ascii="Segoe UI" w:hAnsi="Segoe UI" w:cs="Segoe UI"/>
          <w:color w:val="333333"/>
          <w:sz w:val="29"/>
          <w:szCs w:val="29"/>
        </w:rPr>
      </w:pPr>
      <w:r>
        <w:rPr>
          <w:rFonts w:ascii="Segoe UI" w:hAnsi="Segoe UI" w:cs="Segoe UI"/>
          <w:color w:val="333333"/>
          <w:sz w:val="29"/>
          <w:szCs w:val="29"/>
        </w:rPr>
        <w:t>We can create our own custom login page and use it for authentication.</w:t>
      </w:r>
    </w:p>
    <w:p w14:paraId="678140E1"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@Override</w:t>
      </w:r>
    </w:p>
    <w:p w14:paraId="64A2F52B"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t xml:space="preserve">protected void </w:t>
      </w:r>
      <w:proofErr w:type="gramStart"/>
      <w:r>
        <w:rPr>
          <w:rFonts w:ascii="Consolas" w:hAnsi="Consolas"/>
          <w:color w:val="333333"/>
        </w:rPr>
        <w:t>configure(</w:t>
      </w:r>
      <w:proofErr w:type="spellStart"/>
      <w:proofErr w:type="gramEnd"/>
      <w:r>
        <w:rPr>
          <w:rFonts w:ascii="Consolas" w:hAnsi="Consolas"/>
          <w:color w:val="333333"/>
        </w:rPr>
        <w:t>HttpSecurity</w:t>
      </w:r>
      <w:proofErr w:type="spellEnd"/>
      <w:r>
        <w:rPr>
          <w:rFonts w:ascii="Consolas" w:hAnsi="Consolas"/>
          <w:color w:val="333333"/>
        </w:rPr>
        <w:t xml:space="preserve"> http) throws Exception {</w:t>
      </w:r>
    </w:p>
    <w:p w14:paraId="5AA44F02"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r>
      <w:r>
        <w:rPr>
          <w:rFonts w:ascii="Consolas" w:hAnsi="Consolas"/>
          <w:color w:val="333333"/>
        </w:rPr>
        <w:tab/>
      </w:r>
      <w:proofErr w:type="gramStart"/>
      <w:r>
        <w:rPr>
          <w:rFonts w:ascii="Consolas" w:hAnsi="Consolas"/>
          <w:color w:val="333333"/>
        </w:rPr>
        <w:t>http.authorizeRequests</w:t>
      </w:r>
      <w:proofErr w:type="gramEnd"/>
      <w:r>
        <w:rPr>
          <w:rFonts w:ascii="Consolas" w:hAnsi="Consolas"/>
          <w:color w:val="333333"/>
        </w:rPr>
        <w:t>().antMatchers("/").permitAll().antMatchers("/welcome").hasAnyRole("USER", "ADMIN")</w:t>
      </w:r>
    </w:p>
    <w:p w14:paraId="6C77D824"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proofErr w:type="gramStart"/>
      <w:r>
        <w:rPr>
          <w:rFonts w:ascii="Consolas" w:hAnsi="Consolas"/>
          <w:color w:val="333333"/>
        </w:rPr>
        <w:t>.</w:t>
      </w:r>
      <w:proofErr w:type="spellStart"/>
      <w:r>
        <w:rPr>
          <w:rFonts w:ascii="Consolas" w:hAnsi="Consolas"/>
          <w:color w:val="333333"/>
        </w:rPr>
        <w:t>antMatchers</w:t>
      </w:r>
      <w:proofErr w:type="spellEnd"/>
      <w:proofErr w:type="gramEnd"/>
      <w:r>
        <w:rPr>
          <w:rFonts w:ascii="Consolas" w:hAnsi="Consolas"/>
          <w:color w:val="333333"/>
        </w:rPr>
        <w:t>("/</w:t>
      </w:r>
      <w:proofErr w:type="spellStart"/>
      <w:r>
        <w:rPr>
          <w:rFonts w:ascii="Consolas" w:hAnsi="Consolas"/>
          <w:color w:val="333333"/>
        </w:rPr>
        <w:t>getEmployees</w:t>
      </w:r>
      <w:proofErr w:type="spellEnd"/>
      <w:r>
        <w:rPr>
          <w:rFonts w:ascii="Consolas" w:hAnsi="Consolas"/>
          <w:color w:val="333333"/>
        </w:rPr>
        <w:t>").</w:t>
      </w:r>
      <w:proofErr w:type="spellStart"/>
      <w:r>
        <w:rPr>
          <w:rFonts w:ascii="Consolas" w:hAnsi="Consolas"/>
          <w:color w:val="333333"/>
        </w:rPr>
        <w:t>hasAnyRole</w:t>
      </w:r>
      <w:proofErr w:type="spellEnd"/>
      <w:r>
        <w:rPr>
          <w:rFonts w:ascii="Consolas" w:hAnsi="Consolas"/>
          <w:color w:val="333333"/>
        </w:rPr>
        <w:t>("USER", "ADMIN").</w:t>
      </w:r>
      <w:proofErr w:type="spellStart"/>
      <w:r>
        <w:rPr>
          <w:rFonts w:ascii="Consolas" w:hAnsi="Consolas"/>
          <w:color w:val="333333"/>
        </w:rPr>
        <w:t>antMatchers</w:t>
      </w:r>
      <w:proofErr w:type="spellEnd"/>
      <w:r>
        <w:rPr>
          <w:rFonts w:ascii="Consolas" w:hAnsi="Consolas"/>
          <w:color w:val="333333"/>
        </w:rPr>
        <w:t>("/</w:t>
      </w:r>
      <w:proofErr w:type="spellStart"/>
      <w:r>
        <w:rPr>
          <w:rFonts w:ascii="Consolas" w:hAnsi="Consolas"/>
          <w:color w:val="333333"/>
        </w:rPr>
        <w:t>addNewEmployee</w:t>
      </w:r>
      <w:proofErr w:type="spellEnd"/>
      <w:r>
        <w:rPr>
          <w:rFonts w:ascii="Consolas" w:hAnsi="Consolas"/>
          <w:color w:val="333333"/>
        </w:rPr>
        <w:t>")</w:t>
      </w:r>
    </w:p>
    <w:p w14:paraId="4CABC3CE"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proofErr w:type="gramStart"/>
      <w:r>
        <w:rPr>
          <w:rFonts w:ascii="Consolas" w:hAnsi="Consolas"/>
          <w:color w:val="333333"/>
        </w:rPr>
        <w:t>.</w:t>
      </w:r>
      <w:proofErr w:type="spellStart"/>
      <w:r>
        <w:rPr>
          <w:rFonts w:ascii="Consolas" w:hAnsi="Consolas"/>
          <w:color w:val="333333"/>
        </w:rPr>
        <w:t>hasAnyRole</w:t>
      </w:r>
      <w:proofErr w:type="spellEnd"/>
      <w:proofErr w:type="gramEnd"/>
      <w:r>
        <w:rPr>
          <w:rFonts w:ascii="Consolas" w:hAnsi="Consolas"/>
          <w:color w:val="333333"/>
        </w:rPr>
        <w:t>("ADMIN").</w:t>
      </w:r>
      <w:proofErr w:type="spellStart"/>
      <w:r>
        <w:rPr>
          <w:rFonts w:ascii="Consolas" w:hAnsi="Consolas"/>
          <w:color w:val="333333"/>
        </w:rPr>
        <w:t>anyRequest</w:t>
      </w:r>
      <w:proofErr w:type="spellEnd"/>
      <w:r>
        <w:rPr>
          <w:rFonts w:ascii="Consolas" w:hAnsi="Consolas"/>
          <w:color w:val="333333"/>
        </w:rPr>
        <w:t>().authenticated()</w:t>
      </w:r>
    </w:p>
    <w:p w14:paraId="748390DF"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.and(</w:t>
      </w:r>
      <w:proofErr w:type="gramStart"/>
      <w:r>
        <w:rPr>
          <w:rFonts w:ascii="Consolas" w:hAnsi="Consolas"/>
          <w:color w:val="333333"/>
        </w:rPr>
        <w:t>).</w:t>
      </w:r>
      <w:proofErr w:type="spellStart"/>
      <w:r>
        <w:rPr>
          <w:rFonts w:ascii="Consolas" w:hAnsi="Consolas"/>
          <w:color w:val="333333"/>
        </w:rPr>
        <w:t>formLogin</w:t>
      </w:r>
      <w:proofErr w:type="spellEnd"/>
      <w:proofErr w:type="gramEnd"/>
      <w:r>
        <w:rPr>
          <w:rFonts w:ascii="Consolas" w:hAnsi="Consolas"/>
          <w:color w:val="333333"/>
        </w:rPr>
        <w:t>().</w:t>
      </w:r>
      <w:proofErr w:type="spellStart"/>
      <w:r>
        <w:rPr>
          <w:rFonts w:ascii="Consolas" w:hAnsi="Consolas"/>
          <w:b/>
          <w:bCs/>
          <w:color w:val="333333"/>
        </w:rPr>
        <w:t>loginPage</w:t>
      </w:r>
      <w:proofErr w:type="spellEnd"/>
      <w:r>
        <w:rPr>
          <w:rFonts w:ascii="Consolas" w:hAnsi="Consolas"/>
          <w:b/>
          <w:bCs/>
          <w:color w:val="333333"/>
        </w:rPr>
        <w:t>("/login")</w:t>
      </w:r>
      <w:r>
        <w:rPr>
          <w:rFonts w:ascii="Consolas" w:hAnsi="Consolas"/>
          <w:color w:val="333333"/>
        </w:rPr>
        <w:t>.</w:t>
      </w:r>
      <w:proofErr w:type="spellStart"/>
      <w:r>
        <w:rPr>
          <w:rFonts w:ascii="Consolas" w:hAnsi="Consolas"/>
          <w:color w:val="333333"/>
        </w:rPr>
        <w:t>permitAll</w:t>
      </w:r>
      <w:proofErr w:type="spellEnd"/>
      <w:r>
        <w:rPr>
          <w:rFonts w:ascii="Consolas" w:hAnsi="Consolas"/>
          <w:color w:val="333333"/>
        </w:rPr>
        <w:t>()</w:t>
      </w:r>
    </w:p>
    <w:p w14:paraId="7659AF73"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.and(</w:t>
      </w:r>
      <w:proofErr w:type="gramStart"/>
      <w:r>
        <w:rPr>
          <w:rFonts w:ascii="Consolas" w:hAnsi="Consolas"/>
          <w:color w:val="333333"/>
        </w:rPr>
        <w:t>).logout</w:t>
      </w:r>
      <w:proofErr w:type="gramEnd"/>
      <w:r>
        <w:rPr>
          <w:rFonts w:ascii="Consolas" w:hAnsi="Consolas"/>
          <w:color w:val="333333"/>
        </w:rPr>
        <w:t>().</w:t>
      </w:r>
      <w:proofErr w:type="spellStart"/>
      <w:r>
        <w:rPr>
          <w:rFonts w:ascii="Consolas" w:hAnsi="Consolas"/>
          <w:color w:val="333333"/>
        </w:rPr>
        <w:t>permitAll</w:t>
      </w:r>
      <w:proofErr w:type="spellEnd"/>
      <w:r>
        <w:rPr>
          <w:rFonts w:ascii="Consolas" w:hAnsi="Consolas"/>
          <w:color w:val="333333"/>
        </w:rPr>
        <w:t>();</w:t>
      </w:r>
    </w:p>
    <w:p w14:paraId="69ACB31B"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p>
    <w:p w14:paraId="215FF50B"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r>
      <w:r>
        <w:rPr>
          <w:rFonts w:ascii="Consolas" w:hAnsi="Consolas"/>
          <w:color w:val="333333"/>
        </w:rPr>
        <w:tab/>
      </w:r>
      <w:proofErr w:type="spellStart"/>
      <w:proofErr w:type="gramStart"/>
      <w:r>
        <w:rPr>
          <w:rFonts w:ascii="Consolas" w:hAnsi="Consolas"/>
          <w:color w:val="333333"/>
        </w:rPr>
        <w:t>http.csrf</w:t>
      </w:r>
      <w:proofErr w:type="spellEnd"/>
      <w:proofErr w:type="gramEnd"/>
      <w:r>
        <w:rPr>
          <w:rFonts w:ascii="Consolas" w:hAnsi="Consolas"/>
          <w:color w:val="333333"/>
        </w:rPr>
        <w:t>().disable();</w:t>
      </w:r>
    </w:p>
    <w:p w14:paraId="79485F7D"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t>}</w:t>
      </w:r>
    </w:p>
    <w:p w14:paraId="68843CF6" w14:textId="77777777" w:rsidR="00D64D55" w:rsidRDefault="00000000" w:rsidP="00D64D55">
      <w:pPr>
        <w:rPr>
          <w:rFonts w:ascii="Segoe UI" w:hAnsi="Segoe UI" w:cs="Segoe UI"/>
          <w:color w:val="333333"/>
          <w:sz w:val="29"/>
          <w:szCs w:val="29"/>
        </w:rPr>
      </w:pPr>
      <w:hyperlink r:id="rId340" w:history="1">
        <w:r w:rsidR="00D64D55">
          <w:rPr>
            <w:rStyle w:val="Hyperlink"/>
            <w:rFonts w:ascii="Segoe UI" w:hAnsi="Segoe UI" w:cs="Segoe UI"/>
            <w:color w:val="59C1DC"/>
            <w:sz w:val="29"/>
            <w:szCs w:val="29"/>
          </w:rPr>
          <w:t>Spring Boot Security - Custom Login Page Example</w:t>
        </w:r>
      </w:hyperlink>
    </w:p>
    <w:p w14:paraId="3423A1A1"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lastRenderedPageBreak/>
        <w:t>How to do authentication against database tables using Spring Boot Security?</w:t>
      </w:r>
    </w:p>
    <w:p w14:paraId="55FC656B" w14:textId="77777777" w:rsidR="00D64D55" w:rsidRDefault="00D64D55" w:rsidP="00D64D55">
      <w:pPr>
        <w:rPr>
          <w:rFonts w:ascii="Segoe UI" w:hAnsi="Segoe UI" w:cs="Segoe UI"/>
          <w:color w:val="333333"/>
          <w:sz w:val="29"/>
          <w:szCs w:val="29"/>
        </w:rPr>
      </w:pPr>
      <w:r>
        <w:rPr>
          <w:rFonts w:ascii="Segoe UI" w:hAnsi="Segoe UI" w:cs="Segoe UI"/>
          <w:color w:val="333333"/>
          <w:sz w:val="29"/>
          <w:szCs w:val="29"/>
        </w:rPr>
        <w:t xml:space="preserve">Spring Authentication using username, password and authorization using roles can be done using </w:t>
      </w:r>
      <w:proofErr w:type="gramStart"/>
      <w:r>
        <w:rPr>
          <w:rFonts w:ascii="Segoe UI" w:hAnsi="Segoe UI" w:cs="Segoe UI"/>
          <w:color w:val="333333"/>
          <w:sz w:val="29"/>
          <w:szCs w:val="29"/>
        </w:rPr>
        <w:t>either</w:t>
      </w:r>
      <w:proofErr w:type="gramEnd"/>
    </w:p>
    <w:p w14:paraId="4ECBA219" w14:textId="77777777" w:rsidR="00D64D55" w:rsidRDefault="00D64D55" w:rsidP="00D64D55">
      <w:pPr>
        <w:numPr>
          <w:ilvl w:val="0"/>
          <w:numId w:val="61"/>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t>In Memory Configuration -</w:t>
      </w:r>
      <w:r>
        <w:rPr>
          <w:rFonts w:ascii="Segoe UI" w:hAnsi="Segoe UI" w:cs="Segoe UI"/>
          <w:color w:val="333333"/>
          <w:sz w:val="29"/>
          <w:szCs w:val="29"/>
        </w:rPr>
        <w:br/>
      </w:r>
    </w:p>
    <w:p w14:paraId="751665F5" w14:textId="77777777" w:rsidR="00D64D55" w:rsidRDefault="00D64D55" w:rsidP="00D64D55">
      <w:pPr>
        <w:pStyle w:val="HTMLPreformatted"/>
        <w:numPr>
          <w:ilvl w:val="0"/>
          <w:numId w:val="61"/>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Consolas" w:hAnsi="Consolas"/>
          <w:color w:val="333333"/>
        </w:rPr>
      </w:pPr>
      <w:r>
        <w:rPr>
          <w:rFonts w:ascii="Consolas" w:hAnsi="Consolas"/>
          <w:color w:val="333333"/>
        </w:rPr>
        <w:tab/>
        <w:t>@Autowired</w:t>
      </w:r>
    </w:p>
    <w:p w14:paraId="77524FC7" w14:textId="77777777" w:rsidR="00D64D55" w:rsidRDefault="00D64D55" w:rsidP="00D64D55">
      <w:pPr>
        <w:pStyle w:val="HTMLPreformatted"/>
        <w:numPr>
          <w:ilvl w:val="0"/>
          <w:numId w:val="61"/>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Consolas" w:hAnsi="Consolas"/>
          <w:color w:val="333333"/>
        </w:rPr>
      </w:pPr>
      <w:r>
        <w:rPr>
          <w:rFonts w:ascii="Consolas" w:hAnsi="Consolas"/>
          <w:color w:val="333333"/>
        </w:rPr>
        <w:t xml:space="preserve">    public void </w:t>
      </w:r>
      <w:proofErr w:type="spellStart"/>
      <w:proofErr w:type="gramStart"/>
      <w:r>
        <w:rPr>
          <w:rFonts w:ascii="Consolas" w:hAnsi="Consolas"/>
          <w:color w:val="333333"/>
        </w:rPr>
        <w:t>configureGlobal</w:t>
      </w:r>
      <w:proofErr w:type="spellEnd"/>
      <w:r>
        <w:rPr>
          <w:rFonts w:ascii="Consolas" w:hAnsi="Consolas"/>
          <w:color w:val="333333"/>
        </w:rPr>
        <w:t>(</w:t>
      </w:r>
      <w:proofErr w:type="spellStart"/>
      <w:proofErr w:type="gramEnd"/>
      <w:r>
        <w:rPr>
          <w:rFonts w:ascii="Consolas" w:hAnsi="Consolas"/>
          <w:color w:val="333333"/>
        </w:rPr>
        <w:t>AuthenticationManagerBuilder</w:t>
      </w:r>
      <w:proofErr w:type="spellEnd"/>
      <w:r>
        <w:rPr>
          <w:rFonts w:ascii="Consolas" w:hAnsi="Consolas"/>
          <w:color w:val="333333"/>
        </w:rPr>
        <w:t xml:space="preserve"> </w:t>
      </w:r>
      <w:proofErr w:type="spellStart"/>
      <w:r>
        <w:rPr>
          <w:rFonts w:ascii="Consolas" w:hAnsi="Consolas"/>
          <w:color w:val="333333"/>
        </w:rPr>
        <w:t>authenticationMgr</w:t>
      </w:r>
      <w:proofErr w:type="spellEnd"/>
      <w:r>
        <w:rPr>
          <w:rFonts w:ascii="Consolas" w:hAnsi="Consolas"/>
          <w:color w:val="333333"/>
        </w:rPr>
        <w:t>) throws Exception {</w:t>
      </w:r>
    </w:p>
    <w:p w14:paraId="2BCB752A" w14:textId="77777777" w:rsidR="00D64D55" w:rsidRDefault="00D64D55" w:rsidP="00D64D55">
      <w:pPr>
        <w:pStyle w:val="HTMLPreformatted"/>
        <w:numPr>
          <w:ilvl w:val="0"/>
          <w:numId w:val="61"/>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Consolas" w:hAnsi="Consolas"/>
          <w:color w:val="333333"/>
        </w:rPr>
      </w:pPr>
      <w:r>
        <w:rPr>
          <w:rFonts w:ascii="Consolas" w:hAnsi="Consolas"/>
          <w:color w:val="333333"/>
        </w:rPr>
        <w:t xml:space="preserve">        authenticationMgr.inMemoryAuthentication(</w:t>
      </w:r>
      <w:proofErr w:type="gramStart"/>
      <w:r>
        <w:rPr>
          <w:rFonts w:ascii="Consolas" w:hAnsi="Consolas"/>
          <w:color w:val="333333"/>
        </w:rPr>
        <w:t>).withUser</w:t>
      </w:r>
      <w:proofErr w:type="gramEnd"/>
      <w:r>
        <w:rPr>
          <w:rFonts w:ascii="Consolas" w:hAnsi="Consolas"/>
          <w:color w:val="333333"/>
        </w:rPr>
        <w:t>("employee").password("employee")</w:t>
      </w:r>
    </w:p>
    <w:p w14:paraId="375A8714" w14:textId="77777777" w:rsidR="00D64D55" w:rsidRDefault="00D64D55" w:rsidP="00D64D55">
      <w:pPr>
        <w:pStyle w:val="HTMLPreformatted"/>
        <w:numPr>
          <w:ilvl w:val="0"/>
          <w:numId w:val="61"/>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Consolas" w:hAnsi="Consolas"/>
          <w:color w:val="333333"/>
        </w:rPr>
      </w:pPr>
      <w:r>
        <w:rPr>
          <w:rFonts w:ascii="Consolas" w:hAnsi="Consolas"/>
          <w:color w:val="333333"/>
        </w:rPr>
        <w:t xml:space="preserve">            </w:t>
      </w:r>
      <w:proofErr w:type="gramStart"/>
      <w:r>
        <w:rPr>
          <w:rFonts w:ascii="Consolas" w:hAnsi="Consolas"/>
          <w:color w:val="333333"/>
        </w:rPr>
        <w:t>.authorities</w:t>
      </w:r>
      <w:proofErr w:type="gramEnd"/>
      <w:r>
        <w:rPr>
          <w:rFonts w:ascii="Consolas" w:hAnsi="Consolas"/>
          <w:color w:val="333333"/>
        </w:rPr>
        <w:t>("ROLE_USER").and().withUser("javainuse").password("javainuse")</w:t>
      </w:r>
    </w:p>
    <w:p w14:paraId="26FCD44C" w14:textId="77777777" w:rsidR="00D64D55" w:rsidRDefault="00D64D55" w:rsidP="00D64D55">
      <w:pPr>
        <w:pStyle w:val="HTMLPreformatted"/>
        <w:numPr>
          <w:ilvl w:val="0"/>
          <w:numId w:val="61"/>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Consolas" w:hAnsi="Consolas"/>
          <w:color w:val="333333"/>
        </w:rPr>
      </w:pPr>
      <w:r>
        <w:rPr>
          <w:rFonts w:ascii="Consolas" w:hAnsi="Consolas"/>
          <w:color w:val="333333"/>
        </w:rPr>
        <w:t xml:space="preserve">            </w:t>
      </w:r>
      <w:proofErr w:type="gramStart"/>
      <w:r>
        <w:rPr>
          <w:rFonts w:ascii="Consolas" w:hAnsi="Consolas"/>
          <w:color w:val="333333"/>
        </w:rPr>
        <w:t>.authorities</w:t>
      </w:r>
      <w:proofErr w:type="gramEnd"/>
      <w:r>
        <w:rPr>
          <w:rFonts w:ascii="Consolas" w:hAnsi="Consolas"/>
          <w:color w:val="333333"/>
        </w:rPr>
        <w:t>("ROLE_USER", "ROLE_ADMIN");</w:t>
      </w:r>
    </w:p>
    <w:p w14:paraId="4C692CC5" w14:textId="77777777" w:rsidR="00D64D55" w:rsidRDefault="00D64D55" w:rsidP="00D64D55">
      <w:pPr>
        <w:pStyle w:val="HTMLPreformatted"/>
        <w:numPr>
          <w:ilvl w:val="0"/>
          <w:numId w:val="61"/>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Consolas" w:hAnsi="Consolas"/>
          <w:color w:val="333333"/>
        </w:rPr>
      </w:pPr>
      <w:r>
        <w:rPr>
          <w:rFonts w:ascii="Consolas" w:hAnsi="Consolas"/>
          <w:color w:val="333333"/>
        </w:rPr>
        <w:t xml:space="preserve">    }</w:t>
      </w:r>
    </w:p>
    <w:p w14:paraId="79E74E24"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ind w:left="72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 xml:space="preserve"> </w:t>
      </w:r>
    </w:p>
    <w:p w14:paraId="39ADAD58" w14:textId="77777777" w:rsidR="00D64D55" w:rsidRDefault="00000000" w:rsidP="00D64D55">
      <w:pPr>
        <w:spacing w:beforeAutospacing="1" w:afterAutospacing="1"/>
        <w:ind w:left="720"/>
        <w:rPr>
          <w:rFonts w:ascii="Segoe UI" w:hAnsi="Segoe UI" w:cs="Segoe UI"/>
          <w:color w:val="333333"/>
          <w:sz w:val="29"/>
          <w:szCs w:val="29"/>
        </w:rPr>
      </w:pPr>
      <w:hyperlink r:id="rId341" w:history="1">
        <w:r w:rsidR="00D64D55">
          <w:rPr>
            <w:rStyle w:val="Hyperlink"/>
            <w:rFonts w:ascii="Segoe UI" w:hAnsi="Segoe UI" w:cs="Segoe UI"/>
            <w:color w:val="59C1DC"/>
            <w:sz w:val="29"/>
            <w:szCs w:val="29"/>
          </w:rPr>
          <w:t xml:space="preserve">Spring Boot Security </w:t>
        </w:r>
        <w:proofErr w:type="gramStart"/>
        <w:r w:rsidR="00D64D55">
          <w:rPr>
            <w:rStyle w:val="Hyperlink"/>
            <w:rFonts w:ascii="Segoe UI" w:hAnsi="Segoe UI" w:cs="Segoe UI"/>
            <w:color w:val="59C1DC"/>
            <w:sz w:val="29"/>
            <w:szCs w:val="29"/>
          </w:rPr>
          <w:t>In</w:t>
        </w:r>
        <w:proofErr w:type="gramEnd"/>
        <w:r w:rsidR="00D64D55">
          <w:rPr>
            <w:rStyle w:val="Hyperlink"/>
            <w:rFonts w:ascii="Segoe UI" w:hAnsi="Segoe UI" w:cs="Segoe UI"/>
            <w:color w:val="59C1DC"/>
            <w:sz w:val="29"/>
            <w:szCs w:val="29"/>
          </w:rPr>
          <w:t xml:space="preserve"> Memory Authentication Example</w:t>
        </w:r>
      </w:hyperlink>
    </w:p>
    <w:p w14:paraId="56DFE2F5" w14:textId="77777777" w:rsidR="00D64D55" w:rsidRDefault="00D64D55" w:rsidP="00D64D55">
      <w:pPr>
        <w:numPr>
          <w:ilvl w:val="0"/>
          <w:numId w:val="61"/>
        </w:numPr>
        <w:spacing w:before="100" w:beforeAutospacing="1" w:after="100" w:afterAutospacing="1" w:line="240" w:lineRule="auto"/>
        <w:rPr>
          <w:rFonts w:ascii="Segoe UI" w:hAnsi="Segoe UI" w:cs="Segoe UI"/>
          <w:color w:val="333333"/>
          <w:sz w:val="29"/>
          <w:szCs w:val="29"/>
        </w:rPr>
      </w:pPr>
      <w:r>
        <w:rPr>
          <w:rFonts w:ascii="Segoe UI" w:hAnsi="Segoe UI" w:cs="Segoe UI"/>
          <w:color w:val="333333"/>
          <w:sz w:val="29"/>
          <w:szCs w:val="29"/>
        </w:rPr>
        <w:t>Database Authentication-</w:t>
      </w:r>
      <w:r>
        <w:rPr>
          <w:rFonts w:ascii="Segoe UI" w:hAnsi="Segoe UI" w:cs="Segoe UI"/>
          <w:color w:val="333333"/>
          <w:sz w:val="29"/>
          <w:szCs w:val="29"/>
        </w:rPr>
        <w:br/>
      </w:r>
    </w:p>
    <w:p w14:paraId="6612B09C" w14:textId="77777777" w:rsidR="00D64D55" w:rsidRDefault="00D64D55" w:rsidP="00D64D55">
      <w:pPr>
        <w:pStyle w:val="HTMLPreformatted"/>
        <w:numPr>
          <w:ilvl w:val="0"/>
          <w:numId w:val="61"/>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Consolas" w:hAnsi="Consolas"/>
          <w:color w:val="333333"/>
        </w:rPr>
      </w:pPr>
      <w:r>
        <w:rPr>
          <w:rFonts w:ascii="Consolas" w:hAnsi="Consolas"/>
          <w:color w:val="333333"/>
        </w:rPr>
        <w:tab/>
        <w:t>@Autowired</w:t>
      </w:r>
    </w:p>
    <w:p w14:paraId="760E482E" w14:textId="77777777" w:rsidR="00D64D55" w:rsidRDefault="00D64D55" w:rsidP="00D64D55">
      <w:pPr>
        <w:pStyle w:val="HTMLPreformatted"/>
        <w:numPr>
          <w:ilvl w:val="0"/>
          <w:numId w:val="61"/>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Consolas" w:hAnsi="Consolas"/>
          <w:color w:val="333333"/>
        </w:rPr>
      </w:pPr>
      <w:r>
        <w:rPr>
          <w:rFonts w:ascii="Consolas" w:hAnsi="Consolas"/>
          <w:color w:val="333333"/>
        </w:rPr>
        <w:t xml:space="preserve">    public void </w:t>
      </w:r>
      <w:proofErr w:type="spellStart"/>
      <w:proofErr w:type="gramStart"/>
      <w:r>
        <w:rPr>
          <w:rFonts w:ascii="Consolas" w:hAnsi="Consolas"/>
          <w:color w:val="333333"/>
        </w:rPr>
        <w:t>configAuthentication</w:t>
      </w:r>
      <w:proofErr w:type="spellEnd"/>
      <w:r>
        <w:rPr>
          <w:rFonts w:ascii="Consolas" w:hAnsi="Consolas"/>
          <w:color w:val="333333"/>
        </w:rPr>
        <w:t>(</w:t>
      </w:r>
      <w:proofErr w:type="spellStart"/>
      <w:proofErr w:type="gramEnd"/>
      <w:r>
        <w:rPr>
          <w:rFonts w:ascii="Consolas" w:hAnsi="Consolas"/>
          <w:color w:val="333333"/>
        </w:rPr>
        <w:t>AuthenticationManagerBuilder</w:t>
      </w:r>
      <w:proofErr w:type="spellEnd"/>
      <w:r>
        <w:rPr>
          <w:rFonts w:ascii="Consolas" w:hAnsi="Consolas"/>
          <w:color w:val="333333"/>
        </w:rPr>
        <w:t xml:space="preserve"> auth) throws Exception {</w:t>
      </w:r>
    </w:p>
    <w:p w14:paraId="1CF4020D" w14:textId="77777777" w:rsidR="00D64D55" w:rsidRDefault="00D64D55" w:rsidP="00D64D55">
      <w:pPr>
        <w:pStyle w:val="HTMLPreformatted"/>
        <w:numPr>
          <w:ilvl w:val="0"/>
          <w:numId w:val="61"/>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auth.jdbcAuthentication</w:t>
      </w:r>
      <w:proofErr w:type="spellEnd"/>
      <w:proofErr w:type="gramEnd"/>
      <w:r>
        <w:rPr>
          <w:rFonts w:ascii="Consolas" w:hAnsi="Consolas"/>
          <w:color w:val="333333"/>
        </w:rPr>
        <w:t>().</w:t>
      </w:r>
      <w:proofErr w:type="spellStart"/>
      <w:r>
        <w:rPr>
          <w:rFonts w:ascii="Consolas" w:hAnsi="Consolas"/>
          <w:color w:val="333333"/>
        </w:rPr>
        <w:t>dataSource</w:t>
      </w:r>
      <w:proofErr w:type="spellEnd"/>
      <w:r>
        <w:rPr>
          <w:rFonts w:ascii="Consolas" w:hAnsi="Consolas"/>
          <w:color w:val="333333"/>
        </w:rPr>
        <w:t>(</w:t>
      </w:r>
      <w:proofErr w:type="spellStart"/>
      <w:r>
        <w:rPr>
          <w:rFonts w:ascii="Consolas" w:hAnsi="Consolas"/>
          <w:color w:val="333333"/>
        </w:rPr>
        <w:t>dataSource</w:t>
      </w:r>
      <w:proofErr w:type="spellEnd"/>
      <w:r>
        <w:rPr>
          <w:rFonts w:ascii="Consolas" w:hAnsi="Consolas"/>
          <w:color w:val="333333"/>
        </w:rPr>
        <w:t>);</w:t>
      </w:r>
    </w:p>
    <w:p w14:paraId="57FF7195" w14:textId="77777777" w:rsidR="00D64D55" w:rsidRDefault="00D64D55" w:rsidP="00D64D55">
      <w:pPr>
        <w:pStyle w:val="HTMLPreformatted"/>
        <w:numPr>
          <w:ilvl w:val="0"/>
          <w:numId w:val="61"/>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Consolas" w:hAnsi="Consolas"/>
          <w:color w:val="333333"/>
        </w:rPr>
      </w:pPr>
      <w:r>
        <w:rPr>
          <w:rFonts w:ascii="Consolas" w:hAnsi="Consolas"/>
          <w:color w:val="333333"/>
        </w:rPr>
        <w:t xml:space="preserve">    }</w:t>
      </w:r>
    </w:p>
    <w:p w14:paraId="7DB53831" w14:textId="77777777" w:rsidR="00D64D55" w:rsidRDefault="00000000" w:rsidP="00D64D55">
      <w:pPr>
        <w:spacing w:beforeAutospacing="1" w:afterAutospacing="1"/>
        <w:ind w:left="720"/>
        <w:rPr>
          <w:rFonts w:ascii="Segoe UI" w:hAnsi="Segoe UI" w:cs="Segoe UI"/>
          <w:color w:val="333333"/>
          <w:sz w:val="29"/>
          <w:szCs w:val="29"/>
        </w:rPr>
      </w:pPr>
      <w:hyperlink r:id="rId342" w:history="1">
        <w:r w:rsidR="00D64D55">
          <w:rPr>
            <w:rStyle w:val="Hyperlink"/>
            <w:rFonts w:ascii="Segoe UI" w:hAnsi="Segoe UI" w:cs="Segoe UI"/>
            <w:color w:val="59C1DC"/>
            <w:sz w:val="29"/>
            <w:szCs w:val="29"/>
          </w:rPr>
          <w:t>Spring Boot Security - JDBC Authentication Example</w:t>
        </w:r>
      </w:hyperlink>
    </w:p>
    <w:p w14:paraId="2C39B28D"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lastRenderedPageBreak/>
        <w:t>How to configure Spring Security with in-memory configuration?</w:t>
      </w:r>
    </w:p>
    <w:p w14:paraId="3C83A3B7"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@Autowired</w:t>
      </w:r>
    </w:p>
    <w:p w14:paraId="212C6AD0"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public void </w:t>
      </w:r>
      <w:proofErr w:type="spellStart"/>
      <w:proofErr w:type="gramStart"/>
      <w:r>
        <w:rPr>
          <w:rFonts w:ascii="Consolas" w:hAnsi="Consolas"/>
          <w:color w:val="333333"/>
        </w:rPr>
        <w:t>configureGlobal</w:t>
      </w:r>
      <w:proofErr w:type="spellEnd"/>
      <w:r>
        <w:rPr>
          <w:rFonts w:ascii="Consolas" w:hAnsi="Consolas"/>
          <w:color w:val="333333"/>
        </w:rPr>
        <w:t>(</w:t>
      </w:r>
      <w:proofErr w:type="spellStart"/>
      <w:proofErr w:type="gramEnd"/>
      <w:r>
        <w:rPr>
          <w:rFonts w:ascii="Consolas" w:hAnsi="Consolas"/>
          <w:color w:val="333333"/>
        </w:rPr>
        <w:t>AuthenticationManagerBuilder</w:t>
      </w:r>
      <w:proofErr w:type="spellEnd"/>
      <w:r>
        <w:rPr>
          <w:rFonts w:ascii="Consolas" w:hAnsi="Consolas"/>
          <w:color w:val="333333"/>
        </w:rPr>
        <w:t xml:space="preserve"> auth) </w:t>
      </w:r>
    </w:p>
    <w:p w14:paraId="400A8468"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throws Exception {</w:t>
      </w:r>
    </w:p>
    <w:p w14:paraId="6E865143"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auth.inMemoryAuthentication</w:t>
      </w:r>
      <w:proofErr w:type="spellEnd"/>
      <w:proofErr w:type="gramEnd"/>
      <w:r>
        <w:rPr>
          <w:rFonts w:ascii="Consolas" w:hAnsi="Consolas"/>
          <w:color w:val="333333"/>
        </w:rPr>
        <w:t>()</w:t>
      </w:r>
    </w:p>
    <w:p w14:paraId="31E85C1F"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roofErr w:type="gramStart"/>
      <w:r>
        <w:rPr>
          <w:rFonts w:ascii="Consolas" w:hAnsi="Consolas"/>
          <w:color w:val="333333"/>
        </w:rPr>
        <w:t>.</w:t>
      </w:r>
      <w:proofErr w:type="spellStart"/>
      <w:r>
        <w:rPr>
          <w:rFonts w:ascii="Consolas" w:hAnsi="Consolas"/>
          <w:color w:val="333333"/>
        </w:rPr>
        <w:t>withUser</w:t>
      </w:r>
      <w:proofErr w:type="spellEnd"/>
      <w:proofErr w:type="gramEnd"/>
      <w:r>
        <w:rPr>
          <w:rFonts w:ascii="Consolas" w:hAnsi="Consolas"/>
          <w:color w:val="333333"/>
        </w:rPr>
        <w:t>("user").password("password").roles("USER")</w:t>
      </w:r>
    </w:p>
    <w:p w14:paraId="3A22D094"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roofErr w:type="gramStart"/>
      <w:r>
        <w:rPr>
          <w:rFonts w:ascii="Consolas" w:hAnsi="Consolas"/>
          <w:color w:val="333333"/>
        </w:rPr>
        <w:t>and(</w:t>
      </w:r>
      <w:proofErr w:type="gramEnd"/>
      <w:r>
        <w:rPr>
          <w:rFonts w:ascii="Consolas" w:hAnsi="Consolas"/>
          <w:color w:val="333333"/>
        </w:rPr>
        <w:t>)</w:t>
      </w:r>
    </w:p>
    <w:p w14:paraId="64A883E6"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 xml:space="preserve">      </w:t>
      </w:r>
      <w:proofErr w:type="gramStart"/>
      <w:r>
        <w:rPr>
          <w:rFonts w:ascii="Consolas" w:hAnsi="Consolas"/>
          <w:color w:val="333333"/>
        </w:rPr>
        <w:t>.</w:t>
      </w:r>
      <w:proofErr w:type="spellStart"/>
      <w:r>
        <w:rPr>
          <w:rFonts w:ascii="Consolas" w:hAnsi="Consolas"/>
          <w:color w:val="333333"/>
        </w:rPr>
        <w:t>withUser</w:t>
      </w:r>
      <w:proofErr w:type="spellEnd"/>
      <w:proofErr w:type="gramEnd"/>
      <w:r>
        <w:rPr>
          <w:rFonts w:ascii="Consolas" w:hAnsi="Consolas"/>
          <w:color w:val="333333"/>
        </w:rPr>
        <w:t>("admin").password("password").roles("USER", "ADMIN");</w:t>
      </w:r>
    </w:p>
    <w:p w14:paraId="2FD8E8FF" w14:textId="77777777" w:rsidR="00D64D55" w:rsidRDefault="00D64D55" w:rsidP="00D64D55">
      <w:pPr>
        <w:rPr>
          <w:rFonts w:ascii="Segoe UI" w:hAnsi="Segoe UI" w:cs="Segoe UI"/>
          <w:color w:val="333333"/>
          <w:sz w:val="29"/>
          <w:szCs w:val="29"/>
        </w:rPr>
      </w:pPr>
      <w:r>
        <w:rPr>
          <w:rFonts w:ascii="Segoe UI" w:hAnsi="Segoe UI" w:cs="Segoe UI"/>
          <w:color w:val="333333"/>
          <w:sz w:val="29"/>
          <w:szCs w:val="29"/>
        </w:rPr>
        <w:br/>
      </w:r>
      <w:r>
        <w:rPr>
          <w:rFonts w:ascii="Segoe UI" w:hAnsi="Segoe UI" w:cs="Segoe UI"/>
          <w:color w:val="333333"/>
          <w:sz w:val="29"/>
          <w:szCs w:val="29"/>
        </w:rPr>
        <w:br/>
      </w:r>
    </w:p>
    <w:p w14:paraId="2F6F3B54"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t xml:space="preserve">What is the use of Spring Boot Security </w:t>
      </w:r>
      <w:proofErr w:type="spellStart"/>
      <w:r>
        <w:rPr>
          <w:rFonts w:ascii="inherit" w:hAnsi="inherit" w:cs="Segoe UI"/>
          <w:b/>
          <w:bCs/>
          <w:color w:val="006909"/>
          <w:sz w:val="45"/>
          <w:szCs w:val="45"/>
        </w:rPr>
        <w:t>AuthenticationHandler</w:t>
      </w:r>
      <w:proofErr w:type="spellEnd"/>
      <w:r>
        <w:rPr>
          <w:rFonts w:ascii="inherit" w:hAnsi="inherit" w:cs="Segoe UI"/>
          <w:b/>
          <w:bCs/>
          <w:color w:val="006909"/>
          <w:sz w:val="45"/>
          <w:szCs w:val="45"/>
        </w:rPr>
        <w:t xml:space="preserve"> class?</w:t>
      </w:r>
    </w:p>
    <w:p w14:paraId="5943E44C" w14:textId="77777777" w:rsidR="00D64D55" w:rsidRDefault="00D64D55" w:rsidP="00D64D55">
      <w:pPr>
        <w:rPr>
          <w:rFonts w:ascii="Segoe UI" w:hAnsi="Segoe UI" w:cs="Segoe UI"/>
          <w:color w:val="333333"/>
          <w:sz w:val="29"/>
          <w:szCs w:val="29"/>
        </w:rPr>
      </w:pPr>
      <w:r>
        <w:rPr>
          <w:rFonts w:ascii="Segoe UI" w:hAnsi="Segoe UI" w:cs="Segoe UI"/>
          <w:color w:val="333333"/>
          <w:sz w:val="29"/>
          <w:szCs w:val="29"/>
        </w:rPr>
        <w:t>In some scenarios we might want to redirect different users to different pages depending on the roles assigned to the users.</w:t>
      </w:r>
      <w:r>
        <w:rPr>
          <w:rFonts w:ascii="Segoe UI" w:hAnsi="Segoe UI" w:cs="Segoe UI"/>
          <w:color w:val="333333"/>
          <w:sz w:val="29"/>
          <w:szCs w:val="29"/>
        </w:rPr>
        <w:br/>
        <w:t>For example we might want users with role USER to be redirected to the welcome page, while users with role ADMIN to be redirected to the add employee page.</w:t>
      </w:r>
      <w:r>
        <w:rPr>
          <w:rFonts w:ascii="Segoe UI" w:hAnsi="Segoe UI" w:cs="Segoe UI"/>
          <w:color w:val="333333"/>
          <w:sz w:val="29"/>
          <w:szCs w:val="29"/>
        </w:rPr>
        <w:br/>
        <w:t xml:space="preserve">We will be making use of the </w:t>
      </w:r>
      <w:proofErr w:type="spellStart"/>
      <w:r>
        <w:rPr>
          <w:rFonts w:ascii="Segoe UI" w:hAnsi="Segoe UI" w:cs="Segoe UI"/>
          <w:color w:val="333333"/>
          <w:sz w:val="29"/>
          <w:szCs w:val="29"/>
        </w:rPr>
        <w:t>AuthenticationSuccessHandler</w:t>
      </w:r>
      <w:proofErr w:type="spellEnd"/>
      <w:r>
        <w:rPr>
          <w:rFonts w:ascii="Segoe UI" w:hAnsi="Segoe UI" w:cs="Segoe UI"/>
          <w:color w:val="333333"/>
          <w:sz w:val="29"/>
          <w:szCs w:val="29"/>
        </w:rPr>
        <w:t>.</w:t>
      </w:r>
    </w:p>
    <w:p w14:paraId="1C9A2F33"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t>@Override</w:t>
      </w:r>
    </w:p>
    <w:p w14:paraId="6211671B"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t xml:space="preserve">protected void </w:t>
      </w:r>
      <w:proofErr w:type="gramStart"/>
      <w:r>
        <w:rPr>
          <w:rFonts w:ascii="Consolas" w:hAnsi="Consolas"/>
          <w:color w:val="333333"/>
        </w:rPr>
        <w:t>configure(</w:t>
      </w:r>
      <w:proofErr w:type="spellStart"/>
      <w:proofErr w:type="gramEnd"/>
      <w:r>
        <w:rPr>
          <w:rFonts w:ascii="Consolas" w:hAnsi="Consolas"/>
          <w:color w:val="333333"/>
        </w:rPr>
        <w:t>HttpSecurity</w:t>
      </w:r>
      <w:proofErr w:type="spellEnd"/>
      <w:r>
        <w:rPr>
          <w:rFonts w:ascii="Consolas" w:hAnsi="Consolas"/>
          <w:color w:val="333333"/>
        </w:rPr>
        <w:t xml:space="preserve"> http) throws Exception {</w:t>
      </w:r>
    </w:p>
    <w:p w14:paraId="50AD5DC2"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r>
      <w:r>
        <w:rPr>
          <w:rFonts w:ascii="Consolas" w:hAnsi="Consolas"/>
          <w:color w:val="333333"/>
        </w:rPr>
        <w:tab/>
      </w:r>
      <w:proofErr w:type="gramStart"/>
      <w:r>
        <w:rPr>
          <w:rFonts w:ascii="Consolas" w:hAnsi="Consolas"/>
          <w:color w:val="333333"/>
        </w:rPr>
        <w:t>http.authorizeRequests</w:t>
      </w:r>
      <w:proofErr w:type="gramEnd"/>
      <w:r>
        <w:rPr>
          <w:rFonts w:ascii="Consolas" w:hAnsi="Consolas"/>
          <w:color w:val="333333"/>
        </w:rPr>
        <w:t>().antMatchers("/").permitAll().antMatchers("/welcome").hasAnyRole("USER", "ADMIN")</w:t>
      </w:r>
    </w:p>
    <w:p w14:paraId="25F2CB59"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proofErr w:type="gramStart"/>
      <w:r>
        <w:rPr>
          <w:rFonts w:ascii="Consolas" w:hAnsi="Consolas"/>
          <w:color w:val="333333"/>
        </w:rPr>
        <w:t>.</w:t>
      </w:r>
      <w:proofErr w:type="spellStart"/>
      <w:r>
        <w:rPr>
          <w:rFonts w:ascii="Consolas" w:hAnsi="Consolas"/>
          <w:color w:val="333333"/>
        </w:rPr>
        <w:t>antMatchers</w:t>
      </w:r>
      <w:proofErr w:type="spellEnd"/>
      <w:proofErr w:type="gramEnd"/>
      <w:r>
        <w:rPr>
          <w:rFonts w:ascii="Consolas" w:hAnsi="Consolas"/>
          <w:color w:val="333333"/>
        </w:rPr>
        <w:t>("/</w:t>
      </w:r>
      <w:proofErr w:type="spellStart"/>
      <w:r>
        <w:rPr>
          <w:rFonts w:ascii="Consolas" w:hAnsi="Consolas"/>
          <w:color w:val="333333"/>
        </w:rPr>
        <w:t>getEmployees</w:t>
      </w:r>
      <w:proofErr w:type="spellEnd"/>
      <w:r>
        <w:rPr>
          <w:rFonts w:ascii="Consolas" w:hAnsi="Consolas"/>
          <w:color w:val="333333"/>
        </w:rPr>
        <w:t>").</w:t>
      </w:r>
      <w:proofErr w:type="spellStart"/>
      <w:r>
        <w:rPr>
          <w:rFonts w:ascii="Consolas" w:hAnsi="Consolas"/>
          <w:color w:val="333333"/>
        </w:rPr>
        <w:t>hasAnyRole</w:t>
      </w:r>
      <w:proofErr w:type="spellEnd"/>
      <w:r>
        <w:rPr>
          <w:rFonts w:ascii="Consolas" w:hAnsi="Consolas"/>
          <w:color w:val="333333"/>
        </w:rPr>
        <w:t>("USER", "ADMIN").</w:t>
      </w:r>
      <w:proofErr w:type="spellStart"/>
      <w:r>
        <w:rPr>
          <w:rFonts w:ascii="Consolas" w:hAnsi="Consolas"/>
          <w:color w:val="333333"/>
        </w:rPr>
        <w:t>antMatchers</w:t>
      </w:r>
      <w:proofErr w:type="spellEnd"/>
      <w:r>
        <w:rPr>
          <w:rFonts w:ascii="Consolas" w:hAnsi="Consolas"/>
          <w:color w:val="333333"/>
        </w:rPr>
        <w:t>("/</w:t>
      </w:r>
      <w:proofErr w:type="spellStart"/>
      <w:r>
        <w:rPr>
          <w:rFonts w:ascii="Consolas" w:hAnsi="Consolas"/>
          <w:color w:val="333333"/>
        </w:rPr>
        <w:t>addNewEmployee</w:t>
      </w:r>
      <w:proofErr w:type="spellEnd"/>
      <w:r>
        <w:rPr>
          <w:rFonts w:ascii="Consolas" w:hAnsi="Consolas"/>
          <w:color w:val="333333"/>
        </w:rPr>
        <w:t>")</w:t>
      </w:r>
    </w:p>
    <w:p w14:paraId="6E6FD013"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proofErr w:type="gramStart"/>
      <w:r>
        <w:rPr>
          <w:rFonts w:ascii="Consolas" w:hAnsi="Consolas"/>
          <w:color w:val="333333"/>
        </w:rPr>
        <w:t>.</w:t>
      </w:r>
      <w:proofErr w:type="spellStart"/>
      <w:r>
        <w:rPr>
          <w:rFonts w:ascii="Consolas" w:hAnsi="Consolas"/>
          <w:color w:val="333333"/>
        </w:rPr>
        <w:t>hasAnyRole</w:t>
      </w:r>
      <w:proofErr w:type="spellEnd"/>
      <w:proofErr w:type="gramEnd"/>
      <w:r>
        <w:rPr>
          <w:rFonts w:ascii="Consolas" w:hAnsi="Consolas"/>
          <w:color w:val="333333"/>
        </w:rPr>
        <w:t>("ADMIN").</w:t>
      </w:r>
      <w:proofErr w:type="spellStart"/>
      <w:r>
        <w:rPr>
          <w:rFonts w:ascii="Consolas" w:hAnsi="Consolas"/>
          <w:color w:val="333333"/>
        </w:rPr>
        <w:t>anyRequest</w:t>
      </w:r>
      <w:proofErr w:type="spellEnd"/>
      <w:r>
        <w:rPr>
          <w:rFonts w:ascii="Consolas" w:hAnsi="Consolas"/>
          <w:color w:val="333333"/>
        </w:rPr>
        <w:t>().authenticated()</w:t>
      </w:r>
    </w:p>
    <w:p w14:paraId="528E5253"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.and(</w:t>
      </w:r>
      <w:proofErr w:type="gramStart"/>
      <w:r>
        <w:rPr>
          <w:rFonts w:ascii="Consolas" w:hAnsi="Consolas"/>
          <w:color w:val="333333"/>
        </w:rPr>
        <w:t>).</w:t>
      </w:r>
      <w:proofErr w:type="spellStart"/>
      <w:r>
        <w:rPr>
          <w:rFonts w:ascii="Consolas" w:hAnsi="Consolas"/>
          <w:color w:val="333333"/>
        </w:rPr>
        <w:t>formLogin</w:t>
      </w:r>
      <w:proofErr w:type="spellEnd"/>
      <w:proofErr w:type="gramEnd"/>
      <w:r>
        <w:rPr>
          <w:rFonts w:ascii="Consolas" w:hAnsi="Consolas"/>
          <w:color w:val="333333"/>
        </w:rPr>
        <w:t>().</w:t>
      </w:r>
      <w:proofErr w:type="spellStart"/>
      <w:r>
        <w:rPr>
          <w:rFonts w:ascii="Consolas" w:hAnsi="Consolas"/>
          <w:b/>
          <w:bCs/>
          <w:color w:val="333333"/>
        </w:rPr>
        <w:t>successHandler</w:t>
      </w:r>
      <w:proofErr w:type="spellEnd"/>
      <w:r>
        <w:rPr>
          <w:rFonts w:ascii="Consolas" w:hAnsi="Consolas"/>
          <w:b/>
          <w:bCs/>
          <w:color w:val="333333"/>
        </w:rPr>
        <w:t>(</w:t>
      </w:r>
      <w:proofErr w:type="spellStart"/>
      <w:r>
        <w:rPr>
          <w:rFonts w:ascii="Consolas" w:hAnsi="Consolas"/>
          <w:b/>
          <w:bCs/>
          <w:color w:val="333333"/>
        </w:rPr>
        <w:t>successHandler</w:t>
      </w:r>
      <w:proofErr w:type="spellEnd"/>
      <w:r>
        <w:rPr>
          <w:rFonts w:ascii="Consolas" w:hAnsi="Consolas"/>
          <w:b/>
          <w:bCs/>
          <w:color w:val="333333"/>
        </w:rPr>
        <w:t>)</w:t>
      </w:r>
    </w:p>
    <w:p w14:paraId="38F929DF"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lastRenderedPageBreak/>
        <w:tab/>
      </w:r>
      <w:r>
        <w:rPr>
          <w:rFonts w:ascii="Consolas" w:hAnsi="Consolas"/>
          <w:color w:val="333333"/>
        </w:rPr>
        <w:tab/>
      </w:r>
      <w:r>
        <w:rPr>
          <w:rFonts w:ascii="Consolas" w:hAnsi="Consolas"/>
          <w:color w:val="333333"/>
        </w:rPr>
        <w:tab/>
      </w:r>
      <w:r>
        <w:rPr>
          <w:rFonts w:ascii="Consolas" w:hAnsi="Consolas"/>
          <w:color w:val="333333"/>
        </w:rPr>
        <w:tab/>
      </w:r>
      <w:proofErr w:type="gramStart"/>
      <w:r>
        <w:rPr>
          <w:rFonts w:ascii="Consolas" w:hAnsi="Consolas"/>
          <w:color w:val="333333"/>
        </w:rPr>
        <w:t>.</w:t>
      </w:r>
      <w:proofErr w:type="spellStart"/>
      <w:r>
        <w:rPr>
          <w:rFonts w:ascii="Consolas" w:hAnsi="Consolas"/>
          <w:color w:val="333333"/>
        </w:rPr>
        <w:t>loginPage</w:t>
      </w:r>
      <w:proofErr w:type="spellEnd"/>
      <w:proofErr w:type="gramEnd"/>
      <w:r>
        <w:rPr>
          <w:rFonts w:ascii="Consolas" w:hAnsi="Consolas"/>
          <w:color w:val="333333"/>
        </w:rPr>
        <w:t>("/login").</w:t>
      </w:r>
      <w:proofErr w:type="spellStart"/>
      <w:r>
        <w:rPr>
          <w:rFonts w:ascii="Consolas" w:hAnsi="Consolas"/>
          <w:color w:val="333333"/>
        </w:rPr>
        <w:t>permitAll</w:t>
      </w:r>
      <w:proofErr w:type="spellEnd"/>
      <w:r>
        <w:rPr>
          <w:rFonts w:ascii="Consolas" w:hAnsi="Consolas"/>
          <w:color w:val="333333"/>
        </w:rPr>
        <w:t>().and().logout().</w:t>
      </w:r>
      <w:proofErr w:type="spellStart"/>
      <w:r>
        <w:rPr>
          <w:rFonts w:ascii="Consolas" w:hAnsi="Consolas"/>
          <w:color w:val="333333"/>
        </w:rPr>
        <w:t>permitAll</w:t>
      </w:r>
      <w:proofErr w:type="spellEnd"/>
      <w:r>
        <w:rPr>
          <w:rFonts w:ascii="Consolas" w:hAnsi="Consolas"/>
          <w:color w:val="333333"/>
        </w:rPr>
        <w:t>();</w:t>
      </w:r>
    </w:p>
    <w:p w14:paraId="49C8232F"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p>
    <w:p w14:paraId="1DFA8D61"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r>
      <w:r>
        <w:rPr>
          <w:rFonts w:ascii="Consolas" w:hAnsi="Consolas"/>
          <w:color w:val="333333"/>
        </w:rPr>
        <w:tab/>
      </w:r>
      <w:proofErr w:type="spellStart"/>
      <w:proofErr w:type="gramStart"/>
      <w:r>
        <w:rPr>
          <w:rFonts w:ascii="Consolas" w:hAnsi="Consolas"/>
          <w:color w:val="333333"/>
        </w:rPr>
        <w:t>http.csrf</w:t>
      </w:r>
      <w:proofErr w:type="spellEnd"/>
      <w:proofErr w:type="gramEnd"/>
      <w:r>
        <w:rPr>
          <w:rFonts w:ascii="Consolas" w:hAnsi="Consolas"/>
          <w:color w:val="333333"/>
        </w:rPr>
        <w:t>().disable();</w:t>
      </w:r>
    </w:p>
    <w:p w14:paraId="300E8AC5" w14:textId="77777777" w:rsidR="00D64D55"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Consolas" w:hAnsi="Consolas"/>
          <w:color w:val="333333"/>
        </w:rPr>
      </w:pPr>
      <w:r>
        <w:rPr>
          <w:rFonts w:ascii="Consolas" w:hAnsi="Consolas"/>
          <w:color w:val="333333"/>
        </w:rPr>
        <w:tab/>
        <w:t>}</w:t>
      </w:r>
    </w:p>
    <w:p w14:paraId="38EE7AD0" w14:textId="77777777" w:rsidR="00D64D55" w:rsidRDefault="00000000" w:rsidP="00D64D55">
      <w:pPr>
        <w:rPr>
          <w:rFonts w:ascii="Segoe UI" w:hAnsi="Segoe UI" w:cs="Segoe UI"/>
          <w:color w:val="333333"/>
          <w:sz w:val="29"/>
          <w:szCs w:val="29"/>
        </w:rPr>
      </w:pPr>
      <w:hyperlink r:id="rId343" w:history="1">
        <w:r w:rsidR="00D64D55">
          <w:rPr>
            <w:rStyle w:val="Hyperlink"/>
            <w:rFonts w:ascii="Segoe UI" w:hAnsi="Segoe UI" w:cs="Segoe UI"/>
            <w:color w:val="59C1DC"/>
            <w:sz w:val="29"/>
            <w:szCs w:val="29"/>
          </w:rPr>
          <w:t>Spring Boot Form Security Login Hello World Example</w:t>
        </w:r>
      </w:hyperlink>
      <w:r w:rsidR="00D64D55">
        <w:rPr>
          <w:rFonts w:ascii="Segoe UI" w:hAnsi="Segoe UI" w:cs="Segoe UI"/>
          <w:color w:val="333333"/>
          <w:sz w:val="29"/>
          <w:szCs w:val="29"/>
        </w:rPr>
        <w:br/>
      </w:r>
    </w:p>
    <w:p w14:paraId="2FEA4FD6" w14:textId="77777777" w:rsidR="00D64D55" w:rsidRDefault="00D64D55" w:rsidP="00D64D55">
      <w:pPr>
        <w:pStyle w:val="Heading2"/>
        <w:spacing w:before="300" w:after="300"/>
        <w:rPr>
          <w:rFonts w:ascii="inherit" w:hAnsi="inherit" w:cs="Segoe UI"/>
          <w:color w:val="006909"/>
          <w:sz w:val="45"/>
          <w:szCs w:val="45"/>
        </w:rPr>
      </w:pPr>
      <w:r>
        <w:rPr>
          <w:rFonts w:ascii="inherit" w:hAnsi="inherit" w:cs="Segoe UI"/>
          <w:b/>
          <w:bCs/>
          <w:color w:val="006909"/>
          <w:sz w:val="45"/>
          <w:szCs w:val="45"/>
        </w:rPr>
        <w:t xml:space="preserve">What is the difference between ROLE_USER and ROLE_ANONYMOUS in a Spring intercept </w:t>
      </w:r>
      <w:proofErr w:type="spellStart"/>
      <w:r>
        <w:rPr>
          <w:rFonts w:ascii="inherit" w:hAnsi="inherit" w:cs="Segoe UI"/>
          <w:b/>
          <w:bCs/>
          <w:color w:val="006909"/>
          <w:sz w:val="45"/>
          <w:szCs w:val="45"/>
        </w:rPr>
        <w:t>url</w:t>
      </w:r>
      <w:proofErr w:type="spellEnd"/>
      <w:r>
        <w:rPr>
          <w:rFonts w:ascii="inherit" w:hAnsi="inherit" w:cs="Segoe UI"/>
          <w:b/>
          <w:bCs/>
          <w:color w:val="006909"/>
          <w:sz w:val="45"/>
          <w:szCs w:val="45"/>
        </w:rPr>
        <w:t xml:space="preserve"> configuration?</w:t>
      </w:r>
    </w:p>
    <w:p w14:paraId="4B058927" w14:textId="77777777" w:rsidR="00D64D55" w:rsidRDefault="00D64D55" w:rsidP="00D64D55">
      <w:pPr>
        <w:numPr>
          <w:ilvl w:val="0"/>
          <w:numId w:val="62"/>
        </w:numPr>
        <w:spacing w:before="100" w:beforeAutospacing="1" w:after="100" w:afterAutospacing="1" w:line="240" w:lineRule="auto"/>
        <w:rPr>
          <w:rFonts w:ascii="Segoe UI" w:hAnsi="Segoe UI" w:cs="Segoe UI"/>
          <w:color w:val="333333"/>
          <w:sz w:val="29"/>
          <w:szCs w:val="29"/>
        </w:rPr>
      </w:pPr>
      <w:r>
        <w:rPr>
          <w:rFonts w:ascii="Segoe UI" w:hAnsi="Segoe UI" w:cs="Segoe UI"/>
          <w:b/>
          <w:bCs/>
          <w:color w:val="333333"/>
          <w:sz w:val="29"/>
          <w:szCs w:val="29"/>
        </w:rPr>
        <w:t>ROLE_ANONYMOUS</w:t>
      </w:r>
      <w:r>
        <w:rPr>
          <w:rFonts w:ascii="Segoe UI" w:hAnsi="Segoe UI" w:cs="Segoe UI"/>
          <w:color w:val="333333"/>
          <w:sz w:val="29"/>
          <w:szCs w:val="29"/>
        </w:rPr>
        <w:t xml:space="preserve"> is the default role assigned to an unauthenticated (anonymous) user when a configuration uses Spring Security's "anonymous authentication" </w:t>
      </w:r>
      <w:proofErr w:type="gramStart"/>
      <w:r>
        <w:rPr>
          <w:rFonts w:ascii="Segoe UI" w:hAnsi="Segoe UI" w:cs="Segoe UI"/>
          <w:color w:val="333333"/>
          <w:sz w:val="29"/>
          <w:szCs w:val="29"/>
        </w:rPr>
        <w:t>filter .</w:t>
      </w:r>
      <w:proofErr w:type="gramEnd"/>
      <w:r>
        <w:rPr>
          <w:rFonts w:ascii="Segoe UI" w:hAnsi="Segoe UI" w:cs="Segoe UI"/>
          <w:color w:val="333333"/>
          <w:sz w:val="29"/>
          <w:szCs w:val="29"/>
        </w:rPr>
        <w:t xml:space="preserve"> This is enabled by default. However, it is probably clearer if you use the expression </w:t>
      </w:r>
      <w:proofErr w:type="spellStart"/>
      <w:proofErr w:type="gramStart"/>
      <w:r>
        <w:rPr>
          <w:rFonts w:ascii="Segoe UI" w:hAnsi="Segoe UI" w:cs="Segoe UI"/>
          <w:color w:val="333333"/>
          <w:sz w:val="29"/>
          <w:szCs w:val="29"/>
        </w:rPr>
        <w:t>isAnonymous</w:t>
      </w:r>
      <w:proofErr w:type="spellEnd"/>
      <w:r>
        <w:rPr>
          <w:rFonts w:ascii="Segoe UI" w:hAnsi="Segoe UI" w:cs="Segoe UI"/>
          <w:color w:val="333333"/>
          <w:sz w:val="29"/>
          <w:szCs w:val="29"/>
        </w:rPr>
        <w:t>(</w:t>
      </w:r>
      <w:proofErr w:type="gramEnd"/>
      <w:r>
        <w:rPr>
          <w:rFonts w:ascii="Segoe UI" w:hAnsi="Segoe UI" w:cs="Segoe UI"/>
          <w:color w:val="333333"/>
          <w:sz w:val="29"/>
          <w:szCs w:val="29"/>
        </w:rPr>
        <w:t>) instead, which has the same meaning.</w:t>
      </w:r>
    </w:p>
    <w:p w14:paraId="2E6B70CA" w14:textId="77777777" w:rsidR="00D64D55" w:rsidRDefault="00D64D55" w:rsidP="00D64D55">
      <w:pPr>
        <w:numPr>
          <w:ilvl w:val="0"/>
          <w:numId w:val="62"/>
        </w:numPr>
        <w:spacing w:before="100" w:beforeAutospacing="1" w:after="100" w:afterAutospacing="1" w:line="240" w:lineRule="auto"/>
        <w:rPr>
          <w:rFonts w:ascii="Segoe UI" w:hAnsi="Segoe UI" w:cs="Segoe UI"/>
          <w:color w:val="333333"/>
          <w:sz w:val="29"/>
          <w:szCs w:val="29"/>
        </w:rPr>
      </w:pPr>
      <w:r>
        <w:rPr>
          <w:rFonts w:ascii="Segoe UI" w:hAnsi="Segoe UI" w:cs="Segoe UI"/>
          <w:b/>
          <w:bCs/>
          <w:color w:val="333333"/>
          <w:sz w:val="29"/>
          <w:szCs w:val="29"/>
        </w:rPr>
        <w:t>ROLE_USER</w:t>
      </w:r>
      <w:r>
        <w:rPr>
          <w:rFonts w:ascii="Segoe UI" w:hAnsi="Segoe UI" w:cs="Segoe UI"/>
          <w:color w:val="333333"/>
          <w:sz w:val="29"/>
          <w:szCs w:val="29"/>
        </w:rPr>
        <w:t xml:space="preserve"> has no meaning unless you assign this role to your users when they are authenticated (you </w:t>
      </w:r>
      <w:proofErr w:type="gramStart"/>
      <w:r>
        <w:rPr>
          <w:rFonts w:ascii="Segoe UI" w:hAnsi="Segoe UI" w:cs="Segoe UI"/>
          <w:color w:val="333333"/>
          <w:sz w:val="29"/>
          <w:szCs w:val="29"/>
        </w:rPr>
        <w:t>are in charge of</w:t>
      </w:r>
      <w:proofErr w:type="gramEnd"/>
      <w:r>
        <w:rPr>
          <w:rFonts w:ascii="Segoe UI" w:hAnsi="Segoe UI" w:cs="Segoe UI"/>
          <w:color w:val="333333"/>
          <w:sz w:val="29"/>
          <w:szCs w:val="29"/>
        </w:rPr>
        <w:t xml:space="preserve"> loading the roles (authorities) for an authenticated user). It isn't a name that is built </w:t>
      </w:r>
      <w:proofErr w:type="gramStart"/>
      <w:r>
        <w:rPr>
          <w:rFonts w:ascii="Segoe UI" w:hAnsi="Segoe UI" w:cs="Segoe UI"/>
          <w:color w:val="333333"/>
          <w:sz w:val="29"/>
          <w:szCs w:val="29"/>
        </w:rPr>
        <w:t>in to</w:t>
      </w:r>
      <w:proofErr w:type="gramEnd"/>
      <w:r>
        <w:rPr>
          <w:rFonts w:ascii="Segoe UI" w:hAnsi="Segoe UI" w:cs="Segoe UI"/>
          <w:color w:val="333333"/>
          <w:sz w:val="29"/>
          <w:szCs w:val="29"/>
        </w:rPr>
        <w:t xml:space="preserve"> Spring Security's infrastructure. In the given example, presumably that role is assigned to an authenticated user.</w:t>
      </w:r>
    </w:p>
    <w:p w14:paraId="3F822E7E" w14:textId="6DE87DED" w:rsidR="00D64D55" w:rsidRDefault="00D64D55" w:rsidP="00D64D55">
      <w:pPr>
        <w:pStyle w:val="NormalWeb"/>
        <w:pBdr>
          <w:top w:val="double" w:sz="6" w:space="1" w:color="auto"/>
          <w:bottom w:val="double" w:sz="6" w:space="1" w:color="auto"/>
        </w:pBdr>
        <w:shd w:val="clear" w:color="auto" w:fill="FFFFFF"/>
        <w:jc w:val="center"/>
        <w:rPr>
          <w:rFonts w:asciiTheme="minorHAnsi" w:hAnsiTheme="minorHAnsi" w:cstheme="minorHAnsi"/>
          <w:b/>
          <w:bCs/>
          <w:color w:val="333333"/>
          <w:sz w:val="40"/>
          <w:szCs w:val="40"/>
        </w:rPr>
      </w:pPr>
      <w:r>
        <w:rPr>
          <w:rFonts w:asciiTheme="minorHAnsi" w:hAnsiTheme="minorHAnsi" w:cstheme="minorHAnsi"/>
          <w:b/>
          <w:bCs/>
          <w:color w:val="333333"/>
          <w:sz w:val="40"/>
          <w:szCs w:val="40"/>
        </w:rPr>
        <w:t>SPRING JPA</w:t>
      </w:r>
    </w:p>
    <w:p w14:paraId="260378EF" w14:textId="77777777" w:rsidR="00D64D55" w:rsidRPr="0011628D" w:rsidRDefault="00D64D55" w:rsidP="00D64D55">
      <w:pPr>
        <w:pStyle w:val="NormalWeb"/>
        <w:shd w:val="clear" w:color="auto" w:fill="FFFFFF"/>
        <w:jc w:val="center"/>
        <w:rPr>
          <w:rFonts w:asciiTheme="minorHAnsi" w:hAnsiTheme="minorHAnsi" w:cstheme="minorHAnsi"/>
          <w:b/>
          <w:bCs/>
          <w:color w:val="333333"/>
          <w:sz w:val="40"/>
          <w:szCs w:val="40"/>
        </w:rPr>
      </w:pPr>
    </w:p>
    <w:p w14:paraId="75E9C36C"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r w:rsidRPr="00D64D55">
        <w:rPr>
          <w:rFonts w:ascii="Arial" w:eastAsia="Times New Roman" w:hAnsi="Arial" w:cs="Arial"/>
          <w:b/>
          <w:bCs/>
          <w:color w:val="000000"/>
          <w:kern w:val="0"/>
          <w:sz w:val="27"/>
          <w:szCs w:val="27"/>
          <w14:ligatures w14:val="none"/>
        </w:rPr>
        <w:t>1. What is JPA?</w:t>
      </w:r>
      <w:r w:rsidRPr="00D64D55">
        <w:rPr>
          <w:rFonts w:ascii="Arial" w:eastAsia="Times New Roman" w:hAnsi="Arial" w:cs="Arial"/>
          <w:color w:val="000000"/>
          <w:kern w:val="0"/>
          <w:sz w:val="27"/>
          <w:szCs w:val="27"/>
          <w14:ligatures w14:val="none"/>
        </w:rPr>
        <w:br/>
        <w:t>Answer: JPA stands for Java Persistence API. It is a Java specification used to persist data between the relational database and Java objects. It acts as a bridge between object-oriented domain models and relational databases.  Since interaction with database from Java application is very common, JPA was created to standardize this interaction. </w:t>
      </w:r>
    </w:p>
    <w:p w14:paraId="23FAFC19"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p>
    <w:p w14:paraId="6EA61A47"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t>There are many popular JPA implementations available in the Java world like Hibernate. You can further see these </w:t>
      </w:r>
      <w:hyperlink r:id="rId344" w:tgtFrame="_blank" w:history="1">
        <w:r w:rsidRPr="00D64D55">
          <w:rPr>
            <w:rFonts w:ascii="Arial" w:eastAsia="Times New Roman" w:hAnsi="Arial" w:cs="Arial"/>
            <w:b/>
            <w:bCs/>
            <w:color w:val="9B2F1C"/>
            <w:kern w:val="0"/>
            <w:sz w:val="27"/>
            <w:szCs w:val="27"/>
            <w:u w:val="single"/>
            <w14:ligatures w14:val="none"/>
          </w:rPr>
          <w:t>Spring Data JPA using Hibernate course</w:t>
        </w:r>
      </w:hyperlink>
      <w:r w:rsidRPr="00D64D55">
        <w:rPr>
          <w:rFonts w:ascii="Arial" w:eastAsia="Times New Roman" w:hAnsi="Arial" w:cs="Arial"/>
          <w:b/>
          <w:bCs/>
          <w:color w:val="000000"/>
          <w:kern w:val="0"/>
          <w:sz w:val="27"/>
          <w:szCs w:val="27"/>
          <w14:ligatures w14:val="none"/>
        </w:rPr>
        <w:t> </w:t>
      </w:r>
      <w:r w:rsidRPr="00D64D55">
        <w:rPr>
          <w:rFonts w:ascii="Arial" w:eastAsia="Times New Roman" w:hAnsi="Arial" w:cs="Arial"/>
          <w:color w:val="000000"/>
          <w:kern w:val="0"/>
          <w:sz w:val="27"/>
          <w:szCs w:val="27"/>
          <w14:ligatures w14:val="none"/>
        </w:rPr>
        <w:t>to learn more about how to use Hibernate with Spring Data JPA in Java application. </w:t>
      </w:r>
    </w:p>
    <w:p w14:paraId="754B15C4"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p>
    <w:p w14:paraId="5C8F09B2" w14:textId="4DDF19FA" w:rsidR="00D64D55" w:rsidRPr="00D64D55" w:rsidRDefault="00D64D55" w:rsidP="00D64D55">
      <w:pPr>
        <w:spacing w:after="0" w:line="240" w:lineRule="auto"/>
        <w:jc w:val="center"/>
        <w:rPr>
          <w:rFonts w:ascii="Arial" w:eastAsia="Times New Roman" w:hAnsi="Arial" w:cs="Arial"/>
          <w:color w:val="000000"/>
          <w:kern w:val="0"/>
          <w:sz w:val="27"/>
          <w:szCs w:val="27"/>
          <w14:ligatures w14:val="none"/>
        </w:rPr>
      </w:pPr>
      <w:r w:rsidRPr="00D64D55">
        <w:rPr>
          <w:rFonts w:ascii="Arial" w:eastAsia="Times New Roman" w:hAnsi="Arial" w:cs="Arial"/>
          <w:noProof/>
          <w:color w:val="9B2F1C"/>
          <w:kern w:val="0"/>
          <w:sz w:val="27"/>
          <w:szCs w:val="27"/>
          <w14:ligatures w14:val="none"/>
        </w:rPr>
        <w:drawing>
          <wp:inline distT="0" distB="0" distL="0" distR="0" wp14:anchorId="63DB9C08" wp14:editId="6195E0D4">
            <wp:extent cx="3810000" cy="2120900"/>
            <wp:effectExtent l="0" t="0" r="0" b="0"/>
            <wp:docPr id="587665638" name="Picture 21" descr="Spring Data JPA Interview Questions with answers">
              <a:hlinkClick xmlns:a="http://schemas.openxmlformats.org/drawingml/2006/main" r:id="rId3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Data JPA Interview Questions with answers">
                      <a:hlinkClick r:id="rId345" tgtFrame="&quot;_blank&quot;"/>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810000" cy="2120900"/>
                    </a:xfrm>
                    <a:prstGeom prst="rect">
                      <a:avLst/>
                    </a:prstGeom>
                    <a:noFill/>
                    <a:ln>
                      <a:noFill/>
                    </a:ln>
                  </pic:spPr>
                </pic:pic>
              </a:graphicData>
            </a:graphic>
          </wp:inline>
        </w:drawing>
      </w:r>
    </w:p>
    <w:p w14:paraId="7673D77D"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p>
    <w:p w14:paraId="551ED0D8"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2. What are some advantages of using JPA?</w:t>
      </w:r>
    </w:p>
    <w:p w14:paraId="1A3EC0D1"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t>Answer: Here are some advantages of Java Persistence API or JPA:</w:t>
      </w:r>
    </w:p>
    <w:p w14:paraId="7477DD4D" w14:textId="77777777" w:rsidR="00D64D55" w:rsidRPr="00D64D55" w:rsidRDefault="00D64D55" w:rsidP="00D64D55">
      <w:pPr>
        <w:numPr>
          <w:ilvl w:val="0"/>
          <w:numId w:val="63"/>
        </w:numPr>
        <w:spacing w:before="100" w:beforeAutospacing="1" w:after="100" w:afterAutospacing="1"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t>JPA reduces the burden of interacting with databases.</w:t>
      </w:r>
    </w:p>
    <w:p w14:paraId="3571C8D6" w14:textId="77777777" w:rsidR="00D64D55" w:rsidRPr="00D64D55" w:rsidRDefault="00D64D55" w:rsidP="00D64D55">
      <w:pPr>
        <w:numPr>
          <w:ilvl w:val="0"/>
          <w:numId w:val="63"/>
        </w:numPr>
        <w:spacing w:before="100" w:beforeAutospacing="1" w:after="100" w:afterAutospacing="1"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t>Annotation in JPA reduces the cost of creating a definition file.</w:t>
      </w:r>
    </w:p>
    <w:p w14:paraId="693288F0" w14:textId="77777777" w:rsidR="00D64D55" w:rsidRPr="00D64D55" w:rsidRDefault="00D64D55" w:rsidP="00D64D55">
      <w:pPr>
        <w:numPr>
          <w:ilvl w:val="0"/>
          <w:numId w:val="63"/>
        </w:numPr>
        <w:spacing w:before="100" w:beforeAutospacing="1" w:after="100" w:afterAutospacing="1"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t>It is user-friendly.</w:t>
      </w:r>
    </w:p>
    <w:p w14:paraId="52BC5F2A" w14:textId="77777777" w:rsidR="00D64D55" w:rsidRPr="00D64D55" w:rsidRDefault="00D64D55" w:rsidP="00D64D55">
      <w:pPr>
        <w:numPr>
          <w:ilvl w:val="0"/>
          <w:numId w:val="63"/>
        </w:numPr>
        <w:spacing w:before="100" w:beforeAutospacing="1" w:after="100" w:afterAutospacing="1"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t>JPA providers help merge applications.</w:t>
      </w:r>
    </w:p>
    <w:p w14:paraId="1F9BB164"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3. What is the Spring data repository? (</w:t>
      </w:r>
      <w:hyperlink r:id="rId347" w:tgtFrame="_blank" w:history="1">
        <w:r w:rsidRPr="00D64D55">
          <w:rPr>
            <w:rFonts w:ascii="Arial" w:eastAsia="Times New Roman" w:hAnsi="Arial" w:cs="Arial"/>
            <w:b/>
            <w:bCs/>
            <w:color w:val="9B2F1C"/>
            <w:kern w:val="0"/>
            <w:sz w:val="27"/>
            <w:szCs w:val="27"/>
            <w:u w:val="single"/>
            <w14:ligatures w14:val="none"/>
          </w:rPr>
          <w:t>answer</w:t>
        </w:r>
      </w:hyperlink>
      <w:r w:rsidRPr="00D64D55">
        <w:rPr>
          <w:rFonts w:ascii="Arial" w:eastAsia="Times New Roman" w:hAnsi="Arial" w:cs="Arial"/>
          <w:b/>
          <w:bCs/>
          <w:color w:val="000000"/>
          <w:kern w:val="0"/>
          <w:sz w:val="27"/>
          <w:szCs w:val="27"/>
          <w14:ligatures w14:val="none"/>
        </w:rPr>
        <w:t>)</w:t>
      </w:r>
      <w:r w:rsidRPr="00D64D55">
        <w:rPr>
          <w:rFonts w:ascii="Arial" w:eastAsia="Times New Roman" w:hAnsi="Arial" w:cs="Arial"/>
          <w:color w:val="000000"/>
          <w:kern w:val="0"/>
          <w:sz w:val="27"/>
          <w:szCs w:val="27"/>
          <w14:ligatures w14:val="none"/>
        </w:rPr>
        <w:br/>
        <w:t>Answer: Spring data repository is a very important feature of JPA. It helps in reducing a lot of boilerplate code. Moreover, it decreases the chance of errors significantly. This is also the key abstraction that is provided using the Repository interface. It takes the domain class to manage as well as the id type of the domain class as Type Arguments. </w:t>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4. What is the naming convention for finder methods in the Spring data repository interface?</w:t>
      </w:r>
      <w:r w:rsidRPr="00D64D55">
        <w:rPr>
          <w:rFonts w:ascii="Arial" w:eastAsia="Times New Roman" w:hAnsi="Arial" w:cs="Arial"/>
          <w:color w:val="000000"/>
          <w:kern w:val="0"/>
          <w:sz w:val="27"/>
          <w:szCs w:val="27"/>
          <w14:ligatures w14:val="none"/>
        </w:rPr>
        <w:br/>
        <w:t xml:space="preserve">Answer:  This is another key feature of Spring Data JPA API which makes writing query method </w:t>
      </w:r>
      <w:proofErr w:type="gramStart"/>
      <w:r w:rsidRPr="00D64D55">
        <w:rPr>
          <w:rFonts w:ascii="Arial" w:eastAsia="Times New Roman" w:hAnsi="Arial" w:cs="Arial"/>
          <w:color w:val="000000"/>
          <w:kern w:val="0"/>
          <w:sz w:val="27"/>
          <w:szCs w:val="27"/>
          <w14:ligatures w14:val="none"/>
        </w:rPr>
        <w:t>really easy</w:t>
      </w:r>
      <w:proofErr w:type="gramEnd"/>
      <w:r w:rsidRPr="00D64D55">
        <w:rPr>
          <w:rFonts w:ascii="Arial" w:eastAsia="Times New Roman" w:hAnsi="Arial" w:cs="Arial"/>
          <w:color w:val="000000"/>
          <w:kern w:val="0"/>
          <w:sz w:val="27"/>
          <w:szCs w:val="27"/>
          <w14:ligatures w14:val="none"/>
        </w:rPr>
        <w:t xml:space="preserve">. The finder method should use a special keyword, i.e. "find", followed by the name of the variable. For </w:t>
      </w:r>
      <w:r w:rsidRPr="00D64D55">
        <w:rPr>
          <w:rFonts w:ascii="Arial" w:eastAsia="Times New Roman" w:hAnsi="Arial" w:cs="Arial"/>
          <w:color w:val="000000"/>
          <w:kern w:val="0"/>
          <w:sz w:val="27"/>
          <w:szCs w:val="27"/>
          <w14:ligatures w14:val="none"/>
        </w:rPr>
        <w:lastRenderedPageBreak/>
        <w:t>example, </w:t>
      </w:r>
      <w:proofErr w:type="spellStart"/>
      <w:proofErr w:type="gramStart"/>
      <w:r w:rsidRPr="00D64D55">
        <w:rPr>
          <w:rFonts w:ascii="Courier" w:eastAsia="Times New Roman" w:hAnsi="Courier" w:cs="Arial"/>
          <w:color w:val="000000"/>
          <w:kern w:val="0"/>
          <w:sz w:val="27"/>
          <w:szCs w:val="27"/>
          <w14:ligatures w14:val="none"/>
        </w:rPr>
        <w:t>findByLastName</w:t>
      </w:r>
      <w:proofErr w:type="spellEnd"/>
      <w:r w:rsidRPr="00D64D55">
        <w:rPr>
          <w:rFonts w:ascii="Courier" w:eastAsia="Times New Roman" w:hAnsi="Courier" w:cs="Arial"/>
          <w:color w:val="000000"/>
          <w:kern w:val="0"/>
          <w:sz w:val="27"/>
          <w:szCs w:val="27"/>
          <w14:ligatures w14:val="none"/>
        </w:rPr>
        <w:t>(</w:t>
      </w:r>
      <w:proofErr w:type="gramEnd"/>
      <w:r w:rsidRPr="00D64D55">
        <w:rPr>
          <w:rFonts w:ascii="Courier" w:eastAsia="Times New Roman" w:hAnsi="Courier" w:cs="Arial"/>
          <w:color w:val="000000"/>
          <w:kern w:val="0"/>
          <w:sz w:val="27"/>
          <w:szCs w:val="27"/>
          <w14:ligatures w14:val="none"/>
        </w:rPr>
        <w:t>)</w:t>
      </w:r>
      <w:r w:rsidRPr="00D64D55">
        <w:rPr>
          <w:rFonts w:ascii="Arial" w:eastAsia="Times New Roman" w:hAnsi="Arial" w:cs="Arial"/>
          <w:color w:val="000000"/>
          <w:kern w:val="0"/>
          <w:sz w:val="27"/>
          <w:szCs w:val="27"/>
          <w14:ligatures w14:val="none"/>
        </w:rPr>
        <w:t>.</w:t>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5. Why is an interface not a class?</w:t>
      </w:r>
      <w:r w:rsidRPr="00D64D55">
        <w:rPr>
          <w:rFonts w:ascii="Arial" w:eastAsia="Times New Roman" w:hAnsi="Arial" w:cs="Arial"/>
          <w:color w:val="000000"/>
          <w:kern w:val="0"/>
          <w:sz w:val="27"/>
          <w:szCs w:val="27"/>
          <w14:ligatures w14:val="none"/>
        </w:rPr>
        <w:br/>
        <w:t>Answer: Interface is not a class because it does not contain concrete methods. It can contain only abstract methods.</w:t>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6. Can we perform actual tasks like access, persist, and manage data with JPA?</w:t>
      </w:r>
      <w:r w:rsidRPr="00D64D55">
        <w:rPr>
          <w:rFonts w:ascii="Arial" w:eastAsia="Times New Roman" w:hAnsi="Arial" w:cs="Arial"/>
          <w:color w:val="000000"/>
          <w:kern w:val="0"/>
          <w:sz w:val="27"/>
          <w:szCs w:val="27"/>
          <w14:ligatures w14:val="none"/>
        </w:rPr>
        <w:br/>
        <w:t>Answer: No, we can't because JPA is only a Java specification.</w:t>
      </w:r>
    </w:p>
    <w:p w14:paraId="32F108B8" w14:textId="77777777" w:rsidR="00D64D55" w:rsidRPr="00D64D55" w:rsidRDefault="00D64D55" w:rsidP="00D64D55">
      <w:pPr>
        <w:spacing w:after="270"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t> </w:t>
      </w:r>
    </w:p>
    <w:p w14:paraId="63E847F1"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7. How can we create a custom repository in Spring data JPA?</w:t>
      </w:r>
      <w:r w:rsidRPr="00D64D55">
        <w:rPr>
          <w:rFonts w:ascii="Arial" w:eastAsia="Times New Roman" w:hAnsi="Arial" w:cs="Arial"/>
          <w:color w:val="000000"/>
          <w:kern w:val="0"/>
          <w:sz w:val="27"/>
          <w:szCs w:val="27"/>
          <w14:ligatures w14:val="none"/>
        </w:rPr>
        <w:br/>
        <w:t xml:space="preserve">Answer: To create a custom repository, we </w:t>
      </w:r>
      <w:proofErr w:type="gramStart"/>
      <w:r w:rsidRPr="00D64D55">
        <w:rPr>
          <w:rFonts w:ascii="Arial" w:eastAsia="Times New Roman" w:hAnsi="Arial" w:cs="Arial"/>
          <w:color w:val="000000"/>
          <w:kern w:val="0"/>
          <w:sz w:val="27"/>
          <w:szCs w:val="27"/>
          <w14:ligatures w14:val="none"/>
        </w:rPr>
        <w:t>have to</w:t>
      </w:r>
      <w:proofErr w:type="gramEnd"/>
      <w:r w:rsidRPr="00D64D55">
        <w:rPr>
          <w:rFonts w:ascii="Arial" w:eastAsia="Times New Roman" w:hAnsi="Arial" w:cs="Arial"/>
          <w:color w:val="000000"/>
          <w:kern w:val="0"/>
          <w:sz w:val="27"/>
          <w:szCs w:val="27"/>
          <w14:ligatures w14:val="none"/>
        </w:rPr>
        <w:t xml:space="preserve"> extend it to any of the following interfaces:</w:t>
      </w:r>
      <w:r w:rsidRPr="00D64D55">
        <w:rPr>
          <w:rFonts w:ascii="Arial" w:eastAsia="Times New Roman" w:hAnsi="Arial" w:cs="Arial"/>
          <w:color w:val="000000"/>
          <w:kern w:val="0"/>
          <w:sz w:val="27"/>
          <w:szCs w:val="27"/>
          <w14:ligatures w14:val="none"/>
        </w:rPr>
        <w:br/>
        <w:t>a) Repository</w:t>
      </w:r>
      <w:r w:rsidRPr="00D64D55">
        <w:rPr>
          <w:rFonts w:ascii="Arial" w:eastAsia="Times New Roman" w:hAnsi="Arial" w:cs="Arial"/>
          <w:color w:val="000000"/>
          <w:kern w:val="0"/>
          <w:sz w:val="27"/>
          <w:szCs w:val="27"/>
          <w14:ligatures w14:val="none"/>
        </w:rPr>
        <w:br/>
        <w:t xml:space="preserve">b) </w:t>
      </w:r>
      <w:proofErr w:type="spellStart"/>
      <w:r w:rsidRPr="00D64D55">
        <w:rPr>
          <w:rFonts w:ascii="Arial" w:eastAsia="Times New Roman" w:hAnsi="Arial" w:cs="Arial"/>
          <w:color w:val="000000"/>
          <w:kern w:val="0"/>
          <w:sz w:val="27"/>
          <w:szCs w:val="27"/>
          <w14:ligatures w14:val="none"/>
        </w:rPr>
        <w:t>PagingAndSortingRepository</w:t>
      </w:r>
      <w:proofErr w:type="spellEnd"/>
      <w:r w:rsidRPr="00D64D55">
        <w:rPr>
          <w:rFonts w:ascii="Arial" w:eastAsia="Times New Roman" w:hAnsi="Arial" w:cs="Arial"/>
          <w:color w:val="000000"/>
          <w:kern w:val="0"/>
          <w:sz w:val="27"/>
          <w:szCs w:val="27"/>
          <w14:ligatures w14:val="none"/>
        </w:rPr>
        <w:br/>
        <w:t xml:space="preserve">c) </w:t>
      </w:r>
      <w:proofErr w:type="spellStart"/>
      <w:r w:rsidRPr="00D64D55">
        <w:rPr>
          <w:rFonts w:ascii="Arial" w:eastAsia="Times New Roman" w:hAnsi="Arial" w:cs="Arial"/>
          <w:color w:val="000000"/>
          <w:kern w:val="0"/>
          <w:sz w:val="27"/>
          <w:szCs w:val="27"/>
          <w14:ligatures w14:val="none"/>
        </w:rPr>
        <w:t>CrudRepository</w:t>
      </w:r>
      <w:proofErr w:type="spellEnd"/>
      <w:r w:rsidRPr="00D64D55">
        <w:rPr>
          <w:rFonts w:ascii="Arial" w:eastAsia="Times New Roman" w:hAnsi="Arial" w:cs="Arial"/>
          <w:color w:val="000000"/>
          <w:kern w:val="0"/>
          <w:sz w:val="27"/>
          <w:szCs w:val="27"/>
          <w14:ligatures w14:val="none"/>
        </w:rPr>
        <w:br/>
        <w:t xml:space="preserve">d) </w:t>
      </w:r>
      <w:proofErr w:type="spellStart"/>
      <w:r w:rsidRPr="00D64D55">
        <w:rPr>
          <w:rFonts w:ascii="Arial" w:eastAsia="Times New Roman" w:hAnsi="Arial" w:cs="Arial"/>
          <w:color w:val="000000"/>
          <w:kern w:val="0"/>
          <w:sz w:val="27"/>
          <w:szCs w:val="27"/>
          <w14:ligatures w14:val="none"/>
        </w:rPr>
        <w:t>JpaRepository</w:t>
      </w:r>
      <w:proofErr w:type="spellEnd"/>
      <w:r w:rsidRPr="00D64D55">
        <w:rPr>
          <w:rFonts w:ascii="Arial" w:eastAsia="Times New Roman" w:hAnsi="Arial" w:cs="Arial"/>
          <w:color w:val="000000"/>
          <w:kern w:val="0"/>
          <w:sz w:val="27"/>
          <w:szCs w:val="27"/>
          <w14:ligatures w14:val="none"/>
        </w:rPr>
        <w:br/>
        <w:t xml:space="preserve">e) </w:t>
      </w:r>
      <w:proofErr w:type="spellStart"/>
      <w:r w:rsidRPr="00D64D55">
        <w:rPr>
          <w:rFonts w:ascii="Arial" w:eastAsia="Times New Roman" w:hAnsi="Arial" w:cs="Arial"/>
          <w:color w:val="000000"/>
          <w:kern w:val="0"/>
          <w:sz w:val="27"/>
          <w:szCs w:val="27"/>
          <w14:ligatures w14:val="none"/>
        </w:rPr>
        <w:t>QueryByExampleRepository</w:t>
      </w:r>
      <w:proofErr w:type="spellEnd"/>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 xml:space="preserve">8. What is </w:t>
      </w:r>
      <w:proofErr w:type="spellStart"/>
      <w:r w:rsidRPr="00D64D55">
        <w:rPr>
          <w:rFonts w:ascii="Arial" w:eastAsia="Times New Roman" w:hAnsi="Arial" w:cs="Arial"/>
          <w:b/>
          <w:bCs/>
          <w:color w:val="000000"/>
          <w:kern w:val="0"/>
          <w:sz w:val="27"/>
          <w:szCs w:val="27"/>
          <w14:ligatures w14:val="none"/>
        </w:rPr>
        <w:t>PagingAndSortingRepository</w:t>
      </w:r>
      <w:proofErr w:type="spellEnd"/>
      <w:r w:rsidRPr="00D64D55">
        <w:rPr>
          <w:rFonts w:ascii="Arial" w:eastAsia="Times New Roman" w:hAnsi="Arial" w:cs="Arial"/>
          <w:b/>
          <w:bCs/>
          <w:color w:val="000000"/>
          <w:kern w:val="0"/>
          <w:sz w:val="27"/>
          <w:szCs w:val="27"/>
          <w14:ligatures w14:val="none"/>
        </w:rPr>
        <w:t>? (</w:t>
      </w:r>
      <w:hyperlink r:id="rId348" w:tgtFrame="_blank" w:history="1">
        <w:r w:rsidRPr="00D64D55">
          <w:rPr>
            <w:rFonts w:ascii="Arial" w:eastAsia="Times New Roman" w:hAnsi="Arial" w:cs="Arial"/>
            <w:b/>
            <w:bCs/>
            <w:color w:val="9B2F1C"/>
            <w:kern w:val="0"/>
            <w:sz w:val="27"/>
            <w:szCs w:val="27"/>
            <w:u w:val="single"/>
            <w14:ligatures w14:val="none"/>
          </w:rPr>
          <w:t>answer</w:t>
        </w:r>
      </w:hyperlink>
      <w:r w:rsidRPr="00D64D55">
        <w:rPr>
          <w:rFonts w:ascii="Arial" w:eastAsia="Times New Roman" w:hAnsi="Arial" w:cs="Arial"/>
          <w:b/>
          <w:bCs/>
          <w:color w:val="000000"/>
          <w:kern w:val="0"/>
          <w:sz w:val="27"/>
          <w:szCs w:val="27"/>
          <w14:ligatures w14:val="none"/>
        </w:rPr>
        <w:t>)</w:t>
      </w:r>
      <w:r w:rsidRPr="00D64D55">
        <w:rPr>
          <w:rFonts w:ascii="Arial" w:eastAsia="Times New Roman" w:hAnsi="Arial" w:cs="Arial"/>
          <w:color w:val="000000"/>
          <w:kern w:val="0"/>
          <w:sz w:val="27"/>
          <w:szCs w:val="27"/>
          <w14:ligatures w14:val="none"/>
        </w:rPr>
        <w:br/>
        <w:t>Answer: The </w:t>
      </w:r>
      <w:proofErr w:type="spellStart"/>
      <w:r w:rsidRPr="00D64D55">
        <w:rPr>
          <w:rFonts w:ascii="Courier" w:eastAsia="Times New Roman" w:hAnsi="Courier" w:cs="Arial"/>
          <w:color w:val="000000"/>
          <w:kern w:val="0"/>
          <w:sz w:val="27"/>
          <w:szCs w:val="27"/>
          <w14:ligatures w14:val="none"/>
        </w:rPr>
        <w:t>PagingAndSortingRepository</w:t>
      </w:r>
      <w:proofErr w:type="spellEnd"/>
      <w:r w:rsidRPr="00D64D55">
        <w:rPr>
          <w:rFonts w:ascii="Arial" w:eastAsia="Times New Roman" w:hAnsi="Arial" w:cs="Arial"/>
          <w:color w:val="000000"/>
          <w:kern w:val="0"/>
          <w:sz w:val="27"/>
          <w:szCs w:val="27"/>
          <w14:ligatures w14:val="none"/>
        </w:rPr>
        <w:t xml:space="preserve"> provides methods that are used to retrieve entities using pagination and sorting. It extends the </w:t>
      </w:r>
      <w:proofErr w:type="spellStart"/>
      <w:r w:rsidRPr="00D64D55">
        <w:rPr>
          <w:rFonts w:ascii="Arial" w:eastAsia="Times New Roman" w:hAnsi="Arial" w:cs="Arial"/>
          <w:color w:val="000000"/>
          <w:kern w:val="0"/>
          <w:sz w:val="27"/>
          <w:szCs w:val="27"/>
          <w14:ligatures w14:val="none"/>
        </w:rPr>
        <w:t>CrudRepository</w:t>
      </w:r>
      <w:proofErr w:type="spellEnd"/>
      <w:r w:rsidRPr="00D64D55">
        <w:rPr>
          <w:rFonts w:ascii="Arial" w:eastAsia="Times New Roman" w:hAnsi="Arial" w:cs="Arial"/>
          <w:color w:val="000000"/>
          <w:kern w:val="0"/>
          <w:sz w:val="27"/>
          <w:szCs w:val="27"/>
          <w14:ligatures w14:val="none"/>
        </w:rPr>
        <w:t xml:space="preserve"> interface.</w:t>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9. What is @Query used for? (</w:t>
      </w:r>
      <w:hyperlink r:id="rId349" w:tgtFrame="_blank" w:history="1">
        <w:r w:rsidRPr="00D64D55">
          <w:rPr>
            <w:rFonts w:ascii="Arial" w:eastAsia="Times New Roman" w:hAnsi="Arial" w:cs="Arial"/>
            <w:b/>
            <w:bCs/>
            <w:color w:val="9B2F1C"/>
            <w:kern w:val="0"/>
            <w:sz w:val="27"/>
            <w:szCs w:val="27"/>
            <w:u w:val="single"/>
            <w14:ligatures w14:val="none"/>
          </w:rPr>
          <w:t>example</w:t>
        </w:r>
      </w:hyperlink>
      <w:r w:rsidRPr="00D64D55">
        <w:rPr>
          <w:rFonts w:ascii="Arial" w:eastAsia="Times New Roman" w:hAnsi="Arial" w:cs="Arial"/>
          <w:b/>
          <w:bCs/>
          <w:color w:val="000000"/>
          <w:kern w:val="0"/>
          <w:sz w:val="27"/>
          <w:szCs w:val="27"/>
          <w14:ligatures w14:val="none"/>
        </w:rPr>
        <w:t>)</w:t>
      </w:r>
      <w:r w:rsidRPr="00D64D55">
        <w:rPr>
          <w:rFonts w:ascii="Arial" w:eastAsia="Times New Roman" w:hAnsi="Arial" w:cs="Arial"/>
          <w:color w:val="000000"/>
          <w:kern w:val="0"/>
          <w:sz w:val="27"/>
          <w:szCs w:val="27"/>
          <w14:ligatures w14:val="none"/>
        </w:rPr>
        <w:br/>
        <w:t>Answer:  Spring Data API provides many ways to define SQL query which can be executed and Query annotations one of them. The </w:t>
      </w:r>
      <w:r w:rsidRPr="00D64D55">
        <w:rPr>
          <w:rFonts w:ascii="Courier" w:eastAsia="Times New Roman" w:hAnsi="Courier" w:cs="Arial"/>
          <w:color w:val="000000"/>
          <w:kern w:val="0"/>
          <w:sz w:val="27"/>
          <w:szCs w:val="27"/>
          <w14:ligatures w14:val="none"/>
        </w:rPr>
        <w:t>@Query</w:t>
      </w:r>
      <w:r w:rsidRPr="00D64D55">
        <w:rPr>
          <w:rFonts w:ascii="Arial" w:eastAsia="Times New Roman" w:hAnsi="Arial" w:cs="Arial"/>
          <w:color w:val="000000"/>
          <w:kern w:val="0"/>
          <w:sz w:val="27"/>
          <w:szCs w:val="27"/>
          <w14:ligatures w14:val="none"/>
        </w:rPr>
        <w:t> is an annotation that is used to execute both JPQL and native SQL queries.</w:t>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10. Give an example of using @Query annotation with JPQL.</w:t>
      </w:r>
      <w:r w:rsidRPr="00D64D55">
        <w:rPr>
          <w:rFonts w:ascii="Arial" w:eastAsia="Times New Roman" w:hAnsi="Arial" w:cs="Arial"/>
          <w:color w:val="000000"/>
          <w:kern w:val="0"/>
          <w:sz w:val="27"/>
          <w:szCs w:val="27"/>
          <w14:ligatures w14:val="none"/>
        </w:rPr>
        <w:br/>
        <w:t>Answer: Here is an example of @Query annotation from Spring Data Application which returns all active orders from the database:</w:t>
      </w:r>
    </w:p>
    <w:p w14:paraId="611CE53B" w14:textId="77777777" w:rsidR="00D64D55" w:rsidRPr="00D64D55"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0000"/>
          <w:kern w:val="0"/>
          <w:sz w:val="20"/>
          <w:szCs w:val="20"/>
          <w14:ligatures w14:val="none"/>
        </w:rPr>
      </w:pPr>
      <w:r w:rsidRPr="00D64D55">
        <w:rPr>
          <w:rFonts w:ascii="Courier New" w:eastAsia="Times New Roman" w:hAnsi="Courier New" w:cs="Courier New"/>
          <w:color w:val="444444"/>
          <w:kern w:val="0"/>
          <w:sz w:val="20"/>
          <w:szCs w:val="20"/>
          <w14:ligatures w14:val="none"/>
        </w:rPr>
        <w:t>@</w:t>
      </w:r>
      <w:proofErr w:type="gramStart"/>
      <w:r w:rsidRPr="00D64D55">
        <w:rPr>
          <w:rFonts w:ascii="Courier New" w:eastAsia="Times New Roman" w:hAnsi="Courier New" w:cs="Courier New"/>
          <w:color w:val="444444"/>
          <w:kern w:val="0"/>
          <w:sz w:val="20"/>
          <w:szCs w:val="20"/>
          <w14:ligatures w14:val="none"/>
        </w:rPr>
        <w:t>Query(</w:t>
      </w:r>
      <w:proofErr w:type="gramEnd"/>
      <w:r w:rsidRPr="00D64D55">
        <w:rPr>
          <w:rFonts w:ascii="Courier New" w:eastAsia="Times New Roman" w:hAnsi="Courier New" w:cs="Courier New"/>
          <w:color w:val="444444"/>
          <w:kern w:val="0"/>
          <w:sz w:val="20"/>
          <w:szCs w:val="20"/>
          <w14:ligatures w14:val="none"/>
        </w:rPr>
        <w:t>"</w:t>
      </w:r>
      <w:r w:rsidRPr="00D64D55">
        <w:rPr>
          <w:rFonts w:ascii="Courier New" w:eastAsia="Times New Roman" w:hAnsi="Courier New" w:cs="Courier New"/>
          <w:b/>
          <w:bCs/>
          <w:color w:val="444444"/>
          <w:kern w:val="0"/>
          <w:sz w:val="20"/>
          <w:szCs w:val="20"/>
          <w14:ligatures w14:val="none"/>
        </w:rPr>
        <w:t>SELECT</w:t>
      </w:r>
      <w:r w:rsidRPr="00D64D55">
        <w:rPr>
          <w:rFonts w:ascii="Courier New" w:eastAsia="Times New Roman" w:hAnsi="Courier New" w:cs="Courier New"/>
          <w:color w:val="444444"/>
          <w:kern w:val="0"/>
          <w:sz w:val="20"/>
          <w:szCs w:val="20"/>
          <w14:ligatures w14:val="none"/>
        </w:rPr>
        <w:t xml:space="preserve"> </w:t>
      </w:r>
      <w:r w:rsidRPr="00D64D55">
        <w:rPr>
          <w:rFonts w:ascii="Courier New" w:eastAsia="Times New Roman" w:hAnsi="Courier New" w:cs="Courier New"/>
          <w:b/>
          <w:bCs/>
          <w:color w:val="444444"/>
          <w:kern w:val="0"/>
          <w:sz w:val="20"/>
          <w:szCs w:val="20"/>
          <w14:ligatures w14:val="none"/>
        </w:rPr>
        <w:t>order</w:t>
      </w:r>
      <w:r w:rsidRPr="00D64D55">
        <w:rPr>
          <w:rFonts w:ascii="Courier New" w:eastAsia="Times New Roman" w:hAnsi="Courier New" w:cs="Courier New"/>
          <w:color w:val="444444"/>
          <w:kern w:val="0"/>
          <w:sz w:val="20"/>
          <w:szCs w:val="20"/>
          <w14:ligatures w14:val="none"/>
        </w:rPr>
        <w:t xml:space="preserve"> </w:t>
      </w:r>
      <w:r w:rsidRPr="00D64D55">
        <w:rPr>
          <w:rFonts w:ascii="Courier New" w:eastAsia="Times New Roman" w:hAnsi="Courier New" w:cs="Courier New"/>
          <w:b/>
          <w:bCs/>
          <w:color w:val="444444"/>
          <w:kern w:val="0"/>
          <w:sz w:val="20"/>
          <w:szCs w:val="20"/>
          <w14:ligatures w14:val="none"/>
        </w:rPr>
        <w:t>FROM</w:t>
      </w:r>
      <w:r w:rsidRPr="00D64D55">
        <w:rPr>
          <w:rFonts w:ascii="Courier New" w:eastAsia="Times New Roman" w:hAnsi="Courier New" w:cs="Courier New"/>
          <w:color w:val="444444"/>
          <w:kern w:val="0"/>
          <w:sz w:val="20"/>
          <w:szCs w:val="20"/>
          <w14:ligatures w14:val="none"/>
        </w:rPr>
        <w:t xml:space="preserve"> Orders o </w:t>
      </w:r>
      <w:r w:rsidRPr="00D64D55">
        <w:rPr>
          <w:rFonts w:ascii="Courier New" w:eastAsia="Times New Roman" w:hAnsi="Courier New" w:cs="Courier New"/>
          <w:b/>
          <w:bCs/>
          <w:color w:val="444444"/>
          <w:kern w:val="0"/>
          <w:sz w:val="20"/>
          <w:szCs w:val="20"/>
          <w14:ligatures w14:val="none"/>
        </w:rPr>
        <w:t>WHERE</w:t>
      </w:r>
      <w:r w:rsidRPr="00D64D55">
        <w:rPr>
          <w:rFonts w:ascii="Courier New" w:eastAsia="Times New Roman" w:hAnsi="Courier New" w:cs="Courier New"/>
          <w:color w:val="444444"/>
          <w:kern w:val="0"/>
          <w:sz w:val="20"/>
          <w:szCs w:val="20"/>
          <w14:ligatures w14:val="none"/>
        </w:rPr>
        <w:t xml:space="preserve"> </w:t>
      </w:r>
      <w:proofErr w:type="spellStart"/>
      <w:r w:rsidRPr="00D64D55">
        <w:rPr>
          <w:rFonts w:ascii="Courier New" w:eastAsia="Times New Roman" w:hAnsi="Courier New" w:cs="Courier New"/>
          <w:color w:val="444444"/>
          <w:kern w:val="0"/>
          <w:sz w:val="20"/>
          <w:szCs w:val="20"/>
          <w14:ligatures w14:val="none"/>
        </w:rPr>
        <w:t>o.Disabled</w:t>
      </w:r>
      <w:proofErr w:type="spellEnd"/>
      <w:r w:rsidRPr="00D64D55">
        <w:rPr>
          <w:rFonts w:ascii="Courier New" w:eastAsia="Times New Roman" w:hAnsi="Courier New" w:cs="Courier New"/>
          <w:color w:val="444444"/>
          <w:kern w:val="0"/>
          <w:sz w:val="20"/>
          <w:szCs w:val="20"/>
          <w14:ligatures w14:val="none"/>
        </w:rPr>
        <w:t xml:space="preserve">= </w:t>
      </w:r>
      <w:r w:rsidRPr="00D64D55">
        <w:rPr>
          <w:rFonts w:ascii="Courier New" w:eastAsia="Times New Roman" w:hAnsi="Courier New" w:cs="Courier New"/>
          <w:color w:val="880000"/>
          <w:kern w:val="0"/>
          <w:sz w:val="20"/>
          <w:szCs w:val="20"/>
          <w14:ligatures w14:val="none"/>
        </w:rPr>
        <w:t>0")</w:t>
      </w:r>
    </w:p>
    <w:p w14:paraId="2C92EBDD" w14:textId="77777777" w:rsidR="00D64D55" w:rsidRPr="00D64D55"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kern w:val="0"/>
          <w:sz w:val="20"/>
          <w:szCs w:val="20"/>
          <w14:ligatures w14:val="none"/>
        </w:rPr>
      </w:pPr>
      <w:r w:rsidRPr="00D64D55">
        <w:rPr>
          <w:rFonts w:ascii="Courier New" w:eastAsia="Times New Roman" w:hAnsi="Courier New" w:cs="Courier New"/>
          <w:color w:val="880000"/>
          <w:kern w:val="0"/>
          <w:sz w:val="20"/>
          <w:szCs w:val="20"/>
          <w14:ligatures w14:val="none"/>
        </w:rPr>
        <w:t xml:space="preserve">Collection&lt;User&gt; </w:t>
      </w:r>
      <w:proofErr w:type="spellStart"/>
      <w:proofErr w:type="gramStart"/>
      <w:r w:rsidRPr="00D64D55">
        <w:rPr>
          <w:rFonts w:ascii="Courier New" w:eastAsia="Times New Roman" w:hAnsi="Courier New" w:cs="Courier New"/>
          <w:color w:val="880000"/>
          <w:kern w:val="0"/>
          <w:sz w:val="20"/>
          <w:szCs w:val="20"/>
          <w14:ligatures w14:val="none"/>
        </w:rPr>
        <w:t>findAllActiveOrders</w:t>
      </w:r>
      <w:proofErr w:type="spellEnd"/>
      <w:r w:rsidRPr="00D64D55">
        <w:rPr>
          <w:rFonts w:ascii="Courier New" w:eastAsia="Times New Roman" w:hAnsi="Courier New" w:cs="Courier New"/>
          <w:color w:val="880000"/>
          <w:kern w:val="0"/>
          <w:sz w:val="20"/>
          <w:szCs w:val="20"/>
          <w14:ligatures w14:val="none"/>
        </w:rPr>
        <w:t>(</w:t>
      </w:r>
      <w:proofErr w:type="gramEnd"/>
      <w:r w:rsidRPr="00D64D55">
        <w:rPr>
          <w:rFonts w:ascii="Courier New" w:eastAsia="Times New Roman" w:hAnsi="Courier New" w:cs="Courier New"/>
          <w:color w:val="880000"/>
          <w:kern w:val="0"/>
          <w:sz w:val="20"/>
          <w:szCs w:val="20"/>
          <w14:ligatures w14:val="none"/>
        </w:rPr>
        <w:t>);</w:t>
      </w:r>
    </w:p>
    <w:p w14:paraId="1B6F588D"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proofErr w:type="gramStart"/>
      <w:r w:rsidRPr="00D64D55">
        <w:rPr>
          <w:rFonts w:ascii="Arial" w:eastAsia="Times New Roman" w:hAnsi="Arial" w:cs="Arial"/>
          <w:color w:val="000000"/>
          <w:kern w:val="0"/>
          <w:sz w:val="27"/>
          <w:szCs w:val="27"/>
          <w14:ligatures w14:val="none"/>
        </w:rPr>
        <w:lastRenderedPageBreak/>
        <w:t>and,</w:t>
      </w:r>
      <w:proofErr w:type="gramEnd"/>
      <w:r w:rsidRPr="00D64D55">
        <w:rPr>
          <w:rFonts w:ascii="Arial" w:eastAsia="Times New Roman" w:hAnsi="Arial" w:cs="Arial"/>
          <w:color w:val="000000"/>
          <w:kern w:val="0"/>
          <w:sz w:val="27"/>
          <w:szCs w:val="27"/>
          <w14:ligatures w14:val="none"/>
        </w:rPr>
        <w:t xml:space="preserve"> here is another example, which returns matching employees from the database</w:t>
      </w:r>
    </w:p>
    <w:p w14:paraId="19A4D5D8"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p>
    <w:p w14:paraId="63AC70EB" w14:textId="77777777" w:rsidR="00D64D55" w:rsidRPr="00D64D55"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kern w:val="0"/>
          <w:sz w:val="20"/>
          <w:szCs w:val="20"/>
          <w14:ligatures w14:val="none"/>
        </w:rPr>
      </w:pPr>
      <w:r w:rsidRPr="00D64D55">
        <w:rPr>
          <w:rFonts w:ascii="Courier New" w:eastAsia="Times New Roman" w:hAnsi="Courier New" w:cs="Courier New"/>
          <w:color w:val="1F7199"/>
          <w:kern w:val="0"/>
          <w:sz w:val="20"/>
          <w:szCs w:val="20"/>
          <w14:ligatures w14:val="none"/>
        </w:rPr>
        <w:t>@</w:t>
      </w:r>
      <w:proofErr w:type="gramStart"/>
      <w:r w:rsidRPr="00D64D55">
        <w:rPr>
          <w:rFonts w:ascii="Courier New" w:eastAsia="Times New Roman" w:hAnsi="Courier New" w:cs="Courier New"/>
          <w:color w:val="1F7199"/>
          <w:kern w:val="0"/>
          <w:sz w:val="20"/>
          <w:szCs w:val="20"/>
          <w14:ligatures w14:val="none"/>
        </w:rPr>
        <w:t>Query</w:t>
      </w:r>
      <w:r w:rsidRPr="00D64D55">
        <w:rPr>
          <w:rFonts w:ascii="Courier New" w:eastAsia="Times New Roman" w:hAnsi="Courier New" w:cs="Courier New"/>
          <w:color w:val="444444"/>
          <w:kern w:val="0"/>
          <w:sz w:val="20"/>
          <w:szCs w:val="20"/>
          <w14:ligatures w14:val="none"/>
        </w:rPr>
        <w:t>(</w:t>
      </w:r>
      <w:proofErr w:type="gramEnd"/>
      <w:r w:rsidRPr="00D64D55">
        <w:rPr>
          <w:rFonts w:ascii="Courier New" w:eastAsia="Times New Roman" w:hAnsi="Courier New" w:cs="Courier New"/>
          <w:color w:val="880000"/>
          <w:kern w:val="0"/>
          <w:sz w:val="20"/>
          <w:szCs w:val="20"/>
          <w14:ligatures w14:val="none"/>
        </w:rPr>
        <w:t>"select e from Employee e where se.name = ?1"</w:t>
      </w:r>
      <w:r w:rsidRPr="00D64D55">
        <w:rPr>
          <w:rFonts w:ascii="Courier New" w:eastAsia="Times New Roman" w:hAnsi="Courier New" w:cs="Courier New"/>
          <w:color w:val="444444"/>
          <w:kern w:val="0"/>
          <w:sz w:val="20"/>
          <w:szCs w:val="20"/>
          <w14:ligatures w14:val="none"/>
        </w:rPr>
        <w:t xml:space="preserve">) </w:t>
      </w:r>
    </w:p>
    <w:p w14:paraId="6974E313" w14:textId="77777777" w:rsidR="00D64D55" w:rsidRPr="00D64D55"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kern w:val="0"/>
          <w:sz w:val="20"/>
          <w:szCs w:val="20"/>
          <w14:ligatures w14:val="none"/>
        </w:rPr>
      </w:pPr>
      <w:r w:rsidRPr="00D64D55">
        <w:rPr>
          <w:rFonts w:ascii="Courier New" w:eastAsia="Times New Roman" w:hAnsi="Courier New" w:cs="Courier New"/>
          <w:color w:val="397300"/>
          <w:kern w:val="0"/>
          <w:sz w:val="20"/>
          <w:szCs w:val="20"/>
          <w14:ligatures w14:val="none"/>
        </w:rPr>
        <w:t>List</w:t>
      </w:r>
      <w:r w:rsidRPr="00D64D55">
        <w:rPr>
          <w:rFonts w:ascii="Courier New" w:eastAsia="Times New Roman" w:hAnsi="Courier New" w:cs="Courier New"/>
          <w:color w:val="444444"/>
          <w:kern w:val="0"/>
          <w:sz w:val="20"/>
          <w:szCs w:val="20"/>
          <w14:ligatures w14:val="none"/>
        </w:rPr>
        <w:t xml:space="preserve">&lt;Employee&gt; </w:t>
      </w:r>
      <w:proofErr w:type="spellStart"/>
      <w:proofErr w:type="gramStart"/>
      <w:r w:rsidRPr="00D64D55">
        <w:rPr>
          <w:rFonts w:ascii="Courier New" w:eastAsia="Times New Roman" w:hAnsi="Courier New" w:cs="Courier New"/>
          <w:color w:val="444444"/>
          <w:kern w:val="0"/>
          <w:sz w:val="20"/>
          <w:szCs w:val="20"/>
          <w14:ligatures w14:val="none"/>
        </w:rPr>
        <w:t>getEmployees</w:t>
      </w:r>
      <w:proofErr w:type="spellEnd"/>
      <w:r w:rsidRPr="00D64D55">
        <w:rPr>
          <w:rFonts w:ascii="Courier New" w:eastAsia="Times New Roman" w:hAnsi="Courier New" w:cs="Courier New"/>
          <w:color w:val="444444"/>
          <w:kern w:val="0"/>
          <w:sz w:val="20"/>
          <w:szCs w:val="20"/>
          <w14:ligatures w14:val="none"/>
        </w:rPr>
        <w:t>(</w:t>
      </w:r>
      <w:proofErr w:type="gramEnd"/>
      <w:r w:rsidRPr="00D64D55">
        <w:rPr>
          <w:rFonts w:ascii="Courier New" w:eastAsia="Times New Roman" w:hAnsi="Courier New" w:cs="Courier New"/>
          <w:color w:val="397300"/>
          <w:kern w:val="0"/>
          <w:sz w:val="20"/>
          <w:szCs w:val="20"/>
          <w14:ligatures w14:val="none"/>
        </w:rPr>
        <w:t>String</w:t>
      </w:r>
      <w:r w:rsidRPr="00D64D55">
        <w:rPr>
          <w:rFonts w:ascii="Courier New" w:eastAsia="Times New Roman" w:hAnsi="Courier New" w:cs="Courier New"/>
          <w:color w:val="444444"/>
          <w:kern w:val="0"/>
          <w:sz w:val="20"/>
          <w:szCs w:val="20"/>
          <w14:ligatures w14:val="none"/>
        </w:rPr>
        <w:t xml:space="preserve"> name); </w:t>
      </w:r>
    </w:p>
    <w:p w14:paraId="44384BD5"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p>
    <w:p w14:paraId="3EC214DA"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r w:rsidRPr="00D64D55">
        <w:rPr>
          <w:rFonts w:ascii="inherit" w:eastAsia="Times New Roman" w:hAnsi="inherit" w:cs="Arial"/>
          <w:color w:val="000000"/>
          <w:kern w:val="0"/>
          <w:sz w:val="27"/>
          <w:szCs w:val="27"/>
          <w14:ligatures w14:val="none"/>
        </w:rPr>
        <w:t>You can further see </w:t>
      </w:r>
      <w:hyperlink r:id="rId350" w:anchor="axzz6UV11QHE1" w:tgtFrame="_blank" w:history="1">
        <w:r w:rsidRPr="00D64D55">
          <w:rPr>
            <w:rFonts w:ascii="inherit" w:eastAsia="Times New Roman" w:hAnsi="inherit" w:cs="Arial"/>
            <w:b/>
            <w:bCs/>
            <w:color w:val="9B2F1C"/>
            <w:kern w:val="0"/>
            <w:sz w:val="27"/>
            <w:szCs w:val="27"/>
            <w:u w:val="single"/>
            <w14:ligatures w14:val="none"/>
          </w:rPr>
          <w:t>Spring Framework: Spring Data JPA</w:t>
        </w:r>
        <w:r w:rsidRPr="00D64D55">
          <w:rPr>
            <w:rFonts w:ascii="inherit" w:eastAsia="Times New Roman" w:hAnsi="inherit" w:cs="Arial"/>
            <w:color w:val="9B2F1C"/>
            <w:kern w:val="0"/>
            <w:sz w:val="27"/>
            <w:szCs w:val="27"/>
            <w:u w:val="single"/>
            <w14:ligatures w14:val="none"/>
          </w:rPr>
          <w:t> course</w:t>
        </w:r>
      </w:hyperlink>
      <w:r w:rsidRPr="00D64D55">
        <w:rPr>
          <w:rFonts w:ascii="inherit" w:eastAsia="Times New Roman" w:hAnsi="inherit" w:cs="Arial"/>
          <w:color w:val="000000"/>
          <w:kern w:val="0"/>
          <w:sz w:val="27"/>
          <w:szCs w:val="27"/>
          <w14:ligatures w14:val="none"/>
        </w:rPr>
        <w:t> on Pluralsight to learn more about </w:t>
      </w:r>
      <w:r w:rsidRPr="00D64D55">
        <w:rPr>
          <w:rFonts w:ascii="Courier" w:eastAsia="Times New Roman" w:hAnsi="Courier" w:cs="Arial"/>
          <w:color w:val="000000"/>
          <w:kern w:val="0"/>
          <w:sz w:val="27"/>
          <w:szCs w:val="27"/>
          <w14:ligatures w14:val="none"/>
        </w:rPr>
        <w:t>@Query</w:t>
      </w:r>
      <w:r w:rsidRPr="00D64D55">
        <w:rPr>
          <w:rFonts w:ascii="inherit" w:eastAsia="Times New Roman" w:hAnsi="inherit" w:cs="Arial"/>
          <w:color w:val="000000"/>
          <w:kern w:val="0"/>
          <w:sz w:val="27"/>
          <w:szCs w:val="27"/>
          <w14:ligatures w14:val="none"/>
        </w:rPr>
        <w:t> annotation of Spring Data JPA. </w:t>
      </w:r>
    </w:p>
    <w:p w14:paraId="36A6CD4E"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p>
    <w:p w14:paraId="381F0892" w14:textId="3F7585F8" w:rsidR="00D64D55" w:rsidRPr="00D64D55" w:rsidRDefault="00D64D55" w:rsidP="00D64D55">
      <w:pPr>
        <w:spacing w:after="0" w:line="240" w:lineRule="auto"/>
        <w:jc w:val="center"/>
        <w:rPr>
          <w:rFonts w:ascii="Arial" w:eastAsia="Times New Roman" w:hAnsi="Arial" w:cs="Arial"/>
          <w:color w:val="000000"/>
          <w:kern w:val="0"/>
          <w:sz w:val="27"/>
          <w:szCs w:val="27"/>
          <w14:ligatures w14:val="none"/>
        </w:rPr>
      </w:pPr>
      <w:r w:rsidRPr="00D64D55">
        <w:rPr>
          <w:rFonts w:ascii="Arial" w:eastAsia="Times New Roman" w:hAnsi="Arial" w:cs="Arial"/>
          <w:noProof/>
          <w:color w:val="9B2F1C"/>
          <w:kern w:val="0"/>
          <w:sz w:val="27"/>
          <w:szCs w:val="27"/>
          <w14:ligatures w14:val="none"/>
        </w:rPr>
        <w:drawing>
          <wp:inline distT="0" distB="0" distL="0" distR="0" wp14:anchorId="7AFDCE8C" wp14:editId="0220CD6D">
            <wp:extent cx="3810000" cy="2139950"/>
            <wp:effectExtent l="0" t="0" r="0" b="0"/>
            <wp:docPr id="305416688" name="Picture 20" descr="spring data interview questions for java developers">
              <a:hlinkClick xmlns:a="http://schemas.openxmlformats.org/drawingml/2006/main" r:id="rId3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ring data interview questions for java developers">
                      <a:hlinkClick r:id="rId351" tgtFrame="&quot;_blank&quot;"/>
                    </pic:cNvP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9989DB6" w14:textId="77777777" w:rsidR="00D64D55" w:rsidRPr="00D64D55" w:rsidRDefault="00D64D55" w:rsidP="00D64D55">
      <w:pPr>
        <w:spacing w:after="0" w:line="240" w:lineRule="auto"/>
        <w:rPr>
          <w:rFonts w:ascii="inherit" w:eastAsia="Times New Roman" w:hAnsi="inherit" w:cs="Arial"/>
          <w:color w:val="000000"/>
          <w:kern w:val="0"/>
          <w:sz w:val="27"/>
          <w:szCs w:val="27"/>
          <w14:ligatures w14:val="none"/>
        </w:rPr>
      </w:pPr>
    </w:p>
    <w:p w14:paraId="0EE70C56" w14:textId="77777777" w:rsidR="00D64D55" w:rsidRPr="00D64D55" w:rsidRDefault="00D64D55" w:rsidP="00D64D55">
      <w:pPr>
        <w:spacing w:after="0" w:line="240" w:lineRule="auto"/>
        <w:rPr>
          <w:rFonts w:ascii="inherit" w:eastAsia="Times New Roman" w:hAnsi="inherit" w:cs="Arial"/>
          <w:color w:val="000000"/>
          <w:kern w:val="0"/>
          <w:sz w:val="27"/>
          <w:szCs w:val="27"/>
          <w14:ligatures w14:val="none"/>
        </w:rPr>
      </w:pPr>
    </w:p>
    <w:p w14:paraId="50D10214" w14:textId="77777777" w:rsidR="00D64D55" w:rsidRPr="00D64D55" w:rsidRDefault="00D64D55" w:rsidP="00D64D55">
      <w:pPr>
        <w:spacing w:after="270"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11. Can you name the different types of entity mapping.</w:t>
      </w:r>
      <w:r w:rsidRPr="00D64D55">
        <w:rPr>
          <w:rFonts w:ascii="Arial" w:eastAsia="Times New Roman" w:hAnsi="Arial" w:cs="Arial"/>
          <w:color w:val="000000"/>
          <w:kern w:val="0"/>
          <w:sz w:val="27"/>
          <w:szCs w:val="27"/>
          <w14:ligatures w14:val="none"/>
        </w:rPr>
        <w:br/>
        <w:t>Answer: one-to-one mapping, one-to-many mapping, many-to-one mapping, and many-to-many mapping.</w:t>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12. Define entity and name the different properties of an entity.</w:t>
      </w:r>
      <w:r w:rsidRPr="00D64D55">
        <w:rPr>
          <w:rFonts w:ascii="Arial" w:eastAsia="Times New Roman" w:hAnsi="Arial" w:cs="Arial"/>
          <w:color w:val="000000"/>
          <w:kern w:val="0"/>
          <w:sz w:val="27"/>
          <w:szCs w:val="27"/>
          <w14:ligatures w14:val="none"/>
        </w:rPr>
        <w:br/>
        <w:t>Answer: An entity is a group of states bundled (or associated) together in a single unit. It behaves like an object. It also becomes a major constituent of the object-oriented paradigm.</w:t>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 xml:space="preserve">13. What is </w:t>
      </w:r>
      <w:proofErr w:type="spellStart"/>
      <w:r w:rsidRPr="00D64D55">
        <w:rPr>
          <w:rFonts w:ascii="Arial" w:eastAsia="Times New Roman" w:hAnsi="Arial" w:cs="Arial"/>
          <w:b/>
          <w:bCs/>
          <w:color w:val="000000"/>
          <w:kern w:val="0"/>
          <w:sz w:val="27"/>
          <w:szCs w:val="27"/>
          <w14:ligatures w14:val="none"/>
        </w:rPr>
        <w:t>PlatformTransactionMangaer</w:t>
      </w:r>
      <w:proofErr w:type="spellEnd"/>
      <w:r w:rsidRPr="00D64D55">
        <w:rPr>
          <w:rFonts w:ascii="Arial" w:eastAsia="Times New Roman" w:hAnsi="Arial" w:cs="Arial"/>
          <w:b/>
          <w:bCs/>
          <w:color w:val="000000"/>
          <w:kern w:val="0"/>
          <w:sz w:val="27"/>
          <w:szCs w:val="27"/>
          <w14:ligatures w14:val="none"/>
        </w:rPr>
        <w:t>?</w:t>
      </w:r>
      <w:r w:rsidRPr="00D64D55">
        <w:rPr>
          <w:rFonts w:ascii="Arial" w:eastAsia="Times New Roman" w:hAnsi="Arial" w:cs="Arial"/>
          <w:color w:val="000000"/>
          <w:kern w:val="0"/>
          <w:sz w:val="27"/>
          <w:szCs w:val="27"/>
          <w14:ligatures w14:val="none"/>
        </w:rPr>
        <w:br/>
        <w:t xml:space="preserve">Answer: </w:t>
      </w:r>
      <w:proofErr w:type="spellStart"/>
      <w:r w:rsidRPr="00D64D55">
        <w:rPr>
          <w:rFonts w:ascii="Arial" w:eastAsia="Times New Roman" w:hAnsi="Arial" w:cs="Arial"/>
          <w:color w:val="000000"/>
          <w:kern w:val="0"/>
          <w:sz w:val="27"/>
          <w:szCs w:val="27"/>
          <w14:ligatures w14:val="none"/>
        </w:rPr>
        <w:t>PlatformTransactionMangaer</w:t>
      </w:r>
      <w:proofErr w:type="spellEnd"/>
      <w:r w:rsidRPr="00D64D55">
        <w:rPr>
          <w:rFonts w:ascii="Arial" w:eastAsia="Times New Roman" w:hAnsi="Arial" w:cs="Arial"/>
          <w:color w:val="000000"/>
          <w:kern w:val="0"/>
          <w:sz w:val="27"/>
          <w:szCs w:val="27"/>
          <w14:ligatures w14:val="none"/>
        </w:rPr>
        <w:t xml:space="preserve"> is an interface that extends </w:t>
      </w:r>
      <w:proofErr w:type="spellStart"/>
      <w:r w:rsidRPr="00D64D55">
        <w:rPr>
          <w:rFonts w:ascii="Arial" w:eastAsia="Times New Roman" w:hAnsi="Arial" w:cs="Arial"/>
          <w:color w:val="000000"/>
          <w:kern w:val="0"/>
          <w:sz w:val="27"/>
          <w:szCs w:val="27"/>
          <w14:ligatures w14:val="none"/>
        </w:rPr>
        <w:t>TransactionManager</w:t>
      </w:r>
      <w:proofErr w:type="spellEnd"/>
      <w:r w:rsidRPr="00D64D55">
        <w:rPr>
          <w:rFonts w:ascii="Arial" w:eastAsia="Times New Roman" w:hAnsi="Arial" w:cs="Arial"/>
          <w:color w:val="000000"/>
          <w:kern w:val="0"/>
          <w:sz w:val="27"/>
          <w:szCs w:val="27"/>
          <w14:ligatures w14:val="none"/>
        </w:rPr>
        <w:t>. It is the central interface in Spring's transaction infrastructure.</w:t>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14. How can we enable Spring Data JPA features?</w:t>
      </w:r>
      <w:r w:rsidRPr="00D64D55">
        <w:rPr>
          <w:rFonts w:ascii="Arial" w:eastAsia="Times New Roman" w:hAnsi="Arial" w:cs="Arial"/>
          <w:color w:val="000000"/>
          <w:kern w:val="0"/>
          <w:sz w:val="27"/>
          <w:szCs w:val="27"/>
          <w14:ligatures w14:val="none"/>
        </w:rPr>
        <w:br/>
        <w:t xml:space="preserve">Answer: To enable Spring data JPA features, first we </w:t>
      </w:r>
      <w:proofErr w:type="gramStart"/>
      <w:r w:rsidRPr="00D64D55">
        <w:rPr>
          <w:rFonts w:ascii="Arial" w:eastAsia="Times New Roman" w:hAnsi="Arial" w:cs="Arial"/>
          <w:color w:val="000000"/>
          <w:kern w:val="0"/>
          <w:sz w:val="27"/>
          <w:szCs w:val="27"/>
          <w14:ligatures w14:val="none"/>
        </w:rPr>
        <w:t>have to</w:t>
      </w:r>
      <w:proofErr w:type="gramEnd"/>
      <w:r w:rsidRPr="00D64D55">
        <w:rPr>
          <w:rFonts w:ascii="Arial" w:eastAsia="Times New Roman" w:hAnsi="Arial" w:cs="Arial"/>
          <w:color w:val="000000"/>
          <w:kern w:val="0"/>
          <w:sz w:val="27"/>
          <w:szCs w:val="27"/>
          <w14:ligatures w14:val="none"/>
        </w:rPr>
        <w:t xml:space="preserve"> define a </w:t>
      </w:r>
      <w:r w:rsidRPr="00D64D55">
        <w:rPr>
          <w:rFonts w:ascii="Arial" w:eastAsia="Times New Roman" w:hAnsi="Arial" w:cs="Arial"/>
          <w:color w:val="000000"/>
          <w:kern w:val="0"/>
          <w:sz w:val="27"/>
          <w:szCs w:val="27"/>
          <w14:ligatures w14:val="none"/>
        </w:rPr>
        <w:lastRenderedPageBreak/>
        <w:t>configuration class and then, we can use </w:t>
      </w:r>
      <w:r w:rsidRPr="00D64D55">
        <w:rPr>
          <w:rFonts w:ascii="Courier" w:eastAsia="Times New Roman" w:hAnsi="Courier" w:cs="Arial"/>
          <w:color w:val="000000"/>
          <w:kern w:val="0"/>
          <w:sz w:val="27"/>
          <w:szCs w:val="27"/>
          <w14:ligatures w14:val="none"/>
        </w:rPr>
        <w:t>@EnableJpaRepositoties</w:t>
      </w:r>
      <w:r w:rsidRPr="00D64D55">
        <w:rPr>
          <w:rFonts w:ascii="Arial" w:eastAsia="Times New Roman" w:hAnsi="Arial" w:cs="Arial"/>
          <w:color w:val="000000"/>
          <w:kern w:val="0"/>
          <w:sz w:val="27"/>
          <w:szCs w:val="27"/>
          <w14:ligatures w14:val="none"/>
        </w:rPr>
        <w:t> annotation with it. This annotation will enable the features.</w:t>
      </w:r>
      <w:r w:rsidRPr="00D64D55">
        <w:rPr>
          <w:rFonts w:ascii="Arial" w:eastAsia="Times New Roman" w:hAnsi="Arial" w:cs="Arial"/>
          <w:color w:val="000000"/>
          <w:kern w:val="0"/>
          <w:sz w:val="27"/>
          <w:szCs w:val="27"/>
          <w14:ligatures w14:val="none"/>
        </w:rPr>
        <w:br/>
      </w:r>
    </w:p>
    <w:p w14:paraId="7D499400" w14:textId="77777777" w:rsidR="00D64D55" w:rsidRPr="00D64D55" w:rsidRDefault="00D64D55" w:rsidP="00D64D55">
      <w:pPr>
        <w:spacing w:after="0" w:line="240" w:lineRule="auto"/>
        <w:rPr>
          <w:rFonts w:ascii="Arial" w:eastAsia="Times New Roman" w:hAnsi="Arial" w:cs="Arial"/>
          <w:color w:val="000000"/>
          <w:kern w:val="0"/>
          <w:sz w:val="27"/>
          <w:szCs w:val="27"/>
          <w14:ligatures w14:val="none"/>
        </w:rPr>
      </w:pPr>
      <w:r w:rsidRPr="00D64D55">
        <w:rPr>
          <w:rFonts w:ascii="Arial" w:eastAsia="Times New Roman" w:hAnsi="Arial" w:cs="Arial"/>
          <w:color w:val="000000"/>
          <w:kern w:val="0"/>
          <w:sz w:val="27"/>
          <w:szCs w:val="27"/>
          <w14:ligatures w14:val="none"/>
        </w:rPr>
        <w:br/>
      </w:r>
      <w:r w:rsidRPr="00D64D55">
        <w:rPr>
          <w:rFonts w:ascii="Arial" w:eastAsia="Times New Roman" w:hAnsi="Arial" w:cs="Arial"/>
          <w:b/>
          <w:bCs/>
          <w:color w:val="000000"/>
          <w:kern w:val="0"/>
          <w:sz w:val="27"/>
          <w:szCs w:val="27"/>
          <w14:ligatures w14:val="none"/>
        </w:rPr>
        <w:t xml:space="preserve">15. Differentiate between </w:t>
      </w:r>
      <w:proofErr w:type="spellStart"/>
      <w:proofErr w:type="gramStart"/>
      <w:r w:rsidRPr="00D64D55">
        <w:rPr>
          <w:rFonts w:ascii="Arial" w:eastAsia="Times New Roman" w:hAnsi="Arial" w:cs="Arial"/>
          <w:b/>
          <w:bCs/>
          <w:color w:val="000000"/>
          <w:kern w:val="0"/>
          <w:sz w:val="27"/>
          <w:szCs w:val="27"/>
          <w14:ligatures w14:val="none"/>
        </w:rPr>
        <w:t>findById</w:t>
      </w:r>
      <w:proofErr w:type="spellEnd"/>
      <w:r w:rsidRPr="00D64D55">
        <w:rPr>
          <w:rFonts w:ascii="Arial" w:eastAsia="Times New Roman" w:hAnsi="Arial" w:cs="Arial"/>
          <w:b/>
          <w:bCs/>
          <w:color w:val="000000"/>
          <w:kern w:val="0"/>
          <w:sz w:val="27"/>
          <w:szCs w:val="27"/>
          <w14:ligatures w14:val="none"/>
        </w:rPr>
        <w:t>(</w:t>
      </w:r>
      <w:proofErr w:type="gramEnd"/>
      <w:r w:rsidRPr="00D64D55">
        <w:rPr>
          <w:rFonts w:ascii="Arial" w:eastAsia="Times New Roman" w:hAnsi="Arial" w:cs="Arial"/>
          <w:b/>
          <w:bCs/>
          <w:color w:val="000000"/>
          <w:kern w:val="0"/>
          <w:sz w:val="27"/>
          <w:szCs w:val="27"/>
          <w14:ligatures w14:val="none"/>
        </w:rPr>
        <w:t xml:space="preserve">) and </w:t>
      </w:r>
      <w:proofErr w:type="spellStart"/>
      <w:r w:rsidRPr="00D64D55">
        <w:rPr>
          <w:rFonts w:ascii="Arial" w:eastAsia="Times New Roman" w:hAnsi="Arial" w:cs="Arial"/>
          <w:b/>
          <w:bCs/>
          <w:color w:val="000000"/>
          <w:kern w:val="0"/>
          <w:sz w:val="27"/>
          <w:szCs w:val="27"/>
          <w14:ligatures w14:val="none"/>
        </w:rPr>
        <w:t>getOne</w:t>
      </w:r>
      <w:proofErr w:type="spellEnd"/>
      <w:r w:rsidRPr="00D64D55">
        <w:rPr>
          <w:rFonts w:ascii="Arial" w:eastAsia="Times New Roman" w:hAnsi="Arial" w:cs="Arial"/>
          <w:b/>
          <w:bCs/>
          <w:color w:val="000000"/>
          <w:kern w:val="0"/>
          <w:sz w:val="27"/>
          <w:szCs w:val="27"/>
          <w14:ligatures w14:val="none"/>
        </w:rPr>
        <w:t>().</w:t>
      </w:r>
      <w:r w:rsidRPr="00D64D55">
        <w:rPr>
          <w:rFonts w:ascii="Arial" w:eastAsia="Times New Roman" w:hAnsi="Arial" w:cs="Arial"/>
          <w:color w:val="000000"/>
          <w:kern w:val="0"/>
          <w:sz w:val="27"/>
          <w:szCs w:val="27"/>
          <w14:ligatures w14:val="none"/>
        </w:rPr>
        <w:br/>
        <w:t>Answer: The </w:t>
      </w:r>
      <w:proofErr w:type="spellStart"/>
      <w:r w:rsidRPr="00D64D55">
        <w:rPr>
          <w:rFonts w:ascii="Courier" w:eastAsia="Times New Roman" w:hAnsi="Courier" w:cs="Arial"/>
          <w:color w:val="000000"/>
          <w:kern w:val="0"/>
          <w:sz w:val="27"/>
          <w:szCs w:val="27"/>
          <w14:ligatures w14:val="none"/>
        </w:rPr>
        <w:t>findById</w:t>
      </w:r>
      <w:proofErr w:type="spellEnd"/>
      <w:r w:rsidRPr="00D64D55">
        <w:rPr>
          <w:rFonts w:ascii="Courier" w:eastAsia="Times New Roman" w:hAnsi="Courier" w:cs="Arial"/>
          <w:color w:val="000000"/>
          <w:kern w:val="0"/>
          <w:sz w:val="27"/>
          <w:szCs w:val="27"/>
          <w14:ligatures w14:val="none"/>
        </w:rPr>
        <w:t>()</w:t>
      </w:r>
      <w:r w:rsidRPr="00D64D55">
        <w:rPr>
          <w:rFonts w:ascii="Arial" w:eastAsia="Times New Roman" w:hAnsi="Arial" w:cs="Arial"/>
          <w:color w:val="000000"/>
          <w:kern w:val="0"/>
          <w:sz w:val="27"/>
          <w:szCs w:val="27"/>
          <w14:ligatures w14:val="none"/>
        </w:rPr>
        <w:t> is available in </w:t>
      </w:r>
      <w:proofErr w:type="spellStart"/>
      <w:r w:rsidRPr="00D64D55">
        <w:rPr>
          <w:rFonts w:ascii="Courier" w:eastAsia="Times New Roman" w:hAnsi="Courier" w:cs="Arial"/>
          <w:color w:val="000000"/>
          <w:kern w:val="0"/>
          <w:sz w:val="27"/>
          <w:szCs w:val="27"/>
          <w14:ligatures w14:val="none"/>
        </w:rPr>
        <w:t>CrudRepository</w:t>
      </w:r>
      <w:proofErr w:type="spellEnd"/>
      <w:r w:rsidRPr="00D64D55">
        <w:rPr>
          <w:rFonts w:ascii="Arial" w:eastAsia="Times New Roman" w:hAnsi="Arial" w:cs="Arial"/>
          <w:color w:val="000000"/>
          <w:kern w:val="0"/>
          <w:sz w:val="27"/>
          <w:szCs w:val="27"/>
          <w14:ligatures w14:val="none"/>
        </w:rPr>
        <w:t> while </w:t>
      </w:r>
      <w:proofErr w:type="spellStart"/>
      <w:r w:rsidRPr="00D64D55">
        <w:rPr>
          <w:rFonts w:ascii="Courier" w:eastAsia="Times New Roman" w:hAnsi="Courier" w:cs="Arial"/>
          <w:color w:val="000000"/>
          <w:kern w:val="0"/>
          <w:sz w:val="27"/>
          <w:szCs w:val="27"/>
          <w14:ligatures w14:val="none"/>
        </w:rPr>
        <w:t>getOne</w:t>
      </w:r>
      <w:proofErr w:type="spellEnd"/>
      <w:r w:rsidRPr="00D64D55">
        <w:rPr>
          <w:rFonts w:ascii="Courier" w:eastAsia="Times New Roman" w:hAnsi="Courier" w:cs="Arial"/>
          <w:color w:val="000000"/>
          <w:kern w:val="0"/>
          <w:sz w:val="27"/>
          <w:szCs w:val="27"/>
          <w14:ligatures w14:val="none"/>
        </w:rPr>
        <w:t>() </w:t>
      </w:r>
      <w:r w:rsidRPr="00D64D55">
        <w:rPr>
          <w:rFonts w:ascii="Arial" w:eastAsia="Times New Roman" w:hAnsi="Arial" w:cs="Arial"/>
          <w:color w:val="000000"/>
          <w:kern w:val="0"/>
          <w:sz w:val="27"/>
          <w:szCs w:val="27"/>
          <w14:ligatures w14:val="none"/>
        </w:rPr>
        <w:t>is available in </w:t>
      </w:r>
      <w:proofErr w:type="spellStart"/>
      <w:r w:rsidRPr="00D64D55">
        <w:rPr>
          <w:rFonts w:ascii="Courier" w:eastAsia="Times New Roman" w:hAnsi="Courier" w:cs="Arial"/>
          <w:color w:val="000000"/>
          <w:kern w:val="0"/>
          <w:sz w:val="27"/>
          <w:szCs w:val="27"/>
          <w14:ligatures w14:val="none"/>
        </w:rPr>
        <w:t>JpaRepository</w:t>
      </w:r>
      <w:proofErr w:type="spellEnd"/>
      <w:r w:rsidRPr="00D64D55">
        <w:rPr>
          <w:rFonts w:ascii="Arial" w:eastAsia="Times New Roman" w:hAnsi="Arial" w:cs="Arial"/>
          <w:color w:val="000000"/>
          <w:kern w:val="0"/>
          <w:sz w:val="27"/>
          <w:szCs w:val="27"/>
          <w14:ligatures w14:val="none"/>
        </w:rPr>
        <w:t>. The </w:t>
      </w:r>
      <w:proofErr w:type="spellStart"/>
      <w:proofErr w:type="gramStart"/>
      <w:r w:rsidRPr="00D64D55">
        <w:rPr>
          <w:rFonts w:ascii="Courier" w:eastAsia="Times New Roman" w:hAnsi="Courier" w:cs="Arial"/>
          <w:color w:val="000000"/>
          <w:kern w:val="0"/>
          <w:sz w:val="27"/>
          <w:szCs w:val="27"/>
          <w14:ligatures w14:val="none"/>
        </w:rPr>
        <w:t>findById</w:t>
      </w:r>
      <w:proofErr w:type="spellEnd"/>
      <w:r w:rsidRPr="00D64D55">
        <w:rPr>
          <w:rFonts w:ascii="Courier" w:eastAsia="Times New Roman" w:hAnsi="Courier" w:cs="Arial"/>
          <w:color w:val="000000"/>
          <w:kern w:val="0"/>
          <w:sz w:val="27"/>
          <w:szCs w:val="27"/>
          <w14:ligatures w14:val="none"/>
        </w:rPr>
        <w:t>(</w:t>
      </w:r>
      <w:proofErr w:type="gramEnd"/>
      <w:r w:rsidRPr="00D64D55">
        <w:rPr>
          <w:rFonts w:ascii="Courier" w:eastAsia="Times New Roman" w:hAnsi="Courier" w:cs="Arial"/>
          <w:color w:val="000000"/>
          <w:kern w:val="0"/>
          <w:sz w:val="27"/>
          <w:szCs w:val="27"/>
          <w14:ligatures w14:val="none"/>
        </w:rPr>
        <w:t>)</w:t>
      </w:r>
      <w:r w:rsidRPr="00D64D55">
        <w:rPr>
          <w:rFonts w:ascii="Arial" w:eastAsia="Times New Roman" w:hAnsi="Arial" w:cs="Arial"/>
          <w:color w:val="000000"/>
          <w:kern w:val="0"/>
          <w:sz w:val="27"/>
          <w:szCs w:val="27"/>
          <w14:ligatures w14:val="none"/>
        </w:rPr>
        <w:t xml:space="preserve"> returns null if record does not exist while the </w:t>
      </w:r>
      <w:proofErr w:type="spellStart"/>
      <w:r w:rsidRPr="00D64D55">
        <w:rPr>
          <w:rFonts w:ascii="Arial" w:eastAsia="Times New Roman" w:hAnsi="Arial" w:cs="Arial"/>
          <w:color w:val="000000"/>
          <w:kern w:val="0"/>
          <w:sz w:val="27"/>
          <w:szCs w:val="27"/>
          <w14:ligatures w14:val="none"/>
        </w:rPr>
        <w:t>getOne</w:t>
      </w:r>
      <w:proofErr w:type="spellEnd"/>
      <w:r w:rsidRPr="00D64D55">
        <w:rPr>
          <w:rFonts w:ascii="Arial" w:eastAsia="Times New Roman" w:hAnsi="Arial" w:cs="Arial"/>
          <w:color w:val="000000"/>
          <w:kern w:val="0"/>
          <w:sz w:val="27"/>
          <w:szCs w:val="27"/>
          <w14:ligatures w14:val="none"/>
        </w:rPr>
        <w:t>() will throw an exception called </w:t>
      </w:r>
      <w:proofErr w:type="spellStart"/>
      <w:r w:rsidRPr="00D64D55">
        <w:rPr>
          <w:rFonts w:ascii="Courier" w:eastAsia="Times New Roman" w:hAnsi="Courier" w:cs="Arial"/>
          <w:color w:val="000000"/>
          <w:kern w:val="0"/>
          <w:sz w:val="27"/>
          <w:szCs w:val="27"/>
          <w14:ligatures w14:val="none"/>
        </w:rPr>
        <w:t>EntityNotFoundException</w:t>
      </w:r>
      <w:proofErr w:type="spellEnd"/>
      <w:r w:rsidRPr="00D64D55">
        <w:rPr>
          <w:rFonts w:ascii="Arial" w:eastAsia="Times New Roman" w:hAnsi="Arial" w:cs="Arial"/>
          <w:color w:val="000000"/>
          <w:kern w:val="0"/>
          <w:sz w:val="27"/>
          <w:szCs w:val="27"/>
          <w14:ligatures w14:val="none"/>
        </w:rPr>
        <w:t>. </w:t>
      </w:r>
    </w:p>
    <w:sectPr w:rsidR="00D64D55" w:rsidRPr="00D64D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PT Sans Narrow">
    <w:charset w:val="00"/>
    <w:family w:val="swiss"/>
    <w:pitch w:val="variable"/>
    <w:sig w:usb0="A00002EF" w:usb1="5000204B" w:usb2="00000000" w:usb3="00000000" w:csb0="00000097" w:csb1="00000000"/>
  </w:font>
  <w:font w:name="Fira Sans">
    <w:charset w:val="00"/>
    <w:family w:val="swiss"/>
    <w:pitch w:val="variable"/>
    <w:sig w:usb0="600002FF" w:usb1="00000001" w:usb2="00000000" w:usb3="00000000" w:csb0="0000019F" w:csb1="00000000"/>
  </w:font>
  <w:font w:name="Helvetica">
    <w:panose1 w:val="020B0604020202020204"/>
    <w:charset w:val="00"/>
    <w:family w:val="swiss"/>
    <w:pitch w:val="variable"/>
    <w:sig w:usb0="00000003" w:usb1="00000000" w:usb2="00000000" w:usb3="00000000" w:csb0="00000001" w:csb1="00000000"/>
  </w:font>
  <w:font w:name="var(--app-fon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Oswald">
    <w:charset w:val="00"/>
    <w:family w:val="auto"/>
    <w:pitch w:val="variable"/>
    <w:sig w:usb0="2000020F" w:usb1="00000000"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Raleway">
    <w:charset w:val="00"/>
    <w:family w:val="auto"/>
    <w:pitch w:val="variable"/>
    <w:sig w:usb0="A00002FF" w:usb1="5000205B" w:usb2="00000000" w:usb3="00000000" w:csb0="00000197" w:csb1="00000000"/>
  </w:font>
  <w:font w:name="Source Code Pro">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D1A"/>
    <w:multiLevelType w:val="multilevel"/>
    <w:tmpl w:val="3F68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642BB4"/>
    <w:multiLevelType w:val="multilevel"/>
    <w:tmpl w:val="AEF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F66CB"/>
    <w:multiLevelType w:val="multilevel"/>
    <w:tmpl w:val="A9048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12069D4"/>
    <w:multiLevelType w:val="multilevel"/>
    <w:tmpl w:val="4CC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D43F21"/>
    <w:multiLevelType w:val="multilevel"/>
    <w:tmpl w:val="50427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21F10E3"/>
    <w:multiLevelType w:val="multilevel"/>
    <w:tmpl w:val="2A04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8252EB"/>
    <w:multiLevelType w:val="multilevel"/>
    <w:tmpl w:val="A9188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2924EE4"/>
    <w:multiLevelType w:val="multilevel"/>
    <w:tmpl w:val="828E0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2925466"/>
    <w:multiLevelType w:val="multilevel"/>
    <w:tmpl w:val="3AB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EC4441"/>
    <w:multiLevelType w:val="multilevel"/>
    <w:tmpl w:val="4FA4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0629BA"/>
    <w:multiLevelType w:val="multilevel"/>
    <w:tmpl w:val="03A8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4247AC9"/>
    <w:multiLevelType w:val="multilevel"/>
    <w:tmpl w:val="907E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CE037B"/>
    <w:multiLevelType w:val="multilevel"/>
    <w:tmpl w:val="5E4C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4F83AC7"/>
    <w:multiLevelType w:val="multilevel"/>
    <w:tmpl w:val="5F82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F4678F"/>
    <w:multiLevelType w:val="multilevel"/>
    <w:tmpl w:val="365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0D1C4F"/>
    <w:multiLevelType w:val="multilevel"/>
    <w:tmpl w:val="4EE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2238C7"/>
    <w:multiLevelType w:val="multilevel"/>
    <w:tmpl w:val="B87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FB446D"/>
    <w:multiLevelType w:val="multilevel"/>
    <w:tmpl w:val="750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9541B67"/>
    <w:multiLevelType w:val="multilevel"/>
    <w:tmpl w:val="FD8A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0814FD"/>
    <w:multiLevelType w:val="multilevel"/>
    <w:tmpl w:val="D094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94629D"/>
    <w:multiLevelType w:val="multilevel"/>
    <w:tmpl w:val="D90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BD809E2"/>
    <w:multiLevelType w:val="multilevel"/>
    <w:tmpl w:val="CBC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C5134F8"/>
    <w:multiLevelType w:val="multilevel"/>
    <w:tmpl w:val="BE426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0CF54F8C"/>
    <w:multiLevelType w:val="multilevel"/>
    <w:tmpl w:val="C904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B7490E"/>
    <w:multiLevelType w:val="multilevel"/>
    <w:tmpl w:val="C73C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947CCB"/>
    <w:multiLevelType w:val="multilevel"/>
    <w:tmpl w:val="A7EA5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0FEC72D2"/>
    <w:multiLevelType w:val="multilevel"/>
    <w:tmpl w:val="706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081502E"/>
    <w:multiLevelType w:val="multilevel"/>
    <w:tmpl w:val="992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0DD12E7"/>
    <w:multiLevelType w:val="multilevel"/>
    <w:tmpl w:val="98D8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116B71A0"/>
    <w:multiLevelType w:val="multilevel"/>
    <w:tmpl w:val="A8C89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9C4929"/>
    <w:multiLevelType w:val="multilevel"/>
    <w:tmpl w:val="BC2C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C56757"/>
    <w:multiLevelType w:val="multilevel"/>
    <w:tmpl w:val="7200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1DA1B5B"/>
    <w:multiLevelType w:val="multilevel"/>
    <w:tmpl w:val="4ECA2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11DC5674"/>
    <w:multiLevelType w:val="multilevel"/>
    <w:tmpl w:val="DA3C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0453FC"/>
    <w:multiLevelType w:val="multilevel"/>
    <w:tmpl w:val="4C1E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06128E"/>
    <w:multiLevelType w:val="multilevel"/>
    <w:tmpl w:val="11C04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12475EA7"/>
    <w:multiLevelType w:val="hybridMultilevel"/>
    <w:tmpl w:val="B04838F4"/>
    <w:lvl w:ilvl="0" w:tplc="4170FAAE">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2E050AB"/>
    <w:multiLevelType w:val="multilevel"/>
    <w:tmpl w:val="0B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251DAF"/>
    <w:multiLevelType w:val="multilevel"/>
    <w:tmpl w:val="DD6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33A4755"/>
    <w:multiLevelType w:val="multilevel"/>
    <w:tmpl w:val="7CA8C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926FAD"/>
    <w:multiLevelType w:val="multilevel"/>
    <w:tmpl w:val="FC4E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457723A"/>
    <w:multiLevelType w:val="multilevel"/>
    <w:tmpl w:val="B98C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45B08E7"/>
    <w:multiLevelType w:val="multilevel"/>
    <w:tmpl w:val="72B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C61CA2"/>
    <w:multiLevelType w:val="multilevel"/>
    <w:tmpl w:val="66EE4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152725A0"/>
    <w:multiLevelType w:val="multilevel"/>
    <w:tmpl w:val="55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5685AEC"/>
    <w:multiLevelType w:val="multilevel"/>
    <w:tmpl w:val="B976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5866A89"/>
    <w:multiLevelType w:val="multilevel"/>
    <w:tmpl w:val="A0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6200318"/>
    <w:multiLevelType w:val="multilevel"/>
    <w:tmpl w:val="D850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6B97607"/>
    <w:multiLevelType w:val="multilevel"/>
    <w:tmpl w:val="9614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6D33FEC"/>
    <w:multiLevelType w:val="multilevel"/>
    <w:tmpl w:val="2894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6E20852"/>
    <w:multiLevelType w:val="multilevel"/>
    <w:tmpl w:val="A70A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6F73094"/>
    <w:multiLevelType w:val="multilevel"/>
    <w:tmpl w:val="A3707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727707D"/>
    <w:multiLevelType w:val="multilevel"/>
    <w:tmpl w:val="96C0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73576FD"/>
    <w:multiLevelType w:val="multilevel"/>
    <w:tmpl w:val="2BD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75542EB"/>
    <w:multiLevelType w:val="multilevel"/>
    <w:tmpl w:val="CF3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BA5412"/>
    <w:multiLevelType w:val="multilevel"/>
    <w:tmpl w:val="F47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9394DED"/>
    <w:multiLevelType w:val="multilevel"/>
    <w:tmpl w:val="5F1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97A0206"/>
    <w:multiLevelType w:val="multilevel"/>
    <w:tmpl w:val="A3C0A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1C047203"/>
    <w:multiLevelType w:val="multilevel"/>
    <w:tmpl w:val="3B82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C4D77AB"/>
    <w:multiLevelType w:val="multilevel"/>
    <w:tmpl w:val="54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C6C1D4B"/>
    <w:multiLevelType w:val="multilevel"/>
    <w:tmpl w:val="D8B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1CFE6359"/>
    <w:multiLevelType w:val="multilevel"/>
    <w:tmpl w:val="4E94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DDC4092"/>
    <w:multiLevelType w:val="multilevel"/>
    <w:tmpl w:val="DC7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E241514"/>
    <w:multiLevelType w:val="multilevel"/>
    <w:tmpl w:val="AC4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E462D16"/>
    <w:multiLevelType w:val="multilevel"/>
    <w:tmpl w:val="AB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E7E0798"/>
    <w:multiLevelType w:val="multilevel"/>
    <w:tmpl w:val="FE221C1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1E974C19"/>
    <w:multiLevelType w:val="multilevel"/>
    <w:tmpl w:val="3056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1EB71446"/>
    <w:multiLevelType w:val="multilevel"/>
    <w:tmpl w:val="00284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1F326865"/>
    <w:multiLevelType w:val="multilevel"/>
    <w:tmpl w:val="6456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1FAB2D42"/>
    <w:multiLevelType w:val="multilevel"/>
    <w:tmpl w:val="D58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00D5860"/>
    <w:multiLevelType w:val="multilevel"/>
    <w:tmpl w:val="4A9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0A22C42"/>
    <w:multiLevelType w:val="multilevel"/>
    <w:tmpl w:val="3830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0BA2EEA"/>
    <w:multiLevelType w:val="multilevel"/>
    <w:tmpl w:val="F1EA4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20E53A0A"/>
    <w:multiLevelType w:val="multilevel"/>
    <w:tmpl w:val="9176E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1DB7988"/>
    <w:multiLevelType w:val="multilevel"/>
    <w:tmpl w:val="6E2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2793C28"/>
    <w:multiLevelType w:val="multilevel"/>
    <w:tmpl w:val="FA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33968E8"/>
    <w:multiLevelType w:val="multilevel"/>
    <w:tmpl w:val="B97A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3CC0F96"/>
    <w:multiLevelType w:val="multilevel"/>
    <w:tmpl w:val="5E148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23F52916"/>
    <w:multiLevelType w:val="multilevel"/>
    <w:tmpl w:val="E0A6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47966DA"/>
    <w:multiLevelType w:val="multilevel"/>
    <w:tmpl w:val="EADA5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24C55C75"/>
    <w:multiLevelType w:val="multilevel"/>
    <w:tmpl w:val="744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4F74044"/>
    <w:multiLevelType w:val="multilevel"/>
    <w:tmpl w:val="5C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545121A"/>
    <w:multiLevelType w:val="multilevel"/>
    <w:tmpl w:val="3EA8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70E74AE"/>
    <w:multiLevelType w:val="multilevel"/>
    <w:tmpl w:val="007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77D1A38"/>
    <w:multiLevelType w:val="multilevel"/>
    <w:tmpl w:val="151A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278435E0"/>
    <w:multiLevelType w:val="multilevel"/>
    <w:tmpl w:val="296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8254F7B"/>
    <w:multiLevelType w:val="multilevel"/>
    <w:tmpl w:val="CF7C6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4463BB"/>
    <w:multiLevelType w:val="multilevel"/>
    <w:tmpl w:val="86E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91D02B5"/>
    <w:multiLevelType w:val="multilevel"/>
    <w:tmpl w:val="F3E8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9E272FD"/>
    <w:multiLevelType w:val="multilevel"/>
    <w:tmpl w:val="3FE22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2B285779"/>
    <w:multiLevelType w:val="multilevel"/>
    <w:tmpl w:val="2D3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A87BF6"/>
    <w:multiLevelType w:val="multilevel"/>
    <w:tmpl w:val="DB2E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BC86586"/>
    <w:multiLevelType w:val="multilevel"/>
    <w:tmpl w:val="054C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2D013FDF"/>
    <w:multiLevelType w:val="multilevel"/>
    <w:tmpl w:val="1FC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D943450"/>
    <w:multiLevelType w:val="multilevel"/>
    <w:tmpl w:val="1CE0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E9972BB"/>
    <w:multiLevelType w:val="multilevel"/>
    <w:tmpl w:val="602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F871141"/>
    <w:multiLevelType w:val="multilevel"/>
    <w:tmpl w:val="56DA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0C77DBB"/>
    <w:multiLevelType w:val="multilevel"/>
    <w:tmpl w:val="84A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18612EC"/>
    <w:multiLevelType w:val="multilevel"/>
    <w:tmpl w:val="3F30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1DC0392"/>
    <w:multiLevelType w:val="multilevel"/>
    <w:tmpl w:val="5A4A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263313E"/>
    <w:multiLevelType w:val="multilevel"/>
    <w:tmpl w:val="934E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3312656"/>
    <w:multiLevelType w:val="multilevel"/>
    <w:tmpl w:val="BD0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3D8170B"/>
    <w:multiLevelType w:val="multilevel"/>
    <w:tmpl w:val="647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6481A54"/>
    <w:multiLevelType w:val="multilevel"/>
    <w:tmpl w:val="63BEDA2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67F619D"/>
    <w:multiLevelType w:val="multilevel"/>
    <w:tmpl w:val="41CA5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70A2798"/>
    <w:multiLevelType w:val="multilevel"/>
    <w:tmpl w:val="7E0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7A8710B"/>
    <w:multiLevelType w:val="multilevel"/>
    <w:tmpl w:val="0882E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3A50564A"/>
    <w:multiLevelType w:val="multilevel"/>
    <w:tmpl w:val="38266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3A5637CF"/>
    <w:multiLevelType w:val="multilevel"/>
    <w:tmpl w:val="98F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B0D14B7"/>
    <w:multiLevelType w:val="multilevel"/>
    <w:tmpl w:val="E4B0D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3B6E3D4B"/>
    <w:multiLevelType w:val="multilevel"/>
    <w:tmpl w:val="6AEA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3B836124"/>
    <w:multiLevelType w:val="multilevel"/>
    <w:tmpl w:val="F49A4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3BA277CC"/>
    <w:multiLevelType w:val="multilevel"/>
    <w:tmpl w:val="347E5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3BF72FD6"/>
    <w:multiLevelType w:val="multilevel"/>
    <w:tmpl w:val="9D3E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C9D1A40"/>
    <w:multiLevelType w:val="multilevel"/>
    <w:tmpl w:val="843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CE561E9"/>
    <w:multiLevelType w:val="multilevel"/>
    <w:tmpl w:val="090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3D2E4D91"/>
    <w:multiLevelType w:val="multilevel"/>
    <w:tmpl w:val="D6AA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3D6A3BA8"/>
    <w:multiLevelType w:val="multilevel"/>
    <w:tmpl w:val="D9A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3E41799C"/>
    <w:multiLevelType w:val="multilevel"/>
    <w:tmpl w:val="521EB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3EE755BF"/>
    <w:multiLevelType w:val="multilevel"/>
    <w:tmpl w:val="A46A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0F6712C"/>
    <w:multiLevelType w:val="multilevel"/>
    <w:tmpl w:val="03D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16B64E5"/>
    <w:multiLevelType w:val="multilevel"/>
    <w:tmpl w:val="CC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1A92D89"/>
    <w:multiLevelType w:val="multilevel"/>
    <w:tmpl w:val="45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2C82FB6"/>
    <w:multiLevelType w:val="multilevel"/>
    <w:tmpl w:val="36A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30316F7"/>
    <w:multiLevelType w:val="multilevel"/>
    <w:tmpl w:val="843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3253338"/>
    <w:multiLevelType w:val="multilevel"/>
    <w:tmpl w:val="74E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3392D3B"/>
    <w:multiLevelType w:val="multilevel"/>
    <w:tmpl w:val="C57E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3403BF7"/>
    <w:multiLevelType w:val="multilevel"/>
    <w:tmpl w:val="67C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43A1EA5"/>
    <w:multiLevelType w:val="multilevel"/>
    <w:tmpl w:val="A35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5081946"/>
    <w:multiLevelType w:val="multilevel"/>
    <w:tmpl w:val="B5EE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5AE5878"/>
    <w:multiLevelType w:val="multilevel"/>
    <w:tmpl w:val="611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60E5CB4"/>
    <w:multiLevelType w:val="multilevel"/>
    <w:tmpl w:val="688E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15:restartNumberingAfterBreak="0">
    <w:nsid w:val="463E0847"/>
    <w:multiLevelType w:val="multilevel"/>
    <w:tmpl w:val="7EE0F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8A94DC8"/>
    <w:multiLevelType w:val="multilevel"/>
    <w:tmpl w:val="830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9AC1130"/>
    <w:multiLevelType w:val="multilevel"/>
    <w:tmpl w:val="3F7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9F21E41"/>
    <w:multiLevelType w:val="multilevel"/>
    <w:tmpl w:val="B85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A4E5CCF"/>
    <w:multiLevelType w:val="multilevel"/>
    <w:tmpl w:val="98B6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A6A1132"/>
    <w:multiLevelType w:val="multilevel"/>
    <w:tmpl w:val="B61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A8C1D21"/>
    <w:multiLevelType w:val="multilevel"/>
    <w:tmpl w:val="59CE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B3F6959"/>
    <w:multiLevelType w:val="multilevel"/>
    <w:tmpl w:val="92C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B930733"/>
    <w:multiLevelType w:val="multilevel"/>
    <w:tmpl w:val="CE44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4CA944BC"/>
    <w:multiLevelType w:val="multilevel"/>
    <w:tmpl w:val="2E4C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D2434CB"/>
    <w:multiLevelType w:val="multilevel"/>
    <w:tmpl w:val="25BC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4DC958A4"/>
    <w:multiLevelType w:val="multilevel"/>
    <w:tmpl w:val="CDE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4ED33305"/>
    <w:multiLevelType w:val="multilevel"/>
    <w:tmpl w:val="EC76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F5F24C7"/>
    <w:multiLevelType w:val="multilevel"/>
    <w:tmpl w:val="54A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1A606DD"/>
    <w:multiLevelType w:val="multilevel"/>
    <w:tmpl w:val="E16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2F01969"/>
    <w:multiLevelType w:val="multilevel"/>
    <w:tmpl w:val="20AE1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53407FB0"/>
    <w:multiLevelType w:val="multilevel"/>
    <w:tmpl w:val="890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35C3477"/>
    <w:multiLevelType w:val="multilevel"/>
    <w:tmpl w:val="EE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3E368A4"/>
    <w:multiLevelType w:val="multilevel"/>
    <w:tmpl w:val="3438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3FA5C69"/>
    <w:multiLevelType w:val="multilevel"/>
    <w:tmpl w:val="DFE2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4AD47F7"/>
    <w:multiLevelType w:val="multilevel"/>
    <w:tmpl w:val="2C3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4D81B06"/>
    <w:multiLevelType w:val="multilevel"/>
    <w:tmpl w:val="D2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57A7F6C"/>
    <w:multiLevelType w:val="multilevel"/>
    <w:tmpl w:val="52A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6082EA5"/>
    <w:multiLevelType w:val="multilevel"/>
    <w:tmpl w:val="4C40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6A7114A"/>
    <w:multiLevelType w:val="multilevel"/>
    <w:tmpl w:val="0FF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7A47E5A"/>
    <w:multiLevelType w:val="multilevel"/>
    <w:tmpl w:val="150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7C16009"/>
    <w:multiLevelType w:val="multilevel"/>
    <w:tmpl w:val="05A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7F23449"/>
    <w:multiLevelType w:val="multilevel"/>
    <w:tmpl w:val="293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8C55514"/>
    <w:multiLevelType w:val="multilevel"/>
    <w:tmpl w:val="2B52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935191C"/>
    <w:multiLevelType w:val="multilevel"/>
    <w:tmpl w:val="D6E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9B52E32"/>
    <w:multiLevelType w:val="multilevel"/>
    <w:tmpl w:val="C7E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9F71A5F"/>
    <w:multiLevelType w:val="multilevel"/>
    <w:tmpl w:val="BA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A831BF2"/>
    <w:multiLevelType w:val="multilevel"/>
    <w:tmpl w:val="B3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5A886497"/>
    <w:multiLevelType w:val="multilevel"/>
    <w:tmpl w:val="74D4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ABB0515"/>
    <w:multiLevelType w:val="multilevel"/>
    <w:tmpl w:val="677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AE546CA"/>
    <w:multiLevelType w:val="multilevel"/>
    <w:tmpl w:val="D368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BC84CF1"/>
    <w:multiLevelType w:val="multilevel"/>
    <w:tmpl w:val="DF8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C921451"/>
    <w:multiLevelType w:val="multilevel"/>
    <w:tmpl w:val="24B6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5DAC4FA0"/>
    <w:multiLevelType w:val="multilevel"/>
    <w:tmpl w:val="FA869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1" w15:restartNumberingAfterBreak="0">
    <w:nsid w:val="5E497022"/>
    <w:multiLevelType w:val="multilevel"/>
    <w:tmpl w:val="4CB2D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2" w15:restartNumberingAfterBreak="0">
    <w:nsid w:val="60167345"/>
    <w:multiLevelType w:val="multilevel"/>
    <w:tmpl w:val="E8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0C77442"/>
    <w:multiLevelType w:val="multilevel"/>
    <w:tmpl w:val="9C5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1926625"/>
    <w:multiLevelType w:val="multilevel"/>
    <w:tmpl w:val="D436C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5" w15:restartNumberingAfterBreak="0">
    <w:nsid w:val="61DF010E"/>
    <w:multiLevelType w:val="multilevel"/>
    <w:tmpl w:val="3066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2355091"/>
    <w:multiLevelType w:val="multilevel"/>
    <w:tmpl w:val="18F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2621BF1"/>
    <w:multiLevelType w:val="multilevel"/>
    <w:tmpl w:val="214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28255C0"/>
    <w:multiLevelType w:val="multilevel"/>
    <w:tmpl w:val="D034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3003F5E"/>
    <w:multiLevelType w:val="multilevel"/>
    <w:tmpl w:val="5C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3950632"/>
    <w:multiLevelType w:val="multilevel"/>
    <w:tmpl w:val="B84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3E04795"/>
    <w:multiLevelType w:val="multilevel"/>
    <w:tmpl w:val="AC8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491610B"/>
    <w:multiLevelType w:val="multilevel"/>
    <w:tmpl w:val="3760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4B54A3A"/>
    <w:multiLevelType w:val="multilevel"/>
    <w:tmpl w:val="C8C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64811FE"/>
    <w:multiLevelType w:val="multilevel"/>
    <w:tmpl w:val="D7DA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6522B87"/>
    <w:multiLevelType w:val="multilevel"/>
    <w:tmpl w:val="331C2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6" w15:restartNumberingAfterBreak="0">
    <w:nsid w:val="66575B30"/>
    <w:multiLevelType w:val="multilevel"/>
    <w:tmpl w:val="2EA2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7E34EDD"/>
    <w:multiLevelType w:val="multilevel"/>
    <w:tmpl w:val="64C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852531E"/>
    <w:multiLevelType w:val="multilevel"/>
    <w:tmpl w:val="EA38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876545F"/>
    <w:multiLevelType w:val="multilevel"/>
    <w:tmpl w:val="F92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88D3FEC"/>
    <w:multiLevelType w:val="multilevel"/>
    <w:tmpl w:val="268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9FA708D"/>
    <w:multiLevelType w:val="multilevel"/>
    <w:tmpl w:val="3B6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6C427D5B"/>
    <w:multiLevelType w:val="multilevel"/>
    <w:tmpl w:val="CCB4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D7315A7"/>
    <w:multiLevelType w:val="multilevel"/>
    <w:tmpl w:val="AA8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6E4A5EFA"/>
    <w:multiLevelType w:val="multilevel"/>
    <w:tmpl w:val="C9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6F2A6147"/>
    <w:multiLevelType w:val="multilevel"/>
    <w:tmpl w:val="34F2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FE45454"/>
    <w:multiLevelType w:val="multilevel"/>
    <w:tmpl w:val="B41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FE87134"/>
    <w:multiLevelType w:val="multilevel"/>
    <w:tmpl w:val="3A46F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8" w15:restartNumberingAfterBreak="0">
    <w:nsid w:val="6FEE55FC"/>
    <w:multiLevelType w:val="multilevel"/>
    <w:tmpl w:val="F042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9" w15:restartNumberingAfterBreak="0">
    <w:nsid w:val="70506DB7"/>
    <w:multiLevelType w:val="multilevel"/>
    <w:tmpl w:val="8B7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0D6058A"/>
    <w:multiLevelType w:val="multilevel"/>
    <w:tmpl w:val="6A28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1010C01"/>
    <w:multiLevelType w:val="multilevel"/>
    <w:tmpl w:val="7A3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1521C14"/>
    <w:multiLevelType w:val="multilevel"/>
    <w:tmpl w:val="CA222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3" w15:restartNumberingAfterBreak="0">
    <w:nsid w:val="71F75107"/>
    <w:multiLevelType w:val="multilevel"/>
    <w:tmpl w:val="8EB8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20C1972"/>
    <w:multiLevelType w:val="multilevel"/>
    <w:tmpl w:val="BD4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2667534"/>
    <w:multiLevelType w:val="multilevel"/>
    <w:tmpl w:val="5CE0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2B8464A"/>
    <w:multiLevelType w:val="multilevel"/>
    <w:tmpl w:val="9EA8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2FE5B5C"/>
    <w:multiLevelType w:val="multilevel"/>
    <w:tmpl w:val="4EEA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8" w15:restartNumberingAfterBreak="0">
    <w:nsid w:val="734E3CDE"/>
    <w:multiLevelType w:val="multilevel"/>
    <w:tmpl w:val="AE1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37A7263"/>
    <w:multiLevelType w:val="multilevel"/>
    <w:tmpl w:val="1F0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38169A0"/>
    <w:multiLevelType w:val="multilevel"/>
    <w:tmpl w:val="E2E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3891AB4"/>
    <w:multiLevelType w:val="multilevel"/>
    <w:tmpl w:val="3F8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5BB470E"/>
    <w:multiLevelType w:val="multilevel"/>
    <w:tmpl w:val="4CE67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3" w15:restartNumberingAfterBreak="0">
    <w:nsid w:val="75ED6964"/>
    <w:multiLevelType w:val="multilevel"/>
    <w:tmpl w:val="F31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5FC05E0"/>
    <w:multiLevelType w:val="multilevel"/>
    <w:tmpl w:val="4760A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661343F"/>
    <w:multiLevelType w:val="multilevel"/>
    <w:tmpl w:val="379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75601FB"/>
    <w:multiLevelType w:val="multilevel"/>
    <w:tmpl w:val="666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7FC4F0A"/>
    <w:multiLevelType w:val="multilevel"/>
    <w:tmpl w:val="0E26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8495F49"/>
    <w:multiLevelType w:val="multilevel"/>
    <w:tmpl w:val="884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79297F0C"/>
    <w:multiLevelType w:val="multilevel"/>
    <w:tmpl w:val="A12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79A324AB"/>
    <w:multiLevelType w:val="multilevel"/>
    <w:tmpl w:val="F4BEE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1" w15:restartNumberingAfterBreak="0">
    <w:nsid w:val="7A2479D5"/>
    <w:multiLevelType w:val="multilevel"/>
    <w:tmpl w:val="481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7B5533F7"/>
    <w:multiLevelType w:val="multilevel"/>
    <w:tmpl w:val="9BBC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B8D10A5"/>
    <w:multiLevelType w:val="multilevel"/>
    <w:tmpl w:val="66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C1E5694"/>
    <w:multiLevelType w:val="multilevel"/>
    <w:tmpl w:val="605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D8E1755"/>
    <w:multiLevelType w:val="multilevel"/>
    <w:tmpl w:val="B8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7DB42BEB"/>
    <w:multiLevelType w:val="multilevel"/>
    <w:tmpl w:val="2E0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7E19548A"/>
    <w:multiLevelType w:val="multilevel"/>
    <w:tmpl w:val="F20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7F8575EE"/>
    <w:multiLevelType w:val="multilevel"/>
    <w:tmpl w:val="00C86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15:restartNumberingAfterBreak="0">
    <w:nsid w:val="7F9E20C0"/>
    <w:multiLevelType w:val="multilevel"/>
    <w:tmpl w:val="5AD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FA82813"/>
    <w:multiLevelType w:val="multilevel"/>
    <w:tmpl w:val="235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FD1512D"/>
    <w:multiLevelType w:val="multilevel"/>
    <w:tmpl w:val="DC5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7FE41A34"/>
    <w:multiLevelType w:val="multilevel"/>
    <w:tmpl w:val="DF8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135462">
    <w:abstractNumId w:val="53"/>
  </w:num>
  <w:num w:numId="2" w16cid:durableId="1074663605">
    <w:abstractNumId w:val="88"/>
  </w:num>
  <w:num w:numId="3" w16cid:durableId="1827818986">
    <w:abstractNumId w:val="0"/>
  </w:num>
  <w:num w:numId="4" w16cid:durableId="458574269">
    <w:abstractNumId w:val="195"/>
  </w:num>
  <w:num w:numId="5" w16cid:durableId="1177966848">
    <w:abstractNumId w:val="129"/>
  </w:num>
  <w:num w:numId="6" w16cid:durableId="702559931">
    <w:abstractNumId w:val="63"/>
  </w:num>
  <w:num w:numId="7" w16cid:durableId="1668435809">
    <w:abstractNumId w:val="151"/>
  </w:num>
  <w:num w:numId="8" w16cid:durableId="710544247">
    <w:abstractNumId w:val="61"/>
  </w:num>
  <w:num w:numId="9" w16cid:durableId="172110631">
    <w:abstractNumId w:val="100"/>
  </w:num>
  <w:num w:numId="10" w16cid:durableId="2057393950">
    <w:abstractNumId w:val="12"/>
  </w:num>
  <w:num w:numId="11" w16cid:durableId="441992893">
    <w:abstractNumId w:val="116"/>
  </w:num>
  <w:num w:numId="12" w16cid:durableId="713046505">
    <w:abstractNumId w:val="169"/>
  </w:num>
  <w:num w:numId="13" w16cid:durableId="1908295569">
    <w:abstractNumId w:val="50"/>
  </w:num>
  <w:num w:numId="14" w16cid:durableId="410583114">
    <w:abstractNumId w:val="30"/>
  </w:num>
  <w:num w:numId="15" w16cid:durableId="703334833">
    <w:abstractNumId w:val="108"/>
  </w:num>
  <w:num w:numId="16" w16cid:durableId="2114855972">
    <w:abstractNumId w:val="221"/>
  </w:num>
  <w:num w:numId="17" w16cid:durableId="1019432992">
    <w:abstractNumId w:val="123"/>
  </w:num>
  <w:num w:numId="18" w16cid:durableId="770006095">
    <w:abstractNumId w:val="87"/>
  </w:num>
  <w:num w:numId="19" w16cid:durableId="1189368470">
    <w:abstractNumId w:val="143"/>
  </w:num>
  <w:num w:numId="20" w16cid:durableId="1381858181">
    <w:abstractNumId w:val="225"/>
  </w:num>
  <w:num w:numId="21" w16cid:durableId="1608345003">
    <w:abstractNumId w:val="226"/>
  </w:num>
  <w:num w:numId="22" w16cid:durableId="822964596">
    <w:abstractNumId w:val="24"/>
  </w:num>
  <w:num w:numId="23" w16cid:durableId="761610741">
    <w:abstractNumId w:val="49"/>
  </w:num>
  <w:num w:numId="24" w16cid:durableId="183834237">
    <w:abstractNumId w:val="115"/>
  </w:num>
  <w:num w:numId="25" w16cid:durableId="1905799329">
    <w:abstractNumId w:val="216"/>
  </w:num>
  <w:num w:numId="26" w16cid:durableId="3217614">
    <w:abstractNumId w:val="161"/>
  </w:num>
  <w:num w:numId="27" w16cid:durableId="522478526">
    <w:abstractNumId w:val="133"/>
  </w:num>
  <w:num w:numId="28" w16cid:durableId="964508692">
    <w:abstractNumId w:val="142"/>
  </w:num>
  <w:num w:numId="29" w16cid:durableId="48890795">
    <w:abstractNumId w:val="20"/>
  </w:num>
  <w:num w:numId="30" w16cid:durableId="459735345">
    <w:abstractNumId w:val="182"/>
  </w:num>
  <w:num w:numId="31" w16cid:durableId="877475877">
    <w:abstractNumId w:val="75"/>
  </w:num>
  <w:num w:numId="32" w16cid:durableId="622005074">
    <w:abstractNumId w:val="7"/>
  </w:num>
  <w:num w:numId="33" w16cid:durableId="916669402">
    <w:abstractNumId w:val="22"/>
  </w:num>
  <w:num w:numId="34" w16cid:durableId="541555795">
    <w:abstractNumId w:val="110"/>
  </w:num>
  <w:num w:numId="35" w16cid:durableId="693651225">
    <w:abstractNumId w:val="160"/>
  </w:num>
  <w:num w:numId="36" w16cid:durableId="850488714">
    <w:abstractNumId w:val="47"/>
  </w:num>
  <w:num w:numId="37" w16cid:durableId="887691971">
    <w:abstractNumId w:val="40"/>
  </w:num>
  <w:num w:numId="38" w16cid:durableId="654261801">
    <w:abstractNumId w:val="104"/>
  </w:num>
  <w:num w:numId="39" w16cid:durableId="740106820">
    <w:abstractNumId w:val="176"/>
  </w:num>
  <w:num w:numId="40" w16cid:durableId="1042705322">
    <w:abstractNumId w:val="217"/>
  </w:num>
  <w:num w:numId="41" w16cid:durableId="1032458564">
    <w:abstractNumId w:val="79"/>
  </w:num>
  <w:num w:numId="42" w16cid:durableId="1005282001">
    <w:abstractNumId w:val="81"/>
  </w:num>
  <w:num w:numId="43" w16cid:durableId="578489136">
    <w:abstractNumId w:val="170"/>
  </w:num>
  <w:num w:numId="44" w16cid:durableId="1678387224">
    <w:abstractNumId w:val="185"/>
  </w:num>
  <w:num w:numId="45" w16cid:durableId="2108186580">
    <w:abstractNumId w:val="145"/>
  </w:num>
  <w:num w:numId="46" w16cid:durableId="772093836">
    <w:abstractNumId w:val="45"/>
  </w:num>
  <w:num w:numId="47" w16cid:durableId="2013794315">
    <w:abstractNumId w:val="80"/>
  </w:num>
  <w:num w:numId="48" w16cid:durableId="1510944028">
    <w:abstractNumId w:val="15"/>
  </w:num>
  <w:num w:numId="49" w16cid:durableId="403259972">
    <w:abstractNumId w:val="174"/>
  </w:num>
  <w:num w:numId="50" w16cid:durableId="2077974036">
    <w:abstractNumId w:val="165"/>
  </w:num>
  <w:num w:numId="51" w16cid:durableId="213274645">
    <w:abstractNumId w:val="69"/>
  </w:num>
  <w:num w:numId="52" w16cid:durableId="1480806736">
    <w:abstractNumId w:val="208"/>
  </w:num>
  <w:num w:numId="53" w16cid:durableId="1416320287">
    <w:abstractNumId w:val="126"/>
  </w:num>
  <w:num w:numId="54" w16cid:durableId="1607541608">
    <w:abstractNumId w:val="141"/>
  </w:num>
  <w:num w:numId="55" w16cid:durableId="405611700">
    <w:abstractNumId w:val="4"/>
  </w:num>
  <w:num w:numId="56" w16cid:durableId="985668876">
    <w:abstractNumId w:val="224"/>
  </w:num>
  <w:num w:numId="57" w16cid:durableId="2098860873">
    <w:abstractNumId w:val="206"/>
  </w:num>
  <w:num w:numId="58" w16cid:durableId="1121419083">
    <w:abstractNumId w:val="58"/>
  </w:num>
  <w:num w:numId="59" w16cid:durableId="1320381276">
    <w:abstractNumId w:val="93"/>
  </w:num>
  <w:num w:numId="60" w16cid:durableId="1789543535">
    <w:abstractNumId w:val="227"/>
  </w:num>
  <w:num w:numId="61" w16cid:durableId="409276587">
    <w:abstractNumId w:val="38"/>
  </w:num>
  <w:num w:numId="62" w16cid:durableId="149296522">
    <w:abstractNumId w:val="95"/>
  </w:num>
  <w:num w:numId="63" w16cid:durableId="920024200">
    <w:abstractNumId w:val="34"/>
  </w:num>
  <w:num w:numId="64" w16cid:durableId="1830629339">
    <w:abstractNumId w:val="36"/>
  </w:num>
  <w:num w:numId="65" w16cid:durableId="1915773965">
    <w:abstractNumId w:val="23"/>
  </w:num>
  <w:num w:numId="66" w16cid:durableId="524825640">
    <w:abstractNumId w:val="52"/>
  </w:num>
  <w:num w:numId="67" w16cid:durableId="796803275">
    <w:abstractNumId w:val="83"/>
  </w:num>
  <w:num w:numId="68" w16cid:durableId="1380669214">
    <w:abstractNumId w:val="91"/>
  </w:num>
  <w:num w:numId="69" w16cid:durableId="836653757">
    <w:abstractNumId w:val="153"/>
  </w:num>
  <w:num w:numId="70" w16cid:durableId="1763909231">
    <w:abstractNumId w:val="120"/>
  </w:num>
  <w:num w:numId="71" w16cid:durableId="640695659">
    <w:abstractNumId w:val="96"/>
  </w:num>
  <w:num w:numId="72" w16cid:durableId="1039010628">
    <w:abstractNumId w:val="203"/>
  </w:num>
  <w:num w:numId="73" w16cid:durableId="363556355">
    <w:abstractNumId w:val="55"/>
  </w:num>
  <w:num w:numId="74" w16cid:durableId="546723859">
    <w:abstractNumId w:val="134"/>
  </w:num>
  <w:num w:numId="75" w16cid:durableId="1718816745">
    <w:abstractNumId w:val="154"/>
  </w:num>
  <w:num w:numId="76" w16cid:durableId="1586377016">
    <w:abstractNumId w:val="124"/>
  </w:num>
  <w:num w:numId="77" w16cid:durableId="82534713">
    <w:abstractNumId w:val="138"/>
  </w:num>
  <w:num w:numId="78" w16cid:durableId="630985136">
    <w:abstractNumId w:val="19"/>
  </w:num>
  <w:num w:numId="79" w16cid:durableId="1676572991">
    <w:abstractNumId w:val="105"/>
  </w:num>
  <w:num w:numId="80" w16cid:durableId="739714755">
    <w:abstractNumId w:val="159"/>
  </w:num>
  <w:num w:numId="81" w16cid:durableId="601839837">
    <w:abstractNumId w:val="94"/>
  </w:num>
  <w:num w:numId="82" w16cid:durableId="162016067">
    <w:abstractNumId w:val="146"/>
  </w:num>
  <w:num w:numId="83" w16cid:durableId="1434596604">
    <w:abstractNumId w:val="155"/>
  </w:num>
  <w:num w:numId="84" w16cid:durableId="1814131112">
    <w:abstractNumId w:val="181"/>
  </w:num>
  <w:num w:numId="85" w16cid:durableId="1774665034">
    <w:abstractNumId w:val="42"/>
  </w:num>
  <w:num w:numId="86" w16cid:durableId="542014431">
    <w:abstractNumId w:val="90"/>
  </w:num>
  <w:num w:numId="87" w16cid:durableId="373583042">
    <w:abstractNumId w:val="17"/>
  </w:num>
  <w:num w:numId="88" w16cid:durableId="1550532301">
    <w:abstractNumId w:val="62"/>
  </w:num>
  <w:num w:numId="89" w16cid:durableId="1190604277">
    <w:abstractNumId w:val="192"/>
  </w:num>
  <w:num w:numId="90" w16cid:durableId="1232472487">
    <w:abstractNumId w:val="125"/>
  </w:num>
  <w:num w:numId="91" w16cid:durableId="1986160674">
    <w:abstractNumId w:val="190"/>
  </w:num>
  <w:num w:numId="92" w16cid:durableId="1987973591">
    <w:abstractNumId w:val="74"/>
  </w:num>
  <w:num w:numId="93" w16cid:durableId="139007180">
    <w:abstractNumId w:val="11"/>
  </w:num>
  <w:num w:numId="94" w16cid:durableId="771626165">
    <w:abstractNumId w:val="199"/>
  </w:num>
  <w:num w:numId="95" w16cid:durableId="219482032">
    <w:abstractNumId w:val="201"/>
  </w:num>
  <w:num w:numId="96" w16cid:durableId="1279489998">
    <w:abstractNumId w:val="14"/>
  </w:num>
  <w:num w:numId="97" w16cid:durableId="170681492">
    <w:abstractNumId w:val="82"/>
  </w:num>
  <w:num w:numId="98" w16cid:durableId="1480225566">
    <w:abstractNumId w:val="119"/>
  </w:num>
  <w:num w:numId="99" w16cid:durableId="2045787783">
    <w:abstractNumId w:val="13"/>
  </w:num>
  <w:num w:numId="100" w16cid:durableId="1770346967">
    <w:abstractNumId w:val="210"/>
  </w:num>
  <w:num w:numId="101" w16cid:durableId="1801338053">
    <w:abstractNumId w:val="157"/>
  </w:num>
  <w:num w:numId="102" w16cid:durableId="462506539">
    <w:abstractNumId w:val="56"/>
  </w:num>
  <w:num w:numId="103" w16cid:durableId="229534791">
    <w:abstractNumId w:val="48"/>
  </w:num>
  <w:num w:numId="104" w16cid:durableId="1838613890">
    <w:abstractNumId w:val="78"/>
  </w:num>
  <w:num w:numId="105" w16cid:durableId="2018650510">
    <w:abstractNumId w:val="9"/>
  </w:num>
  <w:num w:numId="106" w16cid:durableId="627323917">
    <w:abstractNumId w:val="177"/>
  </w:num>
  <w:num w:numId="107" w16cid:durableId="156460070">
    <w:abstractNumId w:val="31"/>
  </w:num>
  <w:num w:numId="108" w16cid:durableId="1545557260">
    <w:abstractNumId w:val="178"/>
  </w:num>
  <w:num w:numId="109" w16cid:durableId="615451231">
    <w:abstractNumId w:val="188"/>
  </w:num>
  <w:num w:numId="110" w16cid:durableId="864753667">
    <w:abstractNumId w:val="230"/>
  </w:num>
  <w:num w:numId="111" w16cid:durableId="477459229">
    <w:abstractNumId w:val="112"/>
  </w:num>
  <w:num w:numId="112" w16cid:durableId="1506821232">
    <w:abstractNumId w:val="212"/>
  </w:num>
  <w:num w:numId="113" w16cid:durableId="1639409023">
    <w:abstractNumId w:val="131"/>
  </w:num>
  <w:num w:numId="114" w16cid:durableId="940987976">
    <w:abstractNumId w:val="10"/>
  </w:num>
  <w:num w:numId="115" w16cid:durableId="457454145">
    <w:abstractNumId w:val="152"/>
  </w:num>
  <w:num w:numId="116" w16cid:durableId="2011446416">
    <w:abstractNumId w:val="43"/>
  </w:num>
  <w:num w:numId="117" w16cid:durableId="387727033">
    <w:abstractNumId w:val="84"/>
  </w:num>
  <w:num w:numId="118" w16cid:durableId="752777478">
    <w:abstractNumId w:val="6"/>
  </w:num>
  <w:num w:numId="119" w16cid:durableId="1683050679">
    <w:abstractNumId w:val="72"/>
  </w:num>
  <w:num w:numId="120" w16cid:durableId="533004728">
    <w:abstractNumId w:val="76"/>
  </w:num>
  <w:num w:numId="121" w16cid:durableId="1243416562">
    <w:abstractNumId w:val="106"/>
  </w:num>
  <w:num w:numId="122" w16cid:durableId="1749185817">
    <w:abstractNumId w:val="85"/>
  </w:num>
  <w:num w:numId="123" w16cid:durableId="1849522200">
    <w:abstractNumId w:val="59"/>
  </w:num>
  <w:num w:numId="124" w16cid:durableId="791942934">
    <w:abstractNumId w:val="118"/>
  </w:num>
  <w:num w:numId="125" w16cid:durableId="861406590">
    <w:abstractNumId w:val="162"/>
  </w:num>
  <w:num w:numId="126" w16cid:durableId="333924623">
    <w:abstractNumId w:val="197"/>
  </w:num>
  <w:num w:numId="127" w16cid:durableId="1860969602">
    <w:abstractNumId w:val="8"/>
  </w:num>
  <w:num w:numId="128" w16cid:durableId="720322659">
    <w:abstractNumId w:val="77"/>
  </w:num>
  <w:num w:numId="129" w16cid:durableId="2110199551">
    <w:abstractNumId w:val="147"/>
  </w:num>
  <w:num w:numId="130" w16cid:durableId="1769693375">
    <w:abstractNumId w:val="220"/>
  </w:num>
  <w:num w:numId="131" w16cid:durableId="1999072930">
    <w:abstractNumId w:val="140"/>
  </w:num>
  <w:num w:numId="132" w16cid:durableId="1315797934">
    <w:abstractNumId w:val="228"/>
  </w:num>
  <w:num w:numId="133" w16cid:durableId="1178538454">
    <w:abstractNumId w:val="25"/>
  </w:num>
  <w:num w:numId="134" w16cid:durableId="133916182">
    <w:abstractNumId w:val="2"/>
  </w:num>
  <w:num w:numId="135" w16cid:durableId="300379470">
    <w:abstractNumId w:val="41"/>
  </w:num>
  <w:num w:numId="136" w16cid:durableId="197476407">
    <w:abstractNumId w:val="204"/>
  </w:num>
  <w:num w:numId="137" w16cid:durableId="1690643073">
    <w:abstractNumId w:val="223"/>
  </w:num>
  <w:num w:numId="138" w16cid:durableId="1170682320">
    <w:abstractNumId w:val="171"/>
  </w:num>
  <w:num w:numId="139" w16cid:durableId="739055948">
    <w:abstractNumId w:val="109"/>
  </w:num>
  <w:num w:numId="140" w16cid:durableId="737628321">
    <w:abstractNumId w:val="67"/>
  </w:num>
  <w:num w:numId="141" w16cid:durableId="942683722">
    <w:abstractNumId w:val="196"/>
  </w:num>
  <w:num w:numId="142" w16cid:durableId="1351371099">
    <w:abstractNumId w:val="207"/>
  </w:num>
  <w:num w:numId="143" w16cid:durableId="1501001064">
    <w:abstractNumId w:val="215"/>
    <w:lvlOverride w:ilvl="0">
      <w:startOverride w:val="1"/>
    </w:lvlOverride>
  </w:num>
  <w:num w:numId="144" w16cid:durableId="2145390870">
    <w:abstractNumId w:val="215"/>
    <w:lvlOverride w:ilvl="0">
      <w:startOverride w:val="2"/>
    </w:lvlOverride>
  </w:num>
  <w:num w:numId="145" w16cid:durableId="492140254">
    <w:abstractNumId w:val="215"/>
    <w:lvlOverride w:ilvl="0">
      <w:startOverride w:val="3"/>
    </w:lvlOverride>
  </w:num>
  <w:num w:numId="146" w16cid:durableId="1668287271">
    <w:abstractNumId w:val="66"/>
    <w:lvlOverride w:ilvl="0">
      <w:startOverride w:val="1"/>
    </w:lvlOverride>
  </w:num>
  <w:num w:numId="147" w16cid:durableId="1686664860">
    <w:abstractNumId w:val="66"/>
    <w:lvlOverride w:ilvl="0">
      <w:startOverride w:val="2"/>
    </w:lvlOverride>
  </w:num>
  <w:num w:numId="148" w16cid:durableId="878051533">
    <w:abstractNumId w:val="66"/>
    <w:lvlOverride w:ilvl="0">
      <w:startOverride w:val="3"/>
    </w:lvlOverride>
  </w:num>
  <w:num w:numId="149" w16cid:durableId="1345787299">
    <w:abstractNumId w:val="66"/>
    <w:lvlOverride w:ilvl="0">
      <w:startOverride w:val="4"/>
    </w:lvlOverride>
  </w:num>
  <w:num w:numId="150" w16cid:durableId="1777946480">
    <w:abstractNumId w:val="66"/>
    <w:lvlOverride w:ilvl="0">
      <w:startOverride w:val="5"/>
    </w:lvlOverride>
  </w:num>
  <w:num w:numId="151" w16cid:durableId="1090076910">
    <w:abstractNumId w:val="64"/>
    <w:lvlOverride w:ilvl="0">
      <w:startOverride w:val="1"/>
    </w:lvlOverride>
  </w:num>
  <w:num w:numId="152" w16cid:durableId="2104958904">
    <w:abstractNumId w:val="64"/>
    <w:lvlOverride w:ilvl="0">
      <w:startOverride w:val="2"/>
    </w:lvlOverride>
  </w:num>
  <w:num w:numId="153" w16cid:durableId="1439912357">
    <w:abstractNumId w:val="64"/>
    <w:lvlOverride w:ilvl="0">
      <w:startOverride w:val="3"/>
    </w:lvlOverride>
  </w:num>
  <w:num w:numId="154" w16cid:durableId="205214673">
    <w:abstractNumId w:val="64"/>
    <w:lvlOverride w:ilvl="0">
      <w:startOverride w:val="4"/>
    </w:lvlOverride>
  </w:num>
  <w:num w:numId="155" w16cid:durableId="1185558303">
    <w:abstractNumId w:val="64"/>
    <w:lvlOverride w:ilvl="0">
      <w:startOverride w:val="5"/>
    </w:lvlOverride>
  </w:num>
  <w:num w:numId="156" w16cid:durableId="1937470983">
    <w:abstractNumId w:val="64"/>
    <w:lvlOverride w:ilvl="0">
      <w:startOverride w:val="6"/>
    </w:lvlOverride>
  </w:num>
  <w:num w:numId="157" w16cid:durableId="1751732146">
    <w:abstractNumId w:val="122"/>
    <w:lvlOverride w:ilvl="0">
      <w:startOverride w:val="1"/>
    </w:lvlOverride>
  </w:num>
  <w:num w:numId="158" w16cid:durableId="307638589">
    <w:abstractNumId w:val="122"/>
    <w:lvlOverride w:ilvl="0">
      <w:startOverride w:val="2"/>
    </w:lvlOverride>
  </w:num>
  <w:num w:numId="159" w16cid:durableId="1114131941">
    <w:abstractNumId w:val="122"/>
    <w:lvlOverride w:ilvl="0">
      <w:startOverride w:val="3"/>
    </w:lvlOverride>
  </w:num>
  <w:num w:numId="160" w16cid:durableId="198788475">
    <w:abstractNumId w:val="213"/>
    <w:lvlOverride w:ilvl="0">
      <w:startOverride w:val="1"/>
    </w:lvlOverride>
  </w:num>
  <w:num w:numId="161" w16cid:durableId="2047675223">
    <w:abstractNumId w:val="213"/>
    <w:lvlOverride w:ilvl="0">
      <w:startOverride w:val="2"/>
    </w:lvlOverride>
  </w:num>
  <w:num w:numId="162" w16cid:durableId="1274753979">
    <w:abstractNumId w:val="213"/>
    <w:lvlOverride w:ilvl="0">
      <w:startOverride w:val="3"/>
    </w:lvlOverride>
  </w:num>
  <w:num w:numId="163" w16cid:durableId="1680540972">
    <w:abstractNumId w:val="213"/>
    <w:lvlOverride w:ilvl="0">
      <w:startOverride w:val="4"/>
    </w:lvlOverride>
  </w:num>
  <w:num w:numId="164" w16cid:durableId="26949582">
    <w:abstractNumId w:val="213"/>
    <w:lvlOverride w:ilvl="0">
      <w:startOverride w:val="5"/>
    </w:lvlOverride>
  </w:num>
  <w:num w:numId="165" w16cid:durableId="1838111863">
    <w:abstractNumId w:val="213"/>
    <w:lvlOverride w:ilvl="0">
      <w:startOverride w:val="6"/>
    </w:lvlOverride>
  </w:num>
  <w:num w:numId="166" w16cid:durableId="1775324291">
    <w:abstractNumId w:val="21"/>
    <w:lvlOverride w:ilvl="0">
      <w:startOverride w:val="1"/>
    </w:lvlOverride>
  </w:num>
  <w:num w:numId="167" w16cid:durableId="882060330">
    <w:abstractNumId w:val="21"/>
    <w:lvlOverride w:ilvl="0">
      <w:startOverride w:val="2"/>
    </w:lvlOverride>
  </w:num>
  <w:num w:numId="168" w16cid:durableId="161510356">
    <w:abstractNumId w:val="232"/>
    <w:lvlOverride w:ilvl="0">
      <w:startOverride w:val="1"/>
    </w:lvlOverride>
  </w:num>
  <w:num w:numId="169" w16cid:durableId="2012443703">
    <w:abstractNumId w:val="232"/>
    <w:lvlOverride w:ilvl="0">
      <w:startOverride w:val="2"/>
    </w:lvlOverride>
  </w:num>
  <w:num w:numId="170" w16cid:durableId="1153839466">
    <w:abstractNumId w:val="232"/>
    <w:lvlOverride w:ilvl="0">
      <w:startOverride w:val="3"/>
    </w:lvlOverride>
  </w:num>
  <w:num w:numId="171" w16cid:durableId="1271670817">
    <w:abstractNumId w:val="232"/>
    <w:lvlOverride w:ilvl="0">
      <w:startOverride w:val="4"/>
    </w:lvlOverride>
  </w:num>
  <w:num w:numId="172" w16cid:durableId="693502637">
    <w:abstractNumId w:val="166"/>
  </w:num>
  <w:num w:numId="173" w16cid:durableId="197742548">
    <w:abstractNumId w:val="173"/>
    <w:lvlOverride w:ilvl="0">
      <w:startOverride w:val="1"/>
    </w:lvlOverride>
  </w:num>
  <w:num w:numId="174" w16cid:durableId="1766681487">
    <w:abstractNumId w:val="173"/>
    <w:lvlOverride w:ilvl="0">
      <w:startOverride w:val="2"/>
    </w:lvlOverride>
  </w:num>
  <w:num w:numId="175" w16cid:durableId="635185725">
    <w:abstractNumId w:val="168"/>
  </w:num>
  <w:num w:numId="176" w16cid:durableId="175273654">
    <w:abstractNumId w:val="54"/>
  </w:num>
  <w:num w:numId="177" w16cid:durableId="403719337">
    <w:abstractNumId w:val="127"/>
  </w:num>
  <w:num w:numId="178" w16cid:durableId="1412392351">
    <w:abstractNumId w:val="229"/>
  </w:num>
  <w:num w:numId="179" w16cid:durableId="1589997946">
    <w:abstractNumId w:val="71"/>
  </w:num>
  <w:num w:numId="180" w16cid:durableId="1171405783">
    <w:abstractNumId w:val="99"/>
    <w:lvlOverride w:ilvl="0">
      <w:startOverride w:val="1"/>
    </w:lvlOverride>
  </w:num>
  <w:num w:numId="181" w16cid:durableId="1648171559">
    <w:abstractNumId w:val="99"/>
    <w:lvlOverride w:ilvl="0">
      <w:startOverride w:val="2"/>
    </w:lvlOverride>
  </w:num>
  <w:num w:numId="182" w16cid:durableId="1073553181">
    <w:abstractNumId w:val="99"/>
    <w:lvlOverride w:ilvl="0">
      <w:startOverride w:val="3"/>
    </w:lvlOverride>
  </w:num>
  <w:num w:numId="183" w16cid:durableId="1662537048">
    <w:abstractNumId w:val="99"/>
    <w:lvlOverride w:ilvl="0">
      <w:startOverride w:val="4"/>
    </w:lvlOverride>
  </w:num>
  <w:num w:numId="184" w16cid:durableId="791747116">
    <w:abstractNumId w:val="99"/>
    <w:lvlOverride w:ilvl="0">
      <w:startOverride w:val="5"/>
    </w:lvlOverride>
  </w:num>
  <w:num w:numId="185" w16cid:durableId="109935513">
    <w:abstractNumId w:val="164"/>
    <w:lvlOverride w:ilvl="0">
      <w:startOverride w:val="1"/>
    </w:lvlOverride>
  </w:num>
  <w:num w:numId="186" w16cid:durableId="1921018839">
    <w:abstractNumId w:val="164"/>
    <w:lvlOverride w:ilvl="0">
      <w:startOverride w:val="2"/>
    </w:lvlOverride>
  </w:num>
  <w:num w:numId="187" w16cid:durableId="936324864">
    <w:abstractNumId w:val="222"/>
    <w:lvlOverride w:ilvl="0">
      <w:startOverride w:val="1"/>
    </w:lvlOverride>
  </w:num>
  <w:num w:numId="188" w16cid:durableId="1174610882">
    <w:abstractNumId w:val="222"/>
    <w:lvlOverride w:ilvl="0">
      <w:startOverride w:val="2"/>
    </w:lvlOverride>
  </w:num>
  <w:num w:numId="189" w16cid:durableId="1504394522">
    <w:abstractNumId w:val="222"/>
    <w:lvlOverride w:ilvl="0">
      <w:startOverride w:val="3"/>
    </w:lvlOverride>
  </w:num>
  <w:num w:numId="190" w16cid:durableId="2033846861">
    <w:abstractNumId w:val="222"/>
    <w:lvlOverride w:ilvl="0">
      <w:startOverride w:val="4"/>
    </w:lvlOverride>
  </w:num>
  <w:num w:numId="191" w16cid:durableId="1550261562">
    <w:abstractNumId w:val="222"/>
    <w:lvlOverride w:ilvl="0">
      <w:startOverride w:val="5"/>
    </w:lvlOverride>
  </w:num>
  <w:num w:numId="192" w16cid:durableId="799416168">
    <w:abstractNumId w:val="16"/>
    <w:lvlOverride w:ilvl="0">
      <w:startOverride w:val="1"/>
    </w:lvlOverride>
  </w:num>
  <w:num w:numId="193" w16cid:durableId="235668985">
    <w:abstractNumId w:val="16"/>
    <w:lvlOverride w:ilvl="0">
      <w:startOverride w:val="2"/>
    </w:lvlOverride>
  </w:num>
  <w:num w:numId="194" w16cid:durableId="1647927504">
    <w:abstractNumId w:val="26"/>
    <w:lvlOverride w:ilvl="0">
      <w:startOverride w:val="1"/>
    </w:lvlOverride>
  </w:num>
  <w:num w:numId="195" w16cid:durableId="1354918175">
    <w:abstractNumId w:val="26"/>
    <w:lvlOverride w:ilvl="0">
      <w:startOverride w:val="2"/>
    </w:lvlOverride>
  </w:num>
  <w:num w:numId="196" w16cid:durableId="243615389">
    <w:abstractNumId w:val="26"/>
    <w:lvlOverride w:ilvl="0">
      <w:startOverride w:val="3"/>
    </w:lvlOverride>
  </w:num>
  <w:num w:numId="197" w16cid:durableId="533270462">
    <w:abstractNumId w:val="26"/>
    <w:lvlOverride w:ilvl="0">
      <w:startOverride w:val="4"/>
    </w:lvlOverride>
  </w:num>
  <w:num w:numId="198" w16cid:durableId="2056809670">
    <w:abstractNumId w:val="191"/>
    <w:lvlOverride w:ilvl="0">
      <w:startOverride w:val="1"/>
    </w:lvlOverride>
  </w:num>
  <w:num w:numId="199" w16cid:durableId="782380411">
    <w:abstractNumId w:val="191"/>
    <w:lvlOverride w:ilvl="0">
      <w:startOverride w:val="2"/>
    </w:lvlOverride>
  </w:num>
  <w:num w:numId="200" w16cid:durableId="1580021372">
    <w:abstractNumId w:val="191"/>
    <w:lvlOverride w:ilvl="0">
      <w:startOverride w:val="3"/>
    </w:lvlOverride>
  </w:num>
  <w:num w:numId="201" w16cid:durableId="933898239">
    <w:abstractNumId w:val="44"/>
  </w:num>
  <w:num w:numId="202" w16cid:durableId="766803512">
    <w:abstractNumId w:val="214"/>
  </w:num>
  <w:num w:numId="203" w16cid:durableId="1107887665">
    <w:abstractNumId w:val="209"/>
  </w:num>
  <w:num w:numId="204" w16cid:durableId="1315572674">
    <w:abstractNumId w:val="102"/>
  </w:num>
  <w:num w:numId="205" w16cid:durableId="471582">
    <w:abstractNumId w:val="135"/>
  </w:num>
  <w:num w:numId="206" w16cid:durableId="635988098">
    <w:abstractNumId w:val="46"/>
  </w:num>
  <w:num w:numId="207" w16cid:durableId="876703045">
    <w:abstractNumId w:val="114"/>
  </w:num>
  <w:num w:numId="208" w16cid:durableId="953094271">
    <w:abstractNumId w:val="139"/>
  </w:num>
  <w:num w:numId="209" w16cid:durableId="274951024">
    <w:abstractNumId w:val="37"/>
  </w:num>
  <w:num w:numId="210" w16cid:durableId="524710545">
    <w:abstractNumId w:val="1"/>
  </w:num>
  <w:num w:numId="211" w16cid:durableId="1786384405">
    <w:abstractNumId w:val="70"/>
  </w:num>
  <w:num w:numId="212" w16cid:durableId="794298775">
    <w:abstractNumId w:val="65"/>
  </w:num>
  <w:num w:numId="213" w16cid:durableId="944851360">
    <w:abstractNumId w:val="65"/>
    <w:lvlOverride w:ilvl="1">
      <w:startOverride w:val="1"/>
    </w:lvlOverride>
  </w:num>
  <w:num w:numId="214" w16cid:durableId="1042247893">
    <w:abstractNumId w:val="65"/>
    <w:lvlOverride w:ilvl="1">
      <w:startOverride w:val="1"/>
    </w:lvlOverride>
  </w:num>
  <w:num w:numId="215" w16cid:durableId="178737458">
    <w:abstractNumId w:val="65"/>
    <w:lvlOverride w:ilvl="1">
      <w:startOverride w:val="1"/>
    </w:lvlOverride>
  </w:num>
  <w:num w:numId="216" w16cid:durableId="1499687760">
    <w:abstractNumId w:val="65"/>
    <w:lvlOverride w:ilvl="1">
      <w:startOverride w:val="1"/>
    </w:lvlOverride>
  </w:num>
  <w:num w:numId="217" w16cid:durableId="1068725481">
    <w:abstractNumId w:val="65"/>
    <w:lvlOverride w:ilvl="1">
      <w:startOverride w:val="1"/>
    </w:lvlOverride>
  </w:num>
  <w:num w:numId="218" w16cid:durableId="185870840">
    <w:abstractNumId w:val="65"/>
    <w:lvlOverride w:ilvl="1">
      <w:startOverride w:val="1"/>
    </w:lvlOverride>
  </w:num>
  <w:num w:numId="219" w16cid:durableId="343409209">
    <w:abstractNumId w:val="65"/>
    <w:lvlOverride w:ilvl="1">
      <w:startOverride w:val="1"/>
    </w:lvlOverride>
  </w:num>
  <w:num w:numId="220" w16cid:durableId="1636181620">
    <w:abstractNumId w:val="65"/>
    <w:lvlOverride w:ilvl="1">
      <w:startOverride w:val="1"/>
    </w:lvlOverride>
  </w:num>
  <w:num w:numId="221" w16cid:durableId="548304931">
    <w:abstractNumId w:val="60"/>
  </w:num>
  <w:num w:numId="222" w16cid:durableId="900365258">
    <w:abstractNumId w:val="89"/>
  </w:num>
  <w:num w:numId="223" w16cid:durableId="1563053820">
    <w:abstractNumId w:val="150"/>
  </w:num>
  <w:num w:numId="224" w16cid:durableId="2125152634">
    <w:abstractNumId w:val="92"/>
  </w:num>
  <w:num w:numId="225" w16cid:durableId="1623262913">
    <w:abstractNumId w:val="103"/>
  </w:num>
  <w:num w:numId="226" w16cid:durableId="1812019595">
    <w:abstractNumId w:val="103"/>
    <w:lvlOverride w:ilvl="1">
      <w:startOverride w:val="1"/>
    </w:lvlOverride>
  </w:num>
  <w:num w:numId="227" w16cid:durableId="2045061114">
    <w:abstractNumId w:val="103"/>
    <w:lvlOverride w:ilvl="1">
      <w:startOverride w:val="1"/>
    </w:lvlOverride>
  </w:num>
  <w:num w:numId="228" w16cid:durableId="1272545086">
    <w:abstractNumId w:val="103"/>
    <w:lvlOverride w:ilvl="1">
      <w:startOverride w:val="1"/>
    </w:lvlOverride>
  </w:num>
  <w:num w:numId="229" w16cid:durableId="292292164">
    <w:abstractNumId w:val="103"/>
    <w:lvlOverride w:ilvl="1">
      <w:startOverride w:val="1"/>
    </w:lvlOverride>
  </w:num>
  <w:num w:numId="230" w16cid:durableId="1261796606">
    <w:abstractNumId w:val="103"/>
    <w:lvlOverride w:ilvl="1">
      <w:startOverride w:val="1"/>
    </w:lvlOverride>
  </w:num>
  <w:num w:numId="231" w16cid:durableId="1652714266">
    <w:abstractNumId w:val="113"/>
  </w:num>
  <w:num w:numId="232" w16cid:durableId="1422604339">
    <w:abstractNumId w:val="202"/>
  </w:num>
  <w:num w:numId="233" w16cid:durableId="1356228882">
    <w:abstractNumId w:val="33"/>
  </w:num>
  <w:num w:numId="234" w16cid:durableId="135076875">
    <w:abstractNumId w:val="73"/>
  </w:num>
  <w:num w:numId="235" w16cid:durableId="310260287">
    <w:abstractNumId w:val="5"/>
  </w:num>
  <w:num w:numId="236" w16cid:durableId="2113740451">
    <w:abstractNumId w:val="184"/>
  </w:num>
  <w:num w:numId="237" w16cid:durableId="659845222">
    <w:abstractNumId w:val="200"/>
  </w:num>
  <w:num w:numId="238" w16cid:durableId="1346327441">
    <w:abstractNumId w:val="163"/>
  </w:num>
  <w:num w:numId="239" w16cid:durableId="1804880056">
    <w:abstractNumId w:val="136"/>
  </w:num>
  <w:num w:numId="240" w16cid:durableId="1778938586">
    <w:abstractNumId w:val="130"/>
  </w:num>
  <w:num w:numId="241" w16cid:durableId="422458698">
    <w:abstractNumId w:val="98"/>
  </w:num>
  <w:num w:numId="242" w16cid:durableId="527334286">
    <w:abstractNumId w:val="137"/>
  </w:num>
  <w:num w:numId="243" w16cid:durableId="1105539009">
    <w:abstractNumId w:val="111"/>
  </w:num>
  <w:num w:numId="244" w16cid:durableId="2119593998">
    <w:abstractNumId w:val="167"/>
  </w:num>
  <w:num w:numId="245" w16cid:durableId="30110649">
    <w:abstractNumId w:val="189"/>
  </w:num>
  <w:num w:numId="246" w16cid:durableId="77798350">
    <w:abstractNumId w:val="219"/>
  </w:num>
  <w:num w:numId="247" w16cid:durableId="1581065470">
    <w:abstractNumId w:val="187"/>
  </w:num>
  <w:num w:numId="248" w16cid:durableId="85422574">
    <w:abstractNumId w:val="193"/>
  </w:num>
  <w:num w:numId="249" w16cid:durableId="1979339224">
    <w:abstractNumId w:val="27"/>
  </w:num>
  <w:num w:numId="250" w16cid:durableId="2013334203">
    <w:abstractNumId w:val="198"/>
  </w:num>
  <w:num w:numId="251" w16cid:durableId="1641417582">
    <w:abstractNumId w:val="158"/>
  </w:num>
  <w:num w:numId="252" w16cid:durableId="547382447">
    <w:abstractNumId w:val="28"/>
  </w:num>
  <w:num w:numId="253" w16cid:durableId="1413045792">
    <w:abstractNumId w:val="179"/>
  </w:num>
  <w:num w:numId="254" w16cid:durableId="207031541">
    <w:abstractNumId w:val="205"/>
  </w:num>
  <w:num w:numId="255" w16cid:durableId="44062807">
    <w:abstractNumId w:val="35"/>
  </w:num>
  <w:num w:numId="256" w16cid:durableId="244799840">
    <w:abstractNumId w:val="144"/>
  </w:num>
  <w:num w:numId="257" w16cid:durableId="1844396080">
    <w:abstractNumId w:val="32"/>
  </w:num>
  <w:num w:numId="258" w16cid:durableId="320550239">
    <w:abstractNumId w:val="57"/>
  </w:num>
  <w:num w:numId="259" w16cid:durableId="1502819390">
    <w:abstractNumId w:val="107"/>
  </w:num>
  <w:num w:numId="260" w16cid:durableId="582683795">
    <w:abstractNumId w:val="51"/>
  </w:num>
  <w:num w:numId="261" w16cid:durableId="572812175">
    <w:abstractNumId w:val="29"/>
  </w:num>
  <w:num w:numId="262" w16cid:durableId="772898364">
    <w:abstractNumId w:val="39"/>
  </w:num>
  <w:num w:numId="263" w16cid:durableId="613634887">
    <w:abstractNumId w:val="172"/>
  </w:num>
  <w:num w:numId="264" w16cid:durableId="1836993033">
    <w:abstractNumId w:val="231"/>
  </w:num>
  <w:num w:numId="265" w16cid:durableId="1781991353">
    <w:abstractNumId w:val="218"/>
  </w:num>
  <w:num w:numId="266" w16cid:durableId="2110159317">
    <w:abstractNumId w:val="186"/>
  </w:num>
  <w:num w:numId="267" w16cid:durableId="1955361518">
    <w:abstractNumId w:val="128"/>
  </w:num>
  <w:num w:numId="268" w16cid:durableId="170415192">
    <w:abstractNumId w:val="194"/>
  </w:num>
  <w:num w:numId="269" w16cid:durableId="2006282381">
    <w:abstractNumId w:val="132"/>
  </w:num>
  <w:num w:numId="270" w16cid:durableId="2046904315">
    <w:abstractNumId w:val="86"/>
  </w:num>
  <w:num w:numId="271" w16cid:durableId="572131125">
    <w:abstractNumId w:val="101"/>
  </w:num>
  <w:num w:numId="272" w16cid:durableId="229778488">
    <w:abstractNumId w:val="183"/>
  </w:num>
  <w:num w:numId="273" w16cid:durableId="1822773098">
    <w:abstractNumId w:val="97"/>
  </w:num>
  <w:num w:numId="274" w16cid:durableId="206382166">
    <w:abstractNumId w:val="180"/>
  </w:num>
  <w:num w:numId="275" w16cid:durableId="2009554940">
    <w:abstractNumId w:val="117"/>
  </w:num>
  <w:num w:numId="276" w16cid:durableId="721906476">
    <w:abstractNumId w:val="18"/>
  </w:num>
  <w:num w:numId="277" w16cid:durableId="1151097421">
    <w:abstractNumId w:val="149"/>
  </w:num>
  <w:num w:numId="278" w16cid:durableId="569342392">
    <w:abstractNumId w:val="3"/>
  </w:num>
  <w:num w:numId="279" w16cid:durableId="279142098">
    <w:abstractNumId w:val="156"/>
  </w:num>
  <w:num w:numId="280" w16cid:durableId="79106404">
    <w:abstractNumId w:val="211"/>
  </w:num>
  <w:num w:numId="281" w16cid:durableId="2106152787">
    <w:abstractNumId w:val="175"/>
  </w:num>
  <w:num w:numId="282" w16cid:durableId="276253689">
    <w:abstractNumId w:val="121"/>
  </w:num>
  <w:num w:numId="283" w16cid:durableId="129711932">
    <w:abstractNumId w:val="148"/>
  </w:num>
  <w:num w:numId="284" w16cid:durableId="1501699983">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2B"/>
    <w:rsid w:val="00023A1C"/>
    <w:rsid w:val="000C2F2B"/>
    <w:rsid w:val="0011628D"/>
    <w:rsid w:val="002C2167"/>
    <w:rsid w:val="00383E2C"/>
    <w:rsid w:val="00395D65"/>
    <w:rsid w:val="00433540"/>
    <w:rsid w:val="00440B17"/>
    <w:rsid w:val="0044333E"/>
    <w:rsid w:val="004715C5"/>
    <w:rsid w:val="004871E0"/>
    <w:rsid w:val="004E1F79"/>
    <w:rsid w:val="005735E2"/>
    <w:rsid w:val="006265EC"/>
    <w:rsid w:val="00637DCC"/>
    <w:rsid w:val="006C05F7"/>
    <w:rsid w:val="00890DD4"/>
    <w:rsid w:val="00982FC3"/>
    <w:rsid w:val="00995614"/>
    <w:rsid w:val="00D64D55"/>
    <w:rsid w:val="00E61D03"/>
    <w:rsid w:val="00E67762"/>
    <w:rsid w:val="00EB0C24"/>
    <w:rsid w:val="00F04F75"/>
    <w:rsid w:val="00F20AA6"/>
    <w:rsid w:val="00F71FB3"/>
    <w:rsid w:val="00FB0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1177C"/>
  <w15:chartTrackingRefBased/>
  <w15:docId w15:val="{07FEE6B9-C2E1-49E0-AB9F-B736396A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0A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0AA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F04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0AA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0AA6"/>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rderedblocksiconkkzoi">
    <w:name w:val="orderedblocks_icon__kkzoi"/>
    <w:basedOn w:val="DefaultParagraphFont"/>
    <w:rsid w:val="00F20AA6"/>
  </w:style>
  <w:style w:type="character" w:styleId="Hyperlink">
    <w:name w:val="Hyperlink"/>
    <w:basedOn w:val="DefaultParagraphFont"/>
    <w:uiPriority w:val="99"/>
    <w:semiHidden/>
    <w:unhideWhenUsed/>
    <w:rsid w:val="00F20AA6"/>
    <w:rPr>
      <w:color w:val="0000FF"/>
      <w:u w:val="single"/>
    </w:rPr>
  </w:style>
  <w:style w:type="character" w:styleId="FollowedHyperlink">
    <w:name w:val="FollowedHyperlink"/>
    <w:basedOn w:val="DefaultParagraphFont"/>
    <w:uiPriority w:val="99"/>
    <w:semiHidden/>
    <w:unhideWhenUsed/>
    <w:rsid w:val="00F20AA6"/>
    <w:rPr>
      <w:color w:val="800080"/>
      <w:u w:val="single"/>
    </w:rPr>
  </w:style>
  <w:style w:type="character" w:styleId="Strong">
    <w:name w:val="Strong"/>
    <w:basedOn w:val="DefaultParagraphFont"/>
    <w:uiPriority w:val="22"/>
    <w:qFormat/>
    <w:rsid w:val="00F20AA6"/>
    <w:rPr>
      <w:b/>
      <w:bCs/>
    </w:rPr>
  </w:style>
  <w:style w:type="paragraph" w:customStyle="1" w:styleId="block-img">
    <w:name w:val="block-img"/>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C05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6C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C05F7"/>
    <w:rPr>
      <w:rFonts w:ascii="Courier New" w:eastAsia="Times New Roman" w:hAnsi="Courier New" w:cs="Courier New"/>
      <w:kern w:val="0"/>
      <w:sz w:val="20"/>
      <w:szCs w:val="20"/>
      <w14:ligatures w14:val="none"/>
    </w:rPr>
  </w:style>
  <w:style w:type="character" w:customStyle="1" w:styleId="months">
    <w:name w:val="months"/>
    <w:basedOn w:val="DefaultParagraphFont"/>
    <w:rsid w:val="00023A1C"/>
  </w:style>
  <w:style w:type="paragraph" w:customStyle="1" w:styleId="alt">
    <w:name w:val="alt"/>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5735E2"/>
  </w:style>
  <w:style w:type="character" w:customStyle="1" w:styleId="tag-name">
    <w:name w:val="tag-name"/>
    <w:basedOn w:val="DefaultParagraphFont"/>
    <w:rsid w:val="005735E2"/>
  </w:style>
  <w:style w:type="character" w:customStyle="1" w:styleId="attribute">
    <w:name w:val="attribute"/>
    <w:basedOn w:val="DefaultParagraphFont"/>
    <w:rsid w:val="005735E2"/>
  </w:style>
  <w:style w:type="character" w:customStyle="1" w:styleId="attribute-value">
    <w:name w:val="attribute-value"/>
    <w:basedOn w:val="DefaultParagraphFont"/>
    <w:rsid w:val="005735E2"/>
  </w:style>
  <w:style w:type="character" w:customStyle="1" w:styleId="keyword">
    <w:name w:val="keyword"/>
    <w:basedOn w:val="DefaultParagraphFont"/>
    <w:rsid w:val="005735E2"/>
  </w:style>
  <w:style w:type="character" w:customStyle="1" w:styleId="comment">
    <w:name w:val="comment"/>
    <w:basedOn w:val="DefaultParagraphFont"/>
    <w:rsid w:val="005735E2"/>
  </w:style>
  <w:style w:type="character" w:customStyle="1" w:styleId="string">
    <w:name w:val="string"/>
    <w:basedOn w:val="DefaultParagraphFont"/>
    <w:rsid w:val="005735E2"/>
  </w:style>
  <w:style w:type="paragraph" w:customStyle="1" w:styleId="n">
    <w:name w:val="n"/>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D64D55"/>
  </w:style>
  <w:style w:type="character" w:customStyle="1" w:styleId="hljs-number">
    <w:name w:val="hljs-number"/>
    <w:basedOn w:val="DefaultParagraphFont"/>
    <w:rsid w:val="00D64D55"/>
  </w:style>
  <w:style w:type="character" w:customStyle="1" w:styleId="hljs-string">
    <w:name w:val="hljs-string"/>
    <w:basedOn w:val="DefaultParagraphFont"/>
    <w:rsid w:val="00D64D55"/>
  </w:style>
  <w:style w:type="character" w:customStyle="1" w:styleId="hljs-meta">
    <w:name w:val="hljs-meta"/>
    <w:basedOn w:val="DefaultParagraphFont"/>
    <w:rsid w:val="00D64D55"/>
  </w:style>
  <w:style w:type="character" w:customStyle="1" w:styleId="hljs-builtin">
    <w:name w:val="hljs-built_in"/>
    <w:basedOn w:val="DefaultParagraphFont"/>
    <w:rsid w:val="00D64D55"/>
  </w:style>
  <w:style w:type="character" w:customStyle="1" w:styleId="cskcde">
    <w:name w:val="cskcde"/>
    <w:basedOn w:val="DefaultParagraphFont"/>
    <w:rsid w:val="00E67762"/>
  </w:style>
  <w:style w:type="character" w:customStyle="1" w:styleId="hgkelc">
    <w:name w:val="hgkelc"/>
    <w:basedOn w:val="DefaultParagraphFont"/>
    <w:rsid w:val="00E67762"/>
  </w:style>
  <w:style w:type="character" w:customStyle="1" w:styleId="jpfdse">
    <w:name w:val="jpfdse"/>
    <w:basedOn w:val="DefaultParagraphFont"/>
    <w:rsid w:val="00E67762"/>
  </w:style>
  <w:style w:type="paragraph" w:styleId="ListParagraph">
    <w:name w:val="List Paragraph"/>
    <w:basedOn w:val="Normal"/>
    <w:uiPriority w:val="34"/>
    <w:qFormat/>
    <w:rsid w:val="00890DD4"/>
    <w:pPr>
      <w:ind w:left="720"/>
      <w:contextualSpacing/>
    </w:pPr>
  </w:style>
  <w:style w:type="character" w:styleId="Emphasis">
    <w:name w:val="Emphasis"/>
    <w:basedOn w:val="DefaultParagraphFont"/>
    <w:uiPriority w:val="20"/>
    <w:qFormat/>
    <w:rsid w:val="00890DD4"/>
    <w:rPr>
      <w:i/>
      <w:iCs/>
    </w:rPr>
  </w:style>
  <w:style w:type="character" w:styleId="HTMLCode">
    <w:name w:val="HTML Code"/>
    <w:basedOn w:val="DefaultParagraphFont"/>
    <w:uiPriority w:val="99"/>
    <w:semiHidden/>
    <w:unhideWhenUsed/>
    <w:rsid w:val="00890DD4"/>
    <w:rPr>
      <w:rFonts w:ascii="Courier New" w:eastAsia="Times New Roman" w:hAnsi="Courier New" w:cs="Courier New"/>
      <w:sz w:val="20"/>
      <w:szCs w:val="20"/>
    </w:rPr>
  </w:style>
  <w:style w:type="paragraph" w:customStyle="1" w:styleId="responsive-tabslistitem">
    <w:name w:val="responsive-tabs__list__item"/>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caption-text">
    <w:name w:val="wp-caption-text"/>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js-control-text">
    <w:name w:val="vjs-control-text"/>
    <w:basedOn w:val="DefaultParagraphFont"/>
    <w:rsid w:val="004871E0"/>
  </w:style>
  <w:style w:type="character" w:customStyle="1" w:styleId="vjs-icon-placeholder">
    <w:name w:val="vjs-icon-placeholder"/>
    <w:basedOn w:val="DefaultParagraphFont"/>
    <w:rsid w:val="004871E0"/>
  </w:style>
  <w:style w:type="character" w:customStyle="1" w:styleId="vjs-current-time-display">
    <w:name w:val="vjs-current-time-display"/>
    <w:basedOn w:val="DefaultParagraphFont"/>
    <w:rsid w:val="004871E0"/>
  </w:style>
  <w:style w:type="character" w:customStyle="1" w:styleId="vjs-duration-display">
    <w:name w:val="vjs-duration-display"/>
    <w:basedOn w:val="DefaultParagraphFont"/>
    <w:rsid w:val="004871E0"/>
  </w:style>
  <w:style w:type="character" w:customStyle="1" w:styleId="vjs-control-text-loaded-percentage">
    <w:name w:val="vjs-control-text-loaded-percentage"/>
    <w:basedOn w:val="DefaultParagraphFont"/>
    <w:rsid w:val="004871E0"/>
  </w:style>
  <w:style w:type="character" w:customStyle="1" w:styleId="number">
    <w:name w:val="number"/>
    <w:basedOn w:val="DefaultParagraphFont"/>
    <w:rsid w:val="004871E0"/>
  </w:style>
  <w:style w:type="character" w:customStyle="1" w:styleId="annotation">
    <w:name w:val="annotation"/>
    <w:basedOn w:val="DefaultParagraphFont"/>
    <w:rsid w:val="004871E0"/>
  </w:style>
  <w:style w:type="character" w:customStyle="1" w:styleId="compiler-label-text">
    <w:name w:val="compiler-label-text"/>
    <w:basedOn w:val="DefaultParagraphFont"/>
    <w:rsid w:val="004871E0"/>
  </w:style>
  <w:style w:type="character" w:customStyle="1" w:styleId="Heading1Char">
    <w:name w:val="Heading 1 Char"/>
    <w:basedOn w:val="DefaultParagraphFont"/>
    <w:link w:val="Heading1"/>
    <w:uiPriority w:val="9"/>
    <w:rsid w:val="004871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44333E"/>
  </w:style>
  <w:style w:type="character" w:customStyle="1" w:styleId="h5">
    <w:name w:val="h5"/>
    <w:basedOn w:val="DefaultParagraphFont"/>
    <w:rsid w:val="0044333E"/>
  </w:style>
  <w:style w:type="character" w:customStyle="1" w:styleId="Heading5Char">
    <w:name w:val="Heading 5 Char"/>
    <w:basedOn w:val="DefaultParagraphFont"/>
    <w:link w:val="Heading5"/>
    <w:uiPriority w:val="9"/>
    <w:semiHidden/>
    <w:rsid w:val="00F04F75"/>
    <w:rPr>
      <w:rFonts w:asciiTheme="majorHAnsi" w:eastAsiaTheme="majorEastAsia" w:hAnsiTheme="majorHAnsi" w:cstheme="majorBidi"/>
      <w:color w:val="2F5496" w:themeColor="accent1" w:themeShade="BF"/>
    </w:rPr>
  </w:style>
  <w:style w:type="character" w:customStyle="1" w:styleId="hljs-title">
    <w:name w:val="hljs-title"/>
    <w:basedOn w:val="DefaultParagraphFont"/>
    <w:rsid w:val="006265EC"/>
  </w:style>
  <w:style w:type="character" w:customStyle="1" w:styleId="hljs-params">
    <w:name w:val="hljs-params"/>
    <w:basedOn w:val="DefaultParagraphFont"/>
    <w:rsid w:val="006265EC"/>
  </w:style>
  <w:style w:type="character" w:customStyle="1" w:styleId="hljs-type">
    <w:name w:val="hljs-type"/>
    <w:basedOn w:val="DefaultParagraphFont"/>
    <w:rsid w:val="006265EC"/>
  </w:style>
  <w:style w:type="character" w:customStyle="1" w:styleId="hljs-comment">
    <w:name w:val="hljs-comment"/>
    <w:basedOn w:val="DefaultParagraphFont"/>
    <w:rsid w:val="006265EC"/>
  </w:style>
  <w:style w:type="character" w:customStyle="1" w:styleId="hljs-variable">
    <w:name w:val="hljs-variable"/>
    <w:basedOn w:val="DefaultParagraphFont"/>
    <w:rsid w:val="006265EC"/>
  </w:style>
  <w:style w:type="character" w:customStyle="1" w:styleId="hljs-operator">
    <w:name w:val="hljs-operator"/>
    <w:basedOn w:val="DefaultParagraphFont"/>
    <w:rsid w:val="00626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321">
      <w:bodyDiv w:val="1"/>
      <w:marLeft w:val="0"/>
      <w:marRight w:val="0"/>
      <w:marTop w:val="0"/>
      <w:marBottom w:val="0"/>
      <w:divBdr>
        <w:top w:val="none" w:sz="0" w:space="0" w:color="auto"/>
        <w:left w:val="none" w:sz="0" w:space="0" w:color="auto"/>
        <w:bottom w:val="none" w:sz="0" w:space="0" w:color="auto"/>
        <w:right w:val="none" w:sz="0" w:space="0" w:color="auto"/>
      </w:divBdr>
    </w:div>
    <w:div w:id="61801584">
      <w:bodyDiv w:val="1"/>
      <w:marLeft w:val="0"/>
      <w:marRight w:val="0"/>
      <w:marTop w:val="0"/>
      <w:marBottom w:val="0"/>
      <w:divBdr>
        <w:top w:val="none" w:sz="0" w:space="0" w:color="auto"/>
        <w:left w:val="none" w:sz="0" w:space="0" w:color="auto"/>
        <w:bottom w:val="none" w:sz="0" w:space="0" w:color="auto"/>
        <w:right w:val="none" w:sz="0" w:space="0" w:color="auto"/>
      </w:divBdr>
      <w:divsChild>
        <w:div w:id="599290344">
          <w:marLeft w:val="0"/>
          <w:marRight w:val="0"/>
          <w:marTop w:val="0"/>
          <w:marBottom w:val="0"/>
          <w:divBdr>
            <w:top w:val="none" w:sz="0" w:space="0" w:color="auto"/>
            <w:left w:val="none" w:sz="0" w:space="0" w:color="auto"/>
            <w:bottom w:val="none" w:sz="0" w:space="0" w:color="auto"/>
            <w:right w:val="none" w:sz="0" w:space="0" w:color="auto"/>
          </w:divBdr>
        </w:div>
      </w:divsChild>
    </w:div>
    <w:div w:id="94600386">
      <w:bodyDiv w:val="1"/>
      <w:marLeft w:val="0"/>
      <w:marRight w:val="0"/>
      <w:marTop w:val="0"/>
      <w:marBottom w:val="0"/>
      <w:divBdr>
        <w:top w:val="none" w:sz="0" w:space="0" w:color="auto"/>
        <w:left w:val="none" w:sz="0" w:space="0" w:color="auto"/>
        <w:bottom w:val="none" w:sz="0" w:space="0" w:color="auto"/>
        <w:right w:val="none" w:sz="0" w:space="0" w:color="auto"/>
      </w:divBdr>
      <w:divsChild>
        <w:div w:id="383525918">
          <w:blockQuote w:val="1"/>
          <w:marLeft w:val="0"/>
          <w:marRight w:val="0"/>
          <w:marTop w:val="150"/>
          <w:marBottom w:val="360"/>
          <w:divBdr>
            <w:top w:val="none" w:sz="0" w:space="0" w:color="auto"/>
            <w:left w:val="none" w:sz="0" w:space="0" w:color="auto"/>
            <w:bottom w:val="none" w:sz="0" w:space="0" w:color="auto"/>
            <w:right w:val="none" w:sz="0" w:space="0" w:color="auto"/>
          </w:divBdr>
        </w:div>
        <w:div w:id="1517109846">
          <w:blockQuote w:val="1"/>
          <w:marLeft w:val="0"/>
          <w:marRight w:val="0"/>
          <w:marTop w:val="150"/>
          <w:marBottom w:val="360"/>
          <w:divBdr>
            <w:top w:val="none" w:sz="0" w:space="0" w:color="auto"/>
            <w:left w:val="none" w:sz="0" w:space="0" w:color="auto"/>
            <w:bottom w:val="none" w:sz="0" w:space="0" w:color="auto"/>
            <w:right w:val="none" w:sz="0" w:space="0" w:color="auto"/>
          </w:divBdr>
        </w:div>
        <w:div w:id="622034051">
          <w:blockQuote w:val="1"/>
          <w:marLeft w:val="0"/>
          <w:marRight w:val="0"/>
          <w:marTop w:val="150"/>
          <w:marBottom w:val="360"/>
          <w:divBdr>
            <w:top w:val="none" w:sz="0" w:space="0" w:color="auto"/>
            <w:left w:val="none" w:sz="0" w:space="0" w:color="auto"/>
            <w:bottom w:val="none" w:sz="0" w:space="0" w:color="auto"/>
            <w:right w:val="none" w:sz="0" w:space="0" w:color="auto"/>
          </w:divBdr>
        </w:div>
        <w:div w:id="800608253">
          <w:blockQuote w:val="1"/>
          <w:marLeft w:val="0"/>
          <w:marRight w:val="0"/>
          <w:marTop w:val="150"/>
          <w:marBottom w:val="360"/>
          <w:divBdr>
            <w:top w:val="none" w:sz="0" w:space="0" w:color="auto"/>
            <w:left w:val="none" w:sz="0" w:space="0" w:color="auto"/>
            <w:bottom w:val="none" w:sz="0" w:space="0" w:color="auto"/>
            <w:right w:val="none" w:sz="0" w:space="0" w:color="auto"/>
          </w:divBdr>
        </w:div>
        <w:div w:id="797529915">
          <w:blockQuote w:val="1"/>
          <w:marLeft w:val="0"/>
          <w:marRight w:val="0"/>
          <w:marTop w:val="150"/>
          <w:marBottom w:val="360"/>
          <w:divBdr>
            <w:top w:val="none" w:sz="0" w:space="0" w:color="auto"/>
            <w:left w:val="none" w:sz="0" w:space="0" w:color="auto"/>
            <w:bottom w:val="none" w:sz="0" w:space="0" w:color="auto"/>
            <w:right w:val="none" w:sz="0" w:space="0" w:color="auto"/>
          </w:divBdr>
        </w:div>
        <w:div w:id="439642692">
          <w:blockQuote w:val="1"/>
          <w:marLeft w:val="0"/>
          <w:marRight w:val="0"/>
          <w:marTop w:val="150"/>
          <w:marBottom w:val="360"/>
          <w:divBdr>
            <w:top w:val="none" w:sz="0" w:space="0" w:color="auto"/>
            <w:left w:val="none" w:sz="0" w:space="0" w:color="auto"/>
            <w:bottom w:val="none" w:sz="0" w:space="0" w:color="auto"/>
            <w:right w:val="none" w:sz="0" w:space="0" w:color="auto"/>
          </w:divBdr>
        </w:div>
        <w:div w:id="791361706">
          <w:blockQuote w:val="1"/>
          <w:marLeft w:val="0"/>
          <w:marRight w:val="0"/>
          <w:marTop w:val="150"/>
          <w:marBottom w:val="360"/>
          <w:divBdr>
            <w:top w:val="none" w:sz="0" w:space="0" w:color="auto"/>
            <w:left w:val="none" w:sz="0" w:space="0" w:color="auto"/>
            <w:bottom w:val="none" w:sz="0" w:space="0" w:color="auto"/>
            <w:right w:val="none" w:sz="0" w:space="0" w:color="auto"/>
          </w:divBdr>
        </w:div>
        <w:div w:id="605120555">
          <w:blockQuote w:val="1"/>
          <w:marLeft w:val="0"/>
          <w:marRight w:val="0"/>
          <w:marTop w:val="150"/>
          <w:marBottom w:val="360"/>
          <w:divBdr>
            <w:top w:val="none" w:sz="0" w:space="0" w:color="auto"/>
            <w:left w:val="none" w:sz="0" w:space="0" w:color="auto"/>
            <w:bottom w:val="none" w:sz="0" w:space="0" w:color="auto"/>
            <w:right w:val="none" w:sz="0" w:space="0" w:color="auto"/>
          </w:divBdr>
        </w:div>
        <w:div w:id="1099371594">
          <w:blockQuote w:val="1"/>
          <w:marLeft w:val="0"/>
          <w:marRight w:val="0"/>
          <w:marTop w:val="150"/>
          <w:marBottom w:val="360"/>
          <w:divBdr>
            <w:top w:val="none" w:sz="0" w:space="0" w:color="auto"/>
            <w:left w:val="none" w:sz="0" w:space="0" w:color="auto"/>
            <w:bottom w:val="none" w:sz="0" w:space="0" w:color="auto"/>
            <w:right w:val="none" w:sz="0" w:space="0" w:color="auto"/>
          </w:divBdr>
        </w:div>
        <w:div w:id="1773357305">
          <w:blockQuote w:val="1"/>
          <w:marLeft w:val="0"/>
          <w:marRight w:val="0"/>
          <w:marTop w:val="150"/>
          <w:marBottom w:val="360"/>
          <w:divBdr>
            <w:top w:val="none" w:sz="0" w:space="0" w:color="auto"/>
            <w:left w:val="none" w:sz="0" w:space="0" w:color="auto"/>
            <w:bottom w:val="none" w:sz="0" w:space="0" w:color="auto"/>
            <w:right w:val="none" w:sz="0" w:space="0" w:color="auto"/>
          </w:divBdr>
        </w:div>
        <w:div w:id="263878039">
          <w:blockQuote w:val="1"/>
          <w:marLeft w:val="0"/>
          <w:marRight w:val="0"/>
          <w:marTop w:val="150"/>
          <w:marBottom w:val="360"/>
          <w:divBdr>
            <w:top w:val="none" w:sz="0" w:space="0" w:color="auto"/>
            <w:left w:val="none" w:sz="0" w:space="0" w:color="auto"/>
            <w:bottom w:val="none" w:sz="0" w:space="0" w:color="auto"/>
            <w:right w:val="none" w:sz="0" w:space="0" w:color="auto"/>
          </w:divBdr>
        </w:div>
        <w:div w:id="2146581432">
          <w:blockQuote w:val="1"/>
          <w:marLeft w:val="0"/>
          <w:marRight w:val="0"/>
          <w:marTop w:val="150"/>
          <w:marBottom w:val="360"/>
          <w:divBdr>
            <w:top w:val="none" w:sz="0" w:space="0" w:color="auto"/>
            <w:left w:val="none" w:sz="0" w:space="0" w:color="auto"/>
            <w:bottom w:val="none" w:sz="0" w:space="0" w:color="auto"/>
            <w:right w:val="none" w:sz="0" w:space="0" w:color="auto"/>
          </w:divBdr>
        </w:div>
        <w:div w:id="1193686220">
          <w:blockQuote w:val="1"/>
          <w:marLeft w:val="0"/>
          <w:marRight w:val="0"/>
          <w:marTop w:val="150"/>
          <w:marBottom w:val="360"/>
          <w:divBdr>
            <w:top w:val="none" w:sz="0" w:space="0" w:color="auto"/>
            <w:left w:val="none" w:sz="0" w:space="0" w:color="auto"/>
            <w:bottom w:val="none" w:sz="0" w:space="0" w:color="auto"/>
            <w:right w:val="none" w:sz="0" w:space="0" w:color="auto"/>
          </w:divBdr>
        </w:div>
        <w:div w:id="1383478172">
          <w:blockQuote w:val="1"/>
          <w:marLeft w:val="0"/>
          <w:marRight w:val="0"/>
          <w:marTop w:val="150"/>
          <w:marBottom w:val="360"/>
          <w:divBdr>
            <w:top w:val="none" w:sz="0" w:space="0" w:color="auto"/>
            <w:left w:val="none" w:sz="0" w:space="0" w:color="auto"/>
            <w:bottom w:val="none" w:sz="0" w:space="0" w:color="auto"/>
            <w:right w:val="none" w:sz="0" w:space="0" w:color="auto"/>
          </w:divBdr>
        </w:div>
        <w:div w:id="123084195">
          <w:blockQuote w:val="1"/>
          <w:marLeft w:val="0"/>
          <w:marRight w:val="0"/>
          <w:marTop w:val="150"/>
          <w:marBottom w:val="360"/>
          <w:divBdr>
            <w:top w:val="none" w:sz="0" w:space="0" w:color="auto"/>
            <w:left w:val="none" w:sz="0" w:space="0" w:color="auto"/>
            <w:bottom w:val="none" w:sz="0" w:space="0" w:color="auto"/>
            <w:right w:val="none" w:sz="0" w:space="0" w:color="auto"/>
          </w:divBdr>
        </w:div>
        <w:div w:id="1865098458">
          <w:marLeft w:val="0"/>
          <w:marRight w:val="0"/>
          <w:marTop w:val="0"/>
          <w:marBottom w:val="300"/>
          <w:divBdr>
            <w:top w:val="none" w:sz="0" w:space="0" w:color="auto"/>
            <w:left w:val="none" w:sz="0" w:space="0" w:color="auto"/>
            <w:bottom w:val="none" w:sz="0" w:space="0" w:color="auto"/>
            <w:right w:val="none" w:sz="0" w:space="0" w:color="auto"/>
          </w:divBdr>
          <w:divsChild>
            <w:div w:id="2116048908">
              <w:marLeft w:val="0"/>
              <w:marRight w:val="0"/>
              <w:marTop w:val="0"/>
              <w:marBottom w:val="0"/>
              <w:divBdr>
                <w:top w:val="none" w:sz="0" w:space="0" w:color="auto"/>
                <w:left w:val="none" w:sz="0" w:space="0" w:color="auto"/>
                <w:bottom w:val="none" w:sz="0" w:space="0" w:color="auto"/>
                <w:right w:val="none" w:sz="0" w:space="0" w:color="auto"/>
              </w:divBdr>
              <w:divsChild>
                <w:div w:id="1578975173">
                  <w:marLeft w:val="0"/>
                  <w:marRight w:val="0"/>
                  <w:marTop w:val="0"/>
                  <w:marBottom w:val="0"/>
                  <w:divBdr>
                    <w:top w:val="single" w:sz="6" w:space="0" w:color="DDDDDD"/>
                    <w:left w:val="single" w:sz="6" w:space="4" w:color="DDDDDD"/>
                    <w:bottom w:val="single" w:sz="6" w:space="0" w:color="DDDDDD"/>
                    <w:right w:val="single" w:sz="6" w:space="4" w:color="DDDDDD"/>
                  </w:divBdr>
                  <w:divsChild>
                    <w:div w:id="1977373978">
                      <w:marLeft w:val="0"/>
                      <w:marRight w:val="0"/>
                      <w:marTop w:val="0"/>
                      <w:marBottom w:val="150"/>
                      <w:divBdr>
                        <w:top w:val="none" w:sz="0" w:space="0" w:color="auto"/>
                        <w:left w:val="none" w:sz="0" w:space="0" w:color="auto"/>
                        <w:bottom w:val="none" w:sz="0" w:space="0" w:color="auto"/>
                        <w:right w:val="none" w:sz="0" w:space="0" w:color="auto"/>
                      </w:divBdr>
                      <w:divsChild>
                        <w:div w:id="1179781051">
                          <w:marLeft w:val="0"/>
                          <w:marRight w:val="0"/>
                          <w:marTop w:val="0"/>
                          <w:marBottom w:val="0"/>
                          <w:divBdr>
                            <w:top w:val="none" w:sz="0" w:space="0" w:color="auto"/>
                            <w:left w:val="none" w:sz="0" w:space="0" w:color="auto"/>
                            <w:bottom w:val="none" w:sz="0" w:space="0" w:color="auto"/>
                            <w:right w:val="none" w:sz="0" w:space="0" w:color="auto"/>
                          </w:divBdr>
                          <w:divsChild>
                            <w:div w:id="1353603487">
                              <w:marLeft w:val="0"/>
                              <w:marRight w:val="0"/>
                              <w:marTop w:val="0"/>
                              <w:marBottom w:val="0"/>
                              <w:divBdr>
                                <w:top w:val="none" w:sz="0" w:space="0" w:color="auto"/>
                                <w:left w:val="none" w:sz="0" w:space="0" w:color="auto"/>
                                <w:bottom w:val="none" w:sz="0" w:space="0" w:color="auto"/>
                                <w:right w:val="none" w:sz="0" w:space="0" w:color="auto"/>
                              </w:divBdr>
                              <w:divsChild>
                                <w:div w:id="537010661">
                                  <w:marLeft w:val="0"/>
                                  <w:marRight w:val="0"/>
                                  <w:marTop w:val="0"/>
                                  <w:marBottom w:val="0"/>
                                  <w:divBdr>
                                    <w:top w:val="none" w:sz="0" w:space="0" w:color="auto"/>
                                    <w:left w:val="none" w:sz="0" w:space="0" w:color="auto"/>
                                    <w:bottom w:val="none" w:sz="0" w:space="0" w:color="auto"/>
                                    <w:right w:val="none" w:sz="0" w:space="0" w:color="auto"/>
                                  </w:divBdr>
                                  <w:divsChild>
                                    <w:div w:id="15908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763">
                          <w:marLeft w:val="0"/>
                          <w:marRight w:val="0"/>
                          <w:marTop w:val="0"/>
                          <w:marBottom w:val="0"/>
                          <w:divBdr>
                            <w:top w:val="none" w:sz="0" w:space="0" w:color="auto"/>
                            <w:left w:val="none" w:sz="0" w:space="0" w:color="auto"/>
                            <w:bottom w:val="none" w:sz="0" w:space="0" w:color="auto"/>
                            <w:right w:val="none" w:sz="0" w:space="0" w:color="auto"/>
                          </w:divBdr>
                          <w:divsChild>
                            <w:div w:id="6978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3504313">
          <w:blockQuote w:val="1"/>
          <w:marLeft w:val="0"/>
          <w:marRight w:val="0"/>
          <w:marTop w:val="150"/>
          <w:marBottom w:val="360"/>
          <w:divBdr>
            <w:top w:val="none" w:sz="0" w:space="0" w:color="auto"/>
            <w:left w:val="none" w:sz="0" w:space="0" w:color="auto"/>
            <w:bottom w:val="none" w:sz="0" w:space="0" w:color="auto"/>
            <w:right w:val="none" w:sz="0" w:space="0" w:color="auto"/>
          </w:divBdr>
        </w:div>
        <w:div w:id="1813329619">
          <w:blockQuote w:val="1"/>
          <w:marLeft w:val="0"/>
          <w:marRight w:val="0"/>
          <w:marTop w:val="150"/>
          <w:marBottom w:val="360"/>
          <w:divBdr>
            <w:top w:val="none" w:sz="0" w:space="0" w:color="auto"/>
            <w:left w:val="none" w:sz="0" w:space="0" w:color="auto"/>
            <w:bottom w:val="none" w:sz="0" w:space="0" w:color="auto"/>
            <w:right w:val="none" w:sz="0" w:space="0" w:color="auto"/>
          </w:divBdr>
        </w:div>
        <w:div w:id="384303601">
          <w:blockQuote w:val="1"/>
          <w:marLeft w:val="0"/>
          <w:marRight w:val="0"/>
          <w:marTop w:val="150"/>
          <w:marBottom w:val="360"/>
          <w:divBdr>
            <w:top w:val="none" w:sz="0" w:space="0" w:color="auto"/>
            <w:left w:val="none" w:sz="0" w:space="0" w:color="auto"/>
            <w:bottom w:val="none" w:sz="0" w:space="0" w:color="auto"/>
            <w:right w:val="none" w:sz="0" w:space="0" w:color="auto"/>
          </w:divBdr>
        </w:div>
        <w:div w:id="2097940580">
          <w:blockQuote w:val="1"/>
          <w:marLeft w:val="0"/>
          <w:marRight w:val="0"/>
          <w:marTop w:val="150"/>
          <w:marBottom w:val="360"/>
          <w:divBdr>
            <w:top w:val="none" w:sz="0" w:space="0" w:color="auto"/>
            <w:left w:val="none" w:sz="0" w:space="0" w:color="auto"/>
            <w:bottom w:val="none" w:sz="0" w:space="0" w:color="auto"/>
            <w:right w:val="none" w:sz="0" w:space="0" w:color="auto"/>
          </w:divBdr>
        </w:div>
        <w:div w:id="354698188">
          <w:marLeft w:val="0"/>
          <w:marRight w:val="0"/>
          <w:marTop w:val="0"/>
          <w:marBottom w:val="300"/>
          <w:divBdr>
            <w:top w:val="none" w:sz="0" w:space="0" w:color="auto"/>
            <w:left w:val="none" w:sz="0" w:space="0" w:color="auto"/>
            <w:bottom w:val="none" w:sz="0" w:space="0" w:color="auto"/>
            <w:right w:val="none" w:sz="0" w:space="0" w:color="auto"/>
          </w:divBdr>
          <w:divsChild>
            <w:div w:id="654072358">
              <w:marLeft w:val="0"/>
              <w:marRight w:val="0"/>
              <w:marTop w:val="0"/>
              <w:marBottom w:val="0"/>
              <w:divBdr>
                <w:top w:val="none" w:sz="0" w:space="0" w:color="auto"/>
                <w:left w:val="none" w:sz="0" w:space="0" w:color="auto"/>
                <w:bottom w:val="none" w:sz="0" w:space="0" w:color="auto"/>
                <w:right w:val="none" w:sz="0" w:space="0" w:color="auto"/>
              </w:divBdr>
              <w:divsChild>
                <w:div w:id="1144153676">
                  <w:marLeft w:val="0"/>
                  <w:marRight w:val="0"/>
                  <w:marTop w:val="0"/>
                  <w:marBottom w:val="0"/>
                  <w:divBdr>
                    <w:top w:val="single" w:sz="6" w:space="0" w:color="DDDDDD"/>
                    <w:left w:val="single" w:sz="6" w:space="4" w:color="DDDDDD"/>
                    <w:bottom w:val="single" w:sz="6" w:space="0" w:color="DDDDDD"/>
                    <w:right w:val="single" w:sz="6" w:space="4" w:color="DDDDDD"/>
                  </w:divBdr>
                  <w:divsChild>
                    <w:div w:id="2128423207">
                      <w:marLeft w:val="0"/>
                      <w:marRight w:val="0"/>
                      <w:marTop w:val="0"/>
                      <w:marBottom w:val="150"/>
                      <w:divBdr>
                        <w:top w:val="none" w:sz="0" w:space="0" w:color="auto"/>
                        <w:left w:val="none" w:sz="0" w:space="0" w:color="auto"/>
                        <w:bottom w:val="none" w:sz="0" w:space="0" w:color="auto"/>
                        <w:right w:val="none" w:sz="0" w:space="0" w:color="auto"/>
                      </w:divBdr>
                      <w:divsChild>
                        <w:div w:id="1369603796">
                          <w:marLeft w:val="0"/>
                          <w:marRight w:val="0"/>
                          <w:marTop w:val="0"/>
                          <w:marBottom w:val="0"/>
                          <w:divBdr>
                            <w:top w:val="none" w:sz="0" w:space="0" w:color="auto"/>
                            <w:left w:val="none" w:sz="0" w:space="0" w:color="auto"/>
                            <w:bottom w:val="none" w:sz="0" w:space="0" w:color="auto"/>
                            <w:right w:val="none" w:sz="0" w:space="0" w:color="auto"/>
                          </w:divBdr>
                          <w:divsChild>
                            <w:div w:id="844708633">
                              <w:marLeft w:val="0"/>
                              <w:marRight w:val="0"/>
                              <w:marTop w:val="0"/>
                              <w:marBottom w:val="0"/>
                              <w:divBdr>
                                <w:top w:val="none" w:sz="0" w:space="0" w:color="auto"/>
                                <w:left w:val="none" w:sz="0" w:space="0" w:color="auto"/>
                                <w:bottom w:val="none" w:sz="0" w:space="0" w:color="auto"/>
                                <w:right w:val="none" w:sz="0" w:space="0" w:color="auto"/>
                              </w:divBdr>
                              <w:divsChild>
                                <w:div w:id="486824911">
                                  <w:marLeft w:val="0"/>
                                  <w:marRight w:val="0"/>
                                  <w:marTop w:val="0"/>
                                  <w:marBottom w:val="0"/>
                                  <w:divBdr>
                                    <w:top w:val="none" w:sz="0" w:space="0" w:color="auto"/>
                                    <w:left w:val="none" w:sz="0" w:space="0" w:color="auto"/>
                                    <w:bottom w:val="none" w:sz="0" w:space="0" w:color="auto"/>
                                    <w:right w:val="none" w:sz="0" w:space="0" w:color="auto"/>
                                  </w:divBdr>
                                  <w:divsChild>
                                    <w:div w:id="7091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12875">
                          <w:marLeft w:val="0"/>
                          <w:marRight w:val="0"/>
                          <w:marTop w:val="0"/>
                          <w:marBottom w:val="0"/>
                          <w:divBdr>
                            <w:top w:val="none" w:sz="0" w:space="0" w:color="auto"/>
                            <w:left w:val="none" w:sz="0" w:space="0" w:color="auto"/>
                            <w:bottom w:val="none" w:sz="0" w:space="0" w:color="auto"/>
                            <w:right w:val="none" w:sz="0" w:space="0" w:color="auto"/>
                          </w:divBdr>
                          <w:divsChild>
                            <w:div w:id="135241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2306224">
          <w:marLeft w:val="0"/>
          <w:marRight w:val="0"/>
          <w:marTop w:val="0"/>
          <w:marBottom w:val="300"/>
          <w:divBdr>
            <w:top w:val="none" w:sz="0" w:space="0" w:color="auto"/>
            <w:left w:val="none" w:sz="0" w:space="0" w:color="auto"/>
            <w:bottom w:val="none" w:sz="0" w:space="0" w:color="auto"/>
            <w:right w:val="none" w:sz="0" w:space="0" w:color="auto"/>
          </w:divBdr>
          <w:divsChild>
            <w:div w:id="261769893">
              <w:marLeft w:val="0"/>
              <w:marRight w:val="0"/>
              <w:marTop w:val="0"/>
              <w:marBottom w:val="0"/>
              <w:divBdr>
                <w:top w:val="none" w:sz="0" w:space="0" w:color="auto"/>
                <w:left w:val="none" w:sz="0" w:space="0" w:color="auto"/>
                <w:bottom w:val="none" w:sz="0" w:space="0" w:color="auto"/>
                <w:right w:val="none" w:sz="0" w:space="0" w:color="auto"/>
              </w:divBdr>
              <w:divsChild>
                <w:div w:id="429472709">
                  <w:marLeft w:val="0"/>
                  <w:marRight w:val="0"/>
                  <w:marTop w:val="0"/>
                  <w:marBottom w:val="0"/>
                  <w:divBdr>
                    <w:top w:val="single" w:sz="6" w:space="0" w:color="DDDDDD"/>
                    <w:left w:val="single" w:sz="6" w:space="4" w:color="DDDDDD"/>
                    <w:bottom w:val="single" w:sz="6" w:space="0" w:color="DDDDDD"/>
                    <w:right w:val="single" w:sz="6" w:space="4" w:color="DDDDDD"/>
                  </w:divBdr>
                  <w:divsChild>
                    <w:div w:id="695540118">
                      <w:marLeft w:val="0"/>
                      <w:marRight w:val="0"/>
                      <w:marTop w:val="0"/>
                      <w:marBottom w:val="150"/>
                      <w:divBdr>
                        <w:top w:val="none" w:sz="0" w:space="0" w:color="auto"/>
                        <w:left w:val="none" w:sz="0" w:space="0" w:color="auto"/>
                        <w:bottom w:val="none" w:sz="0" w:space="0" w:color="auto"/>
                        <w:right w:val="none" w:sz="0" w:space="0" w:color="auto"/>
                      </w:divBdr>
                      <w:divsChild>
                        <w:div w:id="1700278578">
                          <w:marLeft w:val="0"/>
                          <w:marRight w:val="0"/>
                          <w:marTop w:val="0"/>
                          <w:marBottom w:val="0"/>
                          <w:divBdr>
                            <w:top w:val="none" w:sz="0" w:space="0" w:color="auto"/>
                            <w:left w:val="none" w:sz="0" w:space="0" w:color="auto"/>
                            <w:bottom w:val="none" w:sz="0" w:space="0" w:color="auto"/>
                            <w:right w:val="none" w:sz="0" w:space="0" w:color="auto"/>
                          </w:divBdr>
                          <w:divsChild>
                            <w:div w:id="139032080">
                              <w:marLeft w:val="0"/>
                              <w:marRight w:val="0"/>
                              <w:marTop w:val="0"/>
                              <w:marBottom w:val="0"/>
                              <w:divBdr>
                                <w:top w:val="none" w:sz="0" w:space="0" w:color="auto"/>
                                <w:left w:val="none" w:sz="0" w:space="0" w:color="auto"/>
                                <w:bottom w:val="none" w:sz="0" w:space="0" w:color="auto"/>
                                <w:right w:val="none" w:sz="0" w:space="0" w:color="auto"/>
                              </w:divBdr>
                              <w:divsChild>
                                <w:div w:id="916283986">
                                  <w:marLeft w:val="0"/>
                                  <w:marRight w:val="0"/>
                                  <w:marTop w:val="0"/>
                                  <w:marBottom w:val="0"/>
                                  <w:divBdr>
                                    <w:top w:val="none" w:sz="0" w:space="0" w:color="auto"/>
                                    <w:left w:val="none" w:sz="0" w:space="0" w:color="auto"/>
                                    <w:bottom w:val="none" w:sz="0" w:space="0" w:color="auto"/>
                                    <w:right w:val="none" w:sz="0" w:space="0" w:color="auto"/>
                                  </w:divBdr>
                                  <w:divsChild>
                                    <w:div w:id="17015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335">
                          <w:marLeft w:val="0"/>
                          <w:marRight w:val="0"/>
                          <w:marTop w:val="0"/>
                          <w:marBottom w:val="0"/>
                          <w:divBdr>
                            <w:top w:val="none" w:sz="0" w:space="0" w:color="auto"/>
                            <w:left w:val="none" w:sz="0" w:space="0" w:color="auto"/>
                            <w:bottom w:val="none" w:sz="0" w:space="0" w:color="auto"/>
                            <w:right w:val="none" w:sz="0" w:space="0" w:color="auto"/>
                          </w:divBdr>
                          <w:divsChild>
                            <w:div w:id="857739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708989">
          <w:marLeft w:val="0"/>
          <w:marRight w:val="0"/>
          <w:marTop w:val="0"/>
          <w:marBottom w:val="300"/>
          <w:divBdr>
            <w:top w:val="none" w:sz="0" w:space="0" w:color="auto"/>
            <w:left w:val="none" w:sz="0" w:space="0" w:color="auto"/>
            <w:bottom w:val="none" w:sz="0" w:space="0" w:color="auto"/>
            <w:right w:val="none" w:sz="0" w:space="0" w:color="auto"/>
          </w:divBdr>
          <w:divsChild>
            <w:div w:id="199903638">
              <w:marLeft w:val="0"/>
              <w:marRight w:val="0"/>
              <w:marTop w:val="0"/>
              <w:marBottom w:val="0"/>
              <w:divBdr>
                <w:top w:val="none" w:sz="0" w:space="0" w:color="auto"/>
                <w:left w:val="none" w:sz="0" w:space="0" w:color="auto"/>
                <w:bottom w:val="none" w:sz="0" w:space="0" w:color="auto"/>
                <w:right w:val="none" w:sz="0" w:space="0" w:color="auto"/>
              </w:divBdr>
              <w:divsChild>
                <w:div w:id="549001511">
                  <w:marLeft w:val="0"/>
                  <w:marRight w:val="0"/>
                  <w:marTop w:val="0"/>
                  <w:marBottom w:val="0"/>
                  <w:divBdr>
                    <w:top w:val="single" w:sz="6" w:space="0" w:color="DDDDDD"/>
                    <w:left w:val="single" w:sz="6" w:space="4" w:color="DDDDDD"/>
                    <w:bottom w:val="single" w:sz="6" w:space="0" w:color="DDDDDD"/>
                    <w:right w:val="single" w:sz="6" w:space="4" w:color="DDDDDD"/>
                  </w:divBdr>
                  <w:divsChild>
                    <w:div w:id="1830563010">
                      <w:marLeft w:val="0"/>
                      <w:marRight w:val="0"/>
                      <w:marTop w:val="0"/>
                      <w:marBottom w:val="150"/>
                      <w:divBdr>
                        <w:top w:val="none" w:sz="0" w:space="0" w:color="auto"/>
                        <w:left w:val="none" w:sz="0" w:space="0" w:color="auto"/>
                        <w:bottom w:val="none" w:sz="0" w:space="0" w:color="auto"/>
                        <w:right w:val="none" w:sz="0" w:space="0" w:color="auto"/>
                      </w:divBdr>
                      <w:divsChild>
                        <w:div w:id="701396446">
                          <w:marLeft w:val="0"/>
                          <w:marRight w:val="0"/>
                          <w:marTop w:val="0"/>
                          <w:marBottom w:val="0"/>
                          <w:divBdr>
                            <w:top w:val="none" w:sz="0" w:space="0" w:color="auto"/>
                            <w:left w:val="none" w:sz="0" w:space="0" w:color="auto"/>
                            <w:bottom w:val="none" w:sz="0" w:space="0" w:color="auto"/>
                            <w:right w:val="none" w:sz="0" w:space="0" w:color="auto"/>
                          </w:divBdr>
                          <w:divsChild>
                            <w:div w:id="1484738083">
                              <w:marLeft w:val="0"/>
                              <w:marRight w:val="0"/>
                              <w:marTop w:val="0"/>
                              <w:marBottom w:val="0"/>
                              <w:divBdr>
                                <w:top w:val="none" w:sz="0" w:space="0" w:color="auto"/>
                                <w:left w:val="none" w:sz="0" w:space="0" w:color="auto"/>
                                <w:bottom w:val="none" w:sz="0" w:space="0" w:color="auto"/>
                                <w:right w:val="none" w:sz="0" w:space="0" w:color="auto"/>
                              </w:divBdr>
                              <w:divsChild>
                                <w:div w:id="2076195009">
                                  <w:marLeft w:val="0"/>
                                  <w:marRight w:val="0"/>
                                  <w:marTop w:val="0"/>
                                  <w:marBottom w:val="0"/>
                                  <w:divBdr>
                                    <w:top w:val="none" w:sz="0" w:space="0" w:color="auto"/>
                                    <w:left w:val="none" w:sz="0" w:space="0" w:color="auto"/>
                                    <w:bottom w:val="none" w:sz="0" w:space="0" w:color="auto"/>
                                    <w:right w:val="none" w:sz="0" w:space="0" w:color="auto"/>
                                  </w:divBdr>
                                  <w:divsChild>
                                    <w:div w:id="1122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4338">
                          <w:marLeft w:val="0"/>
                          <w:marRight w:val="0"/>
                          <w:marTop w:val="0"/>
                          <w:marBottom w:val="0"/>
                          <w:divBdr>
                            <w:top w:val="none" w:sz="0" w:space="0" w:color="auto"/>
                            <w:left w:val="none" w:sz="0" w:space="0" w:color="auto"/>
                            <w:bottom w:val="none" w:sz="0" w:space="0" w:color="auto"/>
                            <w:right w:val="none" w:sz="0" w:space="0" w:color="auto"/>
                          </w:divBdr>
                          <w:divsChild>
                            <w:div w:id="1243106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5442866">
          <w:marLeft w:val="0"/>
          <w:marRight w:val="0"/>
          <w:marTop w:val="0"/>
          <w:marBottom w:val="300"/>
          <w:divBdr>
            <w:top w:val="none" w:sz="0" w:space="0" w:color="auto"/>
            <w:left w:val="none" w:sz="0" w:space="0" w:color="auto"/>
            <w:bottom w:val="none" w:sz="0" w:space="0" w:color="auto"/>
            <w:right w:val="none" w:sz="0" w:space="0" w:color="auto"/>
          </w:divBdr>
          <w:divsChild>
            <w:div w:id="1110736235">
              <w:marLeft w:val="0"/>
              <w:marRight w:val="0"/>
              <w:marTop w:val="0"/>
              <w:marBottom w:val="0"/>
              <w:divBdr>
                <w:top w:val="none" w:sz="0" w:space="0" w:color="auto"/>
                <w:left w:val="none" w:sz="0" w:space="0" w:color="auto"/>
                <w:bottom w:val="none" w:sz="0" w:space="0" w:color="auto"/>
                <w:right w:val="none" w:sz="0" w:space="0" w:color="auto"/>
              </w:divBdr>
              <w:divsChild>
                <w:div w:id="1181119484">
                  <w:marLeft w:val="0"/>
                  <w:marRight w:val="0"/>
                  <w:marTop w:val="0"/>
                  <w:marBottom w:val="0"/>
                  <w:divBdr>
                    <w:top w:val="single" w:sz="6" w:space="0" w:color="DDDDDD"/>
                    <w:left w:val="single" w:sz="6" w:space="4" w:color="DDDDDD"/>
                    <w:bottom w:val="single" w:sz="6" w:space="0" w:color="DDDDDD"/>
                    <w:right w:val="single" w:sz="6" w:space="4" w:color="DDDDDD"/>
                  </w:divBdr>
                  <w:divsChild>
                    <w:div w:id="25447758">
                      <w:marLeft w:val="0"/>
                      <w:marRight w:val="0"/>
                      <w:marTop w:val="0"/>
                      <w:marBottom w:val="150"/>
                      <w:divBdr>
                        <w:top w:val="none" w:sz="0" w:space="0" w:color="auto"/>
                        <w:left w:val="none" w:sz="0" w:space="0" w:color="auto"/>
                        <w:bottom w:val="none" w:sz="0" w:space="0" w:color="auto"/>
                        <w:right w:val="none" w:sz="0" w:space="0" w:color="auto"/>
                      </w:divBdr>
                      <w:divsChild>
                        <w:div w:id="1856338081">
                          <w:marLeft w:val="0"/>
                          <w:marRight w:val="0"/>
                          <w:marTop w:val="0"/>
                          <w:marBottom w:val="0"/>
                          <w:divBdr>
                            <w:top w:val="none" w:sz="0" w:space="0" w:color="auto"/>
                            <w:left w:val="none" w:sz="0" w:space="0" w:color="auto"/>
                            <w:bottom w:val="none" w:sz="0" w:space="0" w:color="auto"/>
                            <w:right w:val="none" w:sz="0" w:space="0" w:color="auto"/>
                          </w:divBdr>
                          <w:divsChild>
                            <w:div w:id="1820921897">
                              <w:marLeft w:val="0"/>
                              <w:marRight w:val="0"/>
                              <w:marTop w:val="0"/>
                              <w:marBottom w:val="0"/>
                              <w:divBdr>
                                <w:top w:val="none" w:sz="0" w:space="0" w:color="auto"/>
                                <w:left w:val="none" w:sz="0" w:space="0" w:color="auto"/>
                                <w:bottom w:val="none" w:sz="0" w:space="0" w:color="auto"/>
                                <w:right w:val="none" w:sz="0" w:space="0" w:color="auto"/>
                              </w:divBdr>
                              <w:divsChild>
                                <w:div w:id="1709380155">
                                  <w:marLeft w:val="0"/>
                                  <w:marRight w:val="0"/>
                                  <w:marTop w:val="0"/>
                                  <w:marBottom w:val="0"/>
                                  <w:divBdr>
                                    <w:top w:val="none" w:sz="0" w:space="0" w:color="auto"/>
                                    <w:left w:val="none" w:sz="0" w:space="0" w:color="auto"/>
                                    <w:bottom w:val="none" w:sz="0" w:space="0" w:color="auto"/>
                                    <w:right w:val="none" w:sz="0" w:space="0" w:color="auto"/>
                                  </w:divBdr>
                                  <w:divsChild>
                                    <w:div w:id="1443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0725">
                          <w:marLeft w:val="0"/>
                          <w:marRight w:val="0"/>
                          <w:marTop w:val="0"/>
                          <w:marBottom w:val="0"/>
                          <w:divBdr>
                            <w:top w:val="none" w:sz="0" w:space="0" w:color="auto"/>
                            <w:left w:val="none" w:sz="0" w:space="0" w:color="auto"/>
                            <w:bottom w:val="none" w:sz="0" w:space="0" w:color="auto"/>
                            <w:right w:val="none" w:sz="0" w:space="0" w:color="auto"/>
                          </w:divBdr>
                          <w:divsChild>
                            <w:div w:id="1876310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5479634">
          <w:marLeft w:val="0"/>
          <w:marRight w:val="0"/>
          <w:marTop w:val="0"/>
          <w:marBottom w:val="300"/>
          <w:divBdr>
            <w:top w:val="none" w:sz="0" w:space="0" w:color="auto"/>
            <w:left w:val="none" w:sz="0" w:space="0" w:color="auto"/>
            <w:bottom w:val="none" w:sz="0" w:space="0" w:color="auto"/>
            <w:right w:val="none" w:sz="0" w:space="0" w:color="auto"/>
          </w:divBdr>
          <w:divsChild>
            <w:div w:id="1466192944">
              <w:marLeft w:val="0"/>
              <w:marRight w:val="0"/>
              <w:marTop w:val="0"/>
              <w:marBottom w:val="0"/>
              <w:divBdr>
                <w:top w:val="none" w:sz="0" w:space="0" w:color="auto"/>
                <w:left w:val="none" w:sz="0" w:space="0" w:color="auto"/>
                <w:bottom w:val="none" w:sz="0" w:space="0" w:color="auto"/>
                <w:right w:val="none" w:sz="0" w:space="0" w:color="auto"/>
              </w:divBdr>
              <w:divsChild>
                <w:div w:id="909072165">
                  <w:marLeft w:val="0"/>
                  <w:marRight w:val="0"/>
                  <w:marTop w:val="0"/>
                  <w:marBottom w:val="0"/>
                  <w:divBdr>
                    <w:top w:val="single" w:sz="6" w:space="0" w:color="DDDDDD"/>
                    <w:left w:val="single" w:sz="6" w:space="4" w:color="DDDDDD"/>
                    <w:bottom w:val="single" w:sz="6" w:space="0" w:color="DDDDDD"/>
                    <w:right w:val="single" w:sz="6" w:space="4" w:color="DDDDDD"/>
                  </w:divBdr>
                  <w:divsChild>
                    <w:div w:id="2059477469">
                      <w:marLeft w:val="0"/>
                      <w:marRight w:val="0"/>
                      <w:marTop w:val="0"/>
                      <w:marBottom w:val="150"/>
                      <w:divBdr>
                        <w:top w:val="none" w:sz="0" w:space="0" w:color="auto"/>
                        <w:left w:val="none" w:sz="0" w:space="0" w:color="auto"/>
                        <w:bottom w:val="none" w:sz="0" w:space="0" w:color="auto"/>
                        <w:right w:val="none" w:sz="0" w:space="0" w:color="auto"/>
                      </w:divBdr>
                      <w:divsChild>
                        <w:div w:id="1395817795">
                          <w:marLeft w:val="0"/>
                          <w:marRight w:val="0"/>
                          <w:marTop w:val="0"/>
                          <w:marBottom w:val="0"/>
                          <w:divBdr>
                            <w:top w:val="none" w:sz="0" w:space="0" w:color="auto"/>
                            <w:left w:val="none" w:sz="0" w:space="0" w:color="auto"/>
                            <w:bottom w:val="none" w:sz="0" w:space="0" w:color="auto"/>
                            <w:right w:val="none" w:sz="0" w:space="0" w:color="auto"/>
                          </w:divBdr>
                          <w:divsChild>
                            <w:div w:id="1550339703">
                              <w:marLeft w:val="0"/>
                              <w:marRight w:val="0"/>
                              <w:marTop w:val="0"/>
                              <w:marBottom w:val="0"/>
                              <w:divBdr>
                                <w:top w:val="none" w:sz="0" w:space="0" w:color="auto"/>
                                <w:left w:val="none" w:sz="0" w:space="0" w:color="auto"/>
                                <w:bottom w:val="none" w:sz="0" w:space="0" w:color="auto"/>
                                <w:right w:val="none" w:sz="0" w:space="0" w:color="auto"/>
                              </w:divBdr>
                              <w:divsChild>
                                <w:div w:id="851836997">
                                  <w:marLeft w:val="0"/>
                                  <w:marRight w:val="0"/>
                                  <w:marTop w:val="0"/>
                                  <w:marBottom w:val="0"/>
                                  <w:divBdr>
                                    <w:top w:val="none" w:sz="0" w:space="0" w:color="auto"/>
                                    <w:left w:val="none" w:sz="0" w:space="0" w:color="auto"/>
                                    <w:bottom w:val="none" w:sz="0" w:space="0" w:color="auto"/>
                                    <w:right w:val="none" w:sz="0" w:space="0" w:color="auto"/>
                                  </w:divBdr>
                                  <w:divsChild>
                                    <w:div w:id="5756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622">
                          <w:marLeft w:val="0"/>
                          <w:marRight w:val="0"/>
                          <w:marTop w:val="0"/>
                          <w:marBottom w:val="0"/>
                          <w:divBdr>
                            <w:top w:val="none" w:sz="0" w:space="0" w:color="auto"/>
                            <w:left w:val="none" w:sz="0" w:space="0" w:color="auto"/>
                            <w:bottom w:val="none" w:sz="0" w:space="0" w:color="auto"/>
                            <w:right w:val="none" w:sz="0" w:space="0" w:color="auto"/>
                          </w:divBdr>
                          <w:divsChild>
                            <w:div w:id="179759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3396644">
          <w:blockQuote w:val="1"/>
          <w:marLeft w:val="0"/>
          <w:marRight w:val="0"/>
          <w:marTop w:val="150"/>
          <w:marBottom w:val="360"/>
          <w:divBdr>
            <w:top w:val="none" w:sz="0" w:space="0" w:color="auto"/>
            <w:left w:val="none" w:sz="0" w:space="0" w:color="auto"/>
            <w:bottom w:val="none" w:sz="0" w:space="0" w:color="auto"/>
            <w:right w:val="none" w:sz="0" w:space="0" w:color="auto"/>
          </w:divBdr>
        </w:div>
        <w:div w:id="2000499591">
          <w:blockQuote w:val="1"/>
          <w:marLeft w:val="0"/>
          <w:marRight w:val="0"/>
          <w:marTop w:val="150"/>
          <w:marBottom w:val="360"/>
          <w:divBdr>
            <w:top w:val="none" w:sz="0" w:space="0" w:color="auto"/>
            <w:left w:val="none" w:sz="0" w:space="0" w:color="auto"/>
            <w:bottom w:val="none" w:sz="0" w:space="0" w:color="auto"/>
            <w:right w:val="none" w:sz="0" w:space="0" w:color="auto"/>
          </w:divBdr>
        </w:div>
        <w:div w:id="1795295306">
          <w:blockQuote w:val="1"/>
          <w:marLeft w:val="0"/>
          <w:marRight w:val="0"/>
          <w:marTop w:val="150"/>
          <w:marBottom w:val="360"/>
          <w:divBdr>
            <w:top w:val="none" w:sz="0" w:space="0" w:color="auto"/>
            <w:left w:val="none" w:sz="0" w:space="0" w:color="auto"/>
            <w:bottom w:val="none" w:sz="0" w:space="0" w:color="auto"/>
            <w:right w:val="none" w:sz="0" w:space="0" w:color="auto"/>
          </w:divBdr>
        </w:div>
        <w:div w:id="61949099">
          <w:blockQuote w:val="1"/>
          <w:marLeft w:val="0"/>
          <w:marRight w:val="0"/>
          <w:marTop w:val="150"/>
          <w:marBottom w:val="360"/>
          <w:divBdr>
            <w:top w:val="none" w:sz="0" w:space="0" w:color="auto"/>
            <w:left w:val="none" w:sz="0" w:space="0" w:color="auto"/>
            <w:bottom w:val="none" w:sz="0" w:space="0" w:color="auto"/>
            <w:right w:val="none" w:sz="0" w:space="0" w:color="auto"/>
          </w:divBdr>
        </w:div>
        <w:div w:id="2107142813">
          <w:blockQuote w:val="1"/>
          <w:marLeft w:val="0"/>
          <w:marRight w:val="0"/>
          <w:marTop w:val="150"/>
          <w:marBottom w:val="360"/>
          <w:divBdr>
            <w:top w:val="none" w:sz="0" w:space="0" w:color="auto"/>
            <w:left w:val="none" w:sz="0" w:space="0" w:color="auto"/>
            <w:bottom w:val="none" w:sz="0" w:space="0" w:color="auto"/>
            <w:right w:val="none" w:sz="0" w:space="0" w:color="auto"/>
          </w:divBdr>
        </w:div>
        <w:div w:id="664823668">
          <w:blockQuote w:val="1"/>
          <w:marLeft w:val="0"/>
          <w:marRight w:val="0"/>
          <w:marTop w:val="150"/>
          <w:marBottom w:val="360"/>
          <w:divBdr>
            <w:top w:val="none" w:sz="0" w:space="0" w:color="auto"/>
            <w:left w:val="none" w:sz="0" w:space="0" w:color="auto"/>
            <w:bottom w:val="none" w:sz="0" w:space="0" w:color="auto"/>
            <w:right w:val="none" w:sz="0" w:space="0" w:color="auto"/>
          </w:divBdr>
        </w:div>
        <w:div w:id="1027175535">
          <w:blockQuote w:val="1"/>
          <w:marLeft w:val="0"/>
          <w:marRight w:val="0"/>
          <w:marTop w:val="150"/>
          <w:marBottom w:val="360"/>
          <w:divBdr>
            <w:top w:val="none" w:sz="0" w:space="0" w:color="auto"/>
            <w:left w:val="none" w:sz="0" w:space="0" w:color="auto"/>
            <w:bottom w:val="none" w:sz="0" w:space="0" w:color="auto"/>
            <w:right w:val="none" w:sz="0" w:space="0" w:color="auto"/>
          </w:divBdr>
        </w:div>
        <w:div w:id="8609206">
          <w:blockQuote w:val="1"/>
          <w:marLeft w:val="0"/>
          <w:marRight w:val="0"/>
          <w:marTop w:val="150"/>
          <w:marBottom w:val="360"/>
          <w:divBdr>
            <w:top w:val="none" w:sz="0" w:space="0" w:color="auto"/>
            <w:left w:val="none" w:sz="0" w:space="0" w:color="auto"/>
            <w:bottom w:val="none" w:sz="0" w:space="0" w:color="auto"/>
            <w:right w:val="none" w:sz="0" w:space="0" w:color="auto"/>
          </w:divBdr>
        </w:div>
        <w:div w:id="846864159">
          <w:blockQuote w:val="1"/>
          <w:marLeft w:val="0"/>
          <w:marRight w:val="0"/>
          <w:marTop w:val="150"/>
          <w:marBottom w:val="360"/>
          <w:divBdr>
            <w:top w:val="none" w:sz="0" w:space="0" w:color="auto"/>
            <w:left w:val="none" w:sz="0" w:space="0" w:color="auto"/>
            <w:bottom w:val="none" w:sz="0" w:space="0" w:color="auto"/>
            <w:right w:val="none" w:sz="0" w:space="0" w:color="auto"/>
          </w:divBdr>
        </w:div>
        <w:div w:id="1375039715">
          <w:blockQuote w:val="1"/>
          <w:marLeft w:val="0"/>
          <w:marRight w:val="0"/>
          <w:marTop w:val="150"/>
          <w:marBottom w:val="360"/>
          <w:divBdr>
            <w:top w:val="none" w:sz="0" w:space="0" w:color="auto"/>
            <w:left w:val="none" w:sz="0" w:space="0" w:color="auto"/>
            <w:bottom w:val="none" w:sz="0" w:space="0" w:color="auto"/>
            <w:right w:val="none" w:sz="0" w:space="0" w:color="auto"/>
          </w:divBdr>
        </w:div>
        <w:div w:id="1691494124">
          <w:blockQuote w:val="1"/>
          <w:marLeft w:val="0"/>
          <w:marRight w:val="0"/>
          <w:marTop w:val="150"/>
          <w:marBottom w:val="360"/>
          <w:divBdr>
            <w:top w:val="none" w:sz="0" w:space="0" w:color="auto"/>
            <w:left w:val="none" w:sz="0" w:space="0" w:color="auto"/>
            <w:bottom w:val="none" w:sz="0" w:space="0" w:color="auto"/>
            <w:right w:val="none" w:sz="0" w:space="0" w:color="auto"/>
          </w:divBdr>
        </w:div>
        <w:div w:id="816923753">
          <w:blockQuote w:val="1"/>
          <w:marLeft w:val="0"/>
          <w:marRight w:val="0"/>
          <w:marTop w:val="150"/>
          <w:marBottom w:val="360"/>
          <w:divBdr>
            <w:top w:val="none" w:sz="0" w:space="0" w:color="auto"/>
            <w:left w:val="none" w:sz="0" w:space="0" w:color="auto"/>
            <w:bottom w:val="none" w:sz="0" w:space="0" w:color="auto"/>
            <w:right w:val="none" w:sz="0" w:space="0" w:color="auto"/>
          </w:divBdr>
        </w:div>
        <w:div w:id="1130628760">
          <w:blockQuote w:val="1"/>
          <w:marLeft w:val="0"/>
          <w:marRight w:val="0"/>
          <w:marTop w:val="150"/>
          <w:marBottom w:val="360"/>
          <w:divBdr>
            <w:top w:val="none" w:sz="0" w:space="0" w:color="auto"/>
            <w:left w:val="none" w:sz="0" w:space="0" w:color="auto"/>
            <w:bottom w:val="none" w:sz="0" w:space="0" w:color="auto"/>
            <w:right w:val="none" w:sz="0" w:space="0" w:color="auto"/>
          </w:divBdr>
        </w:div>
        <w:div w:id="2024436246">
          <w:blockQuote w:val="1"/>
          <w:marLeft w:val="0"/>
          <w:marRight w:val="0"/>
          <w:marTop w:val="150"/>
          <w:marBottom w:val="360"/>
          <w:divBdr>
            <w:top w:val="none" w:sz="0" w:space="0" w:color="auto"/>
            <w:left w:val="none" w:sz="0" w:space="0" w:color="auto"/>
            <w:bottom w:val="none" w:sz="0" w:space="0" w:color="auto"/>
            <w:right w:val="none" w:sz="0" w:space="0" w:color="auto"/>
          </w:divBdr>
        </w:div>
        <w:div w:id="1303995563">
          <w:blockQuote w:val="1"/>
          <w:marLeft w:val="0"/>
          <w:marRight w:val="0"/>
          <w:marTop w:val="150"/>
          <w:marBottom w:val="360"/>
          <w:divBdr>
            <w:top w:val="none" w:sz="0" w:space="0" w:color="auto"/>
            <w:left w:val="none" w:sz="0" w:space="0" w:color="auto"/>
            <w:bottom w:val="none" w:sz="0" w:space="0" w:color="auto"/>
            <w:right w:val="none" w:sz="0" w:space="0" w:color="auto"/>
          </w:divBdr>
        </w:div>
        <w:div w:id="207424763">
          <w:marLeft w:val="0"/>
          <w:marRight w:val="0"/>
          <w:marTop w:val="0"/>
          <w:marBottom w:val="300"/>
          <w:divBdr>
            <w:top w:val="none" w:sz="0" w:space="0" w:color="auto"/>
            <w:left w:val="none" w:sz="0" w:space="0" w:color="auto"/>
            <w:bottom w:val="none" w:sz="0" w:space="0" w:color="auto"/>
            <w:right w:val="none" w:sz="0" w:space="0" w:color="auto"/>
          </w:divBdr>
          <w:divsChild>
            <w:div w:id="998535930">
              <w:marLeft w:val="0"/>
              <w:marRight w:val="0"/>
              <w:marTop w:val="0"/>
              <w:marBottom w:val="0"/>
              <w:divBdr>
                <w:top w:val="none" w:sz="0" w:space="0" w:color="auto"/>
                <w:left w:val="none" w:sz="0" w:space="0" w:color="auto"/>
                <w:bottom w:val="none" w:sz="0" w:space="0" w:color="auto"/>
                <w:right w:val="none" w:sz="0" w:space="0" w:color="auto"/>
              </w:divBdr>
              <w:divsChild>
                <w:div w:id="815730747">
                  <w:marLeft w:val="0"/>
                  <w:marRight w:val="0"/>
                  <w:marTop w:val="0"/>
                  <w:marBottom w:val="0"/>
                  <w:divBdr>
                    <w:top w:val="single" w:sz="6" w:space="0" w:color="DDDDDD"/>
                    <w:left w:val="single" w:sz="6" w:space="4" w:color="DDDDDD"/>
                    <w:bottom w:val="single" w:sz="6" w:space="0" w:color="DDDDDD"/>
                    <w:right w:val="single" w:sz="6" w:space="4" w:color="DDDDDD"/>
                  </w:divBdr>
                  <w:divsChild>
                    <w:div w:id="821580667">
                      <w:marLeft w:val="0"/>
                      <w:marRight w:val="0"/>
                      <w:marTop w:val="0"/>
                      <w:marBottom w:val="150"/>
                      <w:divBdr>
                        <w:top w:val="none" w:sz="0" w:space="0" w:color="auto"/>
                        <w:left w:val="none" w:sz="0" w:space="0" w:color="auto"/>
                        <w:bottom w:val="none" w:sz="0" w:space="0" w:color="auto"/>
                        <w:right w:val="none" w:sz="0" w:space="0" w:color="auto"/>
                      </w:divBdr>
                      <w:divsChild>
                        <w:div w:id="1450705763">
                          <w:marLeft w:val="0"/>
                          <w:marRight w:val="0"/>
                          <w:marTop w:val="0"/>
                          <w:marBottom w:val="0"/>
                          <w:divBdr>
                            <w:top w:val="none" w:sz="0" w:space="0" w:color="auto"/>
                            <w:left w:val="none" w:sz="0" w:space="0" w:color="auto"/>
                            <w:bottom w:val="none" w:sz="0" w:space="0" w:color="auto"/>
                            <w:right w:val="none" w:sz="0" w:space="0" w:color="auto"/>
                          </w:divBdr>
                          <w:divsChild>
                            <w:div w:id="80493691">
                              <w:marLeft w:val="0"/>
                              <w:marRight w:val="0"/>
                              <w:marTop w:val="0"/>
                              <w:marBottom w:val="0"/>
                              <w:divBdr>
                                <w:top w:val="none" w:sz="0" w:space="0" w:color="auto"/>
                                <w:left w:val="none" w:sz="0" w:space="0" w:color="auto"/>
                                <w:bottom w:val="none" w:sz="0" w:space="0" w:color="auto"/>
                                <w:right w:val="none" w:sz="0" w:space="0" w:color="auto"/>
                              </w:divBdr>
                              <w:divsChild>
                                <w:div w:id="1717318967">
                                  <w:marLeft w:val="0"/>
                                  <w:marRight w:val="0"/>
                                  <w:marTop w:val="0"/>
                                  <w:marBottom w:val="0"/>
                                  <w:divBdr>
                                    <w:top w:val="none" w:sz="0" w:space="0" w:color="auto"/>
                                    <w:left w:val="none" w:sz="0" w:space="0" w:color="auto"/>
                                    <w:bottom w:val="none" w:sz="0" w:space="0" w:color="auto"/>
                                    <w:right w:val="none" w:sz="0" w:space="0" w:color="auto"/>
                                  </w:divBdr>
                                  <w:divsChild>
                                    <w:div w:id="3218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9476">
                          <w:marLeft w:val="0"/>
                          <w:marRight w:val="0"/>
                          <w:marTop w:val="0"/>
                          <w:marBottom w:val="0"/>
                          <w:divBdr>
                            <w:top w:val="none" w:sz="0" w:space="0" w:color="auto"/>
                            <w:left w:val="none" w:sz="0" w:space="0" w:color="auto"/>
                            <w:bottom w:val="none" w:sz="0" w:space="0" w:color="auto"/>
                            <w:right w:val="none" w:sz="0" w:space="0" w:color="auto"/>
                          </w:divBdr>
                          <w:divsChild>
                            <w:div w:id="1007831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701">
      <w:bodyDiv w:val="1"/>
      <w:marLeft w:val="0"/>
      <w:marRight w:val="0"/>
      <w:marTop w:val="0"/>
      <w:marBottom w:val="0"/>
      <w:divBdr>
        <w:top w:val="none" w:sz="0" w:space="0" w:color="auto"/>
        <w:left w:val="none" w:sz="0" w:space="0" w:color="auto"/>
        <w:bottom w:val="none" w:sz="0" w:space="0" w:color="auto"/>
        <w:right w:val="none" w:sz="0" w:space="0" w:color="auto"/>
      </w:divBdr>
    </w:div>
    <w:div w:id="195582885">
      <w:bodyDiv w:val="1"/>
      <w:marLeft w:val="0"/>
      <w:marRight w:val="0"/>
      <w:marTop w:val="0"/>
      <w:marBottom w:val="0"/>
      <w:divBdr>
        <w:top w:val="none" w:sz="0" w:space="0" w:color="auto"/>
        <w:left w:val="none" w:sz="0" w:space="0" w:color="auto"/>
        <w:bottom w:val="none" w:sz="0" w:space="0" w:color="auto"/>
        <w:right w:val="none" w:sz="0" w:space="0" w:color="auto"/>
      </w:divBdr>
    </w:div>
    <w:div w:id="474373693">
      <w:bodyDiv w:val="1"/>
      <w:marLeft w:val="0"/>
      <w:marRight w:val="0"/>
      <w:marTop w:val="0"/>
      <w:marBottom w:val="0"/>
      <w:divBdr>
        <w:top w:val="none" w:sz="0" w:space="0" w:color="auto"/>
        <w:left w:val="none" w:sz="0" w:space="0" w:color="auto"/>
        <w:bottom w:val="none" w:sz="0" w:space="0" w:color="auto"/>
        <w:right w:val="none" w:sz="0" w:space="0" w:color="auto"/>
      </w:divBdr>
      <w:divsChild>
        <w:div w:id="2113234321">
          <w:marLeft w:val="-225"/>
          <w:marRight w:val="-225"/>
          <w:marTop w:val="0"/>
          <w:marBottom w:val="0"/>
          <w:divBdr>
            <w:top w:val="none" w:sz="0" w:space="0" w:color="auto"/>
            <w:left w:val="none" w:sz="0" w:space="0" w:color="auto"/>
            <w:bottom w:val="none" w:sz="0" w:space="0" w:color="auto"/>
            <w:right w:val="none" w:sz="0" w:space="0" w:color="auto"/>
          </w:divBdr>
          <w:divsChild>
            <w:div w:id="156699786">
              <w:marLeft w:val="-225"/>
              <w:marRight w:val="-225"/>
              <w:marTop w:val="0"/>
              <w:marBottom w:val="0"/>
              <w:divBdr>
                <w:top w:val="none" w:sz="0" w:space="0" w:color="auto"/>
                <w:left w:val="none" w:sz="0" w:space="0" w:color="auto"/>
                <w:bottom w:val="none" w:sz="0" w:space="0" w:color="auto"/>
                <w:right w:val="none" w:sz="0" w:space="0" w:color="auto"/>
              </w:divBdr>
            </w:div>
            <w:div w:id="1918440369">
              <w:marLeft w:val="0"/>
              <w:marRight w:val="0"/>
              <w:marTop w:val="0"/>
              <w:marBottom w:val="0"/>
              <w:divBdr>
                <w:top w:val="none" w:sz="0" w:space="0" w:color="auto"/>
                <w:left w:val="none" w:sz="0" w:space="0" w:color="auto"/>
                <w:bottom w:val="none" w:sz="0" w:space="0" w:color="auto"/>
                <w:right w:val="none" w:sz="0" w:space="0" w:color="auto"/>
              </w:divBdr>
              <w:divsChild>
                <w:div w:id="422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416">
          <w:marLeft w:val="-225"/>
          <w:marRight w:val="-225"/>
          <w:marTop w:val="0"/>
          <w:marBottom w:val="0"/>
          <w:divBdr>
            <w:top w:val="none" w:sz="0" w:space="0" w:color="auto"/>
            <w:left w:val="none" w:sz="0" w:space="0" w:color="auto"/>
            <w:bottom w:val="none" w:sz="0" w:space="0" w:color="auto"/>
            <w:right w:val="none" w:sz="0" w:space="0" w:color="auto"/>
          </w:divBdr>
          <w:divsChild>
            <w:div w:id="336467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58056913">
      <w:bodyDiv w:val="1"/>
      <w:marLeft w:val="0"/>
      <w:marRight w:val="0"/>
      <w:marTop w:val="0"/>
      <w:marBottom w:val="0"/>
      <w:divBdr>
        <w:top w:val="none" w:sz="0" w:space="0" w:color="auto"/>
        <w:left w:val="none" w:sz="0" w:space="0" w:color="auto"/>
        <w:bottom w:val="none" w:sz="0" w:space="0" w:color="auto"/>
        <w:right w:val="none" w:sz="0" w:space="0" w:color="auto"/>
      </w:divBdr>
    </w:div>
    <w:div w:id="571504616">
      <w:bodyDiv w:val="1"/>
      <w:marLeft w:val="0"/>
      <w:marRight w:val="0"/>
      <w:marTop w:val="0"/>
      <w:marBottom w:val="0"/>
      <w:divBdr>
        <w:top w:val="none" w:sz="0" w:space="0" w:color="auto"/>
        <w:left w:val="none" w:sz="0" w:space="0" w:color="auto"/>
        <w:bottom w:val="none" w:sz="0" w:space="0" w:color="auto"/>
        <w:right w:val="none" w:sz="0" w:space="0" w:color="auto"/>
      </w:divBdr>
    </w:div>
    <w:div w:id="585651323">
      <w:bodyDiv w:val="1"/>
      <w:marLeft w:val="0"/>
      <w:marRight w:val="0"/>
      <w:marTop w:val="0"/>
      <w:marBottom w:val="0"/>
      <w:divBdr>
        <w:top w:val="none" w:sz="0" w:space="0" w:color="auto"/>
        <w:left w:val="none" w:sz="0" w:space="0" w:color="auto"/>
        <w:bottom w:val="none" w:sz="0" w:space="0" w:color="auto"/>
        <w:right w:val="none" w:sz="0" w:space="0" w:color="auto"/>
      </w:divBdr>
      <w:divsChild>
        <w:div w:id="45225653">
          <w:marLeft w:val="0"/>
          <w:marRight w:val="0"/>
          <w:marTop w:val="0"/>
          <w:marBottom w:val="0"/>
          <w:divBdr>
            <w:top w:val="none" w:sz="0" w:space="0" w:color="auto"/>
            <w:left w:val="none" w:sz="0" w:space="0" w:color="auto"/>
            <w:bottom w:val="none" w:sz="0" w:space="0" w:color="auto"/>
            <w:right w:val="none" w:sz="0" w:space="0" w:color="auto"/>
          </w:divBdr>
          <w:divsChild>
            <w:div w:id="549341526">
              <w:marLeft w:val="0"/>
              <w:marRight w:val="0"/>
              <w:marTop w:val="0"/>
              <w:marBottom w:val="0"/>
              <w:divBdr>
                <w:top w:val="none" w:sz="0" w:space="0" w:color="auto"/>
                <w:left w:val="none" w:sz="0" w:space="0" w:color="auto"/>
                <w:bottom w:val="none" w:sz="0" w:space="0" w:color="auto"/>
                <w:right w:val="none" w:sz="0" w:space="0" w:color="auto"/>
              </w:divBdr>
              <w:divsChild>
                <w:div w:id="663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828">
          <w:marLeft w:val="0"/>
          <w:marRight w:val="0"/>
          <w:marTop w:val="0"/>
          <w:marBottom w:val="0"/>
          <w:divBdr>
            <w:top w:val="none" w:sz="0" w:space="0" w:color="auto"/>
            <w:left w:val="none" w:sz="0" w:space="0" w:color="auto"/>
            <w:bottom w:val="none" w:sz="0" w:space="0" w:color="auto"/>
            <w:right w:val="none" w:sz="0" w:space="0" w:color="auto"/>
          </w:divBdr>
          <w:divsChild>
            <w:div w:id="619268211">
              <w:marLeft w:val="0"/>
              <w:marRight w:val="0"/>
              <w:marTop w:val="0"/>
              <w:marBottom w:val="0"/>
              <w:divBdr>
                <w:top w:val="none" w:sz="0" w:space="0" w:color="auto"/>
                <w:left w:val="none" w:sz="0" w:space="0" w:color="auto"/>
                <w:bottom w:val="none" w:sz="0" w:space="0" w:color="auto"/>
                <w:right w:val="none" w:sz="0" w:space="0" w:color="auto"/>
              </w:divBdr>
              <w:divsChild>
                <w:div w:id="14485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3458">
          <w:marLeft w:val="0"/>
          <w:marRight w:val="0"/>
          <w:marTop w:val="0"/>
          <w:marBottom w:val="0"/>
          <w:divBdr>
            <w:top w:val="none" w:sz="0" w:space="0" w:color="auto"/>
            <w:left w:val="none" w:sz="0" w:space="0" w:color="auto"/>
            <w:bottom w:val="none" w:sz="0" w:space="0" w:color="auto"/>
            <w:right w:val="none" w:sz="0" w:space="0" w:color="auto"/>
          </w:divBdr>
          <w:divsChild>
            <w:div w:id="1016811856">
              <w:marLeft w:val="0"/>
              <w:marRight w:val="0"/>
              <w:marTop w:val="0"/>
              <w:marBottom w:val="0"/>
              <w:divBdr>
                <w:top w:val="none" w:sz="0" w:space="0" w:color="auto"/>
                <w:left w:val="none" w:sz="0" w:space="0" w:color="auto"/>
                <w:bottom w:val="none" w:sz="0" w:space="0" w:color="auto"/>
                <w:right w:val="none" w:sz="0" w:space="0" w:color="auto"/>
              </w:divBdr>
              <w:divsChild>
                <w:div w:id="60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87">
          <w:marLeft w:val="0"/>
          <w:marRight w:val="0"/>
          <w:marTop w:val="0"/>
          <w:marBottom w:val="0"/>
          <w:divBdr>
            <w:top w:val="none" w:sz="0" w:space="0" w:color="auto"/>
            <w:left w:val="none" w:sz="0" w:space="0" w:color="auto"/>
            <w:bottom w:val="none" w:sz="0" w:space="0" w:color="auto"/>
            <w:right w:val="none" w:sz="0" w:space="0" w:color="auto"/>
          </w:divBdr>
          <w:divsChild>
            <w:div w:id="341202055">
              <w:marLeft w:val="0"/>
              <w:marRight w:val="0"/>
              <w:marTop w:val="0"/>
              <w:marBottom w:val="0"/>
              <w:divBdr>
                <w:top w:val="none" w:sz="0" w:space="0" w:color="auto"/>
                <w:left w:val="none" w:sz="0" w:space="0" w:color="auto"/>
                <w:bottom w:val="none" w:sz="0" w:space="0" w:color="auto"/>
                <w:right w:val="none" w:sz="0" w:space="0" w:color="auto"/>
              </w:divBdr>
              <w:divsChild>
                <w:div w:id="2039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18821">
      <w:bodyDiv w:val="1"/>
      <w:marLeft w:val="0"/>
      <w:marRight w:val="0"/>
      <w:marTop w:val="0"/>
      <w:marBottom w:val="0"/>
      <w:divBdr>
        <w:top w:val="none" w:sz="0" w:space="0" w:color="auto"/>
        <w:left w:val="none" w:sz="0" w:space="0" w:color="auto"/>
        <w:bottom w:val="none" w:sz="0" w:space="0" w:color="auto"/>
        <w:right w:val="none" w:sz="0" w:space="0" w:color="auto"/>
      </w:divBdr>
    </w:div>
    <w:div w:id="740912222">
      <w:bodyDiv w:val="1"/>
      <w:marLeft w:val="0"/>
      <w:marRight w:val="0"/>
      <w:marTop w:val="0"/>
      <w:marBottom w:val="0"/>
      <w:divBdr>
        <w:top w:val="none" w:sz="0" w:space="0" w:color="auto"/>
        <w:left w:val="none" w:sz="0" w:space="0" w:color="auto"/>
        <w:bottom w:val="none" w:sz="0" w:space="0" w:color="auto"/>
        <w:right w:val="none" w:sz="0" w:space="0" w:color="auto"/>
      </w:divBdr>
      <w:divsChild>
        <w:div w:id="1607079127">
          <w:marLeft w:val="0"/>
          <w:marRight w:val="0"/>
          <w:marTop w:val="0"/>
          <w:marBottom w:val="0"/>
          <w:divBdr>
            <w:top w:val="none" w:sz="0" w:space="0" w:color="auto"/>
            <w:left w:val="none" w:sz="0" w:space="0" w:color="auto"/>
            <w:bottom w:val="none" w:sz="0" w:space="0" w:color="auto"/>
            <w:right w:val="none" w:sz="0" w:space="0" w:color="auto"/>
          </w:divBdr>
        </w:div>
        <w:div w:id="1451317852">
          <w:marLeft w:val="0"/>
          <w:marRight w:val="0"/>
          <w:marTop w:val="0"/>
          <w:marBottom w:val="0"/>
          <w:divBdr>
            <w:top w:val="none" w:sz="0" w:space="0" w:color="auto"/>
            <w:left w:val="none" w:sz="0" w:space="0" w:color="auto"/>
            <w:bottom w:val="none" w:sz="0" w:space="0" w:color="auto"/>
            <w:right w:val="none" w:sz="0" w:space="0" w:color="auto"/>
          </w:divBdr>
          <w:divsChild>
            <w:div w:id="107284397">
              <w:marLeft w:val="0"/>
              <w:marRight w:val="0"/>
              <w:marTop w:val="0"/>
              <w:marBottom w:val="0"/>
              <w:divBdr>
                <w:top w:val="none" w:sz="0" w:space="0" w:color="auto"/>
                <w:left w:val="none" w:sz="0" w:space="0" w:color="auto"/>
                <w:bottom w:val="none" w:sz="0" w:space="0" w:color="auto"/>
                <w:right w:val="none" w:sz="0" w:space="0" w:color="auto"/>
              </w:divBdr>
            </w:div>
            <w:div w:id="1392576565">
              <w:marLeft w:val="0"/>
              <w:marRight w:val="0"/>
              <w:marTop w:val="0"/>
              <w:marBottom w:val="0"/>
              <w:divBdr>
                <w:top w:val="none" w:sz="0" w:space="0" w:color="auto"/>
                <w:left w:val="none" w:sz="0" w:space="0" w:color="auto"/>
                <w:bottom w:val="none" w:sz="0" w:space="0" w:color="auto"/>
                <w:right w:val="none" w:sz="0" w:space="0" w:color="auto"/>
              </w:divBdr>
            </w:div>
            <w:div w:id="14222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347">
      <w:bodyDiv w:val="1"/>
      <w:marLeft w:val="0"/>
      <w:marRight w:val="0"/>
      <w:marTop w:val="0"/>
      <w:marBottom w:val="0"/>
      <w:divBdr>
        <w:top w:val="none" w:sz="0" w:space="0" w:color="auto"/>
        <w:left w:val="none" w:sz="0" w:space="0" w:color="auto"/>
        <w:bottom w:val="none" w:sz="0" w:space="0" w:color="auto"/>
        <w:right w:val="none" w:sz="0" w:space="0" w:color="auto"/>
      </w:divBdr>
      <w:divsChild>
        <w:div w:id="1122771868">
          <w:marLeft w:val="0"/>
          <w:marRight w:val="0"/>
          <w:marTop w:val="0"/>
          <w:marBottom w:val="0"/>
          <w:divBdr>
            <w:top w:val="none" w:sz="0" w:space="0" w:color="auto"/>
            <w:left w:val="none" w:sz="0" w:space="0" w:color="auto"/>
            <w:bottom w:val="none" w:sz="0" w:space="0" w:color="auto"/>
            <w:right w:val="none" w:sz="0" w:space="0" w:color="auto"/>
          </w:divBdr>
          <w:divsChild>
            <w:div w:id="1999185647">
              <w:marLeft w:val="0"/>
              <w:marRight w:val="0"/>
              <w:marTop w:val="0"/>
              <w:marBottom w:val="0"/>
              <w:divBdr>
                <w:top w:val="none" w:sz="0" w:space="0" w:color="auto"/>
                <w:left w:val="none" w:sz="0" w:space="0" w:color="auto"/>
                <w:bottom w:val="none" w:sz="0" w:space="0" w:color="auto"/>
                <w:right w:val="none" w:sz="0" w:space="0" w:color="auto"/>
              </w:divBdr>
              <w:divsChild>
                <w:div w:id="1963030746">
                  <w:marLeft w:val="0"/>
                  <w:marRight w:val="0"/>
                  <w:marTop w:val="0"/>
                  <w:marBottom w:val="0"/>
                  <w:divBdr>
                    <w:top w:val="none" w:sz="0" w:space="0" w:color="auto"/>
                    <w:left w:val="none" w:sz="0" w:space="0" w:color="auto"/>
                    <w:bottom w:val="none" w:sz="0" w:space="0" w:color="auto"/>
                    <w:right w:val="none" w:sz="0" w:space="0" w:color="auto"/>
                  </w:divBdr>
                  <w:divsChild>
                    <w:div w:id="186022547">
                      <w:marLeft w:val="0"/>
                      <w:marRight w:val="0"/>
                      <w:marTop w:val="0"/>
                      <w:marBottom w:val="0"/>
                      <w:divBdr>
                        <w:top w:val="none" w:sz="0" w:space="0" w:color="auto"/>
                        <w:left w:val="none" w:sz="0" w:space="0" w:color="auto"/>
                        <w:bottom w:val="none" w:sz="0" w:space="0" w:color="auto"/>
                        <w:right w:val="none" w:sz="0" w:space="0" w:color="auto"/>
                      </w:divBdr>
                      <w:divsChild>
                        <w:div w:id="2120757060">
                          <w:marLeft w:val="0"/>
                          <w:marRight w:val="0"/>
                          <w:marTop w:val="0"/>
                          <w:marBottom w:val="0"/>
                          <w:divBdr>
                            <w:top w:val="none" w:sz="0" w:space="0" w:color="auto"/>
                            <w:left w:val="none" w:sz="0" w:space="0" w:color="auto"/>
                            <w:bottom w:val="none" w:sz="0" w:space="0" w:color="auto"/>
                            <w:right w:val="none" w:sz="0" w:space="0" w:color="auto"/>
                          </w:divBdr>
                        </w:div>
                        <w:div w:id="132260377">
                          <w:marLeft w:val="0"/>
                          <w:marRight w:val="0"/>
                          <w:marTop w:val="0"/>
                          <w:marBottom w:val="0"/>
                          <w:divBdr>
                            <w:top w:val="none" w:sz="0" w:space="0" w:color="auto"/>
                            <w:left w:val="none" w:sz="0" w:space="0" w:color="auto"/>
                            <w:bottom w:val="none" w:sz="0" w:space="0" w:color="auto"/>
                            <w:right w:val="none" w:sz="0" w:space="0" w:color="auto"/>
                          </w:divBdr>
                        </w:div>
                        <w:div w:id="1099252060">
                          <w:marLeft w:val="0"/>
                          <w:marRight w:val="0"/>
                          <w:marTop w:val="0"/>
                          <w:marBottom w:val="0"/>
                          <w:divBdr>
                            <w:top w:val="none" w:sz="0" w:space="0" w:color="auto"/>
                            <w:left w:val="none" w:sz="0" w:space="0" w:color="auto"/>
                            <w:bottom w:val="none" w:sz="0" w:space="0" w:color="auto"/>
                            <w:right w:val="none" w:sz="0" w:space="0" w:color="auto"/>
                          </w:divBdr>
                        </w:div>
                        <w:div w:id="744495772">
                          <w:marLeft w:val="0"/>
                          <w:marRight w:val="0"/>
                          <w:marTop w:val="0"/>
                          <w:marBottom w:val="0"/>
                          <w:divBdr>
                            <w:top w:val="none" w:sz="0" w:space="0" w:color="auto"/>
                            <w:left w:val="none" w:sz="0" w:space="0" w:color="auto"/>
                            <w:bottom w:val="none" w:sz="0" w:space="0" w:color="auto"/>
                            <w:right w:val="none" w:sz="0" w:space="0" w:color="auto"/>
                          </w:divBdr>
                        </w:div>
                      </w:divsChild>
                    </w:div>
                    <w:div w:id="3977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5186">
      <w:bodyDiv w:val="1"/>
      <w:marLeft w:val="0"/>
      <w:marRight w:val="0"/>
      <w:marTop w:val="0"/>
      <w:marBottom w:val="0"/>
      <w:divBdr>
        <w:top w:val="none" w:sz="0" w:space="0" w:color="auto"/>
        <w:left w:val="none" w:sz="0" w:space="0" w:color="auto"/>
        <w:bottom w:val="none" w:sz="0" w:space="0" w:color="auto"/>
        <w:right w:val="none" w:sz="0" w:space="0" w:color="auto"/>
      </w:divBdr>
      <w:divsChild>
        <w:div w:id="1665627294">
          <w:marLeft w:val="0"/>
          <w:marRight w:val="0"/>
          <w:marTop w:val="0"/>
          <w:marBottom w:val="0"/>
          <w:divBdr>
            <w:top w:val="none" w:sz="0" w:space="0" w:color="auto"/>
            <w:left w:val="none" w:sz="0" w:space="0" w:color="auto"/>
            <w:bottom w:val="none" w:sz="0" w:space="0" w:color="auto"/>
            <w:right w:val="none" w:sz="0" w:space="0" w:color="auto"/>
          </w:divBdr>
          <w:divsChild>
            <w:div w:id="1868568487">
              <w:marLeft w:val="0"/>
              <w:marRight w:val="0"/>
              <w:marTop w:val="0"/>
              <w:marBottom w:val="150"/>
              <w:divBdr>
                <w:top w:val="none" w:sz="0" w:space="0" w:color="auto"/>
                <w:left w:val="none" w:sz="0" w:space="0" w:color="auto"/>
                <w:bottom w:val="none" w:sz="0" w:space="0" w:color="auto"/>
                <w:right w:val="none" w:sz="0" w:space="0" w:color="auto"/>
              </w:divBdr>
              <w:divsChild>
                <w:div w:id="728110220">
                  <w:marLeft w:val="0"/>
                  <w:marRight w:val="0"/>
                  <w:marTop w:val="510"/>
                  <w:marBottom w:val="0"/>
                  <w:divBdr>
                    <w:top w:val="none" w:sz="0" w:space="0" w:color="auto"/>
                    <w:left w:val="none" w:sz="0" w:space="0" w:color="auto"/>
                    <w:bottom w:val="none" w:sz="0" w:space="0" w:color="auto"/>
                    <w:right w:val="none" w:sz="0" w:space="0" w:color="auto"/>
                  </w:divBdr>
                  <w:divsChild>
                    <w:div w:id="247664435">
                      <w:marLeft w:val="0"/>
                      <w:marRight w:val="0"/>
                      <w:marTop w:val="0"/>
                      <w:marBottom w:val="0"/>
                      <w:divBdr>
                        <w:top w:val="none" w:sz="0" w:space="0" w:color="auto"/>
                        <w:left w:val="none" w:sz="0" w:space="0" w:color="auto"/>
                        <w:bottom w:val="none" w:sz="0" w:space="0" w:color="auto"/>
                        <w:right w:val="none" w:sz="0" w:space="0" w:color="auto"/>
                      </w:divBdr>
                      <w:divsChild>
                        <w:div w:id="503011888">
                          <w:marLeft w:val="0"/>
                          <w:marRight w:val="0"/>
                          <w:marTop w:val="0"/>
                          <w:marBottom w:val="0"/>
                          <w:divBdr>
                            <w:top w:val="none" w:sz="0" w:space="0" w:color="auto"/>
                            <w:left w:val="none" w:sz="0" w:space="0" w:color="auto"/>
                            <w:bottom w:val="none" w:sz="0" w:space="0" w:color="auto"/>
                            <w:right w:val="none" w:sz="0" w:space="0" w:color="auto"/>
                          </w:divBdr>
                          <w:divsChild>
                            <w:div w:id="954941462">
                              <w:marLeft w:val="0"/>
                              <w:marRight w:val="0"/>
                              <w:marTop w:val="0"/>
                              <w:marBottom w:val="0"/>
                              <w:divBdr>
                                <w:top w:val="none" w:sz="0" w:space="0" w:color="auto"/>
                                <w:left w:val="none" w:sz="0" w:space="0" w:color="auto"/>
                                <w:bottom w:val="none" w:sz="0" w:space="0" w:color="auto"/>
                                <w:right w:val="none" w:sz="0" w:space="0" w:color="auto"/>
                              </w:divBdr>
                              <w:divsChild>
                                <w:div w:id="1567377955">
                                  <w:marLeft w:val="0"/>
                                  <w:marRight w:val="0"/>
                                  <w:marTop w:val="0"/>
                                  <w:marBottom w:val="0"/>
                                  <w:divBdr>
                                    <w:top w:val="none" w:sz="0" w:space="0" w:color="auto"/>
                                    <w:left w:val="none" w:sz="0" w:space="0" w:color="auto"/>
                                    <w:bottom w:val="none" w:sz="0" w:space="0" w:color="auto"/>
                                    <w:right w:val="none" w:sz="0" w:space="0" w:color="auto"/>
                                  </w:divBdr>
                                  <w:divsChild>
                                    <w:div w:id="539560587">
                                      <w:marLeft w:val="0"/>
                                      <w:marRight w:val="0"/>
                                      <w:marTop w:val="90"/>
                                      <w:marBottom w:val="0"/>
                                      <w:divBdr>
                                        <w:top w:val="single" w:sz="6" w:space="8" w:color="E5E6E7"/>
                                        <w:left w:val="single" w:sz="6" w:space="8" w:color="E5E6E7"/>
                                        <w:bottom w:val="single" w:sz="6" w:space="31" w:color="E5E6E7"/>
                                        <w:right w:val="single" w:sz="6" w:space="8" w:color="E5E6E7"/>
                                      </w:divBdr>
                                      <w:divsChild>
                                        <w:div w:id="394939454">
                                          <w:marLeft w:val="0"/>
                                          <w:marRight w:val="0"/>
                                          <w:marTop w:val="0"/>
                                          <w:marBottom w:val="0"/>
                                          <w:divBdr>
                                            <w:top w:val="none" w:sz="0" w:space="0" w:color="auto"/>
                                            <w:left w:val="none" w:sz="0" w:space="0" w:color="auto"/>
                                            <w:bottom w:val="none" w:sz="0" w:space="0" w:color="auto"/>
                                            <w:right w:val="none" w:sz="0" w:space="0" w:color="auto"/>
                                          </w:divBdr>
                                        </w:div>
                                        <w:div w:id="631639368">
                                          <w:marLeft w:val="0"/>
                                          <w:marRight w:val="0"/>
                                          <w:marTop w:val="0"/>
                                          <w:marBottom w:val="0"/>
                                          <w:divBdr>
                                            <w:top w:val="none" w:sz="0" w:space="0" w:color="auto"/>
                                            <w:left w:val="none" w:sz="0" w:space="0" w:color="auto"/>
                                            <w:bottom w:val="none" w:sz="0" w:space="0" w:color="auto"/>
                                            <w:right w:val="none" w:sz="0" w:space="0" w:color="auto"/>
                                          </w:divBdr>
                                          <w:divsChild>
                                            <w:div w:id="1669597602">
                                              <w:marLeft w:val="0"/>
                                              <w:marRight w:val="0"/>
                                              <w:marTop w:val="240"/>
                                              <w:marBottom w:val="0"/>
                                              <w:divBdr>
                                                <w:top w:val="none" w:sz="0" w:space="0" w:color="auto"/>
                                                <w:left w:val="none" w:sz="0" w:space="0" w:color="auto"/>
                                                <w:bottom w:val="none" w:sz="0" w:space="0" w:color="auto"/>
                                                <w:right w:val="none" w:sz="0" w:space="0" w:color="auto"/>
                                              </w:divBdr>
                                              <w:divsChild>
                                                <w:div w:id="214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0182">
                                      <w:marLeft w:val="0"/>
                                      <w:marRight w:val="0"/>
                                      <w:marTop w:val="90"/>
                                      <w:marBottom w:val="0"/>
                                      <w:divBdr>
                                        <w:top w:val="single" w:sz="6" w:space="8" w:color="E5E6E7"/>
                                        <w:left w:val="single" w:sz="6" w:space="8" w:color="E5E6E7"/>
                                        <w:bottom w:val="single" w:sz="6" w:space="31" w:color="E5E6E7"/>
                                        <w:right w:val="single" w:sz="6" w:space="8" w:color="E5E6E7"/>
                                      </w:divBdr>
                                      <w:divsChild>
                                        <w:div w:id="2006590848">
                                          <w:marLeft w:val="0"/>
                                          <w:marRight w:val="0"/>
                                          <w:marTop w:val="0"/>
                                          <w:marBottom w:val="0"/>
                                          <w:divBdr>
                                            <w:top w:val="none" w:sz="0" w:space="0" w:color="auto"/>
                                            <w:left w:val="none" w:sz="0" w:space="0" w:color="auto"/>
                                            <w:bottom w:val="none" w:sz="0" w:space="0" w:color="auto"/>
                                            <w:right w:val="none" w:sz="0" w:space="0" w:color="auto"/>
                                          </w:divBdr>
                                        </w:div>
                                        <w:div w:id="2018147047">
                                          <w:marLeft w:val="0"/>
                                          <w:marRight w:val="0"/>
                                          <w:marTop w:val="0"/>
                                          <w:marBottom w:val="0"/>
                                          <w:divBdr>
                                            <w:top w:val="none" w:sz="0" w:space="0" w:color="auto"/>
                                            <w:left w:val="none" w:sz="0" w:space="0" w:color="auto"/>
                                            <w:bottom w:val="none" w:sz="0" w:space="0" w:color="auto"/>
                                            <w:right w:val="none" w:sz="0" w:space="0" w:color="auto"/>
                                          </w:divBdr>
                                          <w:divsChild>
                                            <w:div w:id="2054966527">
                                              <w:marLeft w:val="0"/>
                                              <w:marRight w:val="0"/>
                                              <w:marTop w:val="240"/>
                                              <w:marBottom w:val="0"/>
                                              <w:divBdr>
                                                <w:top w:val="none" w:sz="0" w:space="0" w:color="auto"/>
                                                <w:left w:val="none" w:sz="0" w:space="0" w:color="auto"/>
                                                <w:bottom w:val="none" w:sz="0" w:space="0" w:color="auto"/>
                                                <w:right w:val="none" w:sz="0" w:space="0" w:color="auto"/>
                                              </w:divBdr>
                                              <w:divsChild>
                                                <w:div w:id="5779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8707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53855077">
          <w:marLeft w:val="0"/>
          <w:marRight w:val="0"/>
          <w:marTop w:val="0"/>
          <w:marBottom w:val="0"/>
          <w:divBdr>
            <w:top w:val="none" w:sz="0" w:space="0" w:color="auto"/>
            <w:left w:val="none" w:sz="0" w:space="0" w:color="auto"/>
            <w:bottom w:val="none" w:sz="0" w:space="0" w:color="auto"/>
            <w:right w:val="none" w:sz="0" w:space="0" w:color="auto"/>
          </w:divBdr>
          <w:divsChild>
            <w:div w:id="1768384088">
              <w:marLeft w:val="0"/>
              <w:marRight w:val="0"/>
              <w:marTop w:val="0"/>
              <w:marBottom w:val="150"/>
              <w:divBdr>
                <w:top w:val="none" w:sz="0" w:space="0" w:color="auto"/>
                <w:left w:val="none" w:sz="0" w:space="0" w:color="auto"/>
                <w:bottom w:val="none" w:sz="0" w:space="0" w:color="auto"/>
                <w:right w:val="none" w:sz="0" w:space="0" w:color="auto"/>
              </w:divBdr>
              <w:divsChild>
                <w:div w:id="1165055146">
                  <w:marLeft w:val="0"/>
                  <w:marRight w:val="0"/>
                  <w:marTop w:val="510"/>
                  <w:marBottom w:val="0"/>
                  <w:divBdr>
                    <w:top w:val="none" w:sz="0" w:space="0" w:color="auto"/>
                    <w:left w:val="none" w:sz="0" w:space="0" w:color="auto"/>
                    <w:bottom w:val="none" w:sz="0" w:space="0" w:color="auto"/>
                    <w:right w:val="none" w:sz="0" w:space="0" w:color="auto"/>
                  </w:divBdr>
                  <w:divsChild>
                    <w:div w:id="1455051497">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556744488">
                              <w:marLeft w:val="0"/>
                              <w:marRight w:val="0"/>
                              <w:marTop w:val="0"/>
                              <w:marBottom w:val="0"/>
                              <w:divBdr>
                                <w:top w:val="none" w:sz="0" w:space="0" w:color="auto"/>
                                <w:left w:val="none" w:sz="0" w:space="0" w:color="auto"/>
                                <w:bottom w:val="none" w:sz="0" w:space="0" w:color="auto"/>
                                <w:right w:val="none" w:sz="0" w:space="0" w:color="auto"/>
                              </w:divBdr>
                              <w:divsChild>
                                <w:div w:id="1892959264">
                                  <w:marLeft w:val="0"/>
                                  <w:marRight w:val="0"/>
                                  <w:marTop w:val="0"/>
                                  <w:marBottom w:val="0"/>
                                  <w:divBdr>
                                    <w:top w:val="none" w:sz="0" w:space="0" w:color="auto"/>
                                    <w:left w:val="none" w:sz="0" w:space="0" w:color="auto"/>
                                    <w:bottom w:val="none" w:sz="0" w:space="0" w:color="auto"/>
                                    <w:right w:val="none" w:sz="0" w:space="0" w:color="auto"/>
                                  </w:divBdr>
                                  <w:divsChild>
                                    <w:div w:id="2014261357">
                                      <w:marLeft w:val="0"/>
                                      <w:marRight w:val="0"/>
                                      <w:marTop w:val="90"/>
                                      <w:marBottom w:val="0"/>
                                      <w:divBdr>
                                        <w:top w:val="single" w:sz="6" w:space="8" w:color="E5E6E7"/>
                                        <w:left w:val="single" w:sz="6" w:space="8" w:color="E5E6E7"/>
                                        <w:bottom w:val="single" w:sz="6" w:space="31" w:color="E5E6E7"/>
                                        <w:right w:val="single" w:sz="6" w:space="8" w:color="E5E6E7"/>
                                      </w:divBdr>
                                      <w:divsChild>
                                        <w:div w:id="358051597">
                                          <w:marLeft w:val="0"/>
                                          <w:marRight w:val="0"/>
                                          <w:marTop w:val="0"/>
                                          <w:marBottom w:val="0"/>
                                          <w:divBdr>
                                            <w:top w:val="none" w:sz="0" w:space="0" w:color="auto"/>
                                            <w:left w:val="none" w:sz="0" w:space="0" w:color="auto"/>
                                            <w:bottom w:val="none" w:sz="0" w:space="0" w:color="auto"/>
                                            <w:right w:val="none" w:sz="0" w:space="0" w:color="auto"/>
                                          </w:divBdr>
                                        </w:div>
                                        <w:div w:id="1608075816">
                                          <w:marLeft w:val="0"/>
                                          <w:marRight w:val="0"/>
                                          <w:marTop w:val="0"/>
                                          <w:marBottom w:val="0"/>
                                          <w:divBdr>
                                            <w:top w:val="none" w:sz="0" w:space="0" w:color="auto"/>
                                            <w:left w:val="none" w:sz="0" w:space="0" w:color="auto"/>
                                            <w:bottom w:val="none" w:sz="0" w:space="0" w:color="auto"/>
                                            <w:right w:val="none" w:sz="0" w:space="0" w:color="auto"/>
                                          </w:divBdr>
                                          <w:divsChild>
                                            <w:div w:id="1356032770">
                                              <w:marLeft w:val="0"/>
                                              <w:marRight w:val="0"/>
                                              <w:marTop w:val="240"/>
                                              <w:marBottom w:val="0"/>
                                              <w:divBdr>
                                                <w:top w:val="none" w:sz="0" w:space="0" w:color="auto"/>
                                                <w:left w:val="none" w:sz="0" w:space="0" w:color="auto"/>
                                                <w:bottom w:val="none" w:sz="0" w:space="0" w:color="auto"/>
                                                <w:right w:val="none" w:sz="0" w:space="0" w:color="auto"/>
                                              </w:divBdr>
                                              <w:divsChild>
                                                <w:div w:id="17975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86">
                                      <w:marLeft w:val="0"/>
                                      <w:marRight w:val="0"/>
                                      <w:marTop w:val="90"/>
                                      <w:marBottom w:val="0"/>
                                      <w:divBdr>
                                        <w:top w:val="single" w:sz="6" w:space="8" w:color="E5E6E7"/>
                                        <w:left w:val="single" w:sz="6" w:space="8" w:color="E5E6E7"/>
                                        <w:bottom w:val="single" w:sz="6" w:space="31" w:color="E5E6E7"/>
                                        <w:right w:val="single" w:sz="6" w:space="8" w:color="E5E6E7"/>
                                      </w:divBdr>
                                      <w:divsChild>
                                        <w:div w:id="1814179434">
                                          <w:marLeft w:val="0"/>
                                          <w:marRight w:val="0"/>
                                          <w:marTop w:val="0"/>
                                          <w:marBottom w:val="0"/>
                                          <w:divBdr>
                                            <w:top w:val="none" w:sz="0" w:space="0" w:color="auto"/>
                                            <w:left w:val="none" w:sz="0" w:space="0" w:color="auto"/>
                                            <w:bottom w:val="none" w:sz="0" w:space="0" w:color="auto"/>
                                            <w:right w:val="none" w:sz="0" w:space="0" w:color="auto"/>
                                          </w:divBdr>
                                        </w:div>
                                        <w:div w:id="571738709">
                                          <w:marLeft w:val="0"/>
                                          <w:marRight w:val="0"/>
                                          <w:marTop w:val="0"/>
                                          <w:marBottom w:val="0"/>
                                          <w:divBdr>
                                            <w:top w:val="none" w:sz="0" w:space="0" w:color="auto"/>
                                            <w:left w:val="none" w:sz="0" w:space="0" w:color="auto"/>
                                            <w:bottom w:val="none" w:sz="0" w:space="0" w:color="auto"/>
                                            <w:right w:val="none" w:sz="0" w:space="0" w:color="auto"/>
                                          </w:divBdr>
                                          <w:divsChild>
                                            <w:div w:id="261032177">
                                              <w:marLeft w:val="0"/>
                                              <w:marRight w:val="0"/>
                                              <w:marTop w:val="240"/>
                                              <w:marBottom w:val="0"/>
                                              <w:divBdr>
                                                <w:top w:val="none" w:sz="0" w:space="0" w:color="auto"/>
                                                <w:left w:val="none" w:sz="0" w:space="0" w:color="auto"/>
                                                <w:bottom w:val="none" w:sz="0" w:space="0" w:color="auto"/>
                                                <w:right w:val="none" w:sz="0" w:space="0" w:color="auto"/>
                                              </w:divBdr>
                                              <w:divsChild>
                                                <w:div w:id="6086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98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51469764">
          <w:marLeft w:val="0"/>
          <w:marRight w:val="0"/>
          <w:marTop w:val="0"/>
          <w:marBottom w:val="0"/>
          <w:divBdr>
            <w:top w:val="none" w:sz="0" w:space="0" w:color="auto"/>
            <w:left w:val="none" w:sz="0" w:space="0" w:color="auto"/>
            <w:bottom w:val="none" w:sz="0" w:space="0" w:color="auto"/>
            <w:right w:val="none" w:sz="0" w:space="0" w:color="auto"/>
          </w:divBdr>
          <w:divsChild>
            <w:div w:id="391657723">
              <w:marLeft w:val="0"/>
              <w:marRight w:val="0"/>
              <w:marTop w:val="0"/>
              <w:marBottom w:val="150"/>
              <w:divBdr>
                <w:top w:val="none" w:sz="0" w:space="0" w:color="auto"/>
                <w:left w:val="none" w:sz="0" w:space="0" w:color="auto"/>
                <w:bottom w:val="none" w:sz="0" w:space="0" w:color="auto"/>
                <w:right w:val="none" w:sz="0" w:space="0" w:color="auto"/>
              </w:divBdr>
              <w:divsChild>
                <w:div w:id="406389130">
                  <w:marLeft w:val="0"/>
                  <w:marRight w:val="0"/>
                  <w:marTop w:val="510"/>
                  <w:marBottom w:val="0"/>
                  <w:divBdr>
                    <w:top w:val="none" w:sz="0" w:space="0" w:color="auto"/>
                    <w:left w:val="none" w:sz="0" w:space="0" w:color="auto"/>
                    <w:bottom w:val="none" w:sz="0" w:space="0" w:color="auto"/>
                    <w:right w:val="none" w:sz="0" w:space="0" w:color="auto"/>
                  </w:divBdr>
                  <w:divsChild>
                    <w:div w:id="1496917379">
                      <w:marLeft w:val="0"/>
                      <w:marRight w:val="0"/>
                      <w:marTop w:val="0"/>
                      <w:marBottom w:val="0"/>
                      <w:divBdr>
                        <w:top w:val="none" w:sz="0" w:space="0" w:color="auto"/>
                        <w:left w:val="none" w:sz="0" w:space="0" w:color="auto"/>
                        <w:bottom w:val="none" w:sz="0" w:space="0" w:color="auto"/>
                        <w:right w:val="none" w:sz="0" w:space="0" w:color="auto"/>
                      </w:divBdr>
                      <w:divsChild>
                        <w:div w:id="1971475107">
                          <w:marLeft w:val="0"/>
                          <w:marRight w:val="0"/>
                          <w:marTop w:val="0"/>
                          <w:marBottom w:val="0"/>
                          <w:divBdr>
                            <w:top w:val="none" w:sz="0" w:space="0" w:color="auto"/>
                            <w:left w:val="none" w:sz="0" w:space="0" w:color="auto"/>
                            <w:bottom w:val="none" w:sz="0" w:space="0" w:color="auto"/>
                            <w:right w:val="none" w:sz="0" w:space="0" w:color="auto"/>
                          </w:divBdr>
                          <w:divsChild>
                            <w:div w:id="40175256">
                              <w:marLeft w:val="0"/>
                              <w:marRight w:val="0"/>
                              <w:marTop w:val="0"/>
                              <w:marBottom w:val="0"/>
                              <w:divBdr>
                                <w:top w:val="none" w:sz="0" w:space="0" w:color="auto"/>
                                <w:left w:val="none" w:sz="0" w:space="0" w:color="auto"/>
                                <w:bottom w:val="none" w:sz="0" w:space="0" w:color="auto"/>
                                <w:right w:val="none" w:sz="0" w:space="0" w:color="auto"/>
                              </w:divBdr>
                              <w:divsChild>
                                <w:div w:id="1779564998">
                                  <w:marLeft w:val="0"/>
                                  <w:marRight w:val="0"/>
                                  <w:marTop w:val="0"/>
                                  <w:marBottom w:val="0"/>
                                  <w:divBdr>
                                    <w:top w:val="none" w:sz="0" w:space="0" w:color="auto"/>
                                    <w:left w:val="none" w:sz="0" w:space="0" w:color="auto"/>
                                    <w:bottom w:val="none" w:sz="0" w:space="0" w:color="auto"/>
                                    <w:right w:val="none" w:sz="0" w:space="0" w:color="auto"/>
                                  </w:divBdr>
                                  <w:divsChild>
                                    <w:div w:id="825705403">
                                      <w:marLeft w:val="0"/>
                                      <w:marRight w:val="0"/>
                                      <w:marTop w:val="90"/>
                                      <w:marBottom w:val="0"/>
                                      <w:divBdr>
                                        <w:top w:val="single" w:sz="6" w:space="8" w:color="E5E6E7"/>
                                        <w:left w:val="single" w:sz="6" w:space="8" w:color="E5E6E7"/>
                                        <w:bottom w:val="single" w:sz="6" w:space="31" w:color="E5E6E7"/>
                                        <w:right w:val="single" w:sz="6" w:space="8" w:color="E5E6E7"/>
                                      </w:divBdr>
                                      <w:divsChild>
                                        <w:div w:id="1731802075">
                                          <w:marLeft w:val="0"/>
                                          <w:marRight w:val="0"/>
                                          <w:marTop w:val="0"/>
                                          <w:marBottom w:val="0"/>
                                          <w:divBdr>
                                            <w:top w:val="none" w:sz="0" w:space="0" w:color="auto"/>
                                            <w:left w:val="none" w:sz="0" w:space="0" w:color="auto"/>
                                            <w:bottom w:val="none" w:sz="0" w:space="0" w:color="auto"/>
                                            <w:right w:val="none" w:sz="0" w:space="0" w:color="auto"/>
                                          </w:divBdr>
                                        </w:div>
                                        <w:div w:id="146866811">
                                          <w:marLeft w:val="0"/>
                                          <w:marRight w:val="0"/>
                                          <w:marTop w:val="0"/>
                                          <w:marBottom w:val="0"/>
                                          <w:divBdr>
                                            <w:top w:val="none" w:sz="0" w:space="0" w:color="auto"/>
                                            <w:left w:val="none" w:sz="0" w:space="0" w:color="auto"/>
                                            <w:bottom w:val="none" w:sz="0" w:space="0" w:color="auto"/>
                                            <w:right w:val="none" w:sz="0" w:space="0" w:color="auto"/>
                                          </w:divBdr>
                                          <w:divsChild>
                                            <w:div w:id="1651903205">
                                              <w:marLeft w:val="0"/>
                                              <w:marRight w:val="0"/>
                                              <w:marTop w:val="240"/>
                                              <w:marBottom w:val="0"/>
                                              <w:divBdr>
                                                <w:top w:val="none" w:sz="0" w:space="0" w:color="auto"/>
                                                <w:left w:val="none" w:sz="0" w:space="0" w:color="auto"/>
                                                <w:bottom w:val="none" w:sz="0" w:space="0" w:color="auto"/>
                                                <w:right w:val="none" w:sz="0" w:space="0" w:color="auto"/>
                                              </w:divBdr>
                                              <w:divsChild>
                                                <w:div w:id="195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4352">
                                      <w:marLeft w:val="0"/>
                                      <w:marRight w:val="0"/>
                                      <w:marTop w:val="90"/>
                                      <w:marBottom w:val="0"/>
                                      <w:divBdr>
                                        <w:top w:val="single" w:sz="6" w:space="8" w:color="E5E6E7"/>
                                        <w:left w:val="single" w:sz="6" w:space="8" w:color="E5E6E7"/>
                                        <w:bottom w:val="single" w:sz="6" w:space="31" w:color="E5E6E7"/>
                                        <w:right w:val="single" w:sz="6" w:space="8" w:color="E5E6E7"/>
                                      </w:divBdr>
                                      <w:divsChild>
                                        <w:div w:id="1833063467">
                                          <w:marLeft w:val="0"/>
                                          <w:marRight w:val="0"/>
                                          <w:marTop w:val="0"/>
                                          <w:marBottom w:val="0"/>
                                          <w:divBdr>
                                            <w:top w:val="none" w:sz="0" w:space="0" w:color="auto"/>
                                            <w:left w:val="none" w:sz="0" w:space="0" w:color="auto"/>
                                            <w:bottom w:val="none" w:sz="0" w:space="0" w:color="auto"/>
                                            <w:right w:val="none" w:sz="0" w:space="0" w:color="auto"/>
                                          </w:divBdr>
                                        </w:div>
                                        <w:div w:id="507446771">
                                          <w:marLeft w:val="0"/>
                                          <w:marRight w:val="0"/>
                                          <w:marTop w:val="0"/>
                                          <w:marBottom w:val="0"/>
                                          <w:divBdr>
                                            <w:top w:val="none" w:sz="0" w:space="0" w:color="auto"/>
                                            <w:left w:val="none" w:sz="0" w:space="0" w:color="auto"/>
                                            <w:bottom w:val="none" w:sz="0" w:space="0" w:color="auto"/>
                                            <w:right w:val="none" w:sz="0" w:space="0" w:color="auto"/>
                                          </w:divBdr>
                                          <w:divsChild>
                                            <w:div w:id="359087699">
                                              <w:marLeft w:val="0"/>
                                              <w:marRight w:val="0"/>
                                              <w:marTop w:val="240"/>
                                              <w:marBottom w:val="0"/>
                                              <w:divBdr>
                                                <w:top w:val="none" w:sz="0" w:space="0" w:color="auto"/>
                                                <w:left w:val="none" w:sz="0" w:space="0" w:color="auto"/>
                                                <w:bottom w:val="none" w:sz="0" w:space="0" w:color="auto"/>
                                                <w:right w:val="none" w:sz="0" w:space="0" w:color="auto"/>
                                              </w:divBdr>
                                              <w:divsChild>
                                                <w:div w:id="514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7655627">
      <w:bodyDiv w:val="1"/>
      <w:marLeft w:val="0"/>
      <w:marRight w:val="0"/>
      <w:marTop w:val="0"/>
      <w:marBottom w:val="0"/>
      <w:divBdr>
        <w:top w:val="none" w:sz="0" w:space="0" w:color="auto"/>
        <w:left w:val="none" w:sz="0" w:space="0" w:color="auto"/>
        <w:bottom w:val="none" w:sz="0" w:space="0" w:color="auto"/>
        <w:right w:val="none" w:sz="0" w:space="0" w:color="auto"/>
      </w:divBdr>
      <w:divsChild>
        <w:div w:id="783577029">
          <w:marLeft w:val="0"/>
          <w:marRight w:val="0"/>
          <w:marTop w:val="0"/>
          <w:marBottom w:val="120"/>
          <w:divBdr>
            <w:top w:val="single" w:sz="6" w:space="8" w:color="D5DDC6"/>
            <w:left w:val="single" w:sz="6" w:space="0" w:color="D5DDC6"/>
            <w:bottom w:val="single" w:sz="6" w:space="12" w:color="D5DDC6"/>
            <w:right w:val="single" w:sz="6" w:space="0" w:color="D5DDC6"/>
          </w:divBdr>
          <w:divsChild>
            <w:div w:id="666370783">
              <w:marLeft w:val="0"/>
              <w:marRight w:val="0"/>
              <w:marTop w:val="120"/>
              <w:marBottom w:val="120"/>
              <w:divBdr>
                <w:top w:val="none" w:sz="0" w:space="0" w:color="auto"/>
                <w:left w:val="none" w:sz="0" w:space="0" w:color="auto"/>
                <w:bottom w:val="none" w:sz="0" w:space="0" w:color="auto"/>
                <w:right w:val="none" w:sz="0" w:space="0" w:color="auto"/>
              </w:divBdr>
            </w:div>
          </w:divsChild>
        </w:div>
        <w:div w:id="248151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18792288">
              <w:marLeft w:val="0"/>
              <w:marRight w:val="0"/>
              <w:marTop w:val="120"/>
              <w:marBottom w:val="120"/>
              <w:divBdr>
                <w:top w:val="none" w:sz="0" w:space="0" w:color="auto"/>
                <w:left w:val="none" w:sz="0" w:space="0" w:color="auto"/>
                <w:bottom w:val="none" w:sz="0" w:space="0" w:color="auto"/>
                <w:right w:val="none" w:sz="0" w:space="0" w:color="auto"/>
              </w:divBdr>
            </w:div>
          </w:divsChild>
        </w:div>
        <w:div w:id="152642732">
          <w:marLeft w:val="0"/>
          <w:marRight w:val="0"/>
          <w:marTop w:val="150"/>
          <w:marBottom w:val="450"/>
          <w:divBdr>
            <w:top w:val="none" w:sz="0" w:space="0" w:color="auto"/>
            <w:left w:val="none" w:sz="0" w:space="0" w:color="auto"/>
            <w:bottom w:val="none" w:sz="0" w:space="0" w:color="auto"/>
            <w:right w:val="none" w:sz="0" w:space="0" w:color="auto"/>
          </w:divBdr>
          <w:divsChild>
            <w:div w:id="1806964718">
              <w:marLeft w:val="0"/>
              <w:marRight w:val="0"/>
              <w:marTop w:val="0"/>
              <w:marBottom w:val="0"/>
              <w:divBdr>
                <w:top w:val="none" w:sz="0" w:space="0" w:color="auto"/>
                <w:left w:val="none" w:sz="0" w:space="0" w:color="auto"/>
                <w:bottom w:val="none" w:sz="0" w:space="0" w:color="auto"/>
                <w:right w:val="none" w:sz="0" w:space="0" w:color="auto"/>
              </w:divBdr>
            </w:div>
          </w:divsChild>
        </w:div>
        <w:div w:id="1122649253">
          <w:marLeft w:val="0"/>
          <w:marRight w:val="0"/>
          <w:marTop w:val="150"/>
          <w:marBottom w:val="600"/>
          <w:divBdr>
            <w:top w:val="none" w:sz="0" w:space="0" w:color="auto"/>
            <w:left w:val="none" w:sz="0" w:space="0" w:color="auto"/>
            <w:bottom w:val="none" w:sz="0" w:space="0" w:color="auto"/>
            <w:right w:val="none" w:sz="0" w:space="0" w:color="auto"/>
          </w:divBdr>
          <w:divsChild>
            <w:div w:id="1791439891">
              <w:marLeft w:val="0"/>
              <w:marRight w:val="0"/>
              <w:marTop w:val="0"/>
              <w:marBottom w:val="0"/>
              <w:divBdr>
                <w:top w:val="none" w:sz="0" w:space="0" w:color="auto"/>
                <w:left w:val="none" w:sz="0" w:space="0" w:color="auto"/>
                <w:bottom w:val="none" w:sz="0" w:space="0" w:color="auto"/>
                <w:right w:val="none" w:sz="0" w:space="0" w:color="auto"/>
              </w:divBdr>
            </w:div>
          </w:divsChild>
        </w:div>
        <w:div w:id="419253215">
          <w:marLeft w:val="0"/>
          <w:marRight w:val="0"/>
          <w:marTop w:val="0"/>
          <w:marBottom w:val="120"/>
          <w:divBdr>
            <w:top w:val="single" w:sz="6" w:space="8" w:color="D5DDC6"/>
            <w:left w:val="single" w:sz="6" w:space="0" w:color="D5DDC6"/>
            <w:bottom w:val="single" w:sz="6" w:space="12" w:color="D5DDC6"/>
            <w:right w:val="single" w:sz="6" w:space="0" w:color="D5DDC6"/>
          </w:divBdr>
          <w:divsChild>
            <w:div w:id="59183309">
              <w:marLeft w:val="0"/>
              <w:marRight w:val="0"/>
              <w:marTop w:val="120"/>
              <w:marBottom w:val="120"/>
              <w:divBdr>
                <w:top w:val="none" w:sz="0" w:space="0" w:color="auto"/>
                <w:left w:val="none" w:sz="0" w:space="0" w:color="auto"/>
                <w:bottom w:val="none" w:sz="0" w:space="0" w:color="auto"/>
                <w:right w:val="none" w:sz="0" w:space="0" w:color="auto"/>
              </w:divBdr>
            </w:div>
          </w:divsChild>
        </w:div>
        <w:div w:id="723867994">
          <w:marLeft w:val="0"/>
          <w:marRight w:val="0"/>
          <w:marTop w:val="150"/>
          <w:marBottom w:val="750"/>
          <w:divBdr>
            <w:top w:val="none" w:sz="0" w:space="0" w:color="auto"/>
            <w:left w:val="none" w:sz="0" w:space="0" w:color="auto"/>
            <w:bottom w:val="none" w:sz="0" w:space="0" w:color="auto"/>
            <w:right w:val="none" w:sz="0" w:space="0" w:color="auto"/>
          </w:divBdr>
          <w:divsChild>
            <w:div w:id="419840729">
              <w:marLeft w:val="0"/>
              <w:marRight w:val="0"/>
              <w:marTop w:val="0"/>
              <w:marBottom w:val="0"/>
              <w:divBdr>
                <w:top w:val="none" w:sz="0" w:space="0" w:color="auto"/>
                <w:left w:val="none" w:sz="0" w:space="0" w:color="auto"/>
                <w:bottom w:val="none" w:sz="0" w:space="0" w:color="auto"/>
                <w:right w:val="none" w:sz="0" w:space="0" w:color="auto"/>
              </w:divBdr>
            </w:div>
          </w:divsChild>
        </w:div>
        <w:div w:id="2078046378">
          <w:marLeft w:val="0"/>
          <w:marRight w:val="0"/>
          <w:marTop w:val="150"/>
          <w:marBottom w:val="150"/>
          <w:divBdr>
            <w:top w:val="none" w:sz="0" w:space="0" w:color="auto"/>
            <w:left w:val="none" w:sz="0" w:space="0" w:color="auto"/>
            <w:bottom w:val="none" w:sz="0" w:space="0" w:color="auto"/>
            <w:right w:val="none" w:sz="0" w:space="0" w:color="auto"/>
          </w:divBdr>
          <w:divsChild>
            <w:div w:id="1527134088">
              <w:marLeft w:val="0"/>
              <w:marRight w:val="0"/>
              <w:marTop w:val="0"/>
              <w:marBottom w:val="0"/>
              <w:divBdr>
                <w:top w:val="none" w:sz="0" w:space="0" w:color="auto"/>
                <w:left w:val="none" w:sz="0" w:space="0" w:color="auto"/>
                <w:bottom w:val="none" w:sz="0" w:space="0" w:color="auto"/>
                <w:right w:val="none" w:sz="0" w:space="0" w:color="auto"/>
              </w:divBdr>
            </w:div>
          </w:divsChild>
        </w:div>
        <w:div w:id="1670794810">
          <w:marLeft w:val="0"/>
          <w:marRight w:val="0"/>
          <w:marTop w:val="150"/>
          <w:marBottom w:val="150"/>
          <w:divBdr>
            <w:top w:val="none" w:sz="0" w:space="0" w:color="auto"/>
            <w:left w:val="none" w:sz="0" w:space="0" w:color="auto"/>
            <w:bottom w:val="none" w:sz="0" w:space="0" w:color="auto"/>
            <w:right w:val="none" w:sz="0" w:space="0" w:color="auto"/>
          </w:divBdr>
          <w:divsChild>
            <w:div w:id="85538879">
              <w:marLeft w:val="0"/>
              <w:marRight w:val="0"/>
              <w:marTop w:val="0"/>
              <w:marBottom w:val="0"/>
              <w:divBdr>
                <w:top w:val="none" w:sz="0" w:space="0" w:color="auto"/>
                <w:left w:val="none" w:sz="0" w:space="0" w:color="auto"/>
                <w:bottom w:val="none" w:sz="0" w:space="0" w:color="auto"/>
                <w:right w:val="none" w:sz="0" w:space="0" w:color="auto"/>
              </w:divBdr>
            </w:div>
          </w:divsChild>
        </w:div>
        <w:div w:id="489558684">
          <w:marLeft w:val="0"/>
          <w:marRight w:val="0"/>
          <w:marTop w:val="150"/>
          <w:marBottom w:val="150"/>
          <w:divBdr>
            <w:top w:val="none" w:sz="0" w:space="0" w:color="auto"/>
            <w:left w:val="none" w:sz="0" w:space="0" w:color="auto"/>
            <w:bottom w:val="none" w:sz="0" w:space="0" w:color="auto"/>
            <w:right w:val="none" w:sz="0" w:space="0" w:color="auto"/>
          </w:divBdr>
          <w:divsChild>
            <w:div w:id="490223430">
              <w:marLeft w:val="0"/>
              <w:marRight w:val="0"/>
              <w:marTop w:val="0"/>
              <w:marBottom w:val="0"/>
              <w:divBdr>
                <w:top w:val="none" w:sz="0" w:space="0" w:color="auto"/>
                <w:left w:val="none" w:sz="0" w:space="0" w:color="auto"/>
                <w:bottom w:val="none" w:sz="0" w:space="0" w:color="auto"/>
                <w:right w:val="none" w:sz="0" w:space="0" w:color="auto"/>
              </w:divBdr>
            </w:div>
          </w:divsChild>
        </w:div>
        <w:div w:id="885336869">
          <w:marLeft w:val="0"/>
          <w:marRight w:val="0"/>
          <w:marTop w:val="150"/>
          <w:marBottom w:val="150"/>
          <w:divBdr>
            <w:top w:val="none" w:sz="0" w:space="0" w:color="auto"/>
            <w:left w:val="none" w:sz="0" w:space="0" w:color="auto"/>
            <w:bottom w:val="none" w:sz="0" w:space="0" w:color="auto"/>
            <w:right w:val="none" w:sz="0" w:space="0" w:color="auto"/>
          </w:divBdr>
          <w:divsChild>
            <w:div w:id="1234730838">
              <w:marLeft w:val="0"/>
              <w:marRight w:val="0"/>
              <w:marTop w:val="0"/>
              <w:marBottom w:val="0"/>
              <w:divBdr>
                <w:top w:val="none" w:sz="0" w:space="0" w:color="auto"/>
                <w:left w:val="none" w:sz="0" w:space="0" w:color="auto"/>
                <w:bottom w:val="none" w:sz="0" w:space="0" w:color="auto"/>
                <w:right w:val="none" w:sz="0" w:space="0" w:color="auto"/>
              </w:divBdr>
            </w:div>
          </w:divsChild>
        </w:div>
        <w:div w:id="10425652">
          <w:marLeft w:val="0"/>
          <w:marRight w:val="0"/>
          <w:marTop w:val="150"/>
          <w:marBottom w:val="450"/>
          <w:divBdr>
            <w:top w:val="none" w:sz="0" w:space="0" w:color="auto"/>
            <w:left w:val="none" w:sz="0" w:space="0" w:color="auto"/>
            <w:bottom w:val="none" w:sz="0" w:space="0" w:color="auto"/>
            <w:right w:val="none" w:sz="0" w:space="0" w:color="auto"/>
          </w:divBdr>
          <w:divsChild>
            <w:div w:id="1369915777">
              <w:marLeft w:val="0"/>
              <w:marRight w:val="0"/>
              <w:marTop w:val="0"/>
              <w:marBottom w:val="0"/>
              <w:divBdr>
                <w:top w:val="none" w:sz="0" w:space="0" w:color="auto"/>
                <w:left w:val="none" w:sz="0" w:space="0" w:color="auto"/>
                <w:bottom w:val="none" w:sz="0" w:space="0" w:color="auto"/>
                <w:right w:val="none" w:sz="0" w:space="0" w:color="auto"/>
              </w:divBdr>
            </w:div>
          </w:divsChild>
        </w:div>
        <w:div w:id="529801144">
          <w:marLeft w:val="0"/>
          <w:marRight w:val="0"/>
          <w:marTop w:val="150"/>
          <w:marBottom w:val="150"/>
          <w:divBdr>
            <w:top w:val="none" w:sz="0" w:space="0" w:color="auto"/>
            <w:left w:val="none" w:sz="0" w:space="0" w:color="auto"/>
            <w:bottom w:val="none" w:sz="0" w:space="0" w:color="auto"/>
            <w:right w:val="none" w:sz="0" w:space="0" w:color="auto"/>
          </w:divBdr>
          <w:divsChild>
            <w:div w:id="2050647875">
              <w:marLeft w:val="0"/>
              <w:marRight w:val="0"/>
              <w:marTop w:val="0"/>
              <w:marBottom w:val="0"/>
              <w:divBdr>
                <w:top w:val="none" w:sz="0" w:space="0" w:color="auto"/>
                <w:left w:val="none" w:sz="0" w:space="0" w:color="auto"/>
                <w:bottom w:val="none" w:sz="0" w:space="0" w:color="auto"/>
                <w:right w:val="none" w:sz="0" w:space="0" w:color="auto"/>
              </w:divBdr>
            </w:div>
          </w:divsChild>
        </w:div>
        <w:div w:id="1127622230">
          <w:marLeft w:val="0"/>
          <w:marRight w:val="0"/>
          <w:marTop w:val="150"/>
          <w:marBottom w:val="450"/>
          <w:divBdr>
            <w:top w:val="none" w:sz="0" w:space="0" w:color="auto"/>
            <w:left w:val="none" w:sz="0" w:space="0" w:color="auto"/>
            <w:bottom w:val="none" w:sz="0" w:space="0" w:color="auto"/>
            <w:right w:val="none" w:sz="0" w:space="0" w:color="auto"/>
          </w:divBdr>
          <w:divsChild>
            <w:div w:id="81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028">
      <w:bodyDiv w:val="1"/>
      <w:marLeft w:val="0"/>
      <w:marRight w:val="0"/>
      <w:marTop w:val="0"/>
      <w:marBottom w:val="0"/>
      <w:divBdr>
        <w:top w:val="none" w:sz="0" w:space="0" w:color="auto"/>
        <w:left w:val="none" w:sz="0" w:space="0" w:color="auto"/>
        <w:bottom w:val="none" w:sz="0" w:space="0" w:color="auto"/>
        <w:right w:val="none" w:sz="0" w:space="0" w:color="auto"/>
      </w:divBdr>
      <w:divsChild>
        <w:div w:id="30632023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7593">
              <w:marLeft w:val="0"/>
              <w:marRight w:val="0"/>
              <w:marTop w:val="120"/>
              <w:marBottom w:val="120"/>
              <w:divBdr>
                <w:top w:val="none" w:sz="0" w:space="0" w:color="auto"/>
                <w:left w:val="none" w:sz="0" w:space="0" w:color="auto"/>
                <w:bottom w:val="none" w:sz="0" w:space="0" w:color="auto"/>
                <w:right w:val="none" w:sz="0" w:space="0" w:color="auto"/>
              </w:divBdr>
            </w:div>
          </w:divsChild>
        </w:div>
        <w:div w:id="150609273">
          <w:marLeft w:val="0"/>
          <w:marRight w:val="0"/>
          <w:marTop w:val="0"/>
          <w:marBottom w:val="120"/>
          <w:divBdr>
            <w:top w:val="single" w:sz="6" w:space="8" w:color="D5DDC6"/>
            <w:left w:val="single" w:sz="6" w:space="0" w:color="D5DDC6"/>
            <w:bottom w:val="single" w:sz="6" w:space="12" w:color="D5DDC6"/>
            <w:right w:val="single" w:sz="6" w:space="0" w:color="D5DDC6"/>
          </w:divBdr>
          <w:divsChild>
            <w:div w:id="1309671534">
              <w:marLeft w:val="0"/>
              <w:marRight w:val="0"/>
              <w:marTop w:val="120"/>
              <w:marBottom w:val="120"/>
              <w:divBdr>
                <w:top w:val="none" w:sz="0" w:space="0" w:color="auto"/>
                <w:left w:val="none" w:sz="0" w:space="0" w:color="auto"/>
                <w:bottom w:val="none" w:sz="0" w:space="0" w:color="auto"/>
                <w:right w:val="none" w:sz="0" w:space="0" w:color="auto"/>
              </w:divBdr>
            </w:div>
          </w:divsChild>
        </w:div>
        <w:div w:id="1826123718">
          <w:marLeft w:val="0"/>
          <w:marRight w:val="0"/>
          <w:marTop w:val="0"/>
          <w:marBottom w:val="120"/>
          <w:divBdr>
            <w:top w:val="single" w:sz="6" w:space="8" w:color="D5DDC6"/>
            <w:left w:val="single" w:sz="6" w:space="0" w:color="D5DDC6"/>
            <w:bottom w:val="single" w:sz="6" w:space="12" w:color="D5DDC6"/>
            <w:right w:val="single" w:sz="6" w:space="0" w:color="D5DDC6"/>
          </w:divBdr>
          <w:divsChild>
            <w:div w:id="248202398">
              <w:marLeft w:val="0"/>
              <w:marRight w:val="0"/>
              <w:marTop w:val="120"/>
              <w:marBottom w:val="120"/>
              <w:divBdr>
                <w:top w:val="none" w:sz="0" w:space="0" w:color="auto"/>
                <w:left w:val="none" w:sz="0" w:space="0" w:color="auto"/>
                <w:bottom w:val="none" w:sz="0" w:space="0" w:color="auto"/>
                <w:right w:val="none" w:sz="0" w:space="0" w:color="auto"/>
              </w:divBdr>
            </w:div>
          </w:divsChild>
        </w:div>
        <w:div w:id="582569794">
          <w:marLeft w:val="0"/>
          <w:marRight w:val="0"/>
          <w:marTop w:val="0"/>
          <w:marBottom w:val="120"/>
          <w:divBdr>
            <w:top w:val="single" w:sz="6" w:space="8" w:color="D5DDC6"/>
            <w:left w:val="single" w:sz="6" w:space="0" w:color="D5DDC6"/>
            <w:bottom w:val="single" w:sz="6" w:space="12" w:color="D5DDC6"/>
            <w:right w:val="single" w:sz="6" w:space="0" w:color="D5DDC6"/>
          </w:divBdr>
          <w:divsChild>
            <w:div w:id="1099064071">
              <w:marLeft w:val="0"/>
              <w:marRight w:val="0"/>
              <w:marTop w:val="120"/>
              <w:marBottom w:val="120"/>
              <w:divBdr>
                <w:top w:val="none" w:sz="0" w:space="0" w:color="auto"/>
                <w:left w:val="none" w:sz="0" w:space="0" w:color="auto"/>
                <w:bottom w:val="none" w:sz="0" w:space="0" w:color="auto"/>
                <w:right w:val="none" w:sz="0" w:space="0" w:color="auto"/>
              </w:divBdr>
            </w:div>
          </w:divsChild>
        </w:div>
        <w:div w:id="916742282">
          <w:marLeft w:val="0"/>
          <w:marRight w:val="0"/>
          <w:marTop w:val="0"/>
          <w:marBottom w:val="120"/>
          <w:divBdr>
            <w:top w:val="single" w:sz="6" w:space="8" w:color="D5DDC6"/>
            <w:left w:val="single" w:sz="6" w:space="0" w:color="D5DDC6"/>
            <w:bottom w:val="single" w:sz="6" w:space="12" w:color="D5DDC6"/>
            <w:right w:val="single" w:sz="6" w:space="0" w:color="D5DDC6"/>
          </w:divBdr>
          <w:divsChild>
            <w:div w:id="370617238">
              <w:marLeft w:val="0"/>
              <w:marRight w:val="0"/>
              <w:marTop w:val="120"/>
              <w:marBottom w:val="120"/>
              <w:divBdr>
                <w:top w:val="none" w:sz="0" w:space="0" w:color="auto"/>
                <w:left w:val="none" w:sz="0" w:space="0" w:color="auto"/>
                <w:bottom w:val="none" w:sz="0" w:space="0" w:color="auto"/>
                <w:right w:val="none" w:sz="0" w:space="0" w:color="auto"/>
              </w:divBdr>
            </w:div>
          </w:divsChild>
        </w:div>
        <w:div w:id="339647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467035">
              <w:marLeft w:val="0"/>
              <w:marRight w:val="0"/>
              <w:marTop w:val="120"/>
              <w:marBottom w:val="120"/>
              <w:divBdr>
                <w:top w:val="none" w:sz="0" w:space="0" w:color="auto"/>
                <w:left w:val="none" w:sz="0" w:space="0" w:color="auto"/>
                <w:bottom w:val="none" w:sz="0" w:space="0" w:color="auto"/>
                <w:right w:val="none" w:sz="0" w:space="0" w:color="auto"/>
              </w:divBdr>
            </w:div>
          </w:divsChild>
        </w:div>
        <w:div w:id="2045709813">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2584">
              <w:marLeft w:val="0"/>
              <w:marRight w:val="0"/>
              <w:marTop w:val="120"/>
              <w:marBottom w:val="120"/>
              <w:divBdr>
                <w:top w:val="none" w:sz="0" w:space="0" w:color="auto"/>
                <w:left w:val="none" w:sz="0" w:space="0" w:color="auto"/>
                <w:bottom w:val="none" w:sz="0" w:space="0" w:color="auto"/>
                <w:right w:val="none" w:sz="0" w:space="0" w:color="auto"/>
              </w:divBdr>
            </w:div>
          </w:divsChild>
        </w:div>
        <w:div w:id="175600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895658273">
              <w:marLeft w:val="0"/>
              <w:marRight w:val="0"/>
              <w:marTop w:val="120"/>
              <w:marBottom w:val="120"/>
              <w:divBdr>
                <w:top w:val="none" w:sz="0" w:space="0" w:color="auto"/>
                <w:left w:val="none" w:sz="0" w:space="0" w:color="auto"/>
                <w:bottom w:val="none" w:sz="0" w:space="0" w:color="auto"/>
                <w:right w:val="none" w:sz="0" w:space="0" w:color="auto"/>
              </w:divBdr>
            </w:div>
          </w:divsChild>
        </w:div>
        <w:div w:id="616764615">
          <w:marLeft w:val="0"/>
          <w:marRight w:val="0"/>
          <w:marTop w:val="0"/>
          <w:marBottom w:val="120"/>
          <w:divBdr>
            <w:top w:val="single" w:sz="6" w:space="8" w:color="D5DDC6"/>
            <w:left w:val="single" w:sz="6" w:space="0" w:color="D5DDC6"/>
            <w:bottom w:val="single" w:sz="6" w:space="12" w:color="D5DDC6"/>
            <w:right w:val="single" w:sz="6" w:space="0" w:color="D5DDC6"/>
          </w:divBdr>
          <w:divsChild>
            <w:div w:id="912198334">
              <w:marLeft w:val="0"/>
              <w:marRight w:val="0"/>
              <w:marTop w:val="120"/>
              <w:marBottom w:val="120"/>
              <w:divBdr>
                <w:top w:val="none" w:sz="0" w:space="0" w:color="auto"/>
                <w:left w:val="none" w:sz="0" w:space="0" w:color="auto"/>
                <w:bottom w:val="none" w:sz="0" w:space="0" w:color="auto"/>
                <w:right w:val="none" w:sz="0" w:space="0" w:color="auto"/>
              </w:divBdr>
            </w:div>
          </w:divsChild>
        </w:div>
        <w:div w:id="107007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568952197">
              <w:marLeft w:val="0"/>
              <w:marRight w:val="0"/>
              <w:marTop w:val="120"/>
              <w:marBottom w:val="120"/>
              <w:divBdr>
                <w:top w:val="none" w:sz="0" w:space="0" w:color="auto"/>
                <w:left w:val="none" w:sz="0" w:space="0" w:color="auto"/>
                <w:bottom w:val="none" w:sz="0" w:space="0" w:color="auto"/>
                <w:right w:val="none" w:sz="0" w:space="0" w:color="auto"/>
              </w:divBdr>
            </w:div>
          </w:divsChild>
        </w:div>
        <w:div w:id="39481964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454804">
              <w:marLeft w:val="0"/>
              <w:marRight w:val="0"/>
              <w:marTop w:val="120"/>
              <w:marBottom w:val="120"/>
              <w:divBdr>
                <w:top w:val="none" w:sz="0" w:space="0" w:color="auto"/>
                <w:left w:val="none" w:sz="0" w:space="0" w:color="auto"/>
                <w:bottom w:val="none" w:sz="0" w:space="0" w:color="auto"/>
                <w:right w:val="none" w:sz="0" w:space="0" w:color="auto"/>
              </w:divBdr>
            </w:div>
          </w:divsChild>
        </w:div>
        <w:div w:id="171681310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76556">
              <w:marLeft w:val="0"/>
              <w:marRight w:val="0"/>
              <w:marTop w:val="120"/>
              <w:marBottom w:val="120"/>
              <w:divBdr>
                <w:top w:val="none" w:sz="0" w:space="0" w:color="auto"/>
                <w:left w:val="none" w:sz="0" w:space="0" w:color="auto"/>
                <w:bottom w:val="none" w:sz="0" w:space="0" w:color="auto"/>
                <w:right w:val="none" w:sz="0" w:space="0" w:color="auto"/>
              </w:divBdr>
            </w:div>
          </w:divsChild>
        </w:div>
        <w:div w:id="177204260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90447">
              <w:marLeft w:val="0"/>
              <w:marRight w:val="0"/>
              <w:marTop w:val="120"/>
              <w:marBottom w:val="120"/>
              <w:divBdr>
                <w:top w:val="none" w:sz="0" w:space="0" w:color="auto"/>
                <w:left w:val="none" w:sz="0" w:space="0" w:color="auto"/>
                <w:bottom w:val="none" w:sz="0" w:space="0" w:color="auto"/>
                <w:right w:val="none" w:sz="0" w:space="0" w:color="auto"/>
              </w:divBdr>
            </w:div>
          </w:divsChild>
        </w:div>
        <w:div w:id="137771438">
          <w:marLeft w:val="0"/>
          <w:marRight w:val="0"/>
          <w:marTop w:val="0"/>
          <w:marBottom w:val="120"/>
          <w:divBdr>
            <w:top w:val="single" w:sz="6" w:space="8" w:color="D5DDC6"/>
            <w:left w:val="single" w:sz="6" w:space="0" w:color="D5DDC6"/>
            <w:bottom w:val="single" w:sz="6" w:space="12" w:color="D5DDC6"/>
            <w:right w:val="single" w:sz="6" w:space="0" w:color="D5DDC6"/>
          </w:divBdr>
          <w:divsChild>
            <w:div w:id="9375748">
              <w:marLeft w:val="0"/>
              <w:marRight w:val="0"/>
              <w:marTop w:val="120"/>
              <w:marBottom w:val="120"/>
              <w:divBdr>
                <w:top w:val="none" w:sz="0" w:space="0" w:color="auto"/>
                <w:left w:val="none" w:sz="0" w:space="0" w:color="auto"/>
                <w:bottom w:val="none" w:sz="0" w:space="0" w:color="auto"/>
                <w:right w:val="none" w:sz="0" w:space="0" w:color="auto"/>
              </w:divBdr>
            </w:div>
          </w:divsChild>
        </w:div>
        <w:div w:id="230315626">
          <w:marLeft w:val="0"/>
          <w:marRight w:val="0"/>
          <w:marTop w:val="0"/>
          <w:marBottom w:val="120"/>
          <w:divBdr>
            <w:top w:val="single" w:sz="6" w:space="8" w:color="D5DDC6"/>
            <w:left w:val="single" w:sz="6" w:space="0" w:color="D5DDC6"/>
            <w:bottom w:val="single" w:sz="6" w:space="12" w:color="D5DDC6"/>
            <w:right w:val="single" w:sz="6" w:space="0" w:color="D5DDC6"/>
          </w:divBdr>
          <w:divsChild>
            <w:div w:id="1717700939">
              <w:marLeft w:val="0"/>
              <w:marRight w:val="0"/>
              <w:marTop w:val="120"/>
              <w:marBottom w:val="120"/>
              <w:divBdr>
                <w:top w:val="none" w:sz="0" w:space="0" w:color="auto"/>
                <w:left w:val="none" w:sz="0" w:space="0" w:color="auto"/>
                <w:bottom w:val="none" w:sz="0" w:space="0" w:color="auto"/>
                <w:right w:val="none" w:sz="0" w:space="0" w:color="auto"/>
              </w:divBdr>
            </w:div>
          </w:divsChild>
        </w:div>
        <w:div w:id="11091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51687426">
              <w:marLeft w:val="0"/>
              <w:marRight w:val="0"/>
              <w:marTop w:val="120"/>
              <w:marBottom w:val="120"/>
              <w:divBdr>
                <w:top w:val="none" w:sz="0" w:space="0" w:color="auto"/>
                <w:left w:val="none" w:sz="0" w:space="0" w:color="auto"/>
                <w:bottom w:val="none" w:sz="0" w:space="0" w:color="auto"/>
                <w:right w:val="none" w:sz="0" w:space="0" w:color="auto"/>
              </w:divBdr>
            </w:div>
          </w:divsChild>
        </w:div>
        <w:div w:id="1611425809">
          <w:marLeft w:val="0"/>
          <w:marRight w:val="0"/>
          <w:marTop w:val="0"/>
          <w:marBottom w:val="120"/>
          <w:divBdr>
            <w:top w:val="single" w:sz="6" w:space="8" w:color="D5DDC6"/>
            <w:left w:val="single" w:sz="6" w:space="0" w:color="D5DDC6"/>
            <w:bottom w:val="single" w:sz="6" w:space="12" w:color="D5DDC6"/>
            <w:right w:val="single" w:sz="6" w:space="0" w:color="D5DDC6"/>
          </w:divBdr>
          <w:divsChild>
            <w:div w:id="580061484">
              <w:marLeft w:val="0"/>
              <w:marRight w:val="0"/>
              <w:marTop w:val="120"/>
              <w:marBottom w:val="120"/>
              <w:divBdr>
                <w:top w:val="none" w:sz="0" w:space="0" w:color="auto"/>
                <w:left w:val="none" w:sz="0" w:space="0" w:color="auto"/>
                <w:bottom w:val="none" w:sz="0" w:space="0" w:color="auto"/>
                <w:right w:val="none" w:sz="0" w:space="0" w:color="auto"/>
              </w:divBdr>
            </w:div>
          </w:divsChild>
        </w:div>
        <w:div w:id="1934128009">
          <w:marLeft w:val="0"/>
          <w:marRight w:val="0"/>
          <w:marTop w:val="120"/>
          <w:marBottom w:val="0"/>
          <w:divBdr>
            <w:top w:val="single" w:sz="6" w:space="0" w:color="D5DDC6"/>
            <w:left w:val="single" w:sz="6" w:space="4" w:color="D5DDC6"/>
            <w:bottom w:val="single" w:sz="6" w:space="0" w:color="D5DDC6"/>
            <w:right w:val="single" w:sz="6" w:space="0" w:color="D5DDC6"/>
          </w:divBdr>
        </w:div>
        <w:div w:id="1270234967">
          <w:marLeft w:val="0"/>
          <w:marRight w:val="0"/>
          <w:marTop w:val="150"/>
          <w:marBottom w:val="150"/>
          <w:divBdr>
            <w:top w:val="none" w:sz="0" w:space="0" w:color="auto"/>
            <w:left w:val="none" w:sz="0" w:space="0" w:color="auto"/>
            <w:bottom w:val="none" w:sz="0" w:space="0" w:color="auto"/>
            <w:right w:val="none" w:sz="0" w:space="0" w:color="auto"/>
          </w:divBdr>
          <w:divsChild>
            <w:div w:id="1210387022">
              <w:marLeft w:val="0"/>
              <w:marRight w:val="0"/>
              <w:marTop w:val="0"/>
              <w:marBottom w:val="0"/>
              <w:divBdr>
                <w:top w:val="none" w:sz="0" w:space="0" w:color="auto"/>
                <w:left w:val="none" w:sz="0" w:space="0" w:color="auto"/>
                <w:bottom w:val="none" w:sz="0" w:space="0" w:color="auto"/>
                <w:right w:val="none" w:sz="0" w:space="0" w:color="auto"/>
              </w:divBdr>
            </w:div>
          </w:divsChild>
        </w:div>
        <w:div w:id="1052079483">
          <w:marLeft w:val="0"/>
          <w:marRight w:val="0"/>
          <w:marTop w:val="0"/>
          <w:marBottom w:val="120"/>
          <w:divBdr>
            <w:top w:val="single" w:sz="6" w:space="8" w:color="D5DDC6"/>
            <w:left w:val="single" w:sz="6" w:space="0" w:color="D5DDC6"/>
            <w:bottom w:val="single" w:sz="6" w:space="12" w:color="D5DDC6"/>
            <w:right w:val="single" w:sz="6" w:space="0" w:color="D5DDC6"/>
          </w:divBdr>
          <w:divsChild>
            <w:div w:id="781073027">
              <w:marLeft w:val="0"/>
              <w:marRight w:val="0"/>
              <w:marTop w:val="120"/>
              <w:marBottom w:val="120"/>
              <w:divBdr>
                <w:top w:val="none" w:sz="0" w:space="0" w:color="auto"/>
                <w:left w:val="none" w:sz="0" w:space="0" w:color="auto"/>
                <w:bottom w:val="none" w:sz="0" w:space="0" w:color="auto"/>
                <w:right w:val="none" w:sz="0" w:space="0" w:color="auto"/>
              </w:divBdr>
            </w:div>
          </w:divsChild>
        </w:div>
        <w:div w:id="362830316">
          <w:marLeft w:val="0"/>
          <w:marRight w:val="0"/>
          <w:marTop w:val="0"/>
          <w:marBottom w:val="120"/>
          <w:divBdr>
            <w:top w:val="single" w:sz="6" w:space="8" w:color="D5DDC6"/>
            <w:left w:val="single" w:sz="6" w:space="0" w:color="D5DDC6"/>
            <w:bottom w:val="single" w:sz="6" w:space="12" w:color="D5DDC6"/>
            <w:right w:val="single" w:sz="6" w:space="0" w:color="D5DDC6"/>
          </w:divBdr>
          <w:divsChild>
            <w:div w:id="1513375149">
              <w:marLeft w:val="0"/>
              <w:marRight w:val="0"/>
              <w:marTop w:val="120"/>
              <w:marBottom w:val="120"/>
              <w:divBdr>
                <w:top w:val="none" w:sz="0" w:space="0" w:color="auto"/>
                <w:left w:val="none" w:sz="0" w:space="0" w:color="auto"/>
                <w:bottom w:val="none" w:sz="0" w:space="0" w:color="auto"/>
                <w:right w:val="none" w:sz="0" w:space="0" w:color="auto"/>
              </w:divBdr>
            </w:div>
          </w:divsChild>
        </w:div>
        <w:div w:id="1388532741">
          <w:marLeft w:val="0"/>
          <w:marRight w:val="0"/>
          <w:marTop w:val="0"/>
          <w:marBottom w:val="120"/>
          <w:divBdr>
            <w:top w:val="single" w:sz="6" w:space="8" w:color="D5DDC6"/>
            <w:left w:val="single" w:sz="6" w:space="0" w:color="D5DDC6"/>
            <w:bottom w:val="single" w:sz="6" w:space="12" w:color="D5DDC6"/>
            <w:right w:val="single" w:sz="6" w:space="0" w:color="D5DDC6"/>
          </w:divBdr>
          <w:divsChild>
            <w:div w:id="493766129">
              <w:marLeft w:val="0"/>
              <w:marRight w:val="0"/>
              <w:marTop w:val="120"/>
              <w:marBottom w:val="120"/>
              <w:divBdr>
                <w:top w:val="none" w:sz="0" w:space="0" w:color="auto"/>
                <w:left w:val="none" w:sz="0" w:space="0" w:color="auto"/>
                <w:bottom w:val="none" w:sz="0" w:space="0" w:color="auto"/>
                <w:right w:val="none" w:sz="0" w:space="0" w:color="auto"/>
              </w:divBdr>
            </w:div>
          </w:divsChild>
        </w:div>
        <w:div w:id="1261597750">
          <w:marLeft w:val="0"/>
          <w:marRight w:val="0"/>
          <w:marTop w:val="0"/>
          <w:marBottom w:val="120"/>
          <w:divBdr>
            <w:top w:val="single" w:sz="6" w:space="8" w:color="D5DDC6"/>
            <w:left w:val="single" w:sz="6" w:space="0" w:color="D5DDC6"/>
            <w:bottom w:val="single" w:sz="6" w:space="12" w:color="D5DDC6"/>
            <w:right w:val="single" w:sz="6" w:space="0" w:color="D5DDC6"/>
          </w:divBdr>
          <w:divsChild>
            <w:div w:id="1270241548">
              <w:marLeft w:val="0"/>
              <w:marRight w:val="0"/>
              <w:marTop w:val="120"/>
              <w:marBottom w:val="120"/>
              <w:divBdr>
                <w:top w:val="none" w:sz="0" w:space="0" w:color="auto"/>
                <w:left w:val="none" w:sz="0" w:space="0" w:color="auto"/>
                <w:bottom w:val="none" w:sz="0" w:space="0" w:color="auto"/>
                <w:right w:val="none" w:sz="0" w:space="0" w:color="auto"/>
              </w:divBdr>
            </w:div>
          </w:divsChild>
        </w:div>
        <w:div w:id="1960719479">
          <w:marLeft w:val="0"/>
          <w:marRight w:val="0"/>
          <w:marTop w:val="0"/>
          <w:marBottom w:val="120"/>
          <w:divBdr>
            <w:top w:val="single" w:sz="6" w:space="8" w:color="D5DDC6"/>
            <w:left w:val="single" w:sz="6" w:space="0" w:color="D5DDC6"/>
            <w:bottom w:val="single" w:sz="6" w:space="12" w:color="D5DDC6"/>
            <w:right w:val="single" w:sz="6" w:space="0" w:color="D5DDC6"/>
          </w:divBdr>
          <w:divsChild>
            <w:div w:id="604581010">
              <w:marLeft w:val="0"/>
              <w:marRight w:val="0"/>
              <w:marTop w:val="120"/>
              <w:marBottom w:val="120"/>
              <w:divBdr>
                <w:top w:val="none" w:sz="0" w:space="0" w:color="auto"/>
                <w:left w:val="none" w:sz="0" w:space="0" w:color="auto"/>
                <w:bottom w:val="none" w:sz="0" w:space="0" w:color="auto"/>
                <w:right w:val="none" w:sz="0" w:space="0" w:color="auto"/>
              </w:divBdr>
            </w:div>
          </w:divsChild>
        </w:div>
        <w:div w:id="1418357092">
          <w:marLeft w:val="0"/>
          <w:marRight w:val="0"/>
          <w:marTop w:val="0"/>
          <w:marBottom w:val="120"/>
          <w:divBdr>
            <w:top w:val="single" w:sz="6" w:space="8" w:color="D5DDC6"/>
            <w:left w:val="single" w:sz="6" w:space="0" w:color="D5DDC6"/>
            <w:bottom w:val="single" w:sz="6" w:space="12" w:color="D5DDC6"/>
            <w:right w:val="single" w:sz="6" w:space="0" w:color="D5DDC6"/>
          </w:divBdr>
          <w:divsChild>
            <w:div w:id="279535968">
              <w:marLeft w:val="0"/>
              <w:marRight w:val="0"/>
              <w:marTop w:val="120"/>
              <w:marBottom w:val="120"/>
              <w:divBdr>
                <w:top w:val="none" w:sz="0" w:space="0" w:color="auto"/>
                <w:left w:val="none" w:sz="0" w:space="0" w:color="auto"/>
                <w:bottom w:val="none" w:sz="0" w:space="0" w:color="auto"/>
                <w:right w:val="none" w:sz="0" w:space="0" w:color="auto"/>
              </w:divBdr>
            </w:div>
          </w:divsChild>
        </w:div>
        <w:div w:id="411389542">
          <w:marLeft w:val="0"/>
          <w:marRight w:val="0"/>
          <w:marTop w:val="0"/>
          <w:marBottom w:val="120"/>
          <w:divBdr>
            <w:top w:val="single" w:sz="6" w:space="8" w:color="D5DDC6"/>
            <w:left w:val="single" w:sz="6" w:space="0" w:color="D5DDC6"/>
            <w:bottom w:val="single" w:sz="6" w:space="12" w:color="D5DDC6"/>
            <w:right w:val="single" w:sz="6" w:space="0" w:color="D5DDC6"/>
          </w:divBdr>
          <w:divsChild>
            <w:div w:id="1396927706">
              <w:marLeft w:val="0"/>
              <w:marRight w:val="0"/>
              <w:marTop w:val="120"/>
              <w:marBottom w:val="120"/>
              <w:divBdr>
                <w:top w:val="none" w:sz="0" w:space="0" w:color="auto"/>
                <w:left w:val="none" w:sz="0" w:space="0" w:color="auto"/>
                <w:bottom w:val="none" w:sz="0" w:space="0" w:color="auto"/>
                <w:right w:val="none" w:sz="0" w:space="0" w:color="auto"/>
              </w:divBdr>
            </w:div>
          </w:divsChild>
        </w:div>
        <w:div w:id="1697732178">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8511">
              <w:marLeft w:val="0"/>
              <w:marRight w:val="0"/>
              <w:marTop w:val="120"/>
              <w:marBottom w:val="120"/>
              <w:divBdr>
                <w:top w:val="none" w:sz="0" w:space="0" w:color="auto"/>
                <w:left w:val="none" w:sz="0" w:space="0" w:color="auto"/>
                <w:bottom w:val="none" w:sz="0" w:space="0" w:color="auto"/>
                <w:right w:val="none" w:sz="0" w:space="0" w:color="auto"/>
              </w:divBdr>
            </w:div>
          </w:divsChild>
        </w:div>
        <w:div w:id="1236205883">
          <w:marLeft w:val="0"/>
          <w:marRight w:val="0"/>
          <w:marTop w:val="0"/>
          <w:marBottom w:val="120"/>
          <w:divBdr>
            <w:top w:val="single" w:sz="6" w:space="8" w:color="D5DDC6"/>
            <w:left w:val="single" w:sz="6" w:space="0" w:color="D5DDC6"/>
            <w:bottom w:val="single" w:sz="6" w:space="12" w:color="D5DDC6"/>
            <w:right w:val="single" w:sz="6" w:space="0" w:color="D5DDC6"/>
          </w:divBdr>
          <w:divsChild>
            <w:div w:id="1407604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9201469">
      <w:bodyDiv w:val="1"/>
      <w:marLeft w:val="0"/>
      <w:marRight w:val="0"/>
      <w:marTop w:val="0"/>
      <w:marBottom w:val="0"/>
      <w:divBdr>
        <w:top w:val="none" w:sz="0" w:space="0" w:color="auto"/>
        <w:left w:val="none" w:sz="0" w:space="0" w:color="auto"/>
        <w:bottom w:val="none" w:sz="0" w:space="0" w:color="auto"/>
        <w:right w:val="none" w:sz="0" w:space="0" w:color="auto"/>
      </w:divBdr>
      <w:divsChild>
        <w:div w:id="1796946282">
          <w:marLeft w:val="0"/>
          <w:marRight w:val="0"/>
          <w:marTop w:val="0"/>
          <w:marBottom w:val="0"/>
          <w:divBdr>
            <w:top w:val="none" w:sz="0" w:space="0" w:color="auto"/>
            <w:left w:val="none" w:sz="0" w:space="0" w:color="auto"/>
            <w:bottom w:val="none" w:sz="0" w:space="0" w:color="auto"/>
            <w:right w:val="none" w:sz="0" w:space="0" w:color="auto"/>
          </w:divBdr>
          <w:divsChild>
            <w:div w:id="990793146">
              <w:marLeft w:val="0"/>
              <w:marRight w:val="0"/>
              <w:marTop w:val="0"/>
              <w:marBottom w:val="0"/>
              <w:divBdr>
                <w:top w:val="none" w:sz="0" w:space="0" w:color="auto"/>
                <w:left w:val="none" w:sz="0" w:space="0" w:color="auto"/>
                <w:bottom w:val="none" w:sz="0" w:space="0" w:color="auto"/>
                <w:right w:val="none" w:sz="0" w:space="0" w:color="auto"/>
              </w:divBdr>
              <w:divsChild>
                <w:div w:id="1774939988">
                  <w:marLeft w:val="0"/>
                  <w:marRight w:val="0"/>
                  <w:marTop w:val="0"/>
                  <w:marBottom w:val="0"/>
                  <w:divBdr>
                    <w:top w:val="none" w:sz="0" w:space="0" w:color="auto"/>
                    <w:left w:val="none" w:sz="0" w:space="0" w:color="auto"/>
                    <w:bottom w:val="none" w:sz="0" w:space="0" w:color="auto"/>
                    <w:right w:val="none" w:sz="0" w:space="0" w:color="auto"/>
                  </w:divBdr>
                  <w:divsChild>
                    <w:div w:id="1317807112">
                      <w:marLeft w:val="0"/>
                      <w:marRight w:val="0"/>
                      <w:marTop w:val="0"/>
                      <w:marBottom w:val="0"/>
                      <w:divBdr>
                        <w:top w:val="none" w:sz="0" w:space="0" w:color="auto"/>
                        <w:left w:val="none" w:sz="0" w:space="0" w:color="auto"/>
                        <w:bottom w:val="none" w:sz="0" w:space="0" w:color="auto"/>
                        <w:right w:val="none" w:sz="0" w:space="0" w:color="auto"/>
                      </w:divBdr>
                      <w:divsChild>
                        <w:div w:id="1861501765">
                          <w:marLeft w:val="0"/>
                          <w:marRight w:val="0"/>
                          <w:marTop w:val="0"/>
                          <w:marBottom w:val="0"/>
                          <w:divBdr>
                            <w:top w:val="none" w:sz="0" w:space="0" w:color="auto"/>
                            <w:left w:val="none" w:sz="0" w:space="0" w:color="auto"/>
                            <w:bottom w:val="none" w:sz="0" w:space="0" w:color="auto"/>
                            <w:right w:val="none" w:sz="0" w:space="0" w:color="auto"/>
                          </w:divBdr>
                          <w:divsChild>
                            <w:div w:id="57899817">
                              <w:marLeft w:val="0"/>
                              <w:marRight w:val="0"/>
                              <w:marTop w:val="0"/>
                              <w:marBottom w:val="0"/>
                              <w:divBdr>
                                <w:top w:val="none" w:sz="0" w:space="0" w:color="auto"/>
                                <w:left w:val="none" w:sz="0" w:space="0" w:color="auto"/>
                                <w:bottom w:val="none" w:sz="0" w:space="0" w:color="auto"/>
                                <w:right w:val="none" w:sz="0" w:space="0" w:color="auto"/>
                              </w:divBdr>
                              <w:divsChild>
                                <w:div w:id="2051494938">
                                  <w:marLeft w:val="0"/>
                                  <w:marRight w:val="0"/>
                                  <w:marTop w:val="0"/>
                                  <w:marBottom w:val="0"/>
                                  <w:divBdr>
                                    <w:top w:val="none" w:sz="0" w:space="0" w:color="auto"/>
                                    <w:left w:val="none" w:sz="0" w:space="0" w:color="auto"/>
                                    <w:bottom w:val="none" w:sz="0" w:space="0" w:color="auto"/>
                                    <w:right w:val="none" w:sz="0" w:space="0" w:color="auto"/>
                                  </w:divBdr>
                                </w:div>
                              </w:divsChild>
                            </w:div>
                            <w:div w:id="1416439390">
                              <w:marLeft w:val="0"/>
                              <w:marRight w:val="0"/>
                              <w:marTop w:val="0"/>
                              <w:marBottom w:val="0"/>
                              <w:divBdr>
                                <w:top w:val="none" w:sz="0" w:space="0" w:color="auto"/>
                                <w:left w:val="none" w:sz="0" w:space="0" w:color="auto"/>
                                <w:bottom w:val="none" w:sz="0" w:space="0" w:color="auto"/>
                                <w:right w:val="none" w:sz="0" w:space="0" w:color="auto"/>
                              </w:divBdr>
                              <w:divsChild>
                                <w:div w:id="8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5871">
                  <w:marLeft w:val="0"/>
                  <w:marRight w:val="0"/>
                  <w:marTop w:val="0"/>
                  <w:marBottom w:val="0"/>
                  <w:divBdr>
                    <w:top w:val="none" w:sz="0" w:space="0" w:color="auto"/>
                    <w:left w:val="none" w:sz="0" w:space="0" w:color="auto"/>
                    <w:bottom w:val="none" w:sz="0" w:space="0" w:color="auto"/>
                    <w:right w:val="none" w:sz="0" w:space="0" w:color="auto"/>
                  </w:divBdr>
                  <w:divsChild>
                    <w:div w:id="386152298">
                      <w:marLeft w:val="0"/>
                      <w:marRight w:val="0"/>
                      <w:marTop w:val="0"/>
                      <w:marBottom w:val="0"/>
                      <w:divBdr>
                        <w:top w:val="none" w:sz="0" w:space="0" w:color="auto"/>
                        <w:left w:val="none" w:sz="0" w:space="0" w:color="auto"/>
                        <w:bottom w:val="none" w:sz="0" w:space="0" w:color="auto"/>
                        <w:right w:val="none" w:sz="0" w:space="0" w:color="auto"/>
                      </w:divBdr>
                      <w:divsChild>
                        <w:div w:id="780611087">
                          <w:marLeft w:val="0"/>
                          <w:marRight w:val="0"/>
                          <w:marTop w:val="0"/>
                          <w:marBottom w:val="0"/>
                          <w:divBdr>
                            <w:top w:val="none" w:sz="0" w:space="0" w:color="auto"/>
                            <w:left w:val="none" w:sz="0" w:space="0" w:color="auto"/>
                            <w:bottom w:val="none" w:sz="0" w:space="0" w:color="auto"/>
                            <w:right w:val="none" w:sz="0" w:space="0" w:color="auto"/>
                          </w:divBdr>
                          <w:divsChild>
                            <w:div w:id="332269722">
                              <w:marLeft w:val="0"/>
                              <w:marRight w:val="0"/>
                              <w:marTop w:val="0"/>
                              <w:marBottom w:val="0"/>
                              <w:divBdr>
                                <w:top w:val="none" w:sz="0" w:space="0" w:color="auto"/>
                                <w:left w:val="none" w:sz="0" w:space="0" w:color="auto"/>
                                <w:bottom w:val="none" w:sz="0" w:space="0" w:color="auto"/>
                                <w:right w:val="none" w:sz="0" w:space="0" w:color="auto"/>
                              </w:divBdr>
                              <w:divsChild>
                                <w:div w:id="223300320">
                                  <w:marLeft w:val="0"/>
                                  <w:marRight w:val="0"/>
                                  <w:marTop w:val="0"/>
                                  <w:marBottom w:val="0"/>
                                  <w:divBdr>
                                    <w:top w:val="none" w:sz="0" w:space="0" w:color="auto"/>
                                    <w:left w:val="none" w:sz="0" w:space="0" w:color="auto"/>
                                    <w:bottom w:val="none" w:sz="0" w:space="0" w:color="auto"/>
                                    <w:right w:val="none" w:sz="0" w:space="0" w:color="auto"/>
                                  </w:divBdr>
                                </w:div>
                              </w:divsChild>
                            </w:div>
                            <w:div w:id="967202860">
                              <w:marLeft w:val="0"/>
                              <w:marRight w:val="0"/>
                              <w:marTop w:val="0"/>
                              <w:marBottom w:val="0"/>
                              <w:divBdr>
                                <w:top w:val="none" w:sz="0" w:space="0" w:color="auto"/>
                                <w:left w:val="none" w:sz="0" w:space="0" w:color="auto"/>
                                <w:bottom w:val="none" w:sz="0" w:space="0" w:color="auto"/>
                                <w:right w:val="none" w:sz="0" w:space="0" w:color="auto"/>
                              </w:divBdr>
                              <w:divsChild>
                                <w:div w:id="13874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0">
                  <w:marLeft w:val="0"/>
                  <w:marRight w:val="0"/>
                  <w:marTop w:val="0"/>
                  <w:marBottom w:val="0"/>
                  <w:divBdr>
                    <w:top w:val="none" w:sz="0" w:space="0" w:color="auto"/>
                    <w:left w:val="none" w:sz="0" w:space="0" w:color="auto"/>
                    <w:bottom w:val="none" w:sz="0" w:space="0" w:color="auto"/>
                    <w:right w:val="none" w:sz="0" w:space="0" w:color="auto"/>
                  </w:divBdr>
                  <w:divsChild>
                    <w:div w:id="1590696618">
                      <w:marLeft w:val="0"/>
                      <w:marRight w:val="0"/>
                      <w:marTop w:val="0"/>
                      <w:marBottom w:val="0"/>
                      <w:divBdr>
                        <w:top w:val="none" w:sz="0" w:space="0" w:color="auto"/>
                        <w:left w:val="none" w:sz="0" w:space="0" w:color="auto"/>
                        <w:bottom w:val="none" w:sz="0" w:space="0" w:color="auto"/>
                        <w:right w:val="none" w:sz="0" w:space="0" w:color="auto"/>
                      </w:divBdr>
                      <w:divsChild>
                        <w:div w:id="1555896571">
                          <w:marLeft w:val="0"/>
                          <w:marRight w:val="0"/>
                          <w:marTop w:val="0"/>
                          <w:marBottom w:val="0"/>
                          <w:divBdr>
                            <w:top w:val="none" w:sz="0" w:space="0" w:color="auto"/>
                            <w:left w:val="none" w:sz="0" w:space="0" w:color="auto"/>
                            <w:bottom w:val="none" w:sz="0" w:space="0" w:color="auto"/>
                            <w:right w:val="none" w:sz="0" w:space="0" w:color="auto"/>
                          </w:divBdr>
                          <w:divsChild>
                            <w:div w:id="63769836">
                              <w:marLeft w:val="0"/>
                              <w:marRight w:val="0"/>
                              <w:marTop w:val="0"/>
                              <w:marBottom w:val="0"/>
                              <w:divBdr>
                                <w:top w:val="none" w:sz="0" w:space="0" w:color="auto"/>
                                <w:left w:val="none" w:sz="0" w:space="0" w:color="auto"/>
                                <w:bottom w:val="none" w:sz="0" w:space="0" w:color="auto"/>
                                <w:right w:val="none" w:sz="0" w:space="0" w:color="auto"/>
                              </w:divBdr>
                              <w:divsChild>
                                <w:div w:id="1019937635">
                                  <w:marLeft w:val="0"/>
                                  <w:marRight w:val="0"/>
                                  <w:marTop w:val="0"/>
                                  <w:marBottom w:val="0"/>
                                  <w:divBdr>
                                    <w:top w:val="none" w:sz="0" w:space="0" w:color="auto"/>
                                    <w:left w:val="none" w:sz="0" w:space="0" w:color="auto"/>
                                    <w:bottom w:val="none" w:sz="0" w:space="0" w:color="auto"/>
                                    <w:right w:val="none" w:sz="0" w:space="0" w:color="auto"/>
                                  </w:divBdr>
                                </w:div>
                              </w:divsChild>
                            </w:div>
                            <w:div w:id="1350328082">
                              <w:marLeft w:val="0"/>
                              <w:marRight w:val="0"/>
                              <w:marTop w:val="0"/>
                              <w:marBottom w:val="0"/>
                              <w:divBdr>
                                <w:top w:val="none" w:sz="0" w:space="0" w:color="auto"/>
                                <w:left w:val="none" w:sz="0" w:space="0" w:color="auto"/>
                                <w:bottom w:val="none" w:sz="0" w:space="0" w:color="auto"/>
                                <w:right w:val="none" w:sz="0" w:space="0" w:color="auto"/>
                              </w:divBdr>
                              <w:divsChild>
                                <w:div w:id="1286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3827">
                  <w:marLeft w:val="0"/>
                  <w:marRight w:val="0"/>
                  <w:marTop w:val="0"/>
                  <w:marBottom w:val="0"/>
                  <w:divBdr>
                    <w:top w:val="none" w:sz="0" w:space="0" w:color="auto"/>
                    <w:left w:val="none" w:sz="0" w:space="0" w:color="auto"/>
                    <w:bottom w:val="none" w:sz="0" w:space="0" w:color="auto"/>
                    <w:right w:val="none" w:sz="0" w:space="0" w:color="auto"/>
                  </w:divBdr>
                  <w:divsChild>
                    <w:div w:id="1664041871">
                      <w:marLeft w:val="0"/>
                      <w:marRight w:val="0"/>
                      <w:marTop w:val="0"/>
                      <w:marBottom w:val="0"/>
                      <w:divBdr>
                        <w:top w:val="none" w:sz="0" w:space="0" w:color="auto"/>
                        <w:left w:val="none" w:sz="0" w:space="0" w:color="auto"/>
                        <w:bottom w:val="none" w:sz="0" w:space="0" w:color="auto"/>
                        <w:right w:val="none" w:sz="0" w:space="0" w:color="auto"/>
                      </w:divBdr>
                      <w:divsChild>
                        <w:div w:id="1512260619">
                          <w:marLeft w:val="0"/>
                          <w:marRight w:val="0"/>
                          <w:marTop w:val="0"/>
                          <w:marBottom w:val="0"/>
                          <w:divBdr>
                            <w:top w:val="none" w:sz="0" w:space="0" w:color="auto"/>
                            <w:left w:val="none" w:sz="0" w:space="0" w:color="auto"/>
                            <w:bottom w:val="none" w:sz="0" w:space="0" w:color="auto"/>
                            <w:right w:val="none" w:sz="0" w:space="0" w:color="auto"/>
                          </w:divBdr>
                          <w:divsChild>
                            <w:div w:id="1266959693">
                              <w:marLeft w:val="0"/>
                              <w:marRight w:val="0"/>
                              <w:marTop w:val="0"/>
                              <w:marBottom w:val="0"/>
                              <w:divBdr>
                                <w:top w:val="none" w:sz="0" w:space="0" w:color="auto"/>
                                <w:left w:val="none" w:sz="0" w:space="0" w:color="auto"/>
                                <w:bottom w:val="none" w:sz="0" w:space="0" w:color="auto"/>
                                <w:right w:val="none" w:sz="0" w:space="0" w:color="auto"/>
                              </w:divBdr>
                              <w:divsChild>
                                <w:div w:id="690882389">
                                  <w:marLeft w:val="0"/>
                                  <w:marRight w:val="0"/>
                                  <w:marTop w:val="0"/>
                                  <w:marBottom w:val="0"/>
                                  <w:divBdr>
                                    <w:top w:val="none" w:sz="0" w:space="0" w:color="auto"/>
                                    <w:left w:val="none" w:sz="0" w:space="0" w:color="auto"/>
                                    <w:bottom w:val="none" w:sz="0" w:space="0" w:color="auto"/>
                                    <w:right w:val="none" w:sz="0" w:space="0" w:color="auto"/>
                                  </w:divBdr>
                                </w:div>
                              </w:divsChild>
                            </w:div>
                            <w:div w:id="132139466">
                              <w:marLeft w:val="0"/>
                              <w:marRight w:val="0"/>
                              <w:marTop w:val="0"/>
                              <w:marBottom w:val="0"/>
                              <w:divBdr>
                                <w:top w:val="none" w:sz="0" w:space="0" w:color="auto"/>
                                <w:left w:val="none" w:sz="0" w:space="0" w:color="auto"/>
                                <w:bottom w:val="none" w:sz="0" w:space="0" w:color="auto"/>
                                <w:right w:val="none" w:sz="0" w:space="0" w:color="auto"/>
                              </w:divBdr>
                              <w:divsChild>
                                <w:div w:id="11175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0178">
                  <w:marLeft w:val="0"/>
                  <w:marRight w:val="0"/>
                  <w:marTop w:val="0"/>
                  <w:marBottom w:val="0"/>
                  <w:divBdr>
                    <w:top w:val="none" w:sz="0" w:space="0" w:color="auto"/>
                    <w:left w:val="none" w:sz="0" w:space="0" w:color="auto"/>
                    <w:bottom w:val="none" w:sz="0" w:space="0" w:color="auto"/>
                    <w:right w:val="none" w:sz="0" w:space="0" w:color="auto"/>
                  </w:divBdr>
                  <w:divsChild>
                    <w:div w:id="1616059257">
                      <w:marLeft w:val="0"/>
                      <w:marRight w:val="0"/>
                      <w:marTop w:val="0"/>
                      <w:marBottom w:val="0"/>
                      <w:divBdr>
                        <w:top w:val="none" w:sz="0" w:space="0" w:color="auto"/>
                        <w:left w:val="none" w:sz="0" w:space="0" w:color="auto"/>
                        <w:bottom w:val="none" w:sz="0" w:space="0" w:color="auto"/>
                        <w:right w:val="none" w:sz="0" w:space="0" w:color="auto"/>
                      </w:divBdr>
                      <w:divsChild>
                        <w:div w:id="667170445">
                          <w:marLeft w:val="0"/>
                          <w:marRight w:val="0"/>
                          <w:marTop w:val="0"/>
                          <w:marBottom w:val="0"/>
                          <w:divBdr>
                            <w:top w:val="none" w:sz="0" w:space="0" w:color="auto"/>
                            <w:left w:val="none" w:sz="0" w:space="0" w:color="auto"/>
                            <w:bottom w:val="none" w:sz="0" w:space="0" w:color="auto"/>
                            <w:right w:val="none" w:sz="0" w:space="0" w:color="auto"/>
                          </w:divBdr>
                          <w:divsChild>
                            <w:div w:id="88041110">
                              <w:marLeft w:val="0"/>
                              <w:marRight w:val="0"/>
                              <w:marTop w:val="0"/>
                              <w:marBottom w:val="0"/>
                              <w:divBdr>
                                <w:top w:val="none" w:sz="0" w:space="0" w:color="auto"/>
                                <w:left w:val="none" w:sz="0" w:space="0" w:color="auto"/>
                                <w:bottom w:val="none" w:sz="0" w:space="0" w:color="auto"/>
                                <w:right w:val="none" w:sz="0" w:space="0" w:color="auto"/>
                              </w:divBdr>
                              <w:divsChild>
                                <w:div w:id="180629444">
                                  <w:marLeft w:val="0"/>
                                  <w:marRight w:val="0"/>
                                  <w:marTop w:val="0"/>
                                  <w:marBottom w:val="0"/>
                                  <w:divBdr>
                                    <w:top w:val="none" w:sz="0" w:space="0" w:color="auto"/>
                                    <w:left w:val="none" w:sz="0" w:space="0" w:color="auto"/>
                                    <w:bottom w:val="none" w:sz="0" w:space="0" w:color="auto"/>
                                    <w:right w:val="none" w:sz="0" w:space="0" w:color="auto"/>
                                  </w:divBdr>
                                </w:div>
                              </w:divsChild>
                            </w:div>
                            <w:div w:id="937910597">
                              <w:marLeft w:val="0"/>
                              <w:marRight w:val="0"/>
                              <w:marTop w:val="0"/>
                              <w:marBottom w:val="0"/>
                              <w:divBdr>
                                <w:top w:val="none" w:sz="0" w:space="0" w:color="auto"/>
                                <w:left w:val="none" w:sz="0" w:space="0" w:color="auto"/>
                                <w:bottom w:val="none" w:sz="0" w:space="0" w:color="auto"/>
                                <w:right w:val="none" w:sz="0" w:space="0" w:color="auto"/>
                              </w:divBdr>
                              <w:divsChild>
                                <w:div w:id="7373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23576">
                  <w:marLeft w:val="0"/>
                  <w:marRight w:val="0"/>
                  <w:marTop w:val="0"/>
                  <w:marBottom w:val="0"/>
                  <w:divBdr>
                    <w:top w:val="none" w:sz="0" w:space="0" w:color="auto"/>
                    <w:left w:val="none" w:sz="0" w:space="0" w:color="auto"/>
                    <w:bottom w:val="none" w:sz="0" w:space="0" w:color="auto"/>
                    <w:right w:val="none" w:sz="0" w:space="0" w:color="auto"/>
                  </w:divBdr>
                  <w:divsChild>
                    <w:div w:id="1999503438">
                      <w:marLeft w:val="0"/>
                      <w:marRight w:val="0"/>
                      <w:marTop w:val="0"/>
                      <w:marBottom w:val="0"/>
                      <w:divBdr>
                        <w:top w:val="none" w:sz="0" w:space="0" w:color="auto"/>
                        <w:left w:val="none" w:sz="0" w:space="0" w:color="auto"/>
                        <w:bottom w:val="none" w:sz="0" w:space="0" w:color="auto"/>
                        <w:right w:val="none" w:sz="0" w:space="0" w:color="auto"/>
                      </w:divBdr>
                      <w:divsChild>
                        <w:div w:id="1119714873">
                          <w:marLeft w:val="0"/>
                          <w:marRight w:val="0"/>
                          <w:marTop w:val="0"/>
                          <w:marBottom w:val="0"/>
                          <w:divBdr>
                            <w:top w:val="none" w:sz="0" w:space="0" w:color="auto"/>
                            <w:left w:val="none" w:sz="0" w:space="0" w:color="auto"/>
                            <w:bottom w:val="none" w:sz="0" w:space="0" w:color="auto"/>
                            <w:right w:val="none" w:sz="0" w:space="0" w:color="auto"/>
                          </w:divBdr>
                          <w:divsChild>
                            <w:div w:id="1777363513">
                              <w:marLeft w:val="0"/>
                              <w:marRight w:val="0"/>
                              <w:marTop w:val="0"/>
                              <w:marBottom w:val="0"/>
                              <w:divBdr>
                                <w:top w:val="none" w:sz="0" w:space="0" w:color="auto"/>
                                <w:left w:val="none" w:sz="0" w:space="0" w:color="auto"/>
                                <w:bottom w:val="none" w:sz="0" w:space="0" w:color="auto"/>
                                <w:right w:val="none" w:sz="0" w:space="0" w:color="auto"/>
                              </w:divBdr>
                              <w:divsChild>
                                <w:div w:id="1969585944">
                                  <w:marLeft w:val="0"/>
                                  <w:marRight w:val="0"/>
                                  <w:marTop w:val="0"/>
                                  <w:marBottom w:val="0"/>
                                  <w:divBdr>
                                    <w:top w:val="none" w:sz="0" w:space="0" w:color="auto"/>
                                    <w:left w:val="none" w:sz="0" w:space="0" w:color="auto"/>
                                    <w:bottom w:val="none" w:sz="0" w:space="0" w:color="auto"/>
                                    <w:right w:val="none" w:sz="0" w:space="0" w:color="auto"/>
                                  </w:divBdr>
                                </w:div>
                              </w:divsChild>
                            </w:div>
                            <w:div w:id="2124230638">
                              <w:marLeft w:val="0"/>
                              <w:marRight w:val="0"/>
                              <w:marTop w:val="0"/>
                              <w:marBottom w:val="0"/>
                              <w:divBdr>
                                <w:top w:val="none" w:sz="0" w:space="0" w:color="auto"/>
                                <w:left w:val="none" w:sz="0" w:space="0" w:color="auto"/>
                                <w:bottom w:val="none" w:sz="0" w:space="0" w:color="auto"/>
                                <w:right w:val="none" w:sz="0" w:space="0" w:color="auto"/>
                              </w:divBdr>
                              <w:divsChild>
                                <w:div w:id="898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3388">
                  <w:marLeft w:val="0"/>
                  <w:marRight w:val="0"/>
                  <w:marTop w:val="0"/>
                  <w:marBottom w:val="0"/>
                  <w:divBdr>
                    <w:top w:val="none" w:sz="0" w:space="0" w:color="auto"/>
                    <w:left w:val="none" w:sz="0" w:space="0" w:color="auto"/>
                    <w:bottom w:val="none" w:sz="0" w:space="0" w:color="auto"/>
                    <w:right w:val="none" w:sz="0" w:space="0" w:color="auto"/>
                  </w:divBdr>
                  <w:divsChild>
                    <w:div w:id="1051272467">
                      <w:marLeft w:val="0"/>
                      <w:marRight w:val="0"/>
                      <w:marTop w:val="0"/>
                      <w:marBottom w:val="0"/>
                      <w:divBdr>
                        <w:top w:val="none" w:sz="0" w:space="0" w:color="auto"/>
                        <w:left w:val="none" w:sz="0" w:space="0" w:color="auto"/>
                        <w:bottom w:val="none" w:sz="0" w:space="0" w:color="auto"/>
                        <w:right w:val="none" w:sz="0" w:space="0" w:color="auto"/>
                      </w:divBdr>
                      <w:divsChild>
                        <w:div w:id="261644476">
                          <w:marLeft w:val="0"/>
                          <w:marRight w:val="0"/>
                          <w:marTop w:val="0"/>
                          <w:marBottom w:val="0"/>
                          <w:divBdr>
                            <w:top w:val="none" w:sz="0" w:space="0" w:color="auto"/>
                            <w:left w:val="none" w:sz="0" w:space="0" w:color="auto"/>
                            <w:bottom w:val="none" w:sz="0" w:space="0" w:color="auto"/>
                            <w:right w:val="none" w:sz="0" w:space="0" w:color="auto"/>
                          </w:divBdr>
                          <w:divsChild>
                            <w:div w:id="801114722">
                              <w:marLeft w:val="0"/>
                              <w:marRight w:val="0"/>
                              <w:marTop w:val="0"/>
                              <w:marBottom w:val="0"/>
                              <w:divBdr>
                                <w:top w:val="none" w:sz="0" w:space="0" w:color="auto"/>
                                <w:left w:val="none" w:sz="0" w:space="0" w:color="auto"/>
                                <w:bottom w:val="none" w:sz="0" w:space="0" w:color="auto"/>
                                <w:right w:val="none" w:sz="0" w:space="0" w:color="auto"/>
                              </w:divBdr>
                              <w:divsChild>
                                <w:div w:id="46295459">
                                  <w:marLeft w:val="0"/>
                                  <w:marRight w:val="0"/>
                                  <w:marTop w:val="0"/>
                                  <w:marBottom w:val="0"/>
                                  <w:divBdr>
                                    <w:top w:val="none" w:sz="0" w:space="0" w:color="auto"/>
                                    <w:left w:val="none" w:sz="0" w:space="0" w:color="auto"/>
                                    <w:bottom w:val="none" w:sz="0" w:space="0" w:color="auto"/>
                                    <w:right w:val="none" w:sz="0" w:space="0" w:color="auto"/>
                                  </w:divBdr>
                                </w:div>
                              </w:divsChild>
                            </w:div>
                            <w:div w:id="255359015">
                              <w:marLeft w:val="0"/>
                              <w:marRight w:val="0"/>
                              <w:marTop w:val="0"/>
                              <w:marBottom w:val="0"/>
                              <w:divBdr>
                                <w:top w:val="none" w:sz="0" w:space="0" w:color="auto"/>
                                <w:left w:val="none" w:sz="0" w:space="0" w:color="auto"/>
                                <w:bottom w:val="none" w:sz="0" w:space="0" w:color="auto"/>
                                <w:right w:val="none" w:sz="0" w:space="0" w:color="auto"/>
                              </w:divBdr>
                              <w:divsChild>
                                <w:div w:id="1310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5405">
                  <w:marLeft w:val="0"/>
                  <w:marRight w:val="0"/>
                  <w:marTop w:val="0"/>
                  <w:marBottom w:val="0"/>
                  <w:divBdr>
                    <w:top w:val="none" w:sz="0" w:space="0" w:color="auto"/>
                    <w:left w:val="none" w:sz="0" w:space="0" w:color="auto"/>
                    <w:bottom w:val="none" w:sz="0" w:space="0" w:color="auto"/>
                    <w:right w:val="none" w:sz="0" w:space="0" w:color="auto"/>
                  </w:divBdr>
                  <w:divsChild>
                    <w:div w:id="1512645047">
                      <w:marLeft w:val="0"/>
                      <w:marRight w:val="0"/>
                      <w:marTop w:val="0"/>
                      <w:marBottom w:val="0"/>
                      <w:divBdr>
                        <w:top w:val="none" w:sz="0" w:space="0" w:color="auto"/>
                        <w:left w:val="none" w:sz="0" w:space="0" w:color="auto"/>
                        <w:bottom w:val="none" w:sz="0" w:space="0" w:color="auto"/>
                        <w:right w:val="none" w:sz="0" w:space="0" w:color="auto"/>
                      </w:divBdr>
                      <w:divsChild>
                        <w:div w:id="1438138054">
                          <w:marLeft w:val="0"/>
                          <w:marRight w:val="0"/>
                          <w:marTop w:val="0"/>
                          <w:marBottom w:val="0"/>
                          <w:divBdr>
                            <w:top w:val="none" w:sz="0" w:space="0" w:color="auto"/>
                            <w:left w:val="none" w:sz="0" w:space="0" w:color="auto"/>
                            <w:bottom w:val="none" w:sz="0" w:space="0" w:color="auto"/>
                            <w:right w:val="none" w:sz="0" w:space="0" w:color="auto"/>
                          </w:divBdr>
                          <w:divsChild>
                            <w:div w:id="1637568376">
                              <w:marLeft w:val="0"/>
                              <w:marRight w:val="0"/>
                              <w:marTop w:val="0"/>
                              <w:marBottom w:val="0"/>
                              <w:divBdr>
                                <w:top w:val="none" w:sz="0" w:space="0" w:color="auto"/>
                                <w:left w:val="none" w:sz="0" w:space="0" w:color="auto"/>
                                <w:bottom w:val="none" w:sz="0" w:space="0" w:color="auto"/>
                                <w:right w:val="none" w:sz="0" w:space="0" w:color="auto"/>
                              </w:divBdr>
                              <w:divsChild>
                                <w:div w:id="1209688157">
                                  <w:marLeft w:val="0"/>
                                  <w:marRight w:val="0"/>
                                  <w:marTop w:val="0"/>
                                  <w:marBottom w:val="0"/>
                                  <w:divBdr>
                                    <w:top w:val="none" w:sz="0" w:space="0" w:color="auto"/>
                                    <w:left w:val="none" w:sz="0" w:space="0" w:color="auto"/>
                                    <w:bottom w:val="none" w:sz="0" w:space="0" w:color="auto"/>
                                    <w:right w:val="none" w:sz="0" w:space="0" w:color="auto"/>
                                  </w:divBdr>
                                </w:div>
                              </w:divsChild>
                            </w:div>
                            <w:div w:id="875119539">
                              <w:marLeft w:val="0"/>
                              <w:marRight w:val="0"/>
                              <w:marTop w:val="0"/>
                              <w:marBottom w:val="0"/>
                              <w:divBdr>
                                <w:top w:val="none" w:sz="0" w:space="0" w:color="auto"/>
                                <w:left w:val="none" w:sz="0" w:space="0" w:color="auto"/>
                                <w:bottom w:val="none" w:sz="0" w:space="0" w:color="auto"/>
                                <w:right w:val="none" w:sz="0" w:space="0" w:color="auto"/>
                              </w:divBdr>
                              <w:divsChild>
                                <w:div w:id="10845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8024">
                  <w:marLeft w:val="0"/>
                  <w:marRight w:val="0"/>
                  <w:marTop w:val="0"/>
                  <w:marBottom w:val="0"/>
                  <w:divBdr>
                    <w:top w:val="none" w:sz="0" w:space="0" w:color="auto"/>
                    <w:left w:val="none" w:sz="0" w:space="0" w:color="auto"/>
                    <w:bottom w:val="none" w:sz="0" w:space="0" w:color="auto"/>
                    <w:right w:val="none" w:sz="0" w:space="0" w:color="auto"/>
                  </w:divBdr>
                  <w:divsChild>
                    <w:div w:id="379207877">
                      <w:marLeft w:val="0"/>
                      <w:marRight w:val="0"/>
                      <w:marTop w:val="0"/>
                      <w:marBottom w:val="0"/>
                      <w:divBdr>
                        <w:top w:val="none" w:sz="0" w:space="0" w:color="auto"/>
                        <w:left w:val="none" w:sz="0" w:space="0" w:color="auto"/>
                        <w:bottom w:val="none" w:sz="0" w:space="0" w:color="auto"/>
                        <w:right w:val="none" w:sz="0" w:space="0" w:color="auto"/>
                      </w:divBdr>
                      <w:divsChild>
                        <w:div w:id="908157189">
                          <w:marLeft w:val="0"/>
                          <w:marRight w:val="0"/>
                          <w:marTop w:val="0"/>
                          <w:marBottom w:val="0"/>
                          <w:divBdr>
                            <w:top w:val="none" w:sz="0" w:space="0" w:color="auto"/>
                            <w:left w:val="none" w:sz="0" w:space="0" w:color="auto"/>
                            <w:bottom w:val="none" w:sz="0" w:space="0" w:color="auto"/>
                            <w:right w:val="none" w:sz="0" w:space="0" w:color="auto"/>
                          </w:divBdr>
                          <w:divsChild>
                            <w:div w:id="1130054350">
                              <w:marLeft w:val="0"/>
                              <w:marRight w:val="0"/>
                              <w:marTop w:val="0"/>
                              <w:marBottom w:val="0"/>
                              <w:divBdr>
                                <w:top w:val="none" w:sz="0" w:space="0" w:color="auto"/>
                                <w:left w:val="none" w:sz="0" w:space="0" w:color="auto"/>
                                <w:bottom w:val="none" w:sz="0" w:space="0" w:color="auto"/>
                                <w:right w:val="none" w:sz="0" w:space="0" w:color="auto"/>
                              </w:divBdr>
                              <w:divsChild>
                                <w:div w:id="1925339164">
                                  <w:marLeft w:val="0"/>
                                  <w:marRight w:val="0"/>
                                  <w:marTop w:val="0"/>
                                  <w:marBottom w:val="0"/>
                                  <w:divBdr>
                                    <w:top w:val="none" w:sz="0" w:space="0" w:color="auto"/>
                                    <w:left w:val="none" w:sz="0" w:space="0" w:color="auto"/>
                                    <w:bottom w:val="none" w:sz="0" w:space="0" w:color="auto"/>
                                    <w:right w:val="none" w:sz="0" w:space="0" w:color="auto"/>
                                  </w:divBdr>
                                </w:div>
                              </w:divsChild>
                            </w:div>
                            <w:div w:id="711151029">
                              <w:marLeft w:val="0"/>
                              <w:marRight w:val="0"/>
                              <w:marTop w:val="0"/>
                              <w:marBottom w:val="0"/>
                              <w:divBdr>
                                <w:top w:val="none" w:sz="0" w:space="0" w:color="auto"/>
                                <w:left w:val="none" w:sz="0" w:space="0" w:color="auto"/>
                                <w:bottom w:val="none" w:sz="0" w:space="0" w:color="auto"/>
                                <w:right w:val="none" w:sz="0" w:space="0" w:color="auto"/>
                              </w:divBdr>
                              <w:divsChild>
                                <w:div w:id="19974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6380">
                  <w:marLeft w:val="0"/>
                  <w:marRight w:val="0"/>
                  <w:marTop w:val="0"/>
                  <w:marBottom w:val="0"/>
                  <w:divBdr>
                    <w:top w:val="none" w:sz="0" w:space="0" w:color="auto"/>
                    <w:left w:val="none" w:sz="0" w:space="0" w:color="auto"/>
                    <w:bottom w:val="none" w:sz="0" w:space="0" w:color="auto"/>
                    <w:right w:val="none" w:sz="0" w:space="0" w:color="auto"/>
                  </w:divBdr>
                  <w:divsChild>
                    <w:div w:id="1893342800">
                      <w:marLeft w:val="0"/>
                      <w:marRight w:val="0"/>
                      <w:marTop w:val="0"/>
                      <w:marBottom w:val="0"/>
                      <w:divBdr>
                        <w:top w:val="none" w:sz="0" w:space="0" w:color="auto"/>
                        <w:left w:val="none" w:sz="0" w:space="0" w:color="auto"/>
                        <w:bottom w:val="none" w:sz="0" w:space="0" w:color="auto"/>
                        <w:right w:val="none" w:sz="0" w:space="0" w:color="auto"/>
                      </w:divBdr>
                      <w:divsChild>
                        <w:div w:id="1889679090">
                          <w:marLeft w:val="0"/>
                          <w:marRight w:val="0"/>
                          <w:marTop w:val="0"/>
                          <w:marBottom w:val="0"/>
                          <w:divBdr>
                            <w:top w:val="none" w:sz="0" w:space="0" w:color="auto"/>
                            <w:left w:val="none" w:sz="0" w:space="0" w:color="auto"/>
                            <w:bottom w:val="none" w:sz="0" w:space="0" w:color="auto"/>
                            <w:right w:val="none" w:sz="0" w:space="0" w:color="auto"/>
                          </w:divBdr>
                          <w:divsChild>
                            <w:div w:id="1305507839">
                              <w:marLeft w:val="0"/>
                              <w:marRight w:val="0"/>
                              <w:marTop w:val="0"/>
                              <w:marBottom w:val="0"/>
                              <w:divBdr>
                                <w:top w:val="none" w:sz="0" w:space="0" w:color="auto"/>
                                <w:left w:val="none" w:sz="0" w:space="0" w:color="auto"/>
                                <w:bottom w:val="none" w:sz="0" w:space="0" w:color="auto"/>
                                <w:right w:val="none" w:sz="0" w:space="0" w:color="auto"/>
                              </w:divBdr>
                              <w:divsChild>
                                <w:div w:id="1553540084">
                                  <w:marLeft w:val="0"/>
                                  <w:marRight w:val="0"/>
                                  <w:marTop w:val="0"/>
                                  <w:marBottom w:val="0"/>
                                  <w:divBdr>
                                    <w:top w:val="none" w:sz="0" w:space="0" w:color="auto"/>
                                    <w:left w:val="none" w:sz="0" w:space="0" w:color="auto"/>
                                    <w:bottom w:val="none" w:sz="0" w:space="0" w:color="auto"/>
                                    <w:right w:val="none" w:sz="0" w:space="0" w:color="auto"/>
                                  </w:divBdr>
                                </w:div>
                              </w:divsChild>
                            </w:div>
                            <w:div w:id="1580290207">
                              <w:marLeft w:val="0"/>
                              <w:marRight w:val="0"/>
                              <w:marTop w:val="0"/>
                              <w:marBottom w:val="0"/>
                              <w:divBdr>
                                <w:top w:val="none" w:sz="0" w:space="0" w:color="auto"/>
                                <w:left w:val="none" w:sz="0" w:space="0" w:color="auto"/>
                                <w:bottom w:val="none" w:sz="0" w:space="0" w:color="auto"/>
                                <w:right w:val="none" w:sz="0" w:space="0" w:color="auto"/>
                              </w:divBdr>
                              <w:divsChild>
                                <w:div w:id="387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8068">
                  <w:marLeft w:val="0"/>
                  <w:marRight w:val="0"/>
                  <w:marTop w:val="0"/>
                  <w:marBottom w:val="0"/>
                  <w:divBdr>
                    <w:top w:val="none" w:sz="0" w:space="0" w:color="auto"/>
                    <w:left w:val="none" w:sz="0" w:space="0" w:color="auto"/>
                    <w:bottom w:val="none" w:sz="0" w:space="0" w:color="auto"/>
                    <w:right w:val="none" w:sz="0" w:space="0" w:color="auto"/>
                  </w:divBdr>
                  <w:divsChild>
                    <w:div w:id="1652246566">
                      <w:marLeft w:val="0"/>
                      <w:marRight w:val="0"/>
                      <w:marTop w:val="0"/>
                      <w:marBottom w:val="0"/>
                      <w:divBdr>
                        <w:top w:val="none" w:sz="0" w:space="0" w:color="auto"/>
                        <w:left w:val="none" w:sz="0" w:space="0" w:color="auto"/>
                        <w:bottom w:val="none" w:sz="0" w:space="0" w:color="auto"/>
                        <w:right w:val="none" w:sz="0" w:space="0" w:color="auto"/>
                      </w:divBdr>
                      <w:divsChild>
                        <w:div w:id="1270621543">
                          <w:marLeft w:val="0"/>
                          <w:marRight w:val="0"/>
                          <w:marTop w:val="0"/>
                          <w:marBottom w:val="0"/>
                          <w:divBdr>
                            <w:top w:val="none" w:sz="0" w:space="0" w:color="auto"/>
                            <w:left w:val="none" w:sz="0" w:space="0" w:color="auto"/>
                            <w:bottom w:val="none" w:sz="0" w:space="0" w:color="auto"/>
                            <w:right w:val="none" w:sz="0" w:space="0" w:color="auto"/>
                          </w:divBdr>
                          <w:divsChild>
                            <w:div w:id="929123740">
                              <w:marLeft w:val="0"/>
                              <w:marRight w:val="0"/>
                              <w:marTop w:val="0"/>
                              <w:marBottom w:val="0"/>
                              <w:divBdr>
                                <w:top w:val="none" w:sz="0" w:space="0" w:color="auto"/>
                                <w:left w:val="none" w:sz="0" w:space="0" w:color="auto"/>
                                <w:bottom w:val="none" w:sz="0" w:space="0" w:color="auto"/>
                                <w:right w:val="none" w:sz="0" w:space="0" w:color="auto"/>
                              </w:divBdr>
                              <w:divsChild>
                                <w:div w:id="1546865524">
                                  <w:marLeft w:val="0"/>
                                  <w:marRight w:val="0"/>
                                  <w:marTop w:val="0"/>
                                  <w:marBottom w:val="0"/>
                                  <w:divBdr>
                                    <w:top w:val="none" w:sz="0" w:space="0" w:color="auto"/>
                                    <w:left w:val="none" w:sz="0" w:space="0" w:color="auto"/>
                                    <w:bottom w:val="none" w:sz="0" w:space="0" w:color="auto"/>
                                    <w:right w:val="none" w:sz="0" w:space="0" w:color="auto"/>
                                  </w:divBdr>
                                </w:div>
                              </w:divsChild>
                            </w:div>
                            <w:div w:id="1561936916">
                              <w:marLeft w:val="0"/>
                              <w:marRight w:val="0"/>
                              <w:marTop w:val="0"/>
                              <w:marBottom w:val="0"/>
                              <w:divBdr>
                                <w:top w:val="none" w:sz="0" w:space="0" w:color="auto"/>
                                <w:left w:val="none" w:sz="0" w:space="0" w:color="auto"/>
                                <w:bottom w:val="none" w:sz="0" w:space="0" w:color="auto"/>
                                <w:right w:val="none" w:sz="0" w:space="0" w:color="auto"/>
                              </w:divBdr>
                              <w:divsChild>
                                <w:div w:id="20097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99059">
                  <w:marLeft w:val="0"/>
                  <w:marRight w:val="0"/>
                  <w:marTop w:val="0"/>
                  <w:marBottom w:val="0"/>
                  <w:divBdr>
                    <w:top w:val="none" w:sz="0" w:space="0" w:color="auto"/>
                    <w:left w:val="none" w:sz="0" w:space="0" w:color="auto"/>
                    <w:bottom w:val="none" w:sz="0" w:space="0" w:color="auto"/>
                    <w:right w:val="none" w:sz="0" w:space="0" w:color="auto"/>
                  </w:divBdr>
                  <w:divsChild>
                    <w:div w:id="696583583">
                      <w:marLeft w:val="0"/>
                      <w:marRight w:val="0"/>
                      <w:marTop w:val="0"/>
                      <w:marBottom w:val="0"/>
                      <w:divBdr>
                        <w:top w:val="none" w:sz="0" w:space="0" w:color="auto"/>
                        <w:left w:val="none" w:sz="0" w:space="0" w:color="auto"/>
                        <w:bottom w:val="none" w:sz="0" w:space="0" w:color="auto"/>
                        <w:right w:val="none" w:sz="0" w:space="0" w:color="auto"/>
                      </w:divBdr>
                      <w:divsChild>
                        <w:div w:id="749038694">
                          <w:marLeft w:val="0"/>
                          <w:marRight w:val="0"/>
                          <w:marTop w:val="0"/>
                          <w:marBottom w:val="0"/>
                          <w:divBdr>
                            <w:top w:val="none" w:sz="0" w:space="0" w:color="auto"/>
                            <w:left w:val="none" w:sz="0" w:space="0" w:color="auto"/>
                            <w:bottom w:val="none" w:sz="0" w:space="0" w:color="auto"/>
                            <w:right w:val="none" w:sz="0" w:space="0" w:color="auto"/>
                          </w:divBdr>
                          <w:divsChild>
                            <w:div w:id="507253133">
                              <w:marLeft w:val="0"/>
                              <w:marRight w:val="0"/>
                              <w:marTop w:val="0"/>
                              <w:marBottom w:val="0"/>
                              <w:divBdr>
                                <w:top w:val="none" w:sz="0" w:space="0" w:color="auto"/>
                                <w:left w:val="none" w:sz="0" w:space="0" w:color="auto"/>
                                <w:bottom w:val="none" w:sz="0" w:space="0" w:color="auto"/>
                                <w:right w:val="none" w:sz="0" w:space="0" w:color="auto"/>
                              </w:divBdr>
                              <w:divsChild>
                                <w:div w:id="1574269273">
                                  <w:marLeft w:val="0"/>
                                  <w:marRight w:val="0"/>
                                  <w:marTop w:val="0"/>
                                  <w:marBottom w:val="0"/>
                                  <w:divBdr>
                                    <w:top w:val="none" w:sz="0" w:space="0" w:color="auto"/>
                                    <w:left w:val="none" w:sz="0" w:space="0" w:color="auto"/>
                                    <w:bottom w:val="none" w:sz="0" w:space="0" w:color="auto"/>
                                    <w:right w:val="none" w:sz="0" w:space="0" w:color="auto"/>
                                  </w:divBdr>
                                </w:div>
                              </w:divsChild>
                            </w:div>
                            <w:div w:id="1384016898">
                              <w:marLeft w:val="0"/>
                              <w:marRight w:val="0"/>
                              <w:marTop w:val="0"/>
                              <w:marBottom w:val="0"/>
                              <w:divBdr>
                                <w:top w:val="none" w:sz="0" w:space="0" w:color="auto"/>
                                <w:left w:val="none" w:sz="0" w:space="0" w:color="auto"/>
                                <w:bottom w:val="none" w:sz="0" w:space="0" w:color="auto"/>
                                <w:right w:val="none" w:sz="0" w:space="0" w:color="auto"/>
                              </w:divBdr>
                              <w:divsChild>
                                <w:div w:id="12872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91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781462436">
                          <w:marLeft w:val="0"/>
                          <w:marRight w:val="0"/>
                          <w:marTop w:val="0"/>
                          <w:marBottom w:val="0"/>
                          <w:divBdr>
                            <w:top w:val="none" w:sz="0" w:space="0" w:color="auto"/>
                            <w:left w:val="none" w:sz="0" w:space="0" w:color="auto"/>
                            <w:bottom w:val="none" w:sz="0" w:space="0" w:color="auto"/>
                            <w:right w:val="none" w:sz="0" w:space="0" w:color="auto"/>
                          </w:divBdr>
                          <w:divsChild>
                            <w:div w:id="1263881223">
                              <w:marLeft w:val="0"/>
                              <w:marRight w:val="0"/>
                              <w:marTop w:val="0"/>
                              <w:marBottom w:val="0"/>
                              <w:divBdr>
                                <w:top w:val="none" w:sz="0" w:space="0" w:color="auto"/>
                                <w:left w:val="none" w:sz="0" w:space="0" w:color="auto"/>
                                <w:bottom w:val="none" w:sz="0" w:space="0" w:color="auto"/>
                                <w:right w:val="none" w:sz="0" w:space="0" w:color="auto"/>
                              </w:divBdr>
                              <w:divsChild>
                                <w:div w:id="291788938">
                                  <w:marLeft w:val="0"/>
                                  <w:marRight w:val="0"/>
                                  <w:marTop w:val="0"/>
                                  <w:marBottom w:val="0"/>
                                  <w:divBdr>
                                    <w:top w:val="none" w:sz="0" w:space="0" w:color="auto"/>
                                    <w:left w:val="none" w:sz="0" w:space="0" w:color="auto"/>
                                    <w:bottom w:val="none" w:sz="0" w:space="0" w:color="auto"/>
                                    <w:right w:val="none" w:sz="0" w:space="0" w:color="auto"/>
                                  </w:divBdr>
                                </w:div>
                              </w:divsChild>
                            </w:div>
                            <w:div w:id="965893398">
                              <w:marLeft w:val="0"/>
                              <w:marRight w:val="0"/>
                              <w:marTop w:val="0"/>
                              <w:marBottom w:val="0"/>
                              <w:divBdr>
                                <w:top w:val="none" w:sz="0" w:space="0" w:color="auto"/>
                                <w:left w:val="none" w:sz="0" w:space="0" w:color="auto"/>
                                <w:bottom w:val="none" w:sz="0" w:space="0" w:color="auto"/>
                                <w:right w:val="none" w:sz="0" w:space="0" w:color="auto"/>
                              </w:divBdr>
                              <w:divsChild>
                                <w:div w:id="1351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0978">
                  <w:marLeft w:val="0"/>
                  <w:marRight w:val="0"/>
                  <w:marTop w:val="0"/>
                  <w:marBottom w:val="0"/>
                  <w:divBdr>
                    <w:top w:val="none" w:sz="0" w:space="0" w:color="auto"/>
                    <w:left w:val="none" w:sz="0" w:space="0" w:color="auto"/>
                    <w:bottom w:val="none" w:sz="0" w:space="0" w:color="auto"/>
                    <w:right w:val="none" w:sz="0" w:space="0" w:color="auto"/>
                  </w:divBdr>
                  <w:divsChild>
                    <w:div w:id="201141004">
                      <w:marLeft w:val="0"/>
                      <w:marRight w:val="0"/>
                      <w:marTop w:val="0"/>
                      <w:marBottom w:val="0"/>
                      <w:divBdr>
                        <w:top w:val="none" w:sz="0" w:space="0" w:color="auto"/>
                        <w:left w:val="none" w:sz="0" w:space="0" w:color="auto"/>
                        <w:bottom w:val="none" w:sz="0" w:space="0" w:color="auto"/>
                        <w:right w:val="none" w:sz="0" w:space="0" w:color="auto"/>
                      </w:divBdr>
                      <w:divsChild>
                        <w:div w:id="575671621">
                          <w:marLeft w:val="0"/>
                          <w:marRight w:val="0"/>
                          <w:marTop w:val="0"/>
                          <w:marBottom w:val="0"/>
                          <w:divBdr>
                            <w:top w:val="none" w:sz="0" w:space="0" w:color="auto"/>
                            <w:left w:val="none" w:sz="0" w:space="0" w:color="auto"/>
                            <w:bottom w:val="none" w:sz="0" w:space="0" w:color="auto"/>
                            <w:right w:val="none" w:sz="0" w:space="0" w:color="auto"/>
                          </w:divBdr>
                          <w:divsChild>
                            <w:div w:id="1844977747">
                              <w:marLeft w:val="0"/>
                              <w:marRight w:val="0"/>
                              <w:marTop w:val="0"/>
                              <w:marBottom w:val="0"/>
                              <w:divBdr>
                                <w:top w:val="none" w:sz="0" w:space="0" w:color="auto"/>
                                <w:left w:val="none" w:sz="0" w:space="0" w:color="auto"/>
                                <w:bottom w:val="none" w:sz="0" w:space="0" w:color="auto"/>
                                <w:right w:val="none" w:sz="0" w:space="0" w:color="auto"/>
                              </w:divBdr>
                              <w:divsChild>
                                <w:div w:id="1931043262">
                                  <w:marLeft w:val="0"/>
                                  <w:marRight w:val="0"/>
                                  <w:marTop w:val="0"/>
                                  <w:marBottom w:val="0"/>
                                  <w:divBdr>
                                    <w:top w:val="none" w:sz="0" w:space="0" w:color="auto"/>
                                    <w:left w:val="none" w:sz="0" w:space="0" w:color="auto"/>
                                    <w:bottom w:val="none" w:sz="0" w:space="0" w:color="auto"/>
                                    <w:right w:val="none" w:sz="0" w:space="0" w:color="auto"/>
                                  </w:divBdr>
                                </w:div>
                              </w:divsChild>
                            </w:div>
                            <w:div w:id="1466238233">
                              <w:marLeft w:val="0"/>
                              <w:marRight w:val="0"/>
                              <w:marTop w:val="0"/>
                              <w:marBottom w:val="0"/>
                              <w:divBdr>
                                <w:top w:val="none" w:sz="0" w:space="0" w:color="auto"/>
                                <w:left w:val="none" w:sz="0" w:space="0" w:color="auto"/>
                                <w:bottom w:val="none" w:sz="0" w:space="0" w:color="auto"/>
                                <w:right w:val="none" w:sz="0" w:space="0" w:color="auto"/>
                              </w:divBdr>
                              <w:divsChild>
                                <w:div w:id="691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19">
                  <w:marLeft w:val="0"/>
                  <w:marRight w:val="0"/>
                  <w:marTop w:val="0"/>
                  <w:marBottom w:val="0"/>
                  <w:divBdr>
                    <w:top w:val="none" w:sz="0" w:space="0" w:color="auto"/>
                    <w:left w:val="none" w:sz="0" w:space="0" w:color="auto"/>
                    <w:bottom w:val="none" w:sz="0" w:space="0" w:color="auto"/>
                    <w:right w:val="none" w:sz="0" w:space="0" w:color="auto"/>
                  </w:divBdr>
                  <w:divsChild>
                    <w:div w:id="1755541623">
                      <w:marLeft w:val="0"/>
                      <w:marRight w:val="0"/>
                      <w:marTop w:val="0"/>
                      <w:marBottom w:val="0"/>
                      <w:divBdr>
                        <w:top w:val="none" w:sz="0" w:space="0" w:color="auto"/>
                        <w:left w:val="none" w:sz="0" w:space="0" w:color="auto"/>
                        <w:bottom w:val="none" w:sz="0" w:space="0" w:color="auto"/>
                        <w:right w:val="none" w:sz="0" w:space="0" w:color="auto"/>
                      </w:divBdr>
                      <w:divsChild>
                        <w:div w:id="1005862839">
                          <w:marLeft w:val="0"/>
                          <w:marRight w:val="0"/>
                          <w:marTop w:val="0"/>
                          <w:marBottom w:val="0"/>
                          <w:divBdr>
                            <w:top w:val="none" w:sz="0" w:space="0" w:color="auto"/>
                            <w:left w:val="none" w:sz="0" w:space="0" w:color="auto"/>
                            <w:bottom w:val="none" w:sz="0" w:space="0" w:color="auto"/>
                            <w:right w:val="none" w:sz="0" w:space="0" w:color="auto"/>
                          </w:divBdr>
                          <w:divsChild>
                            <w:div w:id="710224580">
                              <w:marLeft w:val="0"/>
                              <w:marRight w:val="0"/>
                              <w:marTop w:val="0"/>
                              <w:marBottom w:val="0"/>
                              <w:divBdr>
                                <w:top w:val="none" w:sz="0" w:space="0" w:color="auto"/>
                                <w:left w:val="none" w:sz="0" w:space="0" w:color="auto"/>
                                <w:bottom w:val="none" w:sz="0" w:space="0" w:color="auto"/>
                                <w:right w:val="none" w:sz="0" w:space="0" w:color="auto"/>
                              </w:divBdr>
                              <w:divsChild>
                                <w:div w:id="1538005899">
                                  <w:marLeft w:val="0"/>
                                  <w:marRight w:val="0"/>
                                  <w:marTop w:val="0"/>
                                  <w:marBottom w:val="0"/>
                                  <w:divBdr>
                                    <w:top w:val="none" w:sz="0" w:space="0" w:color="auto"/>
                                    <w:left w:val="none" w:sz="0" w:space="0" w:color="auto"/>
                                    <w:bottom w:val="none" w:sz="0" w:space="0" w:color="auto"/>
                                    <w:right w:val="none" w:sz="0" w:space="0" w:color="auto"/>
                                  </w:divBdr>
                                </w:div>
                              </w:divsChild>
                            </w:div>
                            <w:div w:id="1185099631">
                              <w:marLeft w:val="0"/>
                              <w:marRight w:val="0"/>
                              <w:marTop w:val="0"/>
                              <w:marBottom w:val="0"/>
                              <w:divBdr>
                                <w:top w:val="none" w:sz="0" w:space="0" w:color="auto"/>
                                <w:left w:val="none" w:sz="0" w:space="0" w:color="auto"/>
                                <w:bottom w:val="none" w:sz="0" w:space="0" w:color="auto"/>
                                <w:right w:val="none" w:sz="0" w:space="0" w:color="auto"/>
                              </w:divBdr>
                              <w:divsChild>
                                <w:div w:id="1095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6826">
                  <w:marLeft w:val="0"/>
                  <w:marRight w:val="0"/>
                  <w:marTop w:val="0"/>
                  <w:marBottom w:val="0"/>
                  <w:divBdr>
                    <w:top w:val="none" w:sz="0" w:space="0" w:color="auto"/>
                    <w:left w:val="none" w:sz="0" w:space="0" w:color="auto"/>
                    <w:bottom w:val="none" w:sz="0" w:space="0" w:color="auto"/>
                    <w:right w:val="none" w:sz="0" w:space="0" w:color="auto"/>
                  </w:divBdr>
                  <w:divsChild>
                    <w:div w:id="478233029">
                      <w:marLeft w:val="0"/>
                      <w:marRight w:val="0"/>
                      <w:marTop w:val="0"/>
                      <w:marBottom w:val="0"/>
                      <w:divBdr>
                        <w:top w:val="none" w:sz="0" w:space="0" w:color="auto"/>
                        <w:left w:val="none" w:sz="0" w:space="0" w:color="auto"/>
                        <w:bottom w:val="none" w:sz="0" w:space="0" w:color="auto"/>
                        <w:right w:val="none" w:sz="0" w:space="0" w:color="auto"/>
                      </w:divBdr>
                      <w:divsChild>
                        <w:div w:id="594635918">
                          <w:marLeft w:val="0"/>
                          <w:marRight w:val="0"/>
                          <w:marTop w:val="0"/>
                          <w:marBottom w:val="0"/>
                          <w:divBdr>
                            <w:top w:val="none" w:sz="0" w:space="0" w:color="auto"/>
                            <w:left w:val="none" w:sz="0" w:space="0" w:color="auto"/>
                            <w:bottom w:val="none" w:sz="0" w:space="0" w:color="auto"/>
                            <w:right w:val="none" w:sz="0" w:space="0" w:color="auto"/>
                          </w:divBdr>
                          <w:divsChild>
                            <w:div w:id="807865368">
                              <w:marLeft w:val="0"/>
                              <w:marRight w:val="0"/>
                              <w:marTop w:val="0"/>
                              <w:marBottom w:val="0"/>
                              <w:divBdr>
                                <w:top w:val="none" w:sz="0" w:space="0" w:color="auto"/>
                                <w:left w:val="none" w:sz="0" w:space="0" w:color="auto"/>
                                <w:bottom w:val="none" w:sz="0" w:space="0" w:color="auto"/>
                                <w:right w:val="none" w:sz="0" w:space="0" w:color="auto"/>
                              </w:divBdr>
                              <w:divsChild>
                                <w:div w:id="261761158">
                                  <w:marLeft w:val="0"/>
                                  <w:marRight w:val="0"/>
                                  <w:marTop w:val="0"/>
                                  <w:marBottom w:val="0"/>
                                  <w:divBdr>
                                    <w:top w:val="none" w:sz="0" w:space="0" w:color="auto"/>
                                    <w:left w:val="none" w:sz="0" w:space="0" w:color="auto"/>
                                    <w:bottom w:val="none" w:sz="0" w:space="0" w:color="auto"/>
                                    <w:right w:val="none" w:sz="0" w:space="0" w:color="auto"/>
                                  </w:divBdr>
                                </w:div>
                              </w:divsChild>
                            </w:div>
                            <w:div w:id="1192643063">
                              <w:marLeft w:val="0"/>
                              <w:marRight w:val="0"/>
                              <w:marTop w:val="0"/>
                              <w:marBottom w:val="0"/>
                              <w:divBdr>
                                <w:top w:val="none" w:sz="0" w:space="0" w:color="auto"/>
                                <w:left w:val="none" w:sz="0" w:space="0" w:color="auto"/>
                                <w:bottom w:val="none" w:sz="0" w:space="0" w:color="auto"/>
                                <w:right w:val="none" w:sz="0" w:space="0" w:color="auto"/>
                              </w:divBdr>
                              <w:divsChild>
                                <w:div w:id="31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7696">
                  <w:marLeft w:val="0"/>
                  <w:marRight w:val="0"/>
                  <w:marTop w:val="0"/>
                  <w:marBottom w:val="0"/>
                  <w:divBdr>
                    <w:top w:val="none" w:sz="0" w:space="0" w:color="auto"/>
                    <w:left w:val="none" w:sz="0" w:space="0" w:color="auto"/>
                    <w:bottom w:val="none" w:sz="0" w:space="0" w:color="auto"/>
                    <w:right w:val="none" w:sz="0" w:space="0" w:color="auto"/>
                  </w:divBdr>
                  <w:divsChild>
                    <w:div w:id="1052121847">
                      <w:marLeft w:val="0"/>
                      <w:marRight w:val="0"/>
                      <w:marTop w:val="0"/>
                      <w:marBottom w:val="0"/>
                      <w:divBdr>
                        <w:top w:val="none" w:sz="0" w:space="0" w:color="auto"/>
                        <w:left w:val="none" w:sz="0" w:space="0" w:color="auto"/>
                        <w:bottom w:val="none" w:sz="0" w:space="0" w:color="auto"/>
                        <w:right w:val="none" w:sz="0" w:space="0" w:color="auto"/>
                      </w:divBdr>
                      <w:divsChild>
                        <w:div w:id="527255986">
                          <w:marLeft w:val="0"/>
                          <w:marRight w:val="0"/>
                          <w:marTop w:val="0"/>
                          <w:marBottom w:val="0"/>
                          <w:divBdr>
                            <w:top w:val="none" w:sz="0" w:space="0" w:color="auto"/>
                            <w:left w:val="none" w:sz="0" w:space="0" w:color="auto"/>
                            <w:bottom w:val="none" w:sz="0" w:space="0" w:color="auto"/>
                            <w:right w:val="none" w:sz="0" w:space="0" w:color="auto"/>
                          </w:divBdr>
                          <w:divsChild>
                            <w:div w:id="402722541">
                              <w:marLeft w:val="0"/>
                              <w:marRight w:val="0"/>
                              <w:marTop w:val="0"/>
                              <w:marBottom w:val="0"/>
                              <w:divBdr>
                                <w:top w:val="none" w:sz="0" w:space="0" w:color="auto"/>
                                <w:left w:val="none" w:sz="0" w:space="0" w:color="auto"/>
                                <w:bottom w:val="none" w:sz="0" w:space="0" w:color="auto"/>
                                <w:right w:val="none" w:sz="0" w:space="0" w:color="auto"/>
                              </w:divBdr>
                              <w:divsChild>
                                <w:div w:id="1447196734">
                                  <w:marLeft w:val="0"/>
                                  <w:marRight w:val="0"/>
                                  <w:marTop w:val="0"/>
                                  <w:marBottom w:val="0"/>
                                  <w:divBdr>
                                    <w:top w:val="none" w:sz="0" w:space="0" w:color="auto"/>
                                    <w:left w:val="none" w:sz="0" w:space="0" w:color="auto"/>
                                    <w:bottom w:val="none" w:sz="0" w:space="0" w:color="auto"/>
                                    <w:right w:val="none" w:sz="0" w:space="0" w:color="auto"/>
                                  </w:divBdr>
                                </w:div>
                              </w:divsChild>
                            </w:div>
                            <w:div w:id="1684084491">
                              <w:marLeft w:val="0"/>
                              <w:marRight w:val="0"/>
                              <w:marTop w:val="0"/>
                              <w:marBottom w:val="0"/>
                              <w:divBdr>
                                <w:top w:val="none" w:sz="0" w:space="0" w:color="auto"/>
                                <w:left w:val="none" w:sz="0" w:space="0" w:color="auto"/>
                                <w:bottom w:val="none" w:sz="0" w:space="0" w:color="auto"/>
                                <w:right w:val="none" w:sz="0" w:space="0" w:color="auto"/>
                              </w:divBdr>
                              <w:divsChild>
                                <w:div w:id="341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7054">
                  <w:marLeft w:val="0"/>
                  <w:marRight w:val="0"/>
                  <w:marTop w:val="0"/>
                  <w:marBottom w:val="0"/>
                  <w:divBdr>
                    <w:top w:val="none" w:sz="0" w:space="0" w:color="auto"/>
                    <w:left w:val="none" w:sz="0" w:space="0" w:color="auto"/>
                    <w:bottom w:val="none" w:sz="0" w:space="0" w:color="auto"/>
                    <w:right w:val="none" w:sz="0" w:space="0" w:color="auto"/>
                  </w:divBdr>
                  <w:divsChild>
                    <w:div w:id="1545749242">
                      <w:marLeft w:val="0"/>
                      <w:marRight w:val="0"/>
                      <w:marTop w:val="0"/>
                      <w:marBottom w:val="0"/>
                      <w:divBdr>
                        <w:top w:val="none" w:sz="0" w:space="0" w:color="auto"/>
                        <w:left w:val="none" w:sz="0" w:space="0" w:color="auto"/>
                        <w:bottom w:val="none" w:sz="0" w:space="0" w:color="auto"/>
                        <w:right w:val="none" w:sz="0" w:space="0" w:color="auto"/>
                      </w:divBdr>
                      <w:divsChild>
                        <w:div w:id="716129067">
                          <w:marLeft w:val="0"/>
                          <w:marRight w:val="0"/>
                          <w:marTop w:val="0"/>
                          <w:marBottom w:val="0"/>
                          <w:divBdr>
                            <w:top w:val="none" w:sz="0" w:space="0" w:color="auto"/>
                            <w:left w:val="none" w:sz="0" w:space="0" w:color="auto"/>
                            <w:bottom w:val="none" w:sz="0" w:space="0" w:color="auto"/>
                            <w:right w:val="none" w:sz="0" w:space="0" w:color="auto"/>
                          </w:divBdr>
                          <w:divsChild>
                            <w:div w:id="1415399208">
                              <w:marLeft w:val="0"/>
                              <w:marRight w:val="0"/>
                              <w:marTop w:val="0"/>
                              <w:marBottom w:val="0"/>
                              <w:divBdr>
                                <w:top w:val="none" w:sz="0" w:space="0" w:color="auto"/>
                                <w:left w:val="none" w:sz="0" w:space="0" w:color="auto"/>
                                <w:bottom w:val="none" w:sz="0" w:space="0" w:color="auto"/>
                                <w:right w:val="none" w:sz="0" w:space="0" w:color="auto"/>
                              </w:divBdr>
                              <w:divsChild>
                                <w:div w:id="1808432289">
                                  <w:marLeft w:val="0"/>
                                  <w:marRight w:val="0"/>
                                  <w:marTop w:val="0"/>
                                  <w:marBottom w:val="0"/>
                                  <w:divBdr>
                                    <w:top w:val="none" w:sz="0" w:space="0" w:color="auto"/>
                                    <w:left w:val="none" w:sz="0" w:space="0" w:color="auto"/>
                                    <w:bottom w:val="none" w:sz="0" w:space="0" w:color="auto"/>
                                    <w:right w:val="none" w:sz="0" w:space="0" w:color="auto"/>
                                  </w:divBdr>
                                </w:div>
                              </w:divsChild>
                            </w:div>
                            <w:div w:id="1098022268">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669">
                  <w:marLeft w:val="0"/>
                  <w:marRight w:val="0"/>
                  <w:marTop w:val="0"/>
                  <w:marBottom w:val="0"/>
                  <w:divBdr>
                    <w:top w:val="none" w:sz="0" w:space="0" w:color="auto"/>
                    <w:left w:val="none" w:sz="0" w:space="0" w:color="auto"/>
                    <w:bottom w:val="none" w:sz="0" w:space="0" w:color="auto"/>
                    <w:right w:val="none" w:sz="0" w:space="0" w:color="auto"/>
                  </w:divBdr>
                  <w:divsChild>
                    <w:div w:id="1113935073">
                      <w:marLeft w:val="0"/>
                      <w:marRight w:val="0"/>
                      <w:marTop w:val="0"/>
                      <w:marBottom w:val="0"/>
                      <w:divBdr>
                        <w:top w:val="none" w:sz="0" w:space="0" w:color="auto"/>
                        <w:left w:val="none" w:sz="0" w:space="0" w:color="auto"/>
                        <w:bottom w:val="none" w:sz="0" w:space="0" w:color="auto"/>
                        <w:right w:val="none" w:sz="0" w:space="0" w:color="auto"/>
                      </w:divBdr>
                      <w:divsChild>
                        <w:div w:id="1047605380">
                          <w:marLeft w:val="0"/>
                          <w:marRight w:val="0"/>
                          <w:marTop w:val="0"/>
                          <w:marBottom w:val="0"/>
                          <w:divBdr>
                            <w:top w:val="none" w:sz="0" w:space="0" w:color="auto"/>
                            <w:left w:val="none" w:sz="0" w:space="0" w:color="auto"/>
                            <w:bottom w:val="none" w:sz="0" w:space="0" w:color="auto"/>
                            <w:right w:val="none" w:sz="0" w:space="0" w:color="auto"/>
                          </w:divBdr>
                          <w:divsChild>
                            <w:div w:id="1394425725">
                              <w:marLeft w:val="0"/>
                              <w:marRight w:val="0"/>
                              <w:marTop w:val="0"/>
                              <w:marBottom w:val="0"/>
                              <w:divBdr>
                                <w:top w:val="none" w:sz="0" w:space="0" w:color="auto"/>
                                <w:left w:val="none" w:sz="0" w:space="0" w:color="auto"/>
                                <w:bottom w:val="none" w:sz="0" w:space="0" w:color="auto"/>
                                <w:right w:val="none" w:sz="0" w:space="0" w:color="auto"/>
                              </w:divBdr>
                              <w:divsChild>
                                <w:div w:id="55670638">
                                  <w:marLeft w:val="0"/>
                                  <w:marRight w:val="0"/>
                                  <w:marTop w:val="0"/>
                                  <w:marBottom w:val="0"/>
                                  <w:divBdr>
                                    <w:top w:val="none" w:sz="0" w:space="0" w:color="auto"/>
                                    <w:left w:val="none" w:sz="0" w:space="0" w:color="auto"/>
                                    <w:bottom w:val="none" w:sz="0" w:space="0" w:color="auto"/>
                                    <w:right w:val="none" w:sz="0" w:space="0" w:color="auto"/>
                                  </w:divBdr>
                                </w:div>
                              </w:divsChild>
                            </w:div>
                            <w:div w:id="2102951309">
                              <w:marLeft w:val="0"/>
                              <w:marRight w:val="0"/>
                              <w:marTop w:val="0"/>
                              <w:marBottom w:val="0"/>
                              <w:divBdr>
                                <w:top w:val="none" w:sz="0" w:space="0" w:color="auto"/>
                                <w:left w:val="none" w:sz="0" w:space="0" w:color="auto"/>
                                <w:bottom w:val="none" w:sz="0" w:space="0" w:color="auto"/>
                                <w:right w:val="none" w:sz="0" w:space="0" w:color="auto"/>
                              </w:divBdr>
                              <w:divsChild>
                                <w:div w:id="7626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49648">
                  <w:marLeft w:val="0"/>
                  <w:marRight w:val="0"/>
                  <w:marTop w:val="0"/>
                  <w:marBottom w:val="0"/>
                  <w:divBdr>
                    <w:top w:val="none" w:sz="0" w:space="0" w:color="auto"/>
                    <w:left w:val="none" w:sz="0" w:space="0" w:color="auto"/>
                    <w:bottom w:val="none" w:sz="0" w:space="0" w:color="auto"/>
                    <w:right w:val="none" w:sz="0" w:space="0" w:color="auto"/>
                  </w:divBdr>
                  <w:divsChild>
                    <w:div w:id="178276892">
                      <w:marLeft w:val="0"/>
                      <w:marRight w:val="0"/>
                      <w:marTop w:val="0"/>
                      <w:marBottom w:val="0"/>
                      <w:divBdr>
                        <w:top w:val="none" w:sz="0" w:space="0" w:color="auto"/>
                        <w:left w:val="none" w:sz="0" w:space="0" w:color="auto"/>
                        <w:bottom w:val="none" w:sz="0" w:space="0" w:color="auto"/>
                        <w:right w:val="none" w:sz="0" w:space="0" w:color="auto"/>
                      </w:divBdr>
                      <w:divsChild>
                        <w:div w:id="1715693572">
                          <w:marLeft w:val="0"/>
                          <w:marRight w:val="0"/>
                          <w:marTop w:val="0"/>
                          <w:marBottom w:val="0"/>
                          <w:divBdr>
                            <w:top w:val="none" w:sz="0" w:space="0" w:color="auto"/>
                            <w:left w:val="none" w:sz="0" w:space="0" w:color="auto"/>
                            <w:bottom w:val="none" w:sz="0" w:space="0" w:color="auto"/>
                            <w:right w:val="none" w:sz="0" w:space="0" w:color="auto"/>
                          </w:divBdr>
                          <w:divsChild>
                            <w:div w:id="882443346">
                              <w:marLeft w:val="0"/>
                              <w:marRight w:val="0"/>
                              <w:marTop w:val="0"/>
                              <w:marBottom w:val="0"/>
                              <w:divBdr>
                                <w:top w:val="none" w:sz="0" w:space="0" w:color="auto"/>
                                <w:left w:val="none" w:sz="0" w:space="0" w:color="auto"/>
                                <w:bottom w:val="none" w:sz="0" w:space="0" w:color="auto"/>
                                <w:right w:val="none" w:sz="0" w:space="0" w:color="auto"/>
                              </w:divBdr>
                              <w:divsChild>
                                <w:div w:id="643703201">
                                  <w:marLeft w:val="0"/>
                                  <w:marRight w:val="0"/>
                                  <w:marTop w:val="0"/>
                                  <w:marBottom w:val="0"/>
                                  <w:divBdr>
                                    <w:top w:val="none" w:sz="0" w:space="0" w:color="auto"/>
                                    <w:left w:val="none" w:sz="0" w:space="0" w:color="auto"/>
                                    <w:bottom w:val="none" w:sz="0" w:space="0" w:color="auto"/>
                                    <w:right w:val="none" w:sz="0" w:space="0" w:color="auto"/>
                                  </w:divBdr>
                                </w:div>
                              </w:divsChild>
                            </w:div>
                            <w:div w:id="1991402832">
                              <w:marLeft w:val="0"/>
                              <w:marRight w:val="0"/>
                              <w:marTop w:val="0"/>
                              <w:marBottom w:val="0"/>
                              <w:divBdr>
                                <w:top w:val="none" w:sz="0" w:space="0" w:color="auto"/>
                                <w:left w:val="none" w:sz="0" w:space="0" w:color="auto"/>
                                <w:bottom w:val="none" w:sz="0" w:space="0" w:color="auto"/>
                                <w:right w:val="none" w:sz="0" w:space="0" w:color="auto"/>
                              </w:divBdr>
                              <w:divsChild>
                                <w:div w:id="11374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7021">
                  <w:marLeft w:val="0"/>
                  <w:marRight w:val="0"/>
                  <w:marTop w:val="0"/>
                  <w:marBottom w:val="0"/>
                  <w:divBdr>
                    <w:top w:val="none" w:sz="0" w:space="0" w:color="auto"/>
                    <w:left w:val="none" w:sz="0" w:space="0" w:color="auto"/>
                    <w:bottom w:val="none" w:sz="0" w:space="0" w:color="auto"/>
                    <w:right w:val="none" w:sz="0" w:space="0" w:color="auto"/>
                  </w:divBdr>
                  <w:divsChild>
                    <w:div w:id="1918052422">
                      <w:marLeft w:val="0"/>
                      <w:marRight w:val="0"/>
                      <w:marTop w:val="0"/>
                      <w:marBottom w:val="0"/>
                      <w:divBdr>
                        <w:top w:val="none" w:sz="0" w:space="0" w:color="auto"/>
                        <w:left w:val="none" w:sz="0" w:space="0" w:color="auto"/>
                        <w:bottom w:val="none" w:sz="0" w:space="0" w:color="auto"/>
                        <w:right w:val="none" w:sz="0" w:space="0" w:color="auto"/>
                      </w:divBdr>
                      <w:divsChild>
                        <w:div w:id="2976812">
                          <w:marLeft w:val="0"/>
                          <w:marRight w:val="0"/>
                          <w:marTop w:val="0"/>
                          <w:marBottom w:val="0"/>
                          <w:divBdr>
                            <w:top w:val="none" w:sz="0" w:space="0" w:color="auto"/>
                            <w:left w:val="none" w:sz="0" w:space="0" w:color="auto"/>
                            <w:bottom w:val="none" w:sz="0" w:space="0" w:color="auto"/>
                            <w:right w:val="none" w:sz="0" w:space="0" w:color="auto"/>
                          </w:divBdr>
                          <w:divsChild>
                            <w:div w:id="1517764616">
                              <w:marLeft w:val="0"/>
                              <w:marRight w:val="0"/>
                              <w:marTop w:val="0"/>
                              <w:marBottom w:val="0"/>
                              <w:divBdr>
                                <w:top w:val="none" w:sz="0" w:space="0" w:color="auto"/>
                                <w:left w:val="none" w:sz="0" w:space="0" w:color="auto"/>
                                <w:bottom w:val="none" w:sz="0" w:space="0" w:color="auto"/>
                                <w:right w:val="none" w:sz="0" w:space="0" w:color="auto"/>
                              </w:divBdr>
                              <w:divsChild>
                                <w:div w:id="1967347660">
                                  <w:marLeft w:val="0"/>
                                  <w:marRight w:val="0"/>
                                  <w:marTop w:val="0"/>
                                  <w:marBottom w:val="0"/>
                                  <w:divBdr>
                                    <w:top w:val="none" w:sz="0" w:space="0" w:color="auto"/>
                                    <w:left w:val="none" w:sz="0" w:space="0" w:color="auto"/>
                                    <w:bottom w:val="none" w:sz="0" w:space="0" w:color="auto"/>
                                    <w:right w:val="none" w:sz="0" w:space="0" w:color="auto"/>
                                  </w:divBdr>
                                </w:div>
                              </w:divsChild>
                            </w:div>
                            <w:div w:id="1180855510">
                              <w:marLeft w:val="0"/>
                              <w:marRight w:val="0"/>
                              <w:marTop w:val="0"/>
                              <w:marBottom w:val="0"/>
                              <w:divBdr>
                                <w:top w:val="none" w:sz="0" w:space="0" w:color="auto"/>
                                <w:left w:val="none" w:sz="0" w:space="0" w:color="auto"/>
                                <w:bottom w:val="none" w:sz="0" w:space="0" w:color="auto"/>
                                <w:right w:val="none" w:sz="0" w:space="0" w:color="auto"/>
                              </w:divBdr>
                              <w:divsChild>
                                <w:div w:id="79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9709">
                  <w:marLeft w:val="0"/>
                  <w:marRight w:val="0"/>
                  <w:marTop w:val="0"/>
                  <w:marBottom w:val="0"/>
                  <w:divBdr>
                    <w:top w:val="none" w:sz="0" w:space="0" w:color="auto"/>
                    <w:left w:val="none" w:sz="0" w:space="0" w:color="auto"/>
                    <w:bottom w:val="none" w:sz="0" w:space="0" w:color="auto"/>
                    <w:right w:val="none" w:sz="0" w:space="0" w:color="auto"/>
                  </w:divBdr>
                  <w:divsChild>
                    <w:div w:id="839540141">
                      <w:marLeft w:val="0"/>
                      <w:marRight w:val="0"/>
                      <w:marTop w:val="0"/>
                      <w:marBottom w:val="0"/>
                      <w:divBdr>
                        <w:top w:val="none" w:sz="0" w:space="0" w:color="auto"/>
                        <w:left w:val="none" w:sz="0" w:space="0" w:color="auto"/>
                        <w:bottom w:val="none" w:sz="0" w:space="0" w:color="auto"/>
                        <w:right w:val="none" w:sz="0" w:space="0" w:color="auto"/>
                      </w:divBdr>
                      <w:divsChild>
                        <w:div w:id="1445540712">
                          <w:marLeft w:val="0"/>
                          <w:marRight w:val="0"/>
                          <w:marTop w:val="0"/>
                          <w:marBottom w:val="0"/>
                          <w:divBdr>
                            <w:top w:val="none" w:sz="0" w:space="0" w:color="auto"/>
                            <w:left w:val="none" w:sz="0" w:space="0" w:color="auto"/>
                            <w:bottom w:val="none" w:sz="0" w:space="0" w:color="auto"/>
                            <w:right w:val="none" w:sz="0" w:space="0" w:color="auto"/>
                          </w:divBdr>
                          <w:divsChild>
                            <w:div w:id="716901271">
                              <w:marLeft w:val="0"/>
                              <w:marRight w:val="0"/>
                              <w:marTop w:val="0"/>
                              <w:marBottom w:val="0"/>
                              <w:divBdr>
                                <w:top w:val="none" w:sz="0" w:space="0" w:color="auto"/>
                                <w:left w:val="none" w:sz="0" w:space="0" w:color="auto"/>
                                <w:bottom w:val="none" w:sz="0" w:space="0" w:color="auto"/>
                                <w:right w:val="none" w:sz="0" w:space="0" w:color="auto"/>
                              </w:divBdr>
                              <w:divsChild>
                                <w:div w:id="1198663891">
                                  <w:marLeft w:val="0"/>
                                  <w:marRight w:val="0"/>
                                  <w:marTop w:val="0"/>
                                  <w:marBottom w:val="0"/>
                                  <w:divBdr>
                                    <w:top w:val="none" w:sz="0" w:space="0" w:color="auto"/>
                                    <w:left w:val="none" w:sz="0" w:space="0" w:color="auto"/>
                                    <w:bottom w:val="none" w:sz="0" w:space="0" w:color="auto"/>
                                    <w:right w:val="none" w:sz="0" w:space="0" w:color="auto"/>
                                  </w:divBdr>
                                </w:div>
                              </w:divsChild>
                            </w:div>
                            <w:div w:id="1149246335">
                              <w:marLeft w:val="0"/>
                              <w:marRight w:val="0"/>
                              <w:marTop w:val="0"/>
                              <w:marBottom w:val="0"/>
                              <w:divBdr>
                                <w:top w:val="none" w:sz="0" w:space="0" w:color="auto"/>
                                <w:left w:val="none" w:sz="0" w:space="0" w:color="auto"/>
                                <w:bottom w:val="none" w:sz="0" w:space="0" w:color="auto"/>
                                <w:right w:val="none" w:sz="0" w:space="0" w:color="auto"/>
                              </w:divBdr>
                              <w:divsChild>
                                <w:div w:id="9814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311">
                  <w:marLeft w:val="0"/>
                  <w:marRight w:val="0"/>
                  <w:marTop w:val="0"/>
                  <w:marBottom w:val="0"/>
                  <w:divBdr>
                    <w:top w:val="none" w:sz="0" w:space="0" w:color="auto"/>
                    <w:left w:val="none" w:sz="0" w:space="0" w:color="auto"/>
                    <w:bottom w:val="none" w:sz="0" w:space="0" w:color="auto"/>
                    <w:right w:val="none" w:sz="0" w:space="0" w:color="auto"/>
                  </w:divBdr>
                  <w:divsChild>
                    <w:div w:id="1133791663">
                      <w:marLeft w:val="0"/>
                      <w:marRight w:val="0"/>
                      <w:marTop w:val="0"/>
                      <w:marBottom w:val="0"/>
                      <w:divBdr>
                        <w:top w:val="none" w:sz="0" w:space="0" w:color="auto"/>
                        <w:left w:val="none" w:sz="0" w:space="0" w:color="auto"/>
                        <w:bottom w:val="none" w:sz="0" w:space="0" w:color="auto"/>
                        <w:right w:val="none" w:sz="0" w:space="0" w:color="auto"/>
                      </w:divBdr>
                      <w:divsChild>
                        <w:div w:id="2122264818">
                          <w:marLeft w:val="0"/>
                          <w:marRight w:val="0"/>
                          <w:marTop w:val="0"/>
                          <w:marBottom w:val="0"/>
                          <w:divBdr>
                            <w:top w:val="none" w:sz="0" w:space="0" w:color="auto"/>
                            <w:left w:val="none" w:sz="0" w:space="0" w:color="auto"/>
                            <w:bottom w:val="none" w:sz="0" w:space="0" w:color="auto"/>
                            <w:right w:val="none" w:sz="0" w:space="0" w:color="auto"/>
                          </w:divBdr>
                          <w:divsChild>
                            <w:div w:id="11805039">
                              <w:marLeft w:val="0"/>
                              <w:marRight w:val="0"/>
                              <w:marTop w:val="0"/>
                              <w:marBottom w:val="0"/>
                              <w:divBdr>
                                <w:top w:val="none" w:sz="0" w:space="0" w:color="auto"/>
                                <w:left w:val="none" w:sz="0" w:space="0" w:color="auto"/>
                                <w:bottom w:val="none" w:sz="0" w:space="0" w:color="auto"/>
                                <w:right w:val="none" w:sz="0" w:space="0" w:color="auto"/>
                              </w:divBdr>
                              <w:divsChild>
                                <w:div w:id="927810041">
                                  <w:marLeft w:val="0"/>
                                  <w:marRight w:val="0"/>
                                  <w:marTop w:val="0"/>
                                  <w:marBottom w:val="0"/>
                                  <w:divBdr>
                                    <w:top w:val="none" w:sz="0" w:space="0" w:color="auto"/>
                                    <w:left w:val="none" w:sz="0" w:space="0" w:color="auto"/>
                                    <w:bottom w:val="none" w:sz="0" w:space="0" w:color="auto"/>
                                    <w:right w:val="none" w:sz="0" w:space="0" w:color="auto"/>
                                  </w:divBdr>
                                </w:div>
                              </w:divsChild>
                            </w:div>
                            <w:div w:id="958730161">
                              <w:marLeft w:val="0"/>
                              <w:marRight w:val="0"/>
                              <w:marTop w:val="0"/>
                              <w:marBottom w:val="0"/>
                              <w:divBdr>
                                <w:top w:val="none" w:sz="0" w:space="0" w:color="auto"/>
                                <w:left w:val="none" w:sz="0" w:space="0" w:color="auto"/>
                                <w:bottom w:val="none" w:sz="0" w:space="0" w:color="auto"/>
                                <w:right w:val="none" w:sz="0" w:space="0" w:color="auto"/>
                              </w:divBdr>
                              <w:divsChild>
                                <w:div w:id="1102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73260">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sChild>
                        <w:div w:id="1969117616">
                          <w:marLeft w:val="0"/>
                          <w:marRight w:val="0"/>
                          <w:marTop w:val="0"/>
                          <w:marBottom w:val="0"/>
                          <w:divBdr>
                            <w:top w:val="none" w:sz="0" w:space="0" w:color="auto"/>
                            <w:left w:val="none" w:sz="0" w:space="0" w:color="auto"/>
                            <w:bottom w:val="none" w:sz="0" w:space="0" w:color="auto"/>
                            <w:right w:val="none" w:sz="0" w:space="0" w:color="auto"/>
                          </w:divBdr>
                          <w:divsChild>
                            <w:div w:id="1819034268">
                              <w:marLeft w:val="0"/>
                              <w:marRight w:val="0"/>
                              <w:marTop w:val="0"/>
                              <w:marBottom w:val="0"/>
                              <w:divBdr>
                                <w:top w:val="none" w:sz="0" w:space="0" w:color="auto"/>
                                <w:left w:val="none" w:sz="0" w:space="0" w:color="auto"/>
                                <w:bottom w:val="none" w:sz="0" w:space="0" w:color="auto"/>
                                <w:right w:val="none" w:sz="0" w:space="0" w:color="auto"/>
                              </w:divBdr>
                              <w:divsChild>
                                <w:div w:id="2056194508">
                                  <w:marLeft w:val="0"/>
                                  <w:marRight w:val="0"/>
                                  <w:marTop w:val="0"/>
                                  <w:marBottom w:val="0"/>
                                  <w:divBdr>
                                    <w:top w:val="none" w:sz="0" w:space="0" w:color="auto"/>
                                    <w:left w:val="none" w:sz="0" w:space="0" w:color="auto"/>
                                    <w:bottom w:val="none" w:sz="0" w:space="0" w:color="auto"/>
                                    <w:right w:val="none" w:sz="0" w:space="0" w:color="auto"/>
                                  </w:divBdr>
                                </w:div>
                              </w:divsChild>
                            </w:div>
                            <w:div w:id="1842699347">
                              <w:marLeft w:val="0"/>
                              <w:marRight w:val="0"/>
                              <w:marTop w:val="0"/>
                              <w:marBottom w:val="0"/>
                              <w:divBdr>
                                <w:top w:val="none" w:sz="0" w:space="0" w:color="auto"/>
                                <w:left w:val="none" w:sz="0" w:space="0" w:color="auto"/>
                                <w:bottom w:val="none" w:sz="0" w:space="0" w:color="auto"/>
                                <w:right w:val="none" w:sz="0" w:space="0" w:color="auto"/>
                              </w:divBdr>
                              <w:divsChild>
                                <w:div w:id="75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704">
                  <w:marLeft w:val="0"/>
                  <w:marRight w:val="0"/>
                  <w:marTop w:val="0"/>
                  <w:marBottom w:val="0"/>
                  <w:divBdr>
                    <w:top w:val="none" w:sz="0" w:space="0" w:color="auto"/>
                    <w:left w:val="none" w:sz="0" w:space="0" w:color="auto"/>
                    <w:bottom w:val="none" w:sz="0" w:space="0" w:color="auto"/>
                    <w:right w:val="none" w:sz="0" w:space="0" w:color="auto"/>
                  </w:divBdr>
                  <w:divsChild>
                    <w:div w:id="604070208">
                      <w:marLeft w:val="0"/>
                      <w:marRight w:val="0"/>
                      <w:marTop w:val="0"/>
                      <w:marBottom w:val="0"/>
                      <w:divBdr>
                        <w:top w:val="none" w:sz="0" w:space="0" w:color="auto"/>
                        <w:left w:val="none" w:sz="0" w:space="0" w:color="auto"/>
                        <w:bottom w:val="none" w:sz="0" w:space="0" w:color="auto"/>
                        <w:right w:val="none" w:sz="0" w:space="0" w:color="auto"/>
                      </w:divBdr>
                      <w:divsChild>
                        <w:div w:id="1393891557">
                          <w:marLeft w:val="0"/>
                          <w:marRight w:val="0"/>
                          <w:marTop w:val="0"/>
                          <w:marBottom w:val="0"/>
                          <w:divBdr>
                            <w:top w:val="none" w:sz="0" w:space="0" w:color="auto"/>
                            <w:left w:val="none" w:sz="0" w:space="0" w:color="auto"/>
                            <w:bottom w:val="none" w:sz="0" w:space="0" w:color="auto"/>
                            <w:right w:val="none" w:sz="0" w:space="0" w:color="auto"/>
                          </w:divBdr>
                          <w:divsChild>
                            <w:div w:id="1502964598">
                              <w:marLeft w:val="0"/>
                              <w:marRight w:val="0"/>
                              <w:marTop w:val="0"/>
                              <w:marBottom w:val="0"/>
                              <w:divBdr>
                                <w:top w:val="none" w:sz="0" w:space="0" w:color="auto"/>
                                <w:left w:val="none" w:sz="0" w:space="0" w:color="auto"/>
                                <w:bottom w:val="none" w:sz="0" w:space="0" w:color="auto"/>
                                <w:right w:val="none" w:sz="0" w:space="0" w:color="auto"/>
                              </w:divBdr>
                              <w:divsChild>
                                <w:div w:id="60562486">
                                  <w:marLeft w:val="0"/>
                                  <w:marRight w:val="0"/>
                                  <w:marTop w:val="0"/>
                                  <w:marBottom w:val="0"/>
                                  <w:divBdr>
                                    <w:top w:val="none" w:sz="0" w:space="0" w:color="auto"/>
                                    <w:left w:val="none" w:sz="0" w:space="0" w:color="auto"/>
                                    <w:bottom w:val="none" w:sz="0" w:space="0" w:color="auto"/>
                                    <w:right w:val="none" w:sz="0" w:space="0" w:color="auto"/>
                                  </w:divBdr>
                                </w:div>
                              </w:divsChild>
                            </w:div>
                            <w:div w:id="177431438">
                              <w:marLeft w:val="0"/>
                              <w:marRight w:val="0"/>
                              <w:marTop w:val="0"/>
                              <w:marBottom w:val="0"/>
                              <w:divBdr>
                                <w:top w:val="none" w:sz="0" w:space="0" w:color="auto"/>
                                <w:left w:val="none" w:sz="0" w:space="0" w:color="auto"/>
                                <w:bottom w:val="none" w:sz="0" w:space="0" w:color="auto"/>
                                <w:right w:val="none" w:sz="0" w:space="0" w:color="auto"/>
                              </w:divBdr>
                              <w:divsChild>
                                <w:div w:id="5844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2704">
                  <w:marLeft w:val="0"/>
                  <w:marRight w:val="0"/>
                  <w:marTop w:val="0"/>
                  <w:marBottom w:val="0"/>
                  <w:divBdr>
                    <w:top w:val="none" w:sz="0" w:space="0" w:color="auto"/>
                    <w:left w:val="none" w:sz="0" w:space="0" w:color="auto"/>
                    <w:bottom w:val="none" w:sz="0" w:space="0" w:color="auto"/>
                    <w:right w:val="none" w:sz="0" w:space="0" w:color="auto"/>
                  </w:divBdr>
                  <w:divsChild>
                    <w:div w:id="811217795">
                      <w:marLeft w:val="0"/>
                      <w:marRight w:val="0"/>
                      <w:marTop w:val="0"/>
                      <w:marBottom w:val="0"/>
                      <w:divBdr>
                        <w:top w:val="none" w:sz="0" w:space="0" w:color="auto"/>
                        <w:left w:val="none" w:sz="0" w:space="0" w:color="auto"/>
                        <w:bottom w:val="none" w:sz="0" w:space="0" w:color="auto"/>
                        <w:right w:val="none" w:sz="0" w:space="0" w:color="auto"/>
                      </w:divBdr>
                      <w:divsChild>
                        <w:div w:id="1693190740">
                          <w:marLeft w:val="0"/>
                          <w:marRight w:val="0"/>
                          <w:marTop w:val="0"/>
                          <w:marBottom w:val="0"/>
                          <w:divBdr>
                            <w:top w:val="none" w:sz="0" w:space="0" w:color="auto"/>
                            <w:left w:val="none" w:sz="0" w:space="0" w:color="auto"/>
                            <w:bottom w:val="none" w:sz="0" w:space="0" w:color="auto"/>
                            <w:right w:val="none" w:sz="0" w:space="0" w:color="auto"/>
                          </w:divBdr>
                          <w:divsChild>
                            <w:div w:id="24067412">
                              <w:marLeft w:val="0"/>
                              <w:marRight w:val="0"/>
                              <w:marTop w:val="0"/>
                              <w:marBottom w:val="0"/>
                              <w:divBdr>
                                <w:top w:val="none" w:sz="0" w:space="0" w:color="auto"/>
                                <w:left w:val="none" w:sz="0" w:space="0" w:color="auto"/>
                                <w:bottom w:val="none" w:sz="0" w:space="0" w:color="auto"/>
                                <w:right w:val="none" w:sz="0" w:space="0" w:color="auto"/>
                              </w:divBdr>
                              <w:divsChild>
                                <w:div w:id="963998248">
                                  <w:marLeft w:val="0"/>
                                  <w:marRight w:val="0"/>
                                  <w:marTop w:val="0"/>
                                  <w:marBottom w:val="0"/>
                                  <w:divBdr>
                                    <w:top w:val="none" w:sz="0" w:space="0" w:color="auto"/>
                                    <w:left w:val="none" w:sz="0" w:space="0" w:color="auto"/>
                                    <w:bottom w:val="none" w:sz="0" w:space="0" w:color="auto"/>
                                    <w:right w:val="none" w:sz="0" w:space="0" w:color="auto"/>
                                  </w:divBdr>
                                </w:div>
                              </w:divsChild>
                            </w:div>
                            <w:div w:id="402026633">
                              <w:marLeft w:val="0"/>
                              <w:marRight w:val="0"/>
                              <w:marTop w:val="0"/>
                              <w:marBottom w:val="0"/>
                              <w:divBdr>
                                <w:top w:val="none" w:sz="0" w:space="0" w:color="auto"/>
                                <w:left w:val="none" w:sz="0" w:space="0" w:color="auto"/>
                                <w:bottom w:val="none" w:sz="0" w:space="0" w:color="auto"/>
                                <w:right w:val="none" w:sz="0" w:space="0" w:color="auto"/>
                              </w:divBdr>
                              <w:divsChild>
                                <w:div w:id="14151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411">
                  <w:marLeft w:val="0"/>
                  <w:marRight w:val="0"/>
                  <w:marTop w:val="0"/>
                  <w:marBottom w:val="0"/>
                  <w:divBdr>
                    <w:top w:val="none" w:sz="0" w:space="0" w:color="auto"/>
                    <w:left w:val="none" w:sz="0" w:space="0" w:color="auto"/>
                    <w:bottom w:val="none" w:sz="0" w:space="0" w:color="auto"/>
                    <w:right w:val="none" w:sz="0" w:space="0" w:color="auto"/>
                  </w:divBdr>
                  <w:divsChild>
                    <w:div w:id="302083297">
                      <w:marLeft w:val="0"/>
                      <w:marRight w:val="0"/>
                      <w:marTop w:val="0"/>
                      <w:marBottom w:val="0"/>
                      <w:divBdr>
                        <w:top w:val="none" w:sz="0" w:space="0" w:color="auto"/>
                        <w:left w:val="none" w:sz="0" w:space="0" w:color="auto"/>
                        <w:bottom w:val="none" w:sz="0" w:space="0" w:color="auto"/>
                        <w:right w:val="none" w:sz="0" w:space="0" w:color="auto"/>
                      </w:divBdr>
                      <w:divsChild>
                        <w:div w:id="892695998">
                          <w:marLeft w:val="0"/>
                          <w:marRight w:val="0"/>
                          <w:marTop w:val="0"/>
                          <w:marBottom w:val="0"/>
                          <w:divBdr>
                            <w:top w:val="none" w:sz="0" w:space="0" w:color="auto"/>
                            <w:left w:val="none" w:sz="0" w:space="0" w:color="auto"/>
                            <w:bottom w:val="none" w:sz="0" w:space="0" w:color="auto"/>
                            <w:right w:val="none" w:sz="0" w:space="0" w:color="auto"/>
                          </w:divBdr>
                          <w:divsChild>
                            <w:div w:id="856702257">
                              <w:marLeft w:val="0"/>
                              <w:marRight w:val="0"/>
                              <w:marTop w:val="0"/>
                              <w:marBottom w:val="0"/>
                              <w:divBdr>
                                <w:top w:val="none" w:sz="0" w:space="0" w:color="auto"/>
                                <w:left w:val="none" w:sz="0" w:space="0" w:color="auto"/>
                                <w:bottom w:val="none" w:sz="0" w:space="0" w:color="auto"/>
                                <w:right w:val="none" w:sz="0" w:space="0" w:color="auto"/>
                              </w:divBdr>
                              <w:divsChild>
                                <w:div w:id="2008243832">
                                  <w:marLeft w:val="0"/>
                                  <w:marRight w:val="0"/>
                                  <w:marTop w:val="0"/>
                                  <w:marBottom w:val="0"/>
                                  <w:divBdr>
                                    <w:top w:val="none" w:sz="0" w:space="0" w:color="auto"/>
                                    <w:left w:val="none" w:sz="0" w:space="0" w:color="auto"/>
                                    <w:bottom w:val="none" w:sz="0" w:space="0" w:color="auto"/>
                                    <w:right w:val="none" w:sz="0" w:space="0" w:color="auto"/>
                                  </w:divBdr>
                                </w:div>
                              </w:divsChild>
                            </w:div>
                            <w:div w:id="1199507571">
                              <w:marLeft w:val="0"/>
                              <w:marRight w:val="0"/>
                              <w:marTop w:val="0"/>
                              <w:marBottom w:val="0"/>
                              <w:divBdr>
                                <w:top w:val="none" w:sz="0" w:space="0" w:color="auto"/>
                                <w:left w:val="none" w:sz="0" w:space="0" w:color="auto"/>
                                <w:bottom w:val="none" w:sz="0" w:space="0" w:color="auto"/>
                                <w:right w:val="none" w:sz="0" w:space="0" w:color="auto"/>
                              </w:divBdr>
                              <w:divsChild>
                                <w:div w:id="357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76">
                  <w:marLeft w:val="0"/>
                  <w:marRight w:val="0"/>
                  <w:marTop w:val="0"/>
                  <w:marBottom w:val="0"/>
                  <w:divBdr>
                    <w:top w:val="none" w:sz="0" w:space="0" w:color="auto"/>
                    <w:left w:val="none" w:sz="0" w:space="0" w:color="auto"/>
                    <w:bottom w:val="none" w:sz="0" w:space="0" w:color="auto"/>
                    <w:right w:val="none" w:sz="0" w:space="0" w:color="auto"/>
                  </w:divBdr>
                  <w:divsChild>
                    <w:div w:id="1089889836">
                      <w:marLeft w:val="0"/>
                      <w:marRight w:val="0"/>
                      <w:marTop w:val="0"/>
                      <w:marBottom w:val="0"/>
                      <w:divBdr>
                        <w:top w:val="none" w:sz="0" w:space="0" w:color="auto"/>
                        <w:left w:val="none" w:sz="0" w:space="0" w:color="auto"/>
                        <w:bottom w:val="none" w:sz="0" w:space="0" w:color="auto"/>
                        <w:right w:val="none" w:sz="0" w:space="0" w:color="auto"/>
                      </w:divBdr>
                      <w:divsChild>
                        <w:div w:id="1940485543">
                          <w:marLeft w:val="0"/>
                          <w:marRight w:val="0"/>
                          <w:marTop w:val="0"/>
                          <w:marBottom w:val="0"/>
                          <w:divBdr>
                            <w:top w:val="none" w:sz="0" w:space="0" w:color="auto"/>
                            <w:left w:val="none" w:sz="0" w:space="0" w:color="auto"/>
                            <w:bottom w:val="none" w:sz="0" w:space="0" w:color="auto"/>
                            <w:right w:val="none" w:sz="0" w:space="0" w:color="auto"/>
                          </w:divBdr>
                          <w:divsChild>
                            <w:div w:id="590043829">
                              <w:marLeft w:val="0"/>
                              <w:marRight w:val="0"/>
                              <w:marTop w:val="0"/>
                              <w:marBottom w:val="0"/>
                              <w:divBdr>
                                <w:top w:val="none" w:sz="0" w:space="0" w:color="auto"/>
                                <w:left w:val="none" w:sz="0" w:space="0" w:color="auto"/>
                                <w:bottom w:val="none" w:sz="0" w:space="0" w:color="auto"/>
                                <w:right w:val="none" w:sz="0" w:space="0" w:color="auto"/>
                              </w:divBdr>
                              <w:divsChild>
                                <w:div w:id="715543262">
                                  <w:marLeft w:val="0"/>
                                  <w:marRight w:val="0"/>
                                  <w:marTop w:val="0"/>
                                  <w:marBottom w:val="0"/>
                                  <w:divBdr>
                                    <w:top w:val="none" w:sz="0" w:space="0" w:color="auto"/>
                                    <w:left w:val="none" w:sz="0" w:space="0" w:color="auto"/>
                                    <w:bottom w:val="none" w:sz="0" w:space="0" w:color="auto"/>
                                    <w:right w:val="none" w:sz="0" w:space="0" w:color="auto"/>
                                  </w:divBdr>
                                </w:div>
                              </w:divsChild>
                            </w:div>
                            <w:div w:id="904336772">
                              <w:marLeft w:val="0"/>
                              <w:marRight w:val="0"/>
                              <w:marTop w:val="0"/>
                              <w:marBottom w:val="0"/>
                              <w:divBdr>
                                <w:top w:val="none" w:sz="0" w:space="0" w:color="auto"/>
                                <w:left w:val="none" w:sz="0" w:space="0" w:color="auto"/>
                                <w:bottom w:val="none" w:sz="0" w:space="0" w:color="auto"/>
                                <w:right w:val="none" w:sz="0" w:space="0" w:color="auto"/>
                              </w:divBdr>
                              <w:divsChild>
                                <w:div w:id="1706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7519">
                  <w:marLeft w:val="0"/>
                  <w:marRight w:val="0"/>
                  <w:marTop w:val="0"/>
                  <w:marBottom w:val="0"/>
                  <w:divBdr>
                    <w:top w:val="none" w:sz="0" w:space="0" w:color="auto"/>
                    <w:left w:val="none" w:sz="0" w:space="0" w:color="auto"/>
                    <w:bottom w:val="none" w:sz="0" w:space="0" w:color="auto"/>
                    <w:right w:val="none" w:sz="0" w:space="0" w:color="auto"/>
                  </w:divBdr>
                  <w:divsChild>
                    <w:div w:id="580019801">
                      <w:marLeft w:val="0"/>
                      <w:marRight w:val="0"/>
                      <w:marTop w:val="0"/>
                      <w:marBottom w:val="0"/>
                      <w:divBdr>
                        <w:top w:val="none" w:sz="0" w:space="0" w:color="auto"/>
                        <w:left w:val="none" w:sz="0" w:space="0" w:color="auto"/>
                        <w:bottom w:val="none" w:sz="0" w:space="0" w:color="auto"/>
                        <w:right w:val="none" w:sz="0" w:space="0" w:color="auto"/>
                      </w:divBdr>
                      <w:divsChild>
                        <w:div w:id="1953240430">
                          <w:marLeft w:val="0"/>
                          <w:marRight w:val="0"/>
                          <w:marTop w:val="0"/>
                          <w:marBottom w:val="0"/>
                          <w:divBdr>
                            <w:top w:val="none" w:sz="0" w:space="0" w:color="auto"/>
                            <w:left w:val="none" w:sz="0" w:space="0" w:color="auto"/>
                            <w:bottom w:val="none" w:sz="0" w:space="0" w:color="auto"/>
                            <w:right w:val="none" w:sz="0" w:space="0" w:color="auto"/>
                          </w:divBdr>
                          <w:divsChild>
                            <w:div w:id="255941100">
                              <w:marLeft w:val="0"/>
                              <w:marRight w:val="0"/>
                              <w:marTop w:val="0"/>
                              <w:marBottom w:val="0"/>
                              <w:divBdr>
                                <w:top w:val="none" w:sz="0" w:space="0" w:color="auto"/>
                                <w:left w:val="none" w:sz="0" w:space="0" w:color="auto"/>
                                <w:bottom w:val="none" w:sz="0" w:space="0" w:color="auto"/>
                                <w:right w:val="none" w:sz="0" w:space="0" w:color="auto"/>
                              </w:divBdr>
                              <w:divsChild>
                                <w:div w:id="1006441647">
                                  <w:marLeft w:val="0"/>
                                  <w:marRight w:val="0"/>
                                  <w:marTop w:val="0"/>
                                  <w:marBottom w:val="0"/>
                                  <w:divBdr>
                                    <w:top w:val="none" w:sz="0" w:space="0" w:color="auto"/>
                                    <w:left w:val="none" w:sz="0" w:space="0" w:color="auto"/>
                                    <w:bottom w:val="none" w:sz="0" w:space="0" w:color="auto"/>
                                    <w:right w:val="none" w:sz="0" w:space="0" w:color="auto"/>
                                  </w:divBdr>
                                </w:div>
                              </w:divsChild>
                            </w:div>
                            <w:div w:id="887685270">
                              <w:marLeft w:val="0"/>
                              <w:marRight w:val="0"/>
                              <w:marTop w:val="0"/>
                              <w:marBottom w:val="0"/>
                              <w:divBdr>
                                <w:top w:val="none" w:sz="0" w:space="0" w:color="auto"/>
                                <w:left w:val="none" w:sz="0" w:space="0" w:color="auto"/>
                                <w:bottom w:val="none" w:sz="0" w:space="0" w:color="auto"/>
                                <w:right w:val="none" w:sz="0" w:space="0" w:color="auto"/>
                              </w:divBdr>
                              <w:divsChild>
                                <w:div w:id="1471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8605">
                  <w:marLeft w:val="0"/>
                  <w:marRight w:val="0"/>
                  <w:marTop w:val="0"/>
                  <w:marBottom w:val="0"/>
                  <w:divBdr>
                    <w:top w:val="none" w:sz="0" w:space="0" w:color="auto"/>
                    <w:left w:val="none" w:sz="0" w:space="0" w:color="auto"/>
                    <w:bottom w:val="none" w:sz="0" w:space="0" w:color="auto"/>
                    <w:right w:val="none" w:sz="0" w:space="0" w:color="auto"/>
                  </w:divBdr>
                  <w:divsChild>
                    <w:div w:id="1529028474">
                      <w:marLeft w:val="0"/>
                      <w:marRight w:val="0"/>
                      <w:marTop w:val="0"/>
                      <w:marBottom w:val="0"/>
                      <w:divBdr>
                        <w:top w:val="none" w:sz="0" w:space="0" w:color="auto"/>
                        <w:left w:val="none" w:sz="0" w:space="0" w:color="auto"/>
                        <w:bottom w:val="none" w:sz="0" w:space="0" w:color="auto"/>
                        <w:right w:val="none" w:sz="0" w:space="0" w:color="auto"/>
                      </w:divBdr>
                      <w:divsChild>
                        <w:div w:id="1426994776">
                          <w:marLeft w:val="0"/>
                          <w:marRight w:val="0"/>
                          <w:marTop w:val="0"/>
                          <w:marBottom w:val="0"/>
                          <w:divBdr>
                            <w:top w:val="none" w:sz="0" w:space="0" w:color="auto"/>
                            <w:left w:val="none" w:sz="0" w:space="0" w:color="auto"/>
                            <w:bottom w:val="none" w:sz="0" w:space="0" w:color="auto"/>
                            <w:right w:val="none" w:sz="0" w:space="0" w:color="auto"/>
                          </w:divBdr>
                          <w:divsChild>
                            <w:div w:id="1969435007">
                              <w:marLeft w:val="0"/>
                              <w:marRight w:val="0"/>
                              <w:marTop w:val="0"/>
                              <w:marBottom w:val="0"/>
                              <w:divBdr>
                                <w:top w:val="none" w:sz="0" w:space="0" w:color="auto"/>
                                <w:left w:val="none" w:sz="0" w:space="0" w:color="auto"/>
                                <w:bottom w:val="none" w:sz="0" w:space="0" w:color="auto"/>
                                <w:right w:val="none" w:sz="0" w:space="0" w:color="auto"/>
                              </w:divBdr>
                              <w:divsChild>
                                <w:div w:id="1208845">
                                  <w:marLeft w:val="0"/>
                                  <w:marRight w:val="0"/>
                                  <w:marTop w:val="0"/>
                                  <w:marBottom w:val="0"/>
                                  <w:divBdr>
                                    <w:top w:val="none" w:sz="0" w:space="0" w:color="auto"/>
                                    <w:left w:val="none" w:sz="0" w:space="0" w:color="auto"/>
                                    <w:bottom w:val="none" w:sz="0" w:space="0" w:color="auto"/>
                                    <w:right w:val="none" w:sz="0" w:space="0" w:color="auto"/>
                                  </w:divBdr>
                                </w:div>
                              </w:divsChild>
                            </w:div>
                            <w:div w:id="221909546">
                              <w:marLeft w:val="0"/>
                              <w:marRight w:val="0"/>
                              <w:marTop w:val="0"/>
                              <w:marBottom w:val="0"/>
                              <w:divBdr>
                                <w:top w:val="none" w:sz="0" w:space="0" w:color="auto"/>
                                <w:left w:val="none" w:sz="0" w:space="0" w:color="auto"/>
                                <w:bottom w:val="none" w:sz="0" w:space="0" w:color="auto"/>
                                <w:right w:val="none" w:sz="0" w:space="0" w:color="auto"/>
                              </w:divBdr>
                              <w:divsChild>
                                <w:div w:id="1813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7064">
                  <w:marLeft w:val="0"/>
                  <w:marRight w:val="0"/>
                  <w:marTop w:val="0"/>
                  <w:marBottom w:val="0"/>
                  <w:divBdr>
                    <w:top w:val="none" w:sz="0" w:space="0" w:color="auto"/>
                    <w:left w:val="none" w:sz="0" w:space="0" w:color="auto"/>
                    <w:bottom w:val="none" w:sz="0" w:space="0" w:color="auto"/>
                    <w:right w:val="none" w:sz="0" w:space="0" w:color="auto"/>
                  </w:divBdr>
                  <w:divsChild>
                    <w:div w:id="1884706210">
                      <w:marLeft w:val="0"/>
                      <w:marRight w:val="0"/>
                      <w:marTop w:val="0"/>
                      <w:marBottom w:val="0"/>
                      <w:divBdr>
                        <w:top w:val="none" w:sz="0" w:space="0" w:color="auto"/>
                        <w:left w:val="none" w:sz="0" w:space="0" w:color="auto"/>
                        <w:bottom w:val="none" w:sz="0" w:space="0" w:color="auto"/>
                        <w:right w:val="none" w:sz="0" w:space="0" w:color="auto"/>
                      </w:divBdr>
                      <w:divsChild>
                        <w:div w:id="526914367">
                          <w:marLeft w:val="0"/>
                          <w:marRight w:val="0"/>
                          <w:marTop w:val="0"/>
                          <w:marBottom w:val="0"/>
                          <w:divBdr>
                            <w:top w:val="none" w:sz="0" w:space="0" w:color="auto"/>
                            <w:left w:val="none" w:sz="0" w:space="0" w:color="auto"/>
                            <w:bottom w:val="none" w:sz="0" w:space="0" w:color="auto"/>
                            <w:right w:val="none" w:sz="0" w:space="0" w:color="auto"/>
                          </w:divBdr>
                          <w:divsChild>
                            <w:div w:id="1612856028">
                              <w:marLeft w:val="0"/>
                              <w:marRight w:val="0"/>
                              <w:marTop w:val="0"/>
                              <w:marBottom w:val="0"/>
                              <w:divBdr>
                                <w:top w:val="none" w:sz="0" w:space="0" w:color="auto"/>
                                <w:left w:val="none" w:sz="0" w:space="0" w:color="auto"/>
                                <w:bottom w:val="none" w:sz="0" w:space="0" w:color="auto"/>
                                <w:right w:val="none" w:sz="0" w:space="0" w:color="auto"/>
                              </w:divBdr>
                              <w:divsChild>
                                <w:div w:id="1898124529">
                                  <w:marLeft w:val="0"/>
                                  <w:marRight w:val="0"/>
                                  <w:marTop w:val="0"/>
                                  <w:marBottom w:val="0"/>
                                  <w:divBdr>
                                    <w:top w:val="none" w:sz="0" w:space="0" w:color="auto"/>
                                    <w:left w:val="none" w:sz="0" w:space="0" w:color="auto"/>
                                    <w:bottom w:val="none" w:sz="0" w:space="0" w:color="auto"/>
                                    <w:right w:val="none" w:sz="0" w:space="0" w:color="auto"/>
                                  </w:divBdr>
                                </w:div>
                              </w:divsChild>
                            </w:div>
                            <w:div w:id="326321761">
                              <w:marLeft w:val="0"/>
                              <w:marRight w:val="0"/>
                              <w:marTop w:val="0"/>
                              <w:marBottom w:val="0"/>
                              <w:divBdr>
                                <w:top w:val="none" w:sz="0" w:space="0" w:color="auto"/>
                                <w:left w:val="none" w:sz="0" w:space="0" w:color="auto"/>
                                <w:bottom w:val="none" w:sz="0" w:space="0" w:color="auto"/>
                                <w:right w:val="none" w:sz="0" w:space="0" w:color="auto"/>
                              </w:divBdr>
                              <w:divsChild>
                                <w:div w:id="55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24823">
                  <w:marLeft w:val="0"/>
                  <w:marRight w:val="0"/>
                  <w:marTop w:val="0"/>
                  <w:marBottom w:val="0"/>
                  <w:divBdr>
                    <w:top w:val="none" w:sz="0" w:space="0" w:color="auto"/>
                    <w:left w:val="none" w:sz="0" w:space="0" w:color="auto"/>
                    <w:bottom w:val="none" w:sz="0" w:space="0" w:color="auto"/>
                    <w:right w:val="none" w:sz="0" w:space="0" w:color="auto"/>
                  </w:divBdr>
                  <w:divsChild>
                    <w:div w:id="1022782411">
                      <w:marLeft w:val="0"/>
                      <w:marRight w:val="0"/>
                      <w:marTop w:val="0"/>
                      <w:marBottom w:val="0"/>
                      <w:divBdr>
                        <w:top w:val="none" w:sz="0" w:space="0" w:color="auto"/>
                        <w:left w:val="none" w:sz="0" w:space="0" w:color="auto"/>
                        <w:bottom w:val="none" w:sz="0" w:space="0" w:color="auto"/>
                        <w:right w:val="none" w:sz="0" w:space="0" w:color="auto"/>
                      </w:divBdr>
                      <w:divsChild>
                        <w:div w:id="717555130">
                          <w:marLeft w:val="0"/>
                          <w:marRight w:val="0"/>
                          <w:marTop w:val="0"/>
                          <w:marBottom w:val="0"/>
                          <w:divBdr>
                            <w:top w:val="none" w:sz="0" w:space="0" w:color="auto"/>
                            <w:left w:val="none" w:sz="0" w:space="0" w:color="auto"/>
                            <w:bottom w:val="none" w:sz="0" w:space="0" w:color="auto"/>
                            <w:right w:val="none" w:sz="0" w:space="0" w:color="auto"/>
                          </w:divBdr>
                          <w:divsChild>
                            <w:div w:id="941379571">
                              <w:marLeft w:val="0"/>
                              <w:marRight w:val="0"/>
                              <w:marTop w:val="0"/>
                              <w:marBottom w:val="0"/>
                              <w:divBdr>
                                <w:top w:val="none" w:sz="0" w:space="0" w:color="auto"/>
                                <w:left w:val="none" w:sz="0" w:space="0" w:color="auto"/>
                                <w:bottom w:val="none" w:sz="0" w:space="0" w:color="auto"/>
                                <w:right w:val="none" w:sz="0" w:space="0" w:color="auto"/>
                              </w:divBdr>
                              <w:divsChild>
                                <w:div w:id="352151757">
                                  <w:marLeft w:val="0"/>
                                  <w:marRight w:val="0"/>
                                  <w:marTop w:val="0"/>
                                  <w:marBottom w:val="0"/>
                                  <w:divBdr>
                                    <w:top w:val="none" w:sz="0" w:space="0" w:color="auto"/>
                                    <w:left w:val="none" w:sz="0" w:space="0" w:color="auto"/>
                                    <w:bottom w:val="none" w:sz="0" w:space="0" w:color="auto"/>
                                    <w:right w:val="none" w:sz="0" w:space="0" w:color="auto"/>
                                  </w:divBdr>
                                </w:div>
                              </w:divsChild>
                            </w:div>
                            <w:div w:id="2044555847">
                              <w:marLeft w:val="0"/>
                              <w:marRight w:val="0"/>
                              <w:marTop w:val="0"/>
                              <w:marBottom w:val="0"/>
                              <w:divBdr>
                                <w:top w:val="none" w:sz="0" w:space="0" w:color="auto"/>
                                <w:left w:val="none" w:sz="0" w:space="0" w:color="auto"/>
                                <w:bottom w:val="none" w:sz="0" w:space="0" w:color="auto"/>
                                <w:right w:val="none" w:sz="0" w:space="0" w:color="auto"/>
                              </w:divBdr>
                              <w:divsChild>
                                <w:div w:id="1174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175">
                  <w:marLeft w:val="0"/>
                  <w:marRight w:val="0"/>
                  <w:marTop w:val="0"/>
                  <w:marBottom w:val="0"/>
                  <w:divBdr>
                    <w:top w:val="none" w:sz="0" w:space="0" w:color="auto"/>
                    <w:left w:val="none" w:sz="0" w:space="0" w:color="auto"/>
                    <w:bottom w:val="none" w:sz="0" w:space="0" w:color="auto"/>
                    <w:right w:val="none" w:sz="0" w:space="0" w:color="auto"/>
                  </w:divBdr>
                  <w:divsChild>
                    <w:div w:id="1560556312">
                      <w:marLeft w:val="0"/>
                      <w:marRight w:val="0"/>
                      <w:marTop w:val="0"/>
                      <w:marBottom w:val="0"/>
                      <w:divBdr>
                        <w:top w:val="none" w:sz="0" w:space="0" w:color="auto"/>
                        <w:left w:val="none" w:sz="0" w:space="0" w:color="auto"/>
                        <w:bottom w:val="none" w:sz="0" w:space="0" w:color="auto"/>
                        <w:right w:val="none" w:sz="0" w:space="0" w:color="auto"/>
                      </w:divBdr>
                      <w:divsChild>
                        <w:div w:id="1332753290">
                          <w:marLeft w:val="0"/>
                          <w:marRight w:val="0"/>
                          <w:marTop w:val="0"/>
                          <w:marBottom w:val="0"/>
                          <w:divBdr>
                            <w:top w:val="none" w:sz="0" w:space="0" w:color="auto"/>
                            <w:left w:val="none" w:sz="0" w:space="0" w:color="auto"/>
                            <w:bottom w:val="none" w:sz="0" w:space="0" w:color="auto"/>
                            <w:right w:val="none" w:sz="0" w:space="0" w:color="auto"/>
                          </w:divBdr>
                          <w:divsChild>
                            <w:div w:id="1955281234">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
                              </w:divsChild>
                            </w:div>
                            <w:div w:id="449469732">
                              <w:marLeft w:val="0"/>
                              <w:marRight w:val="0"/>
                              <w:marTop w:val="0"/>
                              <w:marBottom w:val="0"/>
                              <w:divBdr>
                                <w:top w:val="none" w:sz="0" w:space="0" w:color="auto"/>
                                <w:left w:val="none" w:sz="0" w:space="0" w:color="auto"/>
                                <w:bottom w:val="none" w:sz="0" w:space="0" w:color="auto"/>
                                <w:right w:val="none" w:sz="0" w:space="0" w:color="auto"/>
                              </w:divBdr>
                              <w:divsChild>
                                <w:div w:id="2992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32217">
                  <w:marLeft w:val="0"/>
                  <w:marRight w:val="0"/>
                  <w:marTop w:val="0"/>
                  <w:marBottom w:val="0"/>
                  <w:divBdr>
                    <w:top w:val="none" w:sz="0" w:space="0" w:color="auto"/>
                    <w:left w:val="none" w:sz="0" w:space="0" w:color="auto"/>
                    <w:bottom w:val="none" w:sz="0" w:space="0" w:color="auto"/>
                    <w:right w:val="none" w:sz="0" w:space="0" w:color="auto"/>
                  </w:divBdr>
                  <w:divsChild>
                    <w:div w:id="1535652503">
                      <w:marLeft w:val="0"/>
                      <w:marRight w:val="0"/>
                      <w:marTop w:val="0"/>
                      <w:marBottom w:val="0"/>
                      <w:divBdr>
                        <w:top w:val="none" w:sz="0" w:space="0" w:color="auto"/>
                        <w:left w:val="none" w:sz="0" w:space="0" w:color="auto"/>
                        <w:bottom w:val="none" w:sz="0" w:space="0" w:color="auto"/>
                        <w:right w:val="none" w:sz="0" w:space="0" w:color="auto"/>
                      </w:divBdr>
                      <w:divsChild>
                        <w:div w:id="678240854">
                          <w:marLeft w:val="0"/>
                          <w:marRight w:val="0"/>
                          <w:marTop w:val="0"/>
                          <w:marBottom w:val="0"/>
                          <w:divBdr>
                            <w:top w:val="none" w:sz="0" w:space="0" w:color="auto"/>
                            <w:left w:val="none" w:sz="0" w:space="0" w:color="auto"/>
                            <w:bottom w:val="none" w:sz="0" w:space="0" w:color="auto"/>
                            <w:right w:val="none" w:sz="0" w:space="0" w:color="auto"/>
                          </w:divBdr>
                          <w:divsChild>
                            <w:div w:id="714155557">
                              <w:marLeft w:val="0"/>
                              <w:marRight w:val="0"/>
                              <w:marTop w:val="0"/>
                              <w:marBottom w:val="0"/>
                              <w:divBdr>
                                <w:top w:val="none" w:sz="0" w:space="0" w:color="auto"/>
                                <w:left w:val="none" w:sz="0" w:space="0" w:color="auto"/>
                                <w:bottom w:val="none" w:sz="0" w:space="0" w:color="auto"/>
                                <w:right w:val="none" w:sz="0" w:space="0" w:color="auto"/>
                              </w:divBdr>
                              <w:divsChild>
                                <w:div w:id="1346591755">
                                  <w:marLeft w:val="0"/>
                                  <w:marRight w:val="0"/>
                                  <w:marTop w:val="0"/>
                                  <w:marBottom w:val="0"/>
                                  <w:divBdr>
                                    <w:top w:val="none" w:sz="0" w:space="0" w:color="auto"/>
                                    <w:left w:val="none" w:sz="0" w:space="0" w:color="auto"/>
                                    <w:bottom w:val="none" w:sz="0" w:space="0" w:color="auto"/>
                                    <w:right w:val="none" w:sz="0" w:space="0" w:color="auto"/>
                                  </w:divBdr>
                                </w:div>
                              </w:divsChild>
                            </w:div>
                            <w:div w:id="867714884">
                              <w:marLeft w:val="0"/>
                              <w:marRight w:val="0"/>
                              <w:marTop w:val="0"/>
                              <w:marBottom w:val="0"/>
                              <w:divBdr>
                                <w:top w:val="none" w:sz="0" w:space="0" w:color="auto"/>
                                <w:left w:val="none" w:sz="0" w:space="0" w:color="auto"/>
                                <w:bottom w:val="none" w:sz="0" w:space="0" w:color="auto"/>
                                <w:right w:val="none" w:sz="0" w:space="0" w:color="auto"/>
                              </w:divBdr>
                              <w:divsChild>
                                <w:div w:id="16140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795">
                  <w:marLeft w:val="0"/>
                  <w:marRight w:val="0"/>
                  <w:marTop w:val="0"/>
                  <w:marBottom w:val="0"/>
                  <w:divBdr>
                    <w:top w:val="none" w:sz="0" w:space="0" w:color="auto"/>
                    <w:left w:val="none" w:sz="0" w:space="0" w:color="auto"/>
                    <w:bottom w:val="none" w:sz="0" w:space="0" w:color="auto"/>
                    <w:right w:val="none" w:sz="0" w:space="0" w:color="auto"/>
                  </w:divBdr>
                  <w:divsChild>
                    <w:div w:id="1384060882">
                      <w:marLeft w:val="0"/>
                      <w:marRight w:val="0"/>
                      <w:marTop w:val="0"/>
                      <w:marBottom w:val="0"/>
                      <w:divBdr>
                        <w:top w:val="none" w:sz="0" w:space="0" w:color="auto"/>
                        <w:left w:val="none" w:sz="0" w:space="0" w:color="auto"/>
                        <w:bottom w:val="none" w:sz="0" w:space="0" w:color="auto"/>
                        <w:right w:val="none" w:sz="0" w:space="0" w:color="auto"/>
                      </w:divBdr>
                      <w:divsChild>
                        <w:div w:id="599920216">
                          <w:marLeft w:val="0"/>
                          <w:marRight w:val="0"/>
                          <w:marTop w:val="0"/>
                          <w:marBottom w:val="0"/>
                          <w:divBdr>
                            <w:top w:val="none" w:sz="0" w:space="0" w:color="auto"/>
                            <w:left w:val="none" w:sz="0" w:space="0" w:color="auto"/>
                            <w:bottom w:val="none" w:sz="0" w:space="0" w:color="auto"/>
                            <w:right w:val="none" w:sz="0" w:space="0" w:color="auto"/>
                          </w:divBdr>
                          <w:divsChild>
                            <w:div w:id="460727986">
                              <w:marLeft w:val="0"/>
                              <w:marRight w:val="0"/>
                              <w:marTop w:val="0"/>
                              <w:marBottom w:val="0"/>
                              <w:divBdr>
                                <w:top w:val="none" w:sz="0" w:space="0" w:color="auto"/>
                                <w:left w:val="none" w:sz="0" w:space="0" w:color="auto"/>
                                <w:bottom w:val="none" w:sz="0" w:space="0" w:color="auto"/>
                                <w:right w:val="none" w:sz="0" w:space="0" w:color="auto"/>
                              </w:divBdr>
                              <w:divsChild>
                                <w:div w:id="1425876999">
                                  <w:marLeft w:val="0"/>
                                  <w:marRight w:val="0"/>
                                  <w:marTop w:val="0"/>
                                  <w:marBottom w:val="0"/>
                                  <w:divBdr>
                                    <w:top w:val="none" w:sz="0" w:space="0" w:color="auto"/>
                                    <w:left w:val="none" w:sz="0" w:space="0" w:color="auto"/>
                                    <w:bottom w:val="none" w:sz="0" w:space="0" w:color="auto"/>
                                    <w:right w:val="none" w:sz="0" w:space="0" w:color="auto"/>
                                  </w:divBdr>
                                </w:div>
                              </w:divsChild>
                            </w:div>
                            <w:div w:id="148131643">
                              <w:marLeft w:val="0"/>
                              <w:marRight w:val="0"/>
                              <w:marTop w:val="0"/>
                              <w:marBottom w:val="0"/>
                              <w:divBdr>
                                <w:top w:val="none" w:sz="0" w:space="0" w:color="auto"/>
                                <w:left w:val="none" w:sz="0" w:space="0" w:color="auto"/>
                                <w:bottom w:val="none" w:sz="0" w:space="0" w:color="auto"/>
                                <w:right w:val="none" w:sz="0" w:space="0" w:color="auto"/>
                              </w:divBdr>
                              <w:divsChild>
                                <w:div w:id="57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4776">
                  <w:marLeft w:val="0"/>
                  <w:marRight w:val="0"/>
                  <w:marTop w:val="0"/>
                  <w:marBottom w:val="0"/>
                  <w:divBdr>
                    <w:top w:val="none" w:sz="0" w:space="0" w:color="auto"/>
                    <w:left w:val="none" w:sz="0" w:space="0" w:color="auto"/>
                    <w:bottom w:val="none" w:sz="0" w:space="0" w:color="auto"/>
                    <w:right w:val="none" w:sz="0" w:space="0" w:color="auto"/>
                  </w:divBdr>
                  <w:divsChild>
                    <w:div w:id="336930321">
                      <w:marLeft w:val="0"/>
                      <w:marRight w:val="0"/>
                      <w:marTop w:val="0"/>
                      <w:marBottom w:val="0"/>
                      <w:divBdr>
                        <w:top w:val="none" w:sz="0" w:space="0" w:color="auto"/>
                        <w:left w:val="none" w:sz="0" w:space="0" w:color="auto"/>
                        <w:bottom w:val="none" w:sz="0" w:space="0" w:color="auto"/>
                        <w:right w:val="none" w:sz="0" w:space="0" w:color="auto"/>
                      </w:divBdr>
                      <w:divsChild>
                        <w:div w:id="1765957362">
                          <w:marLeft w:val="0"/>
                          <w:marRight w:val="0"/>
                          <w:marTop w:val="0"/>
                          <w:marBottom w:val="0"/>
                          <w:divBdr>
                            <w:top w:val="none" w:sz="0" w:space="0" w:color="auto"/>
                            <w:left w:val="none" w:sz="0" w:space="0" w:color="auto"/>
                            <w:bottom w:val="none" w:sz="0" w:space="0" w:color="auto"/>
                            <w:right w:val="none" w:sz="0" w:space="0" w:color="auto"/>
                          </w:divBdr>
                          <w:divsChild>
                            <w:div w:id="618608927">
                              <w:marLeft w:val="0"/>
                              <w:marRight w:val="0"/>
                              <w:marTop w:val="0"/>
                              <w:marBottom w:val="0"/>
                              <w:divBdr>
                                <w:top w:val="none" w:sz="0" w:space="0" w:color="auto"/>
                                <w:left w:val="none" w:sz="0" w:space="0" w:color="auto"/>
                                <w:bottom w:val="none" w:sz="0" w:space="0" w:color="auto"/>
                                <w:right w:val="none" w:sz="0" w:space="0" w:color="auto"/>
                              </w:divBdr>
                              <w:divsChild>
                                <w:div w:id="1450933705">
                                  <w:marLeft w:val="0"/>
                                  <w:marRight w:val="0"/>
                                  <w:marTop w:val="0"/>
                                  <w:marBottom w:val="0"/>
                                  <w:divBdr>
                                    <w:top w:val="none" w:sz="0" w:space="0" w:color="auto"/>
                                    <w:left w:val="none" w:sz="0" w:space="0" w:color="auto"/>
                                    <w:bottom w:val="none" w:sz="0" w:space="0" w:color="auto"/>
                                    <w:right w:val="none" w:sz="0" w:space="0" w:color="auto"/>
                                  </w:divBdr>
                                </w:div>
                              </w:divsChild>
                            </w:div>
                            <w:div w:id="1812474629">
                              <w:marLeft w:val="0"/>
                              <w:marRight w:val="0"/>
                              <w:marTop w:val="0"/>
                              <w:marBottom w:val="0"/>
                              <w:divBdr>
                                <w:top w:val="none" w:sz="0" w:space="0" w:color="auto"/>
                                <w:left w:val="none" w:sz="0" w:space="0" w:color="auto"/>
                                <w:bottom w:val="none" w:sz="0" w:space="0" w:color="auto"/>
                                <w:right w:val="none" w:sz="0" w:space="0" w:color="auto"/>
                              </w:divBdr>
                              <w:divsChild>
                                <w:div w:id="1666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2319">
                  <w:marLeft w:val="0"/>
                  <w:marRight w:val="0"/>
                  <w:marTop w:val="0"/>
                  <w:marBottom w:val="0"/>
                  <w:divBdr>
                    <w:top w:val="none" w:sz="0" w:space="0" w:color="auto"/>
                    <w:left w:val="none" w:sz="0" w:space="0" w:color="auto"/>
                    <w:bottom w:val="none" w:sz="0" w:space="0" w:color="auto"/>
                    <w:right w:val="none" w:sz="0" w:space="0" w:color="auto"/>
                  </w:divBdr>
                  <w:divsChild>
                    <w:div w:id="861750589">
                      <w:marLeft w:val="0"/>
                      <w:marRight w:val="0"/>
                      <w:marTop w:val="0"/>
                      <w:marBottom w:val="0"/>
                      <w:divBdr>
                        <w:top w:val="none" w:sz="0" w:space="0" w:color="auto"/>
                        <w:left w:val="none" w:sz="0" w:space="0" w:color="auto"/>
                        <w:bottom w:val="none" w:sz="0" w:space="0" w:color="auto"/>
                        <w:right w:val="none" w:sz="0" w:space="0" w:color="auto"/>
                      </w:divBdr>
                      <w:divsChild>
                        <w:div w:id="378090037">
                          <w:marLeft w:val="0"/>
                          <w:marRight w:val="0"/>
                          <w:marTop w:val="0"/>
                          <w:marBottom w:val="0"/>
                          <w:divBdr>
                            <w:top w:val="none" w:sz="0" w:space="0" w:color="auto"/>
                            <w:left w:val="none" w:sz="0" w:space="0" w:color="auto"/>
                            <w:bottom w:val="none" w:sz="0" w:space="0" w:color="auto"/>
                            <w:right w:val="none" w:sz="0" w:space="0" w:color="auto"/>
                          </w:divBdr>
                          <w:divsChild>
                            <w:div w:id="1181625537">
                              <w:marLeft w:val="0"/>
                              <w:marRight w:val="0"/>
                              <w:marTop w:val="0"/>
                              <w:marBottom w:val="0"/>
                              <w:divBdr>
                                <w:top w:val="none" w:sz="0" w:space="0" w:color="auto"/>
                                <w:left w:val="none" w:sz="0" w:space="0" w:color="auto"/>
                                <w:bottom w:val="none" w:sz="0" w:space="0" w:color="auto"/>
                                <w:right w:val="none" w:sz="0" w:space="0" w:color="auto"/>
                              </w:divBdr>
                              <w:divsChild>
                                <w:div w:id="1743719557">
                                  <w:marLeft w:val="0"/>
                                  <w:marRight w:val="0"/>
                                  <w:marTop w:val="0"/>
                                  <w:marBottom w:val="0"/>
                                  <w:divBdr>
                                    <w:top w:val="none" w:sz="0" w:space="0" w:color="auto"/>
                                    <w:left w:val="none" w:sz="0" w:space="0" w:color="auto"/>
                                    <w:bottom w:val="none" w:sz="0" w:space="0" w:color="auto"/>
                                    <w:right w:val="none" w:sz="0" w:space="0" w:color="auto"/>
                                  </w:divBdr>
                                </w:div>
                              </w:divsChild>
                            </w:div>
                            <w:div w:id="1313364702">
                              <w:marLeft w:val="0"/>
                              <w:marRight w:val="0"/>
                              <w:marTop w:val="0"/>
                              <w:marBottom w:val="0"/>
                              <w:divBdr>
                                <w:top w:val="none" w:sz="0" w:space="0" w:color="auto"/>
                                <w:left w:val="none" w:sz="0" w:space="0" w:color="auto"/>
                                <w:bottom w:val="none" w:sz="0" w:space="0" w:color="auto"/>
                                <w:right w:val="none" w:sz="0" w:space="0" w:color="auto"/>
                              </w:divBdr>
                              <w:divsChild>
                                <w:div w:id="259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71767">
                  <w:marLeft w:val="0"/>
                  <w:marRight w:val="0"/>
                  <w:marTop w:val="0"/>
                  <w:marBottom w:val="0"/>
                  <w:divBdr>
                    <w:top w:val="none" w:sz="0" w:space="0" w:color="auto"/>
                    <w:left w:val="none" w:sz="0" w:space="0" w:color="auto"/>
                    <w:bottom w:val="none" w:sz="0" w:space="0" w:color="auto"/>
                    <w:right w:val="none" w:sz="0" w:space="0" w:color="auto"/>
                  </w:divBdr>
                  <w:divsChild>
                    <w:div w:id="1046904658">
                      <w:marLeft w:val="0"/>
                      <w:marRight w:val="0"/>
                      <w:marTop w:val="0"/>
                      <w:marBottom w:val="0"/>
                      <w:divBdr>
                        <w:top w:val="none" w:sz="0" w:space="0" w:color="auto"/>
                        <w:left w:val="none" w:sz="0" w:space="0" w:color="auto"/>
                        <w:bottom w:val="none" w:sz="0" w:space="0" w:color="auto"/>
                        <w:right w:val="none" w:sz="0" w:space="0" w:color="auto"/>
                      </w:divBdr>
                      <w:divsChild>
                        <w:div w:id="1691103220">
                          <w:marLeft w:val="0"/>
                          <w:marRight w:val="0"/>
                          <w:marTop w:val="0"/>
                          <w:marBottom w:val="0"/>
                          <w:divBdr>
                            <w:top w:val="none" w:sz="0" w:space="0" w:color="auto"/>
                            <w:left w:val="none" w:sz="0" w:space="0" w:color="auto"/>
                            <w:bottom w:val="none" w:sz="0" w:space="0" w:color="auto"/>
                            <w:right w:val="none" w:sz="0" w:space="0" w:color="auto"/>
                          </w:divBdr>
                          <w:divsChild>
                            <w:div w:id="1895770900">
                              <w:marLeft w:val="0"/>
                              <w:marRight w:val="0"/>
                              <w:marTop w:val="0"/>
                              <w:marBottom w:val="0"/>
                              <w:divBdr>
                                <w:top w:val="none" w:sz="0" w:space="0" w:color="auto"/>
                                <w:left w:val="none" w:sz="0" w:space="0" w:color="auto"/>
                                <w:bottom w:val="none" w:sz="0" w:space="0" w:color="auto"/>
                                <w:right w:val="none" w:sz="0" w:space="0" w:color="auto"/>
                              </w:divBdr>
                              <w:divsChild>
                                <w:div w:id="485054446">
                                  <w:marLeft w:val="0"/>
                                  <w:marRight w:val="0"/>
                                  <w:marTop w:val="0"/>
                                  <w:marBottom w:val="0"/>
                                  <w:divBdr>
                                    <w:top w:val="none" w:sz="0" w:space="0" w:color="auto"/>
                                    <w:left w:val="none" w:sz="0" w:space="0" w:color="auto"/>
                                    <w:bottom w:val="none" w:sz="0" w:space="0" w:color="auto"/>
                                    <w:right w:val="none" w:sz="0" w:space="0" w:color="auto"/>
                                  </w:divBdr>
                                </w:div>
                              </w:divsChild>
                            </w:div>
                            <w:div w:id="2021278100">
                              <w:marLeft w:val="0"/>
                              <w:marRight w:val="0"/>
                              <w:marTop w:val="0"/>
                              <w:marBottom w:val="0"/>
                              <w:divBdr>
                                <w:top w:val="none" w:sz="0" w:space="0" w:color="auto"/>
                                <w:left w:val="none" w:sz="0" w:space="0" w:color="auto"/>
                                <w:bottom w:val="none" w:sz="0" w:space="0" w:color="auto"/>
                                <w:right w:val="none" w:sz="0" w:space="0" w:color="auto"/>
                              </w:divBdr>
                              <w:divsChild>
                                <w:div w:id="913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12484">
                  <w:marLeft w:val="0"/>
                  <w:marRight w:val="0"/>
                  <w:marTop w:val="0"/>
                  <w:marBottom w:val="0"/>
                  <w:divBdr>
                    <w:top w:val="none" w:sz="0" w:space="0" w:color="auto"/>
                    <w:left w:val="none" w:sz="0" w:space="0" w:color="auto"/>
                    <w:bottom w:val="none" w:sz="0" w:space="0" w:color="auto"/>
                    <w:right w:val="none" w:sz="0" w:space="0" w:color="auto"/>
                  </w:divBdr>
                  <w:divsChild>
                    <w:div w:id="69039447">
                      <w:marLeft w:val="0"/>
                      <w:marRight w:val="0"/>
                      <w:marTop w:val="0"/>
                      <w:marBottom w:val="0"/>
                      <w:divBdr>
                        <w:top w:val="none" w:sz="0" w:space="0" w:color="auto"/>
                        <w:left w:val="none" w:sz="0" w:space="0" w:color="auto"/>
                        <w:bottom w:val="none" w:sz="0" w:space="0" w:color="auto"/>
                        <w:right w:val="none" w:sz="0" w:space="0" w:color="auto"/>
                      </w:divBdr>
                      <w:divsChild>
                        <w:div w:id="1222788544">
                          <w:marLeft w:val="0"/>
                          <w:marRight w:val="0"/>
                          <w:marTop w:val="0"/>
                          <w:marBottom w:val="0"/>
                          <w:divBdr>
                            <w:top w:val="none" w:sz="0" w:space="0" w:color="auto"/>
                            <w:left w:val="none" w:sz="0" w:space="0" w:color="auto"/>
                            <w:bottom w:val="none" w:sz="0" w:space="0" w:color="auto"/>
                            <w:right w:val="none" w:sz="0" w:space="0" w:color="auto"/>
                          </w:divBdr>
                          <w:divsChild>
                            <w:div w:id="236210926">
                              <w:marLeft w:val="0"/>
                              <w:marRight w:val="0"/>
                              <w:marTop w:val="0"/>
                              <w:marBottom w:val="0"/>
                              <w:divBdr>
                                <w:top w:val="none" w:sz="0" w:space="0" w:color="auto"/>
                                <w:left w:val="none" w:sz="0" w:space="0" w:color="auto"/>
                                <w:bottom w:val="none" w:sz="0" w:space="0" w:color="auto"/>
                                <w:right w:val="none" w:sz="0" w:space="0" w:color="auto"/>
                              </w:divBdr>
                              <w:divsChild>
                                <w:div w:id="1086919565">
                                  <w:marLeft w:val="0"/>
                                  <w:marRight w:val="0"/>
                                  <w:marTop w:val="0"/>
                                  <w:marBottom w:val="0"/>
                                  <w:divBdr>
                                    <w:top w:val="none" w:sz="0" w:space="0" w:color="auto"/>
                                    <w:left w:val="none" w:sz="0" w:space="0" w:color="auto"/>
                                    <w:bottom w:val="none" w:sz="0" w:space="0" w:color="auto"/>
                                    <w:right w:val="none" w:sz="0" w:space="0" w:color="auto"/>
                                  </w:divBdr>
                                </w:div>
                              </w:divsChild>
                            </w:div>
                            <w:div w:id="2116485429">
                              <w:marLeft w:val="0"/>
                              <w:marRight w:val="0"/>
                              <w:marTop w:val="0"/>
                              <w:marBottom w:val="0"/>
                              <w:divBdr>
                                <w:top w:val="none" w:sz="0" w:space="0" w:color="auto"/>
                                <w:left w:val="none" w:sz="0" w:space="0" w:color="auto"/>
                                <w:bottom w:val="none" w:sz="0" w:space="0" w:color="auto"/>
                                <w:right w:val="none" w:sz="0" w:space="0" w:color="auto"/>
                              </w:divBdr>
                              <w:divsChild>
                                <w:div w:id="608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0942">
                  <w:marLeft w:val="0"/>
                  <w:marRight w:val="0"/>
                  <w:marTop w:val="0"/>
                  <w:marBottom w:val="0"/>
                  <w:divBdr>
                    <w:top w:val="none" w:sz="0" w:space="0" w:color="auto"/>
                    <w:left w:val="none" w:sz="0" w:space="0" w:color="auto"/>
                    <w:bottom w:val="none" w:sz="0" w:space="0" w:color="auto"/>
                    <w:right w:val="none" w:sz="0" w:space="0" w:color="auto"/>
                  </w:divBdr>
                  <w:divsChild>
                    <w:div w:id="365646660">
                      <w:marLeft w:val="0"/>
                      <w:marRight w:val="0"/>
                      <w:marTop w:val="0"/>
                      <w:marBottom w:val="0"/>
                      <w:divBdr>
                        <w:top w:val="none" w:sz="0" w:space="0" w:color="auto"/>
                        <w:left w:val="none" w:sz="0" w:space="0" w:color="auto"/>
                        <w:bottom w:val="none" w:sz="0" w:space="0" w:color="auto"/>
                        <w:right w:val="none" w:sz="0" w:space="0" w:color="auto"/>
                      </w:divBdr>
                      <w:divsChild>
                        <w:div w:id="1678002822">
                          <w:marLeft w:val="0"/>
                          <w:marRight w:val="0"/>
                          <w:marTop w:val="0"/>
                          <w:marBottom w:val="0"/>
                          <w:divBdr>
                            <w:top w:val="none" w:sz="0" w:space="0" w:color="auto"/>
                            <w:left w:val="none" w:sz="0" w:space="0" w:color="auto"/>
                            <w:bottom w:val="none" w:sz="0" w:space="0" w:color="auto"/>
                            <w:right w:val="none" w:sz="0" w:space="0" w:color="auto"/>
                          </w:divBdr>
                          <w:divsChild>
                            <w:div w:id="1765148624">
                              <w:marLeft w:val="0"/>
                              <w:marRight w:val="0"/>
                              <w:marTop w:val="0"/>
                              <w:marBottom w:val="0"/>
                              <w:divBdr>
                                <w:top w:val="none" w:sz="0" w:space="0" w:color="auto"/>
                                <w:left w:val="none" w:sz="0" w:space="0" w:color="auto"/>
                                <w:bottom w:val="none" w:sz="0" w:space="0" w:color="auto"/>
                                <w:right w:val="none" w:sz="0" w:space="0" w:color="auto"/>
                              </w:divBdr>
                              <w:divsChild>
                                <w:div w:id="1303609059">
                                  <w:marLeft w:val="0"/>
                                  <w:marRight w:val="0"/>
                                  <w:marTop w:val="0"/>
                                  <w:marBottom w:val="0"/>
                                  <w:divBdr>
                                    <w:top w:val="none" w:sz="0" w:space="0" w:color="auto"/>
                                    <w:left w:val="none" w:sz="0" w:space="0" w:color="auto"/>
                                    <w:bottom w:val="none" w:sz="0" w:space="0" w:color="auto"/>
                                    <w:right w:val="none" w:sz="0" w:space="0" w:color="auto"/>
                                  </w:divBdr>
                                </w:div>
                              </w:divsChild>
                            </w:div>
                            <w:div w:id="1584532190">
                              <w:marLeft w:val="0"/>
                              <w:marRight w:val="0"/>
                              <w:marTop w:val="0"/>
                              <w:marBottom w:val="0"/>
                              <w:divBdr>
                                <w:top w:val="none" w:sz="0" w:space="0" w:color="auto"/>
                                <w:left w:val="none" w:sz="0" w:space="0" w:color="auto"/>
                                <w:bottom w:val="none" w:sz="0" w:space="0" w:color="auto"/>
                                <w:right w:val="none" w:sz="0" w:space="0" w:color="auto"/>
                              </w:divBdr>
                              <w:divsChild>
                                <w:div w:id="1388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663">
                      <w:marLeft w:val="0"/>
                      <w:marRight w:val="0"/>
                      <w:marTop w:val="0"/>
                      <w:marBottom w:val="0"/>
                      <w:divBdr>
                        <w:top w:val="none" w:sz="0" w:space="0" w:color="auto"/>
                        <w:left w:val="none" w:sz="0" w:space="0" w:color="auto"/>
                        <w:bottom w:val="none" w:sz="0" w:space="0" w:color="auto"/>
                        <w:right w:val="none" w:sz="0" w:space="0" w:color="auto"/>
                      </w:divBdr>
                      <w:divsChild>
                        <w:div w:id="19232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9022">
          <w:marLeft w:val="0"/>
          <w:marRight w:val="0"/>
          <w:marTop w:val="0"/>
          <w:marBottom w:val="0"/>
          <w:divBdr>
            <w:top w:val="none" w:sz="0" w:space="0" w:color="auto"/>
            <w:left w:val="none" w:sz="0" w:space="0" w:color="auto"/>
            <w:bottom w:val="none" w:sz="0" w:space="0" w:color="auto"/>
            <w:right w:val="none" w:sz="0" w:space="0" w:color="auto"/>
          </w:divBdr>
          <w:divsChild>
            <w:div w:id="1454403423">
              <w:marLeft w:val="0"/>
              <w:marRight w:val="0"/>
              <w:marTop w:val="0"/>
              <w:marBottom w:val="0"/>
              <w:divBdr>
                <w:top w:val="none" w:sz="0" w:space="0" w:color="auto"/>
                <w:left w:val="none" w:sz="0" w:space="0" w:color="auto"/>
                <w:bottom w:val="none" w:sz="0" w:space="0" w:color="auto"/>
                <w:right w:val="none" w:sz="0" w:space="0" w:color="auto"/>
              </w:divBdr>
              <w:divsChild>
                <w:div w:id="1740327506">
                  <w:marLeft w:val="0"/>
                  <w:marRight w:val="0"/>
                  <w:marTop w:val="0"/>
                  <w:marBottom w:val="0"/>
                  <w:divBdr>
                    <w:top w:val="none" w:sz="0" w:space="0" w:color="auto"/>
                    <w:left w:val="none" w:sz="0" w:space="0" w:color="auto"/>
                    <w:bottom w:val="none" w:sz="0" w:space="0" w:color="auto"/>
                    <w:right w:val="none" w:sz="0" w:space="0" w:color="auto"/>
                  </w:divBdr>
                  <w:divsChild>
                    <w:div w:id="796608830">
                      <w:marLeft w:val="0"/>
                      <w:marRight w:val="0"/>
                      <w:marTop w:val="0"/>
                      <w:marBottom w:val="0"/>
                      <w:divBdr>
                        <w:top w:val="none" w:sz="0" w:space="0" w:color="auto"/>
                        <w:left w:val="none" w:sz="0" w:space="0" w:color="auto"/>
                        <w:bottom w:val="none" w:sz="0" w:space="0" w:color="auto"/>
                        <w:right w:val="none" w:sz="0" w:space="0" w:color="auto"/>
                      </w:divBdr>
                      <w:divsChild>
                        <w:div w:id="731659479">
                          <w:marLeft w:val="0"/>
                          <w:marRight w:val="0"/>
                          <w:marTop w:val="0"/>
                          <w:marBottom w:val="0"/>
                          <w:divBdr>
                            <w:top w:val="none" w:sz="0" w:space="0" w:color="auto"/>
                            <w:left w:val="none" w:sz="0" w:space="0" w:color="auto"/>
                            <w:bottom w:val="none" w:sz="0" w:space="0" w:color="auto"/>
                            <w:right w:val="none" w:sz="0" w:space="0" w:color="auto"/>
                          </w:divBdr>
                          <w:divsChild>
                            <w:div w:id="328673541">
                              <w:marLeft w:val="0"/>
                              <w:marRight w:val="0"/>
                              <w:marTop w:val="0"/>
                              <w:marBottom w:val="0"/>
                              <w:divBdr>
                                <w:top w:val="none" w:sz="0" w:space="0" w:color="auto"/>
                                <w:left w:val="none" w:sz="0" w:space="0" w:color="auto"/>
                                <w:bottom w:val="none" w:sz="0" w:space="0" w:color="auto"/>
                                <w:right w:val="none" w:sz="0" w:space="0" w:color="auto"/>
                              </w:divBdr>
                              <w:divsChild>
                                <w:div w:id="824511262">
                                  <w:marLeft w:val="0"/>
                                  <w:marRight w:val="0"/>
                                  <w:marTop w:val="0"/>
                                  <w:marBottom w:val="0"/>
                                  <w:divBdr>
                                    <w:top w:val="none" w:sz="0" w:space="0" w:color="auto"/>
                                    <w:left w:val="none" w:sz="0" w:space="0" w:color="auto"/>
                                    <w:bottom w:val="none" w:sz="0" w:space="0" w:color="auto"/>
                                    <w:right w:val="none" w:sz="0" w:space="0" w:color="auto"/>
                                  </w:divBdr>
                                </w:div>
                              </w:divsChild>
                            </w:div>
                            <w:div w:id="1227841193">
                              <w:marLeft w:val="0"/>
                              <w:marRight w:val="0"/>
                              <w:marTop w:val="0"/>
                              <w:marBottom w:val="0"/>
                              <w:divBdr>
                                <w:top w:val="none" w:sz="0" w:space="0" w:color="auto"/>
                                <w:left w:val="none" w:sz="0" w:space="0" w:color="auto"/>
                                <w:bottom w:val="none" w:sz="0" w:space="0" w:color="auto"/>
                                <w:right w:val="none" w:sz="0" w:space="0" w:color="auto"/>
                              </w:divBdr>
                              <w:divsChild>
                                <w:div w:id="84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92">
                  <w:marLeft w:val="0"/>
                  <w:marRight w:val="0"/>
                  <w:marTop w:val="0"/>
                  <w:marBottom w:val="0"/>
                  <w:divBdr>
                    <w:top w:val="none" w:sz="0" w:space="0" w:color="auto"/>
                    <w:left w:val="none" w:sz="0" w:space="0" w:color="auto"/>
                    <w:bottom w:val="none" w:sz="0" w:space="0" w:color="auto"/>
                    <w:right w:val="none" w:sz="0" w:space="0" w:color="auto"/>
                  </w:divBdr>
                  <w:divsChild>
                    <w:div w:id="510032028">
                      <w:marLeft w:val="0"/>
                      <w:marRight w:val="0"/>
                      <w:marTop w:val="0"/>
                      <w:marBottom w:val="0"/>
                      <w:divBdr>
                        <w:top w:val="none" w:sz="0" w:space="0" w:color="auto"/>
                        <w:left w:val="none" w:sz="0" w:space="0" w:color="auto"/>
                        <w:bottom w:val="none" w:sz="0" w:space="0" w:color="auto"/>
                        <w:right w:val="none" w:sz="0" w:space="0" w:color="auto"/>
                      </w:divBdr>
                      <w:divsChild>
                        <w:div w:id="2082748624">
                          <w:marLeft w:val="0"/>
                          <w:marRight w:val="0"/>
                          <w:marTop w:val="0"/>
                          <w:marBottom w:val="0"/>
                          <w:divBdr>
                            <w:top w:val="none" w:sz="0" w:space="0" w:color="auto"/>
                            <w:left w:val="none" w:sz="0" w:space="0" w:color="auto"/>
                            <w:bottom w:val="none" w:sz="0" w:space="0" w:color="auto"/>
                            <w:right w:val="none" w:sz="0" w:space="0" w:color="auto"/>
                          </w:divBdr>
                          <w:divsChild>
                            <w:div w:id="1329863840">
                              <w:marLeft w:val="0"/>
                              <w:marRight w:val="0"/>
                              <w:marTop w:val="0"/>
                              <w:marBottom w:val="0"/>
                              <w:divBdr>
                                <w:top w:val="none" w:sz="0" w:space="0" w:color="auto"/>
                                <w:left w:val="none" w:sz="0" w:space="0" w:color="auto"/>
                                <w:bottom w:val="none" w:sz="0" w:space="0" w:color="auto"/>
                                <w:right w:val="none" w:sz="0" w:space="0" w:color="auto"/>
                              </w:divBdr>
                              <w:divsChild>
                                <w:div w:id="1402678157">
                                  <w:marLeft w:val="0"/>
                                  <w:marRight w:val="0"/>
                                  <w:marTop w:val="0"/>
                                  <w:marBottom w:val="0"/>
                                  <w:divBdr>
                                    <w:top w:val="none" w:sz="0" w:space="0" w:color="auto"/>
                                    <w:left w:val="none" w:sz="0" w:space="0" w:color="auto"/>
                                    <w:bottom w:val="none" w:sz="0" w:space="0" w:color="auto"/>
                                    <w:right w:val="none" w:sz="0" w:space="0" w:color="auto"/>
                                  </w:divBdr>
                                </w:div>
                              </w:divsChild>
                            </w:div>
                            <w:div w:id="986742406">
                              <w:marLeft w:val="0"/>
                              <w:marRight w:val="0"/>
                              <w:marTop w:val="0"/>
                              <w:marBottom w:val="0"/>
                              <w:divBdr>
                                <w:top w:val="none" w:sz="0" w:space="0" w:color="auto"/>
                                <w:left w:val="none" w:sz="0" w:space="0" w:color="auto"/>
                                <w:bottom w:val="none" w:sz="0" w:space="0" w:color="auto"/>
                                <w:right w:val="none" w:sz="0" w:space="0" w:color="auto"/>
                              </w:divBdr>
                              <w:divsChild>
                                <w:div w:id="7578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9168">
                  <w:marLeft w:val="0"/>
                  <w:marRight w:val="0"/>
                  <w:marTop w:val="0"/>
                  <w:marBottom w:val="0"/>
                  <w:divBdr>
                    <w:top w:val="none" w:sz="0" w:space="0" w:color="auto"/>
                    <w:left w:val="none" w:sz="0" w:space="0" w:color="auto"/>
                    <w:bottom w:val="none" w:sz="0" w:space="0" w:color="auto"/>
                    <w:right w:val="none" w:sz="0" w:space="0" w:color="auto"/>
                  </w:divBdr>
                  <w:divsChild>
                    <w:div w:id="1946615985">
                      <w:marLeft w:val="0"/>
                      <w:marRight w:val="0"/>
                      <w:marTop w:val="0"/>
                      <w:marBottom w:val="0"/>
                      <w:divBdr>
                        <w:top w:val="none" w:sz="0" w:space="0" w:color="auto"/>
                        <w:left w:val="none" w:sz="0" w:space="0" w:color="auto"/>
                        <w:bottom w:val="none" w:sz="0" w:space="0" w:color="auto"/>
                        <w:right w:val="none" w:sz="0" w:space="0" w:color="auto"/>
                      </w:divBdr>
                      <w:divsChild>
                        <w:div w:id="1563638224">
                          <w:marLeft w:val="0"/>
                          <w:marRight w:val="0"/>
                          <w:marTop w:val="0"/>
                          <w:marBottom w:val="0"/>
                          <w:divBdr>
                            <w:top w:val="none" w:sz="0" w:space="0" w:color="auto"/>
                            <w:left w:val="none" w:sz="0" w:space="0" w:color="auto"/>
                            <w:bottom w:val="none" w:sz="0" w:space="0" w:color="auto"/>
                            <w:right w:val="none" w:sz="0" w:space="0" w:color="auto"/>
                          </w:divBdr>
                          <w:divsChild>
                            <w:div w:id="1836336536">
                              <w:marLeft w:val="0"/>
                              <w:marRight w:val="0"/>
                              <w:marTop w:val="0"/>
                              <w:marBottom w:val="0"/>
                              <w:divBdr>
                                <w:top w:val="none" w:sz="0" w:space="0" w:color="auto"/>
                                <w:left w:val="none" w:sz="0" w:space="0" w:color="auto"/>
                                <w:bottom w:val="none" w:sz="0" w:space="0" w:color="auto"/>
                                <w:right w:val="none" w:sz="0" w:space="0" w:color="auto"/>
                              </w:divBdr>
                              <w:divsChild>
                                <w:div w:id="258610280">
                                  <w:marLeft w:val="0"/>
                                  <w:marRight w:val="0"/>
                                  <w:marTop w:val="0"/>
                                  <w:marBottom w:val="0"/>
                                  <w:divBdr>
                                    <w:top w:val="none" w:sz="0" w:space="0" w:color="auto"/>
                                    <w:left w:val="none" w:sz="0" w:space="0" w:color="auto"/>
                                    <w:bottom w:val="none" w:sz="0" w:space="0" w:color="auto"/>
                                    <w:right w:val="none" w:sz="0" w:space="0" w:color="auto"/>
                                  </w:divBdr>
                                </w:div>
                              </w:divsChild>
                            </w:div>
                            <w:div w:id="664675039">
                              <w:marLeft w:val="0"/>
                              <w:marRight w:val="0"/>
                              <w:marTop w:val="0"/>
                              <w:marBottom w:val="0"/>
                              <w:divBdr>
                                <w:top w:val="none" w:sz="0" w:space="0" w:color="auto"/>
                                <w:left w:val="none" w:sz="0" w:space="0" w:color="auto"/>
                                <w:bottom w:val="none" w:sz="0" w:space="0" w:color="auto"/>
                                <w:right w:val="none" w:sz="0" w:space="0" w:color="auto"/>
                              </w:divBdr>
                              <w:divsChild>
                                <w:div w:id="2101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9947">
                  <w:marLeft w:val="0"/>
                  <w:marRight w:val="0"/>
                  <w:marTop w:val="0"/>
                  <w:marBottom w:val="0"/>
                  <w:divBdr>
                    <w:top w:val="none" w:sz="0" w:space="0" w:color="auto"/>
                    <w:left w:val="none" w:sz="0" w:space="0" w:color="auto"/>
                    <w:bottom w:val="none" w:sz="0" w:space="0" w:color="auto"/>
                    <w:right w:val="none" w:sz="0" w:space="0" w:color="auto"/>
                  </w:divBdr>
                  <w:divsChild>
                    <w:div w:id="1910922747">
                      <w:marLeft w:val="0"/>
                      <w:marRight w:val="0"/>
                      <w:marTop w:val="0"/>
                      <w:marBottom w:val="0"/>
                      <w:divBdr>
                        <w:top w:val="none" w:sz="0" w:space="0" w:color="auto"/>
                        <w:left w:val="none" w:sz="0" w:space="0" w:color="auto"/>
                        <w:bottom w:val="none" w:sz="0" w:space="0" w:color="auto"/>
                        <w:right w:val="none" w:sz="0" w:space="0" w:color="auto"/>
                      </w:divBdr>
                      <w:divsChild>
                        <w:div w:id="1135296466">
                          <w:marLeft w:val="0"/>
                          <w:marRight w:val="0"/>
                          <w:marTop w:val="0"/>
                          <w:marBottom w:val="0"/>
                          <w:divBdr>
                            <w:top w:val="none" w:sz="0" w:space="0" w:color="auto"/>
                            <w:left w:val="none" w:sz="0" w:space="0" w:color="auto"/>
                            <w:bottom w:val="none" w:sz="0" w:space="0" w:color="auto"/>
                            <w:right w:val="none" w:sz="0" w:space="0" w:color="auto"/>
                          </w:divBdr>
                          <w:divsChild>
                            <w:div w:id="729042437">
                              <w:marLeft w:val="0"/>
                              <w:marRight w:val="0"/>
                              <w:marTop w:val="0"/>
                              <w:marBottom w:val="0"/>
                              <w:divBdr>
                                <w:top w:val="none" w:sz="0" w:space="0" w:color="auto"/>
                                <w:left w:val="none" w:sz="0" w:space="0" w:color="auto"/>
                                <w:bottom w:val="none" w:sz="0" w:space="0" w:color="auto"/>
                                <w:right w:val="none" w:sz="0" w:space="0" w:color="auto"/>
                              </w:divBdr>
                              <w:divsChild>
                                <w:div w:id="1034118049">
                                  <w:marLeft w:val="0"/>
                                  <w:marRight w:val="0"/>
                                  <w:marTop w:val="0"/>
                                  <w:marBottom w:val="0"/>
                                  <w:divBdr>
                                    <w:top w:val="none" w:sz="0" w:space="0" w:color="auto"/>
                                    <w:left w:val="none" w:sz="0" w:space="0" w:color="auto"/>
                                    <w:bottom w:val="none" w:sz="0" w:space="0" w:color="auto"/>
                                    <w:right w:val="none" w:sz="0" w:space="0" w:color="auto"/>
                                  </w:divBdr>
                                </w:div>
                              </w:divsChild>
                            </w:div>
                            <w:div w:id="638189983">
                              <w:marLeft w:val="0"/>
                              <w:marRight w:val="0"/>
                              <w:marTop w:val="0"/>
                              <w:marBottom w:val="0"/>
                              <w:divBdr>
                                <w:top w:val="none" w:sz="0" w:space="0" w:color="auto"/>
                                <w:left w:val="none" w:sz="0" w:space="0" w:color="auto"/>
                                <w:bottom w:val="none" w:sz="0" w:space="0" w:color="auto"/>
                                <w:right w:val="none" w:sz="0" w:space="0" w:color="auto"/>
                              </w:divBdr>
                              <w:divsChild>
                                <w:div w:id="869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516">
                  <w:marLeft w:val="0"/>
                  <w:marRight w:val="0"/>
                  <w:marTop w:val="0"/>
                  <w:marBottom w:val="0"/>
                  <w:divBdr>
                    <w:top w:val="none" w:sz="0" w:space="0" w:color="auto"/>
                    <w:left w:val="none" w:sz="0" w:space="0" w:color="auto"/>
                    <w:bottom w:val="none" w:sz="0" w:space="0" w:color="auto"/>
                    <w:right w:val="none" w:sz="0" w:space="0" w:color="auto"/>
                  </w:divBdr>
                  <w:divsChild>
                    <w:div w:id="829178380">
                      <w:marLeft w:val="0"/>
                      <w:marRight w:val="0"/>
                      <w:marTop w:val="0"/>
                      <w:marBottom w:val="0"/>
                      <w:divBdr>
                        <w:top w:val="none" w:sz="0" w:space="0" w:color="auto"/>
                        <w:left w:val="none" w:sz="0" w:space="0" w:color="auto"/>
                        <w:bottom w:val="none" w:sz="0" w:space="0" w:color="auto"/>
                        <w:right w:val="none" w:sz="0" w:space="0" w:color="auto"/>
                      </w:divBdr>
                      <w:divsChild>
                        <w:div w:id="879821125">
                          <w:marLeft w:val="0"/>
                          <w:marRight w:val="0"/>
                          <w:marTop w:val="0"/>
                          <w:marBottom w:val="0"/>
                          <w:divBdr>
                            <w:top w:val="none" w:sz="0" w:space="0" w:color="auto"/>
                            <w:left w:val="none" w:sz="0" w:space="0" w:color="auto"/>
                            <w:bottom w:val="none" w:sz="0" w:space="0" w:color="auto"/>
                            <w:right w:val="none" w:sz="0" w:space="0" w:color="auto"/>
                          </w:divBdr>
                          <w:divsChild>
                            <w:div w:id="1364555876">
                              <w:marLeft w:val="0"/>
                              <w:marRight w:val="0"/>
                              <w:marTop w:val="0"/>
                              <w:marBottom w:val="0"/>
                              <w:divBdr>
                                <w:top w:val="none" w:sz="0" w:space="0" w:color="auto"/>
                                <w:left w:val="none" w:sz="0" w:space="0" w:color="auto"/>
                                <w:bottom w:val="none" w:sz="0" w:space="0" w:color="auto"/>
                                <w:right w:val="none" w:sz="0" w:space="0" w:color="auto"/>
                              </w:divBdr>
                              <w:divsChild>
                                <w:div w:id="64498556">
                                  <w:marLeft w:val="0"/>
                                  <w:marRight w:val="0"/>
                                  <w:marTop w:val="0"/>
                                  <w:marBottom w:val="0"/>
                                  <w:divBdr>
                                    <w:top w:val="none" w:sz="0" w:space="0" w:color="auto"/>
                                    <w:left w:val="none" w:sz="0" w:space="0" w:color="auto"/>
                                    <w:bottom w:val="none" w:sz="0" w:space="0" w:color="auto"/>
                                    <w:right w:val="none" w:sz="0" w:space="0" w:color="auto"/>
                                  </w:divBdr>
                                </w:div>
                              </w:divsChild>
                            </w:div>
                            <w:div w:id="2050568901">
                              <w:marLeft w:val="0"/>
                              <w:marRight w:val="0"/>
                              <w:marTop w:val="0"/>
                              <w:marBottom w:val="0"/>
                              <w:divBdr>
                                <w:top w:val="none" w:sz="0" w:space="0" w:color="auto"/>
                                <w:left w:val="none" w:sz="0" w:space="0" w:color="auto"/>
                                <w:bottom w:val="none" w:sz="0" w:space="0" w:color="auto"/>
                                <w:right w:val="none" w:sz="0" w:space="0" w:color="auto"/>
                              </w:divBdr>
                              <w:divsChild>
                                <w:div w:id="1134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2600">
                  <w:marLeft w:val="0"/>
                  <w:marRight w:val="0"/>
                  <w:marTop w:val="0"/>
                  <w:marBottom w:val="0"/>
                  <w:divBdr>
                    <w:top w:val="none" w:sz="0" w:space="0" w:color="auto"/>
                    <w:left w:val="none" w:sz="0" w:space="0" w:color="auto"/>
                    <w:bottom w:val="none" w:sz="0" w:space="0" w:color="auto"/>
                    <w:right w:val="none" w:sz="0" w:space="0" w:color="auto"/>
                  </w:divBdr>
                  <w:divsChild>
                    <w:div w:id="1981227928">
                      <w:marLeft w:val="0"/>
                      <w:marRight w:val="0"/>
                      <w:marTop w:val="0"/>
                      <w:marBottom w:val="0"/>
                      <w:divBdr>
                        <w:top w:val="none" w:sz="0" w:space="0" w:color="auto"/>
                        <w:left w:val="none" w:sz="0" w:space="0" w:color="auto"/>
                        <w:bottom w:val="none" w:sz="0" w:space="0" w:color="auto"/>
                        <w:right w:val="none" w:sz="0" w:space="0" w:color="auto"/>
                      </w:divBdr>
                      <w:divsChild>
                        <w:div w:id="998078779">
                          <w:marLeft w:val="0"/>
                          <w:marRight w:val="0"/>
                          <w:marTop w:val="0"/>
                          <w:marBottom w:val="0"/>
                          <w:divBdr>
                            <w:top w:val="none" w:sz="0" w:space="0" w:color="auto"/>
                            <w:left w:val="none" w:sz="0" w:space="0" w:color="auto"/>
                            <w:bottom w:val="none" w:sz="0" w:space="0" w:color="auto"/>
                            <w:right w:val="none" w:sz="0" w:space="0" w:color="auto"/>
                          </w:divBdr>
                          <w:divsChild>
                            <w:div w:id="214584891">
                              <w:marLeft w:val="0"/>
                              <w:marRight w:val="0"/>
                              <w:marTop w:val="0"/>
                              <w:marBottom w:val="0"/>
                              <w:divBdr>
                                <w:top w:val="none" w:sz="0" w:space="0" w:color="auto"/>
                                <w:left w:val="none" w:sz="0" w:space="0" w:color="auto"/>
                                <w:bottom w:val="none" w:sz="0" w:space="0" w:color="auto"/>
                                <w:right w:val="none" w:sz="0" w:space="0" w:color="auto"/>
                              </w:divBdr>
                              <w:divsChild>
                                <w:div w:id="1343967658">
                                  <w:marLeft w:val="0"/>
                                  <w:marRight w:val="0"/>
                                  <w:marTop w:val="0"/>
                                  <w:marBottom w:val="0"/>
                                  <w:divBdr>
                                    <w:top w:val="none" w:sz="0" w:space="0" w:color="auto"/>
                                    <w:left w:val="none" w:sz="0" w:space="0" w:color="auto"/>
                                    <w:bottom w:val="none" w:sz="0" w:space="0" w:color="auto"/>
                                    <w:right w:val="none" w:sz="0" w:space="0" w:color="auto"/>
                                  </w:divBdr>
                                </w:div>
                              </w:divsChild>
                            </w:div>
                            <w:div w:id="1332172180">
                              <w:marLeft w:val="0"/>
                              <w:marRight w:val="0"/>
                              <w:marTop w:val="0"/>
                              <w:marBottom w:val="0"/>
                              <w:divBdr>
                                <w:top w:val="none" w:sz="0" w:space="0" w:color="auto"/>
                                <w:left w:val="none" w:sz="0" w:space="0" w:color="auto"/>
                                <w:bottom w:val="none" w:sz="0" w:space="0" w:color="auto"/>
                                <w:right w:val="none" w:sz="0" w:space="0" w:color="auto"/>
                              </w:divBdr>
                              <w:divsChild>
                                <w:div w:id="1402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9849">
                  <w:marLeft w:val="0"/>
                  <w:marRight w:val="0"/>
                  <w:marTop w:val="0"/>
                  <w:marBottom w:val="0"/>
                  <w:divBdr>
                    <w:top w:val="none" w:sz="0" w:space="0" w:color="auto"/>
                    <w:left w:val="none" w:sz="0" w:space="0" w:color="auto"/>
                    <w:bottom w:val="none" w:sz="0" w:space="0" w:color="auto"/>
                    <w:right w:val="none" w:sz="0" w:space="0" w:color="auto"/>
                  </w:divBdr>
                  <w:divsChild>
                    <w:div w:id="587691015">
                      <w:marLeft w:val="0"/>
                      <w:marRight w:val="0"/>
                      <w:marTop w:val="0"/>
                      <w:marBottom w:val="0"/>
                      <w:divBdr>
                        <w:top w:val="none" w:sz="0" w:space="0" w:color="auto"/>
                        <w:left w:val="none" w:sz="0" w:space="0" w:color="auto"/>
                        <w:bottom w:val="none" w:sz="0" w:space="0" w:color="auto"/>
                        <w:right w:val="none" w:sz="0" w:space="0" w:color="auto"/>
                      </w:divBdr>
                      <w:divsChild>
                        <w:div w:id="446852465">
                          <w:marLeft w:val="0"/>
                          <w:marRight w:val="0"/>
                          <w:marTop w:val="0"/>
                          <w:marBottom w:val="0"/>
                          <w:divBdr>
                            <w:top w:val="none" w:sz="0" w:space="0" w:color="auto"/>
                            <w:left w:val="none" w:sz="0" w:space="0" w:color="auto"/>
                            <w:bottom w:val="none" w:sz="0" w:space="0" w:color="auto"/>
                            <w:right w:val="none" w:sz="0" w:space="0" w:color="auto"/>
                          </w:divBdr>
                          <w:divsChild>
                            <w:div w:id="1567260631">
                              <w:marLeft w:val="0"/>
                              <w:marRight w:val="0"/>
                              <w:marTop w:val="0"/>
                              <w:marBottom w:val="0"/>
                              <w:divBdr>
                                <w:top w:val="none" w:sz="0" w:space="0" w:color="auto"/>
                                <w:left w:val="none" w:sz="0" w:space="0" w:color="auto"/>
                                <w:bottom w:val="none" w:sz="0" w:space="0" w:color="auto"/>
                                <w:right w:val="none" w:sz="0" w:space="0" w:color="auto"/>
                              </w:divBdr>
                              <w:divsChild>
                                <w:div w:id="1642692416">
                                  <w:marLeft w:val="0"/>
                                  <w:marRight w:val="0"/>
                                  <w:marTop w:val="0"/>
                                  <w:marBottom w:val="0"/>
                                  <w:divBdr>
                                    <w:top w:val="none" w:sz="0" w:space="0" w:color="auto"/>
                                    <w:left w:val="none" w:sz="0" w:space="0" w:color="auto"/>
                                    <w:bottom w:val="none" w:sz="0" w:space="0" w:color="auto"/>
                                    <w:right w:val="none" w:sz="0" w:space="0" w:color="auto"/>
                                  </w:divBdr>
                                </w:div>
                              </w:divsChild>
                            </w:div>
                            <w:div w:id="1365061873">
                              <w:marLeft w:val="0"/>
                              <w:marRight w:val="0"/>
                              <w:marTop w:val="0"/>
                              <w:marBottom w:val="0"/>
                              <w:divBdr>
                                <w:top w:val="none" w:sz="0" w:space="0" w:color="auto"/>
                                <w:left w:val="none" w:sz="0" w:space="0" w:color="auto"/>
                                <w:bottom w:val="none" w:sz="0" w:space="0" w:color="auto"/>
                                <w:right w:val="none" w:sz="0" w:space="0" w:color="auto"/>
                              </w:divBdr>
                              <w:divsChild>
                                <w:div w:id="4100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7498">
                  <w:marLeft w:val="0"/>
                  <w:marRight w:val="0"/>
                  <w:marTop w:val="0"/>
                  <w:marBottom w:val="0"/>
                  <w:divBdr>
                    <w:top w:val="none" w:sz="0" w:space="0" w:color="auto"/>
                    <w:left w:val="none" w:sz="0" w:space="0" w:color="auto"/>
                    <w:bottom w:val="none" w:sz="0" w:space="0" w:color="auto"/>
                    <w:right w:val="none" w:sz="0" w:space="0" w:color="auto"/>
                  </w:divBdr>
                  <w:divsChild>
                    <w:div w:id="1372801943">
                      <w:marLeft w:val="0"/>
                      <w:marRight w:val="0"/>
                      <w:marTop w:val="0"/>
                      <w:marBottom w:val="0"/>
                      <w:divBdr>
                        <w:top w:val="none" w:sz="0" w:space="0" w:color="auto"/>
                        <w:left w:val="none" w:sz="0" w:space="0" w:color="auto"/>
                        <w:bottom w:val="none" w:sz="0" w:space="0" w:color="auto"/>
                        <w:right w:val="none" w:sz="0" w:space="0" w:color="auto"/>
                      </w:divBdr>
                      <w:divsChild>
                        <w:div w:id="1193417558">
                          <w:marLeft w:val="0"/>
                          <w:marRight w:val="0"/>
                          <w:marTop w:val="0"/>
                          <w:marBottom w:val="0"/>
                          <w:divBdr>
                            <w:top w:val="none" w:sz="0" w:space="0" w:color="auto"/>
                            <w:left w:val="none" w:sz="0" w:space="0" w:color="auto"/>
                            <w:bottom w:val="none" w:sz="0" w:space="0" w:color="auto"/>
                            <w:right w:val="none" w:sz="0" w:space="0" w:color="auto"/>
                          </w:divBdr>
                          <w:divsChild>
                            <w:div w:id="228423005">
                              <w:marLeft w:val="0"/>
                              <w:marRight w:val="0"/>
                              <w:marTop w:val="0"/>
                              <w:marBottom w:val="0"/>
                              <w:divBdr>
                                <w:top w:val="none" w:sz="0" w:space="0" w:color="auto"/>
                                <w:left w:val="none" w:sz="0" w:space="0" w:color="auto"/>
                                <w:bottom w:val="none" w:sz="0" w:space="0" w:color="auto"/>
                                <w:right w:val="none" w:sz="0" w:space="0" w:color="auto"/>
                              </w:divBdr>
                              <w:divsChild>
                                <w:div w:id="1544559682">
                                  <w:marLeft w:val="0"/>
                                  <w:marRight w:val="0"/>
                                  <w:marTop w:val="0"/>
                                  <w:marBottom w:val="0"/>
                                  <w:divBdr>
                                    <w:top w:val="none" w:sz="0" w:space="0" w:color="auto"/>
                                    <w:left w:val="none" w:sz="0" w:space="0" w:color="auto"/>
                                    <w:bottom w:val="none" w:sz="0" w:space="0" w:color="auto"/>
                                    <w:right w:val="none" w:sz="0" w:space="0" w:color="auto"/>
                                  </w:divBdr>
                                </w:div>
                              </w:divsChild>
                            </w:div>
                            <w:div w:id="873805279">
                              <w:marLeft w:val="0"/>
                              <w:marRight w:val="0"/>
                              <w:marTop w:val="0"/>
                              <w:marBottom w:val="0"/>
                              <w:divBdr>
                                <w:top w:val="none" w:sz="0" w:space="0" w:color="auto"/>
                                <w:left w:val="none" w:sz="0" w:space="0" w:color="auto"/>
                                <w:bottom w:val="none" w:sz="0" w:space="0" w:color="auto"/>
                                <w:right w:val="none" w:sz="0" w:space="0" w:color="auto"/>
                              </w:divBdr>
                              <w:divsChild>
                                <w:div w:id="23096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3927">
                  <w:marLeft w:val="0"/>
                  <w:marRight w:val="0"/>
                  <w:marTop w:val="0"/>
                  <w:marBottom w:val="0"/>
                  <w:divBdr>
                    <w:top w:val="none" w:sz="0" w:space="0" w:color="auto"/>
                    <w:left w:val="none" w:sz="0" w:space="0" w:color="auto"/>
                    <w:bottom w:val="none" w:sz="0" w:space="0" w:color="auto"/>
                    <w:right w:val="none" w:sz="0" w:space="0" w:color="auto"/>
                  </w:divBdr>
                  <w:divsChild>
                    <w:div w:id="613635887">
                      <w:marLeft w:val="0"/>
                      <w:marRight w:val="0"/>
                      <w:marTop w:val="0"/>
                      <w:marBottom w:val="0"/>
                      <w:divBdr>
                        <w:top w:val="none" w:sz="0" w:space="0" w:color="auto"/>
                        <w:left w:val="none" w:sz="0" w:space="0" w:color="auto"/>
                        <w:bottom w:val="none" w:sz="0" w:space="0" w:color="auto"/>
                        <w:right w:val="none" w:sz="0" w:space="0" w:color="auto"/>
                      </w:divBdr>
                      <w:divsChild>
                        <w:div w:id="1233275843">
                          <w:marLeft w:val="0"/>
                          <w:marRight w:val="0"/>
                          <w:marTop w:val="0"/>
                          <w:marBottom w:val="0"/>
                          <w:divBdr>
                            <w:top w:val="none" w:sz="0" w:space="0" w:color="auto"/>
                            <w:left w:val="none" w:sz="0" w:space="0" w:color="auto"/>
                            <w:bottom w:val="none" w:sz="0" w:space="0" w:color="auto"/>
                            <w:right w:val="none" w:sz="0" w:space="0" w:color="auto"/>
                          </w:divBdr>
                          <w:divsChild>
                            <w:div w:id="675380645">
                              <w:marLeft w:val="0"/>
                              <w:marRight w:val="0"/>
                              <w:marTop w:val="0"/>
                              <w:marBottom w:val="0"/>
                              <w:divBdr>
                                <w:top w:val="none" w:sz="0" w:space="0" w:color="auto"/>
                                <w:left w:val="none" w:sz="0" w:space="0" w:color="auto"/>
                                <w:bottom w:val="none" w:sz="0" w:space="0" w:color="auto"/>
                                <w:right w:val="none" w:sz="0" w:space="0" w:color="auto"/>
                              </w:divBdr>
                              <w:divsChild>
                                <w:div w:id="69354151">
                                  <w:marLeft w:val="0"/>
                                  <w:marRight w:val="0"/>
                                  <w:marTop w:val="0"/>
                                  <w:marBottom w:val="0"/>
                                  <w:divBdr>
                                    <w:top w:val="none" w:sz="0" w:space="0" w:color="auto"/>
                                    <w:left w:val="none" w:sz="0" w:space="0" w:color="auto"/>
                                    <w:bottom w:val="none" w:sz="0" w:space="0" w:color="auto"/>
                                    <w:right w:val="none" w:sz="0" w:space="0" w:color="auto"/>
                                  </w:divBdr>
                                </w:div>
                              </w:divsChild>
                            </w:div>
                            <w:div w:id="1165820683">
                              <w:marLeft w:val="0"/>
                              <w:marRight w:val="0"/>
                              <w:marTop w:val="0"/>
                              <w:marBottom w:val="0"/>
                              <w:divBdr>
                                <w:top w:val="none" w:sz="0" w:space="0" w:color="auto"/>
                                <w:left w:val="none" w:sz="0" w:space="0" w:color="auto"/>
                                <w:bottom w:val="none" w:sz="0" w:space="0" w:color="auto"/>
                                <w:right w:val="none" w:sz="0" w:space="0" w:color="auto"/>
                              </w:divBdr>
                              <w:divsChild>
                                <w:div w:id="133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9768">
                  <w:marLeft w:val="0"/>
                  <w:marRight w:val="0"/>
                  <w:marTop w:val="0"/>
                  <w:marBottom w:val="0"/>
                  <w:divBdr>
                    <w:top w:val="none" w:sz="0" w:space="0" w:color="auto"/>
                    <w:left w:val="none" w:sz="0" w:space="0" w:color="auto"/>
                    <w:bottom w:val="none" w:sz="0" w:space="0" w:color="auto"/>
                    <w:right w:val="none" w:sz="0" w:space="0" w:color="auto"/>
                  </w:divBdr>
                  <w:divsChild>
                    <w:div w:id="1651327587">
                      <w:marLeft w:val="0"/>
                      <w:marRight w:val="0"/>
                      <w:marTop w:val="0"/>
                      <w:marBottom w:val="0"/>
                      <w:divBdr>
                        <w:top w:val="none" w:sz="0" w:space="0" w:color="auto"/>
                        <w:left w:val="none" w:sz="0" w:space="0" w:color="auto"/>
                        <w:bottom w:val="none" w:sz="0" w:space="0" w:color="auto"/>
                        <w:right w:val="none" w:sz="0" w:space="0" w:color="auto"/>
                      </w:divBdr>
                      <w:divsChild>
                        <w:div w:id="1254164336">
                          <w:marLeft w:val="0"/>
                          <w:marRight w:val="0"/>
                          <w:marTop w:val="0"/>
                          <w:marBottom w:val="0"/>
                          <w:divBdr>
                            <w:top w:val="none" w:sz="0" w:space="0" w:color="auto"/>
                            <w:left w:val="none" w:sz="0" w:space="0" w:color="auto"/>
                            <w:bottom w:val="none" w:sz="0" w:space="0" w:color="auto"/>
                            <w:right w:val="none" w:sz="0" w:space="0" w:color="auto"/>
                          </w:divBdr>
                          <w:divsChild>
                            <w:div w:id="1183713963">
                              <w:marLeft w:val="0"/>
                              <w:marRight w:val="0"/>
                              <w:marTop w:val="0"/>
                              <w:marBottom w:val="0"/>
                              <w:divBdr>
                                <w:top w:val="none" w:sz="0" w:space="0" w:color="auto"/>
                                <w:left w:val="none" w:sz="0" w:space="0" w:color="auto"/>
                                <w:bottom w:val="none" w:sz="0" w:space="0" w:color="auto"/>
                                <w:right w:val="none" w:sz="0" w:space="0" w:color="auto"/>
                              </w:divBdr>
                              <w:divsChild>
                                <w:div w:id="2062631022">
                                  <w:marLeft w:val="0"/>
                                  <w:marRight w:val="0"/>
                                  <w:marTop w:val="0"/>
                                  <w:marBottom w:val="0"/>
                                  <w:divBdr>
                                    <w:top w:val="none" w:sz="0" w:space="0" w:color="auto"/>
                                    <w:left w:val="none" w:sz="0" w:space="0" w:color="auto"/>
                                    <w:bottom w:val="none" w:sz="0" w:space="0" w:color="auto"/>
                                    <w:right w:val="none" w:sz="0" w:space="0" w:color="auto"/>
                                  </w:divBdr>
                                </w:div>
                              </w:divsChild>
                            </w:div>
                            <w:div w:id="1305428668">
                              <w:marLeft w:val="0"/>
                              <w:marRight w:val="0"/>
                              <w:marTop w:val="0"/>
                              <w:marBottom w:val="0"/>
                              <w:divBdr>
                                <w:top w:val="none" w:sz="0" w:space="0" w:color="auto"/>
                                <w:left w:val="none" w:sz="0" w:space="0" w:color="auto"/>
                                <w:bottom w:val="none" w:sz="0" w:space="0" w:color="auto"/>
                                <w:right w:val="none" w:sz="0" w:space="0" w:color="auto"/>
                              </w:divBdr>
                              <w:divsChild>
                                <w:div w:id="996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6784">
                  <w:marLeft w:val="0"/>
                  <w:marRight w:val="0"/>
                  <w:marTop w:val="0"/>
                  <w:marBottom w:val="0"/>
                  <w:divBdr>
                    <w:top w:val="none" w:sz="0" w:space="0" w:color="auto"/>
                    <w:left w:val="none" w:sz="0" w:space="0" w:color="auto"/>
                    <w:bottom w:val="none" w:sz="0" w:space="0" w:color="auto"/>
                    <w:right w:val="none" w:sz="0" w:space="0" w:color="auto"/>
                  </w:divBdr>
                  <w:divsChild>
                    <w:div w:id="1024481519">
                      <w:marLeft w:val="0"/>
                      <w:marRight w:val="0"/>
                      <w:marTop w:val="0"/>
                      <w:marBottom w:val="0"/>
                      <w:divBdr>
                        <w:top w:val="none" w:sz="0" w:space="0" w:color="auto"/>
                        <w:left w:val="none" w:sz="0" w:space="0" w:color="auto"/>
                        <w:bottom w:val="none" w:sz="0" w:space="0" w:color="auto"/>
                        <w:right w:val="none" w:sz="0" w:space="0" w:color="auto"/>
                      </w:divBdr>
                      <w:divsChild>
                        <w:div w:id="1953123111">
                          <w:marLeft w:val="0"/>
                          <w:marRight w:val="0"/>
                          <w:marTop w:val="0"/>
                          <w:marBottom w:val="0"/>
                          <w:divBdr>
                            <w:top w:val="none" w:sz="0" w:space="0" w:color="auto"/>
                            <w:left w:val="none" w:sz="0" w:space="0" w:color="auto"/>
                            <w:bottom w:val="none" w:sz="0" w:space="0" w:color="auto"/>
                            <w:right w:val="none" w:sz="0" w:space="0" w:color="auto"/>
                          </w:divBdr>
                          <w:divsChild>
                            <w:div w:id="1731732618">
                              <w:marLeft w:val="0"/>
                              <w:marRight w:val="0"/>
                              <w:marTop w:val="0"/>
                              <w:marBottom w:val="0"/>
                              <w:divBdr>
                                <w:top w:val="none" w:sz="0" w:space="0" w:color="auto"/>
                                <w:left w:val="none" w:sz="0" w:space="0" w:color="auto"/>
                                <w:bottom w:val="none" w:sz="0" w:space="0" w:color="auto"/>
                                <w:right w:val="none" w:sz="0" w:space="0" w:color="auto"/>
                              </w:divBdr>
                              <w:divsChild>
                                <w:div w:id="576942688">
                                  <w:marLeft w:val="0"/>
                                  <w:marRight w:val="0"/>
                                  <w:marTop w:val="0"/>
                                  <w:marBottom w:val="0"/>
                                  <w:divBdr>
                                    <w:top w:val="none" w:sz="0" w:space="0" w:color="auto"/>
                                    <w:left w:val="none" w:sz="0" w:space="0" w:color="auto"/>
                                    <w:bottom w:val="none" w:sz="0" w:space="0" w:color="auto"/>
                                    <w:right w:val="none" w:sz="0" w:space="0" w:color="auto"/>
                                  </w:divBdr>
                                </w:div>
                              </w:divsChild>
                            </w:div>
                            <w:div w:id="1235385609">
                              <w:marLeft w:val="0"/>
                              <w:marRight w:val="0"/>
                              <w:marTop w:val="0"/>
                              <w:marBottom w:val="0"/>
                              <w:divBdr>
                                <w:top w:val="none" w:sz="0" w:space="0" w:color="auto"/>
                                <w:left w:val="none" w:sz="0" w:space="0" w:color="auto"/>
                                <w:bottom w:val="none" w:sz="0" w:space="0" w:color="auto"/>
                                <w:right w:val="none" w:sz="0" w:space="0" w:color="auto"/>
                              </w:divBdr>
                              <w:divsChild>
                                <w:div w:id="15810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1500">
                  <w:marLeft w:val="0"/>
                  <w:marRight w:val="0"/>
                  <w:marTop w:val="0"/>
                  <w:marBottom w:val="0"/>
                  <w:divBdr>
                    <w:top w:val="none" w:sz="0" w:space="0" w:color="auto"/>
                    <w:left w:val="none" w:sz="0" w:space="0" w:color="auto"/>
                    <w:bottom w:val="none" w:sz="0" w:space="0" w:color="auto"/>
                    <w:right w:val="none" w:sz="0" w:space="0" w:color="auto"/>
                  </w:divBdr>
                  <w:divsChild>
                    <w:div w:id="460196437">
                      <w:marLeft w:val="0"/>
                      <w:marRight w:val="0"/>
                      <w:marTop w:val="0"/>
                      <w:marBottom w:val="0"/>
                      <w:divBdr>
                        <w:top w:val="none" w:sz="0" w:space="0" w:color="auto"/>
                        <w:left w:val="none" w:sz="0" w:space="0" w:color="auto"/>
                        <w:bottom w:val="none" w:sz="0" w:space="0" w:color="auto"/>
                        <w:right w:val="none" w:sz="0" w:space="0" w:color="auto"/>
                      </w:divBdr>
                      <w:divsChild>
                        <w:div w:id="768040770">
                          <w:marLeft w:val="0"/>
                          <w:marRight w:val="0"/>
                          <w:marTop w:val="0"/>
                          <w:marBottom w:val="0"/>
                          <w:divBdr>
                            <w:top w:val="none" w:sz="0" w:space="0" w:color="auto"/>
                            <w:left w:val="none" w:sz="0" w:space="0" w:color="auto"/>
                            <w:bottom w:val="none" w:sz="0" w:space="0" w:color="auto"/>
                            <w:right w:val="none" w:sz="0" w:space="0" w:color="auto"/>
                          </w:divBdr>
                          <w:divsChild>
                            <w:div w:id="1647125575">
                              <w:marLeft w:val="0"/>
                              <w:marRight w:val="0"/>
                              <w:marTop w:val="0"/>
                              <w:marBottom w:val="0"/>
                              <w:divBdr>
                                <w:top w:val="none" w:sz="0" w:space="0" w:color="auto"/>
                                <w:left w:val="none" w:sz="0" w:space="0" w:color="auto"/>
                                <w:bottom w:val="none" w:sz="0" w:space="0" w:color="auto"/>
                                <w:right w:val="none" w:sz="0" w:space="0" w:color="auto"/>
                              </w:divBdr>
                              <w:divsChild>
                                <w:div w:id="1794591882">
                                  <w:marLeft w:val="0"/>
                                  <w:marRight w:val="0"/>
                                  <w:marTop w:val="0"/>
                                  <w:marBottom w:val="0"/>
                                  <w:divBdr>
                                    <w:top w:val="none" w:sz="0" w:space="0" w:color="auto"/>
                                    <w:left w:val="none" w:sz="0" w:space="0" w:color="auto"/>
                                    <w:bottom w:val="none" w:sz="0" w:space="0" w:color="auto"/>
                                    <w:right w:val="none" w:sz="0" w:space="0" w:color="auto"/>
                                  </w:divBdr>
                                </w:div>
                              </w:divsChild>
                            </w:div>
                            <w:div w:id="1042097923">
                              <w:marLeft w:val="0"/>
                              <w:marRight w:val="0"/>
                              <w:marTop w:val="0"/>
                              <w:marBottom w:val="0"/>
                              <w:divBdr>
                                <w:top w:val="none" w:sz="0" w:space="0" w:color="auto"/>
                                <w:left w:val="none" w:sz="0" w:space="0" w:color="auto"/>
                                <w:bottom w:val="none" w:sz="0" w:space="0" w:color="auto"/>
                                <w:right w:val="none" w:sz="0" w:space="0" w:color="auto"/>
                              </w:divBdr>
                              <w:divsChild>
                                <w:div w:id="10231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6069">
                  <w:marLeft w:val="0"/>
                  <w:marRight w:val="0"/>
                  <w:marTop w:val="0"/>
                  <w:marBottom w:val="0"/>
                  <w:divBdr>
                    <w:top w:val="none" w:sz="0" w:space="0" w:color="auto"/>
                    <w:left w:val="none" w:sz="0" w:space="0" w:color="auto"/>
                    <w:bottom w:val="none" w:sz="0" w:space="0" w:color="auto"/>
                    <w:right w:val="none" w:sz="0" w:space="0" w:color="auto"/>
                  </w:divBdr>
                  <w:divsChild>
                    <w:div w:id="702053058">
                      <w:marLeft w:val="0"/>
                      <w:marRight w:val="0"/>
                      <w:marTop w:val="0"/>
                      <w:marBottom w:val="0"/>
                      <w:divBdr>
                        <w:top w:val="none" w:sz="0" w:space="0" w:color="auto"/>
                        <w:left w:val="none" w:sz="0" w:space="0" w:color="auto"/>
                        <w:bottom w:val="none" w:sz="0" w:space="0" w:color="auto"/>
                        <w:right w:val="none" w:sz="0" w:space="0" w:color="auto"/>
                      </w:divBdr>
                      <w:divsChild>
                        <w:div w:id="446851384">
                          <w:marLeft w:val="0"/>
                          <w:marRight w:val="0"/>
                          <w:marTop w:val="0"/>
                          <w:marBottom w:val="0"/>
                          <w:divBdr>
                            <w:top w:val="none" w:sz="0" w:space="0" w:color="auto"/>
                            <w:left w:val="none" w:sz="0" w:space="0" w:color="auto"/>
                            <w:bottom w:val="none" w:sz="0" w:space="0" w:color="auto"/>
                            <w:right w:val="none" w:sz="0" w:space="0" w:color="auto"/>
                          </w:divBdr>
                          <w:divsChild>
                            <w:div w:id="560479580">
                              <w:marLeft w:val="0"/>
                              <w:marRight w:val="0"/>
                              <w:marTop w:val="0"/>
                              <w:marBottom w:val="0"/>
                              <w:divBdr>
                                <w:top w:val="none" w:sz="0" w:space="0" w:color="auto"/>
                                <w:left w:val="none" w:sz="0" w:space="0" w:color="auto"/>
                                <w:bottom w:val="none" w:sz="0" w:space="0" w:color="auto"/>
                                <w:right w:val="none" w:sz="0" w:space="0" w:color="auto"/>
                              </w:divBdr>
                              <w:divsChild>
                                <w:div w:id="2014797845">
                                  <w:marLeft w:val="0"/>
                                  <w:marRight w:val="0"/>
                                  <w:marTop w:val="0"/>
                                  <w:marBottom w:val="0"/>
                                  <w:divBdr>
                                    <w:top w:val="none" w:sz="0" w:space="0" w:color="auto"/>
                                    <w:left w:val="none" w:sz="0" w:space="0" w:color="auto"/>
                                    <w:bottom w:val="none" w:sz="0" w:space="0" w:color="auto"/>
                                    <w:right w:val="none" w:sz="0" w:space="0" w:color="auto"/>
                                  </w:divBdr>
                                </w:div>
                              </w:divsChild>
                            </w:div>
                            <w:div w:id="1885478968">
                              <w:marLeft w:val="0"/>
                              <w:marRight w:val="0"/>
                              <w:marTop w:val="0"/>
                              <w:marBottom w:val="0"/>
                              <w:divBdr>
                                <w:top w:val="none" w:sz="0" w:space="0" w:color="auto"/>
                                <w:left w:val="none" w:sz="0" w:space="0" w:color="auto"/>
                                <w:bottom w:val="none" w:sz="0" w:space="0" w:color="auto"/>
                                <w:right w:val="none" w:sz="0" w:space="0" w:color="auto"/>
                              </w:divBdr>
                              <w:divsChild>
                                <w:div w:id="4700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66521">
                  <w:marLeft w:val="0"/>
                  <w:marRight w:val="0"/>
                  <w:marTop w:val="0"/>
                  <w:marBottom w:val="0"/>
                  <w:divBdr>
                    <w:top w:val="none" w:sz="0" w:space="0" w:color="auto"/>
                    <w:left w:val="none" w:sz="0" w:space="0" w:color="auto"/>
                    <w:bottom w:val="none" w:sz="0" w:space="0" w:color="auto"/>
                    <w:right w:val="none" w:sz="0" w:space="0" w:color="auto"/>
                  </w:divBdr>
                  <w:divsChild>
                    <w:div w:id="463423798">
                      <w:marLeft w:val="0"/>
                      <w:marRight w:val="0"/>
                      <w:marTop w:val="0"/>
                      <w:marBottom w:val="0"/>
                      <w:divBdr>
                        <w:top w:val="none" w:sz="0" w:space="0" w:color="auto"/>
                        <w:left w:val="none" w:sz="0" w:space="0" w:color="auto"/>
                        <w:bottom w:val="none" w:sz="0" w:space="0" w:color="auto"/>
                        <w:right w:val="none" w:sz="0" w:space="0" w:color="auto"/>
                      </w:divBdr>
                      <w:divsChild>
                        <w:div w:id="600333940">
                          <w:marLeft w:val="0"/>
                          <w:marRight w:val="0"/>
                          <w:marTop w:val="0"/>
                          <w:marBottom w:val="0"/>
                          <w:divBdr>
                            <w:top w:val="none" w:sz="0" w:space="0" w:color="auto"/>
                            <w:left w:val="none" w:sz="0" w:space="0" w:color="auto"/>
                            <w:bottom w:val="none" w:sz="0" w:space="0" w:color="auto"/>
                            <w:right w:val="none" w:sz="0" w:space="0" w:color="auto"/>
                          </w:divBdr>
                          <w:divsChild>
                            <w:div w:id="678780101">
                              <w:marLeft w:val="0"/>
                              <w:marRight w:val="0"/>
                              <w:marTop w:val="0"/>
                              <w:marBottom w:val="0"/>
                              <w:divBdr>
                                <w:top w:val="none" w:sz="0" w:space="0" w:color="auto"/>
                                <w:left w:val="none" w:sz="0" w:space="0" w:color="auto"/>
                                <w:bottom w:val="none" w:sz="0" w:space="0" w:color="auto"/>
                                <w:right w:val="none" w:sz="0" w:space="0" w:color="auto"/>
                              </w:divBdr>
                              <w:divsChild>
                                <w:div w:id="675571193">
                                  <w:marLeft w:val="0"/>
                                  <w:marRight w:val="0"/>
                                  <w:marTop w:val="0"/>
                                  <w:marBottom w:val="0"/>
                                  <w:divBdr>
                                    <w:top w:val="none" w:sz="0" w:space="0" w:color="auto"/>
                                    <w:left w:val="none" w:sz="0" w:space="0" w:color="auto"/>
                                    <w:bottom w:val="none" w:sz="0" w:space="0" w:color="auto"/>
                                    <w:right w:val="none" w:sz="0" w:space="0" w:color="auto"/>
                                  </w:divBdr>
                                </w:div>
                              </w:divsChild>
                            </w:div>
                            <w:div w:id="371153634">
                              <w:marLeft w:val="0"/>
                              <w:marRight w:val="0"/>
                              <w:marTop w:val="0"/>
                              <w:marBottom w:val="0"/>
                              <w:divBdr>
                                <w:top w:val="none" w:sz="0" w:space="0" w:color="auto"/>
                                <w:left w:val="none" w:sz="0" w:space="0" w:color="auto"/>
                                <w:bottom w:val="none" w:sz="0" w:space="0" w:color="auto"/>
                                <w:right w:val="none" w:sz="0" w:space="0" w:color="auto"/>
                              </w:divBdr>
                              <w:divsChild>
                                <w:div w:id="503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4609">
                  <w:marLeft w:val="0"/>
                  <w:marRight w:val="0"/>
                  <w:marTop w:val="0"/>
                  <w:marBottom w:val="0"/>
                  <w:divBdr>
                    <w:top w:val="none" w:sz="0" w:space="0" w:color="auto"/>
                    <w:left w:val="none" w:sz="0" w:space="0" w:color="auto"/>
                    <w:bottom w:val="none" w:sz="0" w:space="0" w:color="auto"/>
                    <w:right w:val="none" w:sz="0" w:space="0" w:color="auto"/>
                  </w:divBdr>
                  <w:divsChild>
                    <w:div w:id="526601323">
                      <w:marLeft w:val="0"/>
                      <w:marRight w:val="0"/>
                      <w:marTop w:val="0"/>
                      <w:marBottom w:val="0"/>
                      <w:divBdr>
                        <w:top w:val="none" w:sz="0" w:space="0" w:color="auto"/>
                        <w:left w:val="none" w:sz="0" w:space="0" w:color="auto"/>
                        <w:bottom w:val="none" w:sz="0" w:space="0" w:color="auto"/>
                        <w:right w:val="none" w:sz="0" w:space="0" w:color="auto"/>
                      </w:divBdr>
                      <w:divsChild>
                        <w:div w:id="1181043578">
                          <w:marLeft w:val="0"/>
                          <w:marRight w:val="0"/>
                          <w:marTop w:val="0"/>
                          <w:marBottom w:val="0"/>
                          <w:divBdr>
                            <w:top w:val="none" w:sz="0" w:space="0" w:color="auto"/>
                            <w:left w:val="none" w:sz="0" w:space="0" w:color="auto"/>
                            <w:bottom w:val="none" w:sz="0" w:space="0" w:color="auto"/>
                            <w:right w:val="none" w:sz="0" w:space="0" w:color="auto"/>
                          </w:divBdr>
                          <w:divsChild>
                            <w:div w:id="655260760">
                              <w:marLeft w:val="0"/>
                              <w:marRight w:val="0"/>
                              <w:marTop w:val="0"/>
                              <w:marBottom w:val="0"/>
                              <w:divBdr>
                                <w:top w:val="none" w:sz="0" w:space="0" w:color="auto"/>
                                <w:left w:val="none" w:sz="0" w:space="0" w:color="auto"/>
                                <w:bottom w:val="none" w:sz="0" w:space="0" w:color="auto"/>
                                <w:right w:val="none" w:sz="0" w:space="0" w:color="auto"/>
                              </w:divBdr>
                              <w:divsChild>
                                <w:div w:id="1883209504">
                                  <w:marLeft w:val="0"/>
                                  <w:marRight w:val="0"/>
                                  <w:marTop w:val="0"/>
                                  <w:marBottom w:val="0"/>
                                  <w:divBdr>
                                    <w:top w:val="none" w:sz="0" w:space="0" w:color="auto"/>
                                    <w:left w:val="none" w:sz="0" w:space="0" w:color="auto"/>
                                    <w:bottom w:val="none" w:sz="0" w:space="0" w:color="auto"/>
                                    <w:right w:val="none" w:sz="0" w:space="0" w:color="auto"/>
                                  </w:divBdr>
                                </w:div>
                              </w:divsChild>
                            </w:div>
                            <w:div w:id="739140210">
                              <w:marLeft w:val="0"/>
                              <w:marRight w:val="0"/>
                              <w:marTop w:val="0"/>
                              <w:marBottom w:val="0"/>
                              <w:divBdr>
                                <w:top w:val="none" w:sz="0" w:space="0" w:color="auto"/>
                                <w:left w:val="none" w:sz="0" w:space="0" w:color="auto"/>
                                <w:bottom w:val="none" w:sz="0" w:space="0" w:color="auto"/>
                                <w:right w:val="none" w:sz="0" w:space="0" w:color="auto"/>
                              </w:divBdr>
                              <w:divsChild>
                                <w:div w:id="199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120">
                  <w:marLeft w:val="0"/>
                  <w:marRight w:val="0"/>
                  <w:marTop w:val="0"/>
                  <w:marBottom w:val="0"/>
                  <w:divBdr>
                    <w:top w:val="none" w:sz="0" w:space="0" w:color="auto"/>
                    <w:left w:val="none" w:sz="0" w:space="0" w:color="auto"/>
                    <w:bottom w:val="none" w:sz="0" w:space="0" w:color="auto"/>
                    <w:right w:val="none" w:sz="0" w:space="0" w:color="auto"/>
                  </w:divBdr>
                  <w:divsChild>
                    <w:div w:id="1212233178">
                      <w:marLeft w:val="0"/>
                      <w:marRight w:val="0"/>
                      <w:marTop w:val="0"/>
                      <w:marBottom w:val="0"/>
                      <w:divBdr>
                        <w:top w:val="none" w:sz="0" w:space="0" w:color="auto"/>
                        <w:left w:val="none" w:sz="0" w:space="0" w:color="auto"/>
                        <w:bottom w:val="none" w:sz="0" w:space="0" w:color="auto"/>
                        <w:right w:val="none" w:sz="0" w:space="0" w:color="auto"/>
                      </w:divBdr>
                      <w:divsChild>
                        <w:div w:id="1648050656">
                          <w:marLeft w:val="0"/>
                          <w:marRight w:val="0"/>
                          <w:marTop w:val="0"/>
                          <w:marBottom w:val="0"/>
                          <w:divBdr>
                            <w:top w:val="none" w:sz="0" w:space="0" w:color="auto"/>
                            <w:left w:val="none" w:sz="0" w:space="0" w:color="auto"/>
                            <w:bottom w:val="none" w:sz="0" w:space="0" w:color="auto"/>
                            <w:right w:val="none" w:sz="0" w:space="0" w:color="auto"/>
                          </w:divBdr>
                          <w:divsChild>
                            <w:div w:id="611207532">
                              <w:marLeft w:val="0"/>
                              <w:marRight w:val="0"/>
                              <w:marTop w:val="0"/>
                              <w:marBottom w:val="0"/>
                              <w:divBdr>
                                <w:top w:val="none" w:sz="0" w:space="0" w:color="auto"/>
                                <w:left w:val="none" w:sz="0" w:space="0" w:color="auto"/>
                                <w:bottom w:val="none" w:sz="0" w:space="0" w:color="auto"/>
                                <w:right w:val="none" w:sz="0" w:space="0" w:color="auto"/>
                              </w:divBdr>
                              <w:divsChild>
                                <w:div w:id="1484857991">
                                  <w:marLeft w:val="0"/>
                                  <w:marRight w:val="0"/>
                                  <w:marTop w:val="0"/>
                                  <w:marBottom w:val="0"/>
                                  <w:divBdr>
                                    <w:top w:val="none" w:sz="0" w:space="0" w:color="auto"/>
                                    <w:left w:val="none" w:sz="0" w:space="0" w:color="auto"/>
                                    <w:bottom w:val="none" w:sz="0" w:space="0" w:color="auto"/>
                                    <w:right w:val="none" w:sz="0" w:space="0" w:color="auto"/>
                                  </w:divBdr>
                                </w:div>
                              </w:divsChild>
                            </w:div>
                            <w:div w:id="1503157677">
                              <w:marLeft w:val="0"/>
                              <w:marRight w:val="0"/>
                              <w:marTop w:val="0"/>
                              <w:marBottom w:val="0"/>
                              <w:divBdr>
                                <w:top w:val="none" w:sz="0" w:space="0" w:color="auto"/>
                                <w:left w:val="none" w:sz="0" w:space="0" w:color="auto"/>
                                <w:bottom w:val="none" w:sz="0" w:space="0" w:color="auto"/>
                                <w:right w:val="none" w:sz="0" w:space="0" w:color="auto"/>
                              </w:divBdr>
                              <w:divsChild>
                                <w:div w:id="1292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3404">
                  <w:marLeft w:val="0"/>
                  <w:marRight w:val="0"/>
                  <w:marTop w:val="0"/>
                  <w:marBottom w:val="0"/>
                  <w:divBdr>
                    <w:top w:val="none" w:sz="0" w:space="0" w:color="auto"/>
                    <w:left w:val="none" w:sz="0" w:space="0" w:color="auto"/>
                    <w:bottom w:val="none" w:sz="0" w:space="0" w:color="auto"/>
                    <w:right w:val="none" w:sz="0" w:space="0" w:color="auto"/>
                  </w:divBdr>
                  <w:divsChild>
                    <w:div w:id="1788352662">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1930575779">
                              <w:marLeft w:val="0"/>
                              <w:marRight w:val="0"/>
                              <w:marTop w:val="0"/>
                              <w:marBottom w:val="0"/>
                              <w:divBdr>
                                <w:top w:val="none" w:sz="0" w:space="0" w:color="auto"/>
                                <w:left w:val="none" w:sz="0" w:space="0" w:color="auto"/>
                                <w:bottom w:val="none" w:sz="0" w:space="0" w:color="auto"/>
                                <w:right w:val="none" w:sz="0" w:space="0" w:color="auto"/>
                              </w:divBdr>
                              <w:divsChild>
                                <w:div w:id="2069303537">
                                  <w:marLeft w:val="0"/>
                                  <w:marRight w:val="0"/>
                                  <w:marTop w:val="0"/>
                                  <w:marBottom w:val="0"/>
                                  <w:divBdr>
                                    <w:top w:val="none" w:sz="0" w:space="0" w:color="auto"/>
                                    <w:left w:val="none" w:sz="0" w:space="0" w:color="auto"/>
                                    <w:bottom w:val="none" w:sz="0" w:space="0" w:color="auto"/>
                                    <w:right w:val="none" w:sz="0" w:space="0" w:color="auto"/>
                                  </w:divBdr>
                                </w:div>
                              </w:divsChild>
                            </w:div>
                            <w:div w:id="863136955">
                              <w:marLeft w:val="0"/>
                              <w:marRight w:val="0"/>
                              <w:marTop w:val="0"/>
                              <w:marBottom w:val="0"/>
                              <w:divBdr>
                                <w:top w:val="none" w:sz="0" w:space="0" w:color="auto"/>
                                <w:left w:val="none" w:sz="0" w:space="0" w:color="auto"/>
                                <w:bottom w:val="none" w:sz="0" w:space="0" w:color="auto"/>
                                <w:right w:val="none" w:sz="0" w:space="0" w:color="auto"/>
                              </w:divBdr>
                              <w:divsChild>
                                <w:div w:id="1871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6233">
                  <w:marLeft w:val="0"/>
                  <w:marRight w:val="0"/>
                  <w:marTop w:val="0"/>
                  <w:marBottom w:val="0"/>
                  <w:divBdr>
                    <w:top w:val="none" w:sz="0" w:space="0" w:color="auto"/>
                    <w:left w:val="none" w:sz="0" w:space="0" w:color="auto"/>
                    <w:bottom w:val="none" w:sz="0" w:space="0" w:color="auto"/>
                    <w:right w:val="none" w:sz="0" w:space="0" w:color="auto"/>
                  </w:divBdr>
                  <w:divsChild>
                    <w:div w:id="1086146771">
                      <w:marLeft w:val="0"/>
                      <w:marRight w:val="0"/>
                      <w:marTop w:val="0"/>
                      <w:marBottom w:val="0"/>
                      <w:divBdr>
                        <w:top w:val="none" w:sz="0" w:space="0" w:color="auto"/>
                        <w:left w:val="none" w:sz="0" w:space="0" w:color="auto"/>
                        <w:bottom w:val="none" w:sz="0" w:space="0" w:color="auto"/>
                        <w:right w:val="none" w:sz="0" w:space="0" w:color="auto"/>
                      </w:divBdr>
                      <w:divsChild>
                        <w:div w:id="1937395776">
                          <w:marLeft w:val="0"/>
                          <w:marRight w:val="0"/>
                          <w:marTop w:val="0"/>
                          <w:marBottom w:val="0"/>
                          <w:divBdr>
                            <w:top w:val="none" w:sz="0" w:space="0" w:color="auto"/>
                            <w:left w:val="none" w:sz="0" w:space="0" w:color="auto"/>
                            <w:bottom w:val="none" w:sz="0" w:space="0" w:color="auto"/>
                            <w:right w:val="none" w:sz="0" w:space="0" w:color="auto"/>
                          </w:divBdr>
                          <w:divsChild>
                            <w:div w:id="315110529">
                              <w:marLeft w:val="0"/>
                              <w:marRight w:val="0"/>
                              <w:marTop w:val="0"/>
                              <w:marBottom w:val="0"/>
                              <w:divBdr>
                                <w:top w:val="none" w:sz="0" w:space="0" w:color="auto"/>
                                <w:left w:val="none" w:sz="0" w:space="0" w:color="auto"/>
                                <w:bottom w:val="none" w:sz="0" w:space="0" w:color="auto"/>
                                <w:right w:val="none" w:sz="0" w:space="0" w:color="auto"/>
                              </w:divBdr>
                              <w:divsChild>
                                <w:div w:id="309359941">
                                  <w:marLeft w:val="0"/>
                                  <w:marRight w:val="0"/>
                                  <w:marTop w:val="0"/>
                                  <w:marBottom w:val="0"/>
                                  <w:divBdr>
                                    <w:top w:val="none" w:sz="0" w:space="0" w:color="auto"/>
                                    <w:left w:val="none" w:sz="0" w:space="0" w:color="auto"/>
                                    <w:bottom w:val="none" w:sz="0" w:space="0" w:color="auto"/>
                                    <w:right w:val="none" w:sz="0" w:space="0" w:color="auto"/>
                                  </w:divBdr>
                                </w:div>
                              </w:divsChild>
                            </w:div>
                            <w:div w:id="205339105">
                              <w:marLeft w:val="0"/>
                              <w:marRight w:val="0"/>
                              <w:marTop w:val="0"/>
                              <w:marBottom w:val="0"/>
                              <w:divBdr>
                                <w:top w:val="none" w:sz="0" w:space="0" w:color="auto"/>
                                <w:left w:val="none" w:sz="0" w:space="0" w:color="auto"/>
                                <w:bottom w:val="none" w:sz="0" w:space="0" w:color="auto"/>
                                <w:right w:val="none" w:sz="0" w:space="0" w:color="auto"/>
                              </w:divBdr>
                              <w:divsChild>
                                <w:div w:id="1355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283">
                  <w:marLeft w:val="0"/>
                  <w:marRight w:val="0"/>
                  <w:marTop w:val="0"/>
                  <w:marBottom w:val="0"/>
                  <w:divBdr>
                    <w:top w:val="none" w:sz="0" w:space="0" w:color="auto"/>
                    <w:left w:val="none" w:sz="0" w:space="0" w:color="auto"/>
                    <w:bottom w:val="none" w:sz="0" w:space="0" w:color="auto"/>
                    <w:right w:val="none" w:sz="0" w:space="0" w:color="auto"/>
                  </w:divBdr>
                  <w:divsChild>
                    <w:div w:id="900755071">
                      <w:marLeft w:val="0"/>
                      <w:marRight w:val="0"/>
                      <w:marTop w:val="0"/>
                      <w:marBottom w:val="0"/>
                      <w:divBdr>
                        <w:top w:val="none" w:sz="0" w:space="0" w:color="auto"/>
                        <w:left w:val="none" w:sz="0" w:space="0" w:color="auto"/>
                        <w:bottom w:val="none" w:sz="0" w:space="0" w:color="auto"/>
                        <w:right w:val="none" w:sz="0" w:space="0" w:color="auto"/>
                      </w:divBdr>
                      <w:divsChild>
                        <w:div w:id="1514495207">
                          <w:marLeft w:val="0"/>
                          <w:marRight w:val="0"/>
                          <w:marTop w:val="0"/>
                          <w:marBottom w:val="0"/>
                          <w:divBdr>
                            <w:top w:val="none" w:sz="0" w:space="0" w:color="auto"/>
                            <w:left w:val="none" w:sz="0" w:space="0" w:color="auto"/>
                            <w:bottom w:val="none" w:sz="0" w:space="0" w:color="auto"/>
                            <w:right w:val="none" w:sz="0" w:space="0" w:color="auto"/>
                          </w:divBdr>
                          <w:divsChild>
                            <w:div w:id="1614479478">
                              <w:marLeft w:val="0"/>
                              <w:marRight w:val="0"/>
                              <w:marTop w:val="0"/>
                              <w:marBottom w:val="0"/>
                              <w:divBdr>
                                <w:top w:val="none" w:sz="0" w:space="0" w:color="auto"/>
                                <w:left w:val="none" w:sz="0" w:space="0" w:color="auto"/>
                                <w:bottom w:val="none" w:sz="0" w:space="0" w:color="auto"/>
                                <w:right w:val="none" w:sz="0" w:space="0" w:color="auto"/>
                              </w:divBdr>
                              <w:divsChild>
                                <w:div w:id="2131511754">
                                  <w:marLeft w:val="0"/>
                                  <w:marRight w:val="0"/>
                                  <w:marTop w:val="0"/>
                                  <w:marBottom w:val="0"/>
                                  <w:divBdr>
                                    <w:top w:val="none" w:sz="0" w:space="0" w:color="auto"/>
                                    <w:left w:val="none" w:sz="0" w:space="0" w:color="auto"/>
                                    <w:bottom w:val="none" w:sz="0" w:space="0" w:color="auto"/>
                                    <w:right w:val="none" w:sz="0" w:space="0" w:color="auto"/>
                                  </w:divBdr>
                                </w:div>
                              </w:divsChild>
                            </w:div>
                            <w:div w:id="16005336">
                              <w:marLeft w:val="0"/>
                              <w:marRight w:val="0"/>
                              <w:marTop w:val="0"/>
                              <w:marBottom w:val="0"/>
                              <w:divBdr>
                                <w:top w:val="none" w:sz="0" w:space="0" w:color="auto"/>
                                <w:left w:val="none" w:sz="0" w:space="0" w:color="auto"/>
                                <w:bottom w:val="none" w:sz="0" w:space="0" w:color="auto"/>
                                <w:right w:val="none" w:sz="0" w:space="0" w:color="auto"/>
                              </w:divBdr>
                              <w:divsChild>
                                <w:div w:id="64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457">
                  <w:marLeft w:val="0"/>
                  <w:marRight w:val="0"/>
                  <w:marTop w:val="0"/>
                  <w:marBottom w:val="0"/>
                  <w:divBdr>
                    <w:top w:val="none" w:sz="0" w:space="0" w:color="auto"/>
                    <w:left w:val="none" w:sz="0" w:space="0" w:color="auto"/>
                    <w:bottom w:val="none" w:sz="0" w:space="0" w:color="auto"/>
                    <w:right w:val="none" w:sz="0" w:space="0" w:color="auto"/>
                  </w:divBdr>
                  <w:divsChild>
                    <w:div w:id="2016348288">
                      <w:marLeft w:val="0"/>
                      <w:marRight w:val="0"/>
                      <w:marTop w:val="0"/>
                      <w:marBottom w:val="0"/>
                      <w:divBdr>
                        <w:top w:val="none" w:sz="0" w:space="0" w:color="auto"/>
                        <w:left w:val="none" w:sz="0" w:space="0" w:color="auto"/>
                        <w:bottom w:val="none" w:sz="0" w:space="0" w:color="auto"/>
                        <w:right w:val="none" w:sz="0" w:space="0" w:color="auto"/>
                      </w:divBdr>
                      <w:divsChild>
                        <w:div w:id="2101217774">
                          <w:marLeft w:val="0"/>
                          <w:marRight w:val="0"/>
                          <w:marTop w:val="0"/>
                          <w:marBottom w:val="0"/>
                          <w:divBdr>
                            <w:top w:val="none" w:sz="0" w:space="0" w:color="auto"/>
                            <w:left w:val="none" w:sz="0" w:space="0" w:color="auto"/>
                            <w:bottom w:val="none" w:sz="0" w:space="0" w:color="auto"/>
                            <w:right w:val="none" w:sz="0" w:space="0" w:color="auto"/>
                          </w:divBdr>
                          <w:divsChild>
                            <w:div w:id="510071825">
                              <w:marLeft w:val="0"/>
                              <w:marRight w:val="0"/>
                              <w:marTop w:val="0"/>
                              <w:marBottom w:val="0"/>
                              <w:divBdr>
                                <w:top w:val="none" w:sz="0" w:space="0" w:color="auto"/>
                                <w:left w:val="none" w:sz="0" w:space="0" w:color="auto"/>
                                <w:bottom w:val="none" w:sz="0" w:space="0" w:color="auto"/>
                                <w:right w:val="none" w:sz="0" w:space="0" w:color="auto"/>
                              </w:divBdr>
                              <w:divsChild>
                                <w:div w:id="991300322">
                                  <w:marLeft w:val="0"/>
                                  <w:marRight w:val="0"/>
                                  <w:marTop w:val="0"/>
                                  <w:marBottom w:val="0"/>
                                  <w:divBdr>
                                    <w:top w:val="none" w:sz="0" w:space="0" w:color="auto"/>
                                    <w:left w:val="none" w:sz="0" w:space="0" w:color="auto"/>
                                    <w:bottom w:val="none" w:sz="0" w:space="0" w:color="auto"/>
                                    <w:right w:val="none" w:sz="0" w:space="0" w:color="auto"/>
                                  </w:divBdr>
                                </w:div>
                              </w:divsChild>
                            </w:div>
                            <w:div w:id="715085393">
                              <w:marLeft w:val="0"/>
                              <w:marRight w:val="0"/>
                              <w:marTop w:val="0"/>
                              <w:marBottom w:val="0"/>
                              <w:divBdr>
                                <w:top w:val="none" w:sz="0" w:space="0" w:color="auto"/>
                                <w:left w:val="none" w:sz="0" w:space="0" w:color="auto"/>
                                <w:bottom w:val="none" w:sz="0" w:space="0" w:color="auto"/>
                                <w:right w:val="none" w:sz="0" w:space="0" w:color="auto"/>
                              </w:divBdr>
                              <w:divsChild>
                                <w:div w:id="1546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6304">
                  <w:marLeft w:val="0"/>
                  <w:marRight w:val="0"/>
                  <w:marTop w:val="0"/>
                  <w:marBottom w:val="0"/>
                  <w:divBdr>
                    <w:top w:val="none" w:sz="0" w:space="0" w:color="auto"/>
                    <w:left w:val="none" w:sz="0" w:space="0" w:color="auto"/>
                    <w:bottom w:val="none" w:sz="0" w:space="0" w:color="auto"/>
                    <w:right w:val="none" w:sz="0" w:space="0" w:color="auto"/>
                  </w:divBdr>
                  <w:divsChild>
                    <w:div w:id="1855802962">
                      <w:marLeft w:val="0"/>
                      <w:marRight w:val="0"/>
                      <w:marTop w:val="0"/>
                      <w:marBottom w:val="0"/>
                      <w:divBdr>
                        <w:top w:val="none" w:sz="0" w:space="0" w:color="auto"/>
                        <w:left w:val="none" w:sz="0" w:space="0" w:color="auto"/>
                        <w:bottom w:val="none" w:sz="0" w:space="0" w:color="auto"/>
                        <w:right w:val="none" w:sz="0" w:space="0" w:color="auto"/>
                      </w:divBdr>
                      <w:divsChild>
                        <w:div w:id="991522843">
                          <w:marLeft w:val="0"/>
                          <w:marRight w:val="0"/>
                          <w:marTop w:val="0"/>
                          <w:marBottom w:val="0"/>
                          <w:divBdr>
                            <w:top w:val="none" w:sz="0" w:space="0" w:color="auto"/>
                            <w:left w:val="none" w:sz="0" w:space="0" w:color="auto"/>
                            <w:bottom w:val="none" w:sz="0" w:space="0" w:color="auto"/>
                            <w:right w:val="none" w:sz="0" w:space="0" w:color="auto"/>
                          </w:divBdr>
                          <w:divsChild>
                            <w:div w:id="527839040">
                              <w:marLeft w:val="0"/>
                              <w:marRight w:val="0"/>
                              <w:marTop w:val="0"/>
                              <w:marBottom w:val="0"/>
                              <w:divBdr>
                                <w:top w:val="none" w:sz="0" w:space="0" w:color="auto"/>
                                <w:left w:val="none" w:sz="0" w:space="0" w:color="auto"/>
                                <w:bottom w:val="none" w:sz="0" w:space="0" w:color="auto"/>
                                <w:right w:val="none" w:sz="0" w:space="0" w:color="auto"/>
                              </w:divBdr>
                              <w:divsChild>
                                <w:div w:id="964580859">
                                  <w:marLeft w:val="0"/>
                                  <w:marRight w:val="0"/>
                                  <w:marTop w:val="0"/>
                                  <w:marBottom w:val="0"/>
                                  <w:divBdr>
                                    <w:top w:val="none" w:sz="0" w:space="0" w:color="auto"/>
                                    <w:left w:val="none" w:sz="0" w:space="0" w:color="auto"/>
                                    <w:bottom w:val="none" w:sz="0" w:space="0" w:color="auto"/>
                                    <w:right w:val="none" w:sz="0" w:space="0" w:color="auto"/>
                                  </w:divBdr>
                                </w:div>
                              </w:divsChild>
                            </w:div>
                            <w:div w:id="2074622111">
                              <w:marLeft w:val="0"/>
                              <w:marRight w:val="0"/>
                              <w:marTop w:val="0"/>
                              <w:marBottom w:val="0"/>
                              <w:divBdr>
                                <w:top w:val="none" w:sz="0" w:space="0" w:color="auto"/>
                                <w:left w:val="none" w:sz="0" w:space="0" w:color="auto"/>
                                <w:bottom w:val="none" w:sz="0" w:space="0" w:color="auto"/>
                                <w:right w:val="none" w:sz="0" w:space="0" w:color="auto"/>
                              </w:divBdr>
                              <w:divsChild>
                                <w:div w:id="1376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090">
                  <w:marLeft w:val="0"/>
                  <w:marRight w:val="0"/>
                  <w:marTop w:val="0"/>
                  <w:marBottom w:val="0"/>
                  <w:divBdr>
                    <w:top w:val="none" w:sz="0" w:space="0" w:color="auto"/>
                    <w:left w:val="none" w:sz="0" w:space="0" w:color="auto"/>
                    <w:bottom w:val="none" w:sz="0" w:space="0" w:color="auto"/>
                    <w:right w:val="none" w:sz="0" w:space="0" w:color="auto"/>
                  </w:divBdr>
                  <w:divsChild>
                    <w:div w:id="976034452">
                      <w:marLeft w:val="0"/>
                      <w:marRight w:val="0"/>
                      <w:marTop w:val="0"/>
                      <w:marBottom w:val="0"/>
                      <w:divBdr>
                        <w:top w:val="none" w:sz="0" w:space="0" w:color="auto"/>
                        <w:left w:val="none" w:sz="0" w:space="0" w:color="auto"/>
                        <w:bottom w:val="none" w:sz="0" w:space="0" w:color="auto"/>
                        <w:right w:val="none" w:sz="0" w:space="0" w:color="auto"/>
                      </w:divBdr>
                      <w:divsChild>
                        <w:div w:id="1575821649">
                          <w:marLeft w:val="0"/>
                          <w:marRight w:val="0"/>
                          <w:marTop w:val="0"/>
                          <w:marBottom w:val="0"/>
                          <w:divBdr>
                            <w:top w:val="none" w:sz="0" w:space="0" w:color="auto"/>
                            <w:left w:val="none" w:sz="0" w:space="0" w:color="auto"/>
                            <w:bottom w:val="none" w:sz="0" w:space="0" w:color="auto"/>
                            <w:right w:val="none" w:sz="0" w:space="0" w:color="auto"/>
                          </w:divBdr>
                          <w:divsChild>
                            <w:div w:id="1611739101">
                              <w:marLeft w:val="0"/>
                              <w:marRight w:val="0"/>
                              <w:marTop w:val="0"/>
                              <w:marBottom w:val="0"/>
                              <w:divBdr>
                                <w:top w:val="none" w:sz="0" w:space="0" w:color="auto"/>
                                <w:left w:val="none" w:sz="0" w:space="0" w:color="auto"/>
                                <w:bottom w:val="none" w:sz="0" w:space="0" w:color="auto"/>
                                <w:right w:val="none" w:sz="0" w:space="0" w:color="auto"/>
                              </w:divBdr>
                              <w:divsChild>
                                <w:div w:id="1382287156">
                                  <w:marLeft w:val="0"/>
                                  <w:marRight w:val="0"/>
                                  <w:marTop w:val="0"/>
                                  <w:marBottom w:val="0"/>
                                  <w:divBdr>
                                    <w:top w:val="none" w:sz="0" w:space="0" w:color="auto"/>
                                    <w:left w:val="none" w:sz="0" w:space="0" w:color="auto"/>
                                    <w:bottom w:val="none" w:sz="0" w:space="0" w:color="auto"/>
                                    <w:right w:val="none" w:sz="0" w:space="0" w:color="auto"/>
                                  </w:divBdr>
                                </w:div>
                              </w:divsChild>
                            </w:div>
                            <w:div w:id="964970727">
                              <w:marLeft w:val="0"/>
                              <w:marRight w:val="0"/>
                              <w:marTop w:val="0"/>
                              <w:marBottom w:val="0"/>
                              <w:divBdr>
                                <w:top w:val="none" w:sz="0" w:space="0" w:color="auto"/>
                                <w:left w:val="none" w:sz="0" w:space="0" w:color="auto"/>
                                <w:bottom w:val="none" w:sz="0" w:space="0" w:color="auto"/>
                                <w:right w:val="none" w:sz="0" w:space="0" w:color="auto"/>
                              </w:divBdr>
                              <w:divsChild>
                                <w:div w:id="14153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40254">
                  <w:marLeft w:val="0"/>
                  <w:marRight w:val="0"/>
                  <w:marTop w:val="0"/>
                  <w:marBottom w:val="0"/>
                  <w:divBdr>
                    <w:top w:val="none" w:sz="0" w:space="0" w:color="auto"/>
                    <w:left w:val="none" w:sz="0" w:space="0" w:color="auto"/>
                    <w:bottom w:val="none" w:sz="0" w:space="0" w:color="auto"/>
                    <w:right w:val="none" w:sz="0" w:space="0" w:color="auto"/>
                  </w:divBdr>
                  <w:divsChild>
                    <w:div w:id="1755782400">
                      <w:marLeft w:val="0"/>
                      <w:marRight w:val="0"/>
                      <w:marTop w:val="0"/>
                      <w:marBottom w:val="0"/>
                      <w:divBdr>
                        <w:top w:val="none" w:sz="0" w:space="0" w:color="auto"/>
                        <w:left w:val="none" w:sz="0" w:space="0" w:color="auto"/>
                        <w:bottom w:val="none" w:sz="0" w:space="0" w:color="auto"/>
                        <w:right w:val="none" w:sz="0" w:space="0" w:color="auto"/>
                      </w:divBdr>
                      <w:divsChild>
                        <w:div w:id="80955780">
                          <w:marLeft w:val="0"/>
                          <w:marRight w:val="0"/>
                          <w:marTop w:val="0"/>
                          <w:marBottom w:val="0"/>
                          <w:divBdr>
                            <w:top w:val="none" w:sz="0" w:space="0" w:color="auto"/>
                            <w:left w:val="none" w:sz="0" w:space="0" w:color="auto"/>
                            <w:bottom w:val="none" w:sz="0" w:space="0" w:color="auto"/>
                            <w:right w:val="none" w:sz="0" w:space="0" w:color="auto"/>
                          </w:divBdr>
                          <w:divsChild>
                            <w:div w:id="2053994474">
                              <w:marLeft w:val="0"/>
                              <w:marRight w:val="0"/>
                              <w:marTop w:val="0"/>
                              <w:marBottom w:val="0"/>
                              <w:divBdr>
                                <w:top w:val="none" w:sz="0" w:space="0" w:color="auto"/>
                                <w:left w:val="none" w:sz="0" w:space="0" w:color="auto"/>
                                <w:bottom w:val="none" w:sz="0" w:space="0" w:color="auto"/>
                                <w:right w:val="none" w:sz="0" w:space="0" w:color="auto"/>
                              </w:divBdr>
                              <w:divsChild>
                                <w:div w:id="986519323">
                                  <w:marLeft w:val="0"/>
                                  <w:marRight w:val="0"/>
                                  <w:marTop w:val="0"/>
                                  <w:marBottom w:val="0"/>
                                  <w:divBdr>
                                    <w:top w:val="none" w:sz="0" w:space="0" w:color="auto"/>
                                    <w:left w:val="none" w:sz="0" w:space="0" w:color="auto"/>
                                    <w:bottom w:val="none" w:sz="0" w:space="0" w:color="auto"/>
                                    <w:right w:val="none" w:sz="0" w:space="0" w:color="auto"/>
                                  </w:divBdr>
                                </w:div>
                              </w:divsChild>
                            </w:div>
                            <w:div w:id="723452474">
                              <w:marLeft w:val="0"/>
                              <w:marRight w:val="0"/>
                              <w:marTop w:val="0"/>
                              <w:marBottom w:val="0"/>
                              <w:divBdr>
                                <w:top w:val="none" w:sz="0" w:space="0" w:color="auto"/>
                                <w:left w:val="none" w:sz="0" w:space="0" w:color="auto"/>
                                <w:bottom w:val="none" w:sz="0" w:space="0" w:color="auto"/>
                                <w:right w:val="none" w:sz="0" w:space="0" w:color="auto"/>
                              </w:divBdr>
                              <w:divsChild>
                                <w:div w:id="167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8743">
                  <w:marLeft w:val="0"/>
                  <w:marRight w:val="0"/>
                  <w:marTop w:val="0"/>
                  <w:marBottom w:val="0"/>
                  <w:divBdr>
                    <w:top w:val="none" w:sz="0" w:space="0" w:color="auto"/>
                    <w:left w:val="none" w:sz="0" w:space="0" w:color="auto"/>
                    <w:bottom w:val="none" w:sz="0" w:space="0" w:color="auto"/>
                    <w:right w:val="none" w:sz="0" w:space="0" w:color="auto"/>
                  </w:divBdr>
                  <w:divsChild>
                    <w:div w:id="630213583">
                      <w:marLeft w:val="0"/>
                      <w:marRight w:val="0"/>
                      <w:marTop w:val="0"/>
                      <w:marBottom w:val="0"/>
                      <w:divBdr>
                        <w:top w:val="none" w:sz="0" w:space="0" w:color="auto"/>
                        <w:left w:val="none" w:sz="0" w:space="0" w:color="auto"/>
                        <w:bottom w:val="none" w:sz="0" w:space="0" w:color="auto"/>
                        <w:right w:val="none" w:sz="0" w:space="0" w:color="auto"/>
                      </w:divBdr>
                      <w:divsChild>
                        <w:div w:id="1723014957">
                          <w:marLeft w:val="0"/>
                          <w:marRight w:val="0"/>
                          <w:marTop w:val="0"/>
                          <w:marBottom w:val="0"/>
                          <w:divBdr>
                            <w:top w:val="none" w:sz="0" w:space="0" w:color="auto"/>
                            <w:left w:val="none" w:sz="0" w:space="0" w:color="auto"/>
                            <w:bottom w:val="none" w:sz="0" w:space="0" w:color="auto"/>
                            <w:right w:val="none" w:sz="0" w:space="0" w:color="auto"/>
                          </w:divBdr>
                          <w:divsChild>
                            <w:div w:id="41946964">
                              <w:marLeft w:val="0"/>
                              <w:marRight w:val="0"/>
                              <w:marTop w:val="0"/>
                              <w:marBottom w:val="0"/>
                              <w:divBdr>
                                <w:top w:val="none" w:sz="0" w:space="0" w:color="auto"/>
                                <w:left w:val="none" w:sz="0" w:space="0" w:color="auto"/>
                                <w:bottom w:val="none" w:sz="0" w:space="0" w:color="auto"/>
                                <w:right w:val="none" w:sz="0" w:space="0" w:color="auto"/>
                              </w:divBdr>
                              <w:divsChild>
                                <w:div w:id="1920747675">
                                  <w:marLeft w:val="0"/>
                                  <w:marRight w:val="0"/>
                                  <w:marTop w:val="0"/>
                                  <w:marBottom w:val="0"/>
                                  <w:divBdr>
                                    <w:top w:val="none" w:sz="0" w:space="0" w:color="auto"/>
                                    <w:left w:val="none" w:sz="0" w:space="0" w:color="auto"/>
                                    <w:bottom w:val="none" w:sz="0" w:space="0" w:color="auto"/>
                                    <w:right w:val="none" w:sz="0" w:space="0" w:color="auto"/>
                                  </w:divBdr>
                                </w:div>
                              </w:divsChild>
                            </w:div>
                            <w:div w:id="994603669">
                              <w:marLeft w:val="0"/>
                              <w:marRight w:val="0"/>
                              <w:marTop w:val="0"/>
                              <w:marBottom w:val="0"/>
                              <w:divBdr>
                                <w:top w:val="none" w:sz="0" w:space="0" w:color="auto"/>
                                <w:left w:val="none" w:sz="0" w:space="0" w:color="auto"/>
                                <w:bottom w:val="none" w:sz="0" w:space="0" w:color="auto"/>
                                <w:right w:val="none" w:sz="0" w:space="0" w:color="auto"/>
                              </w:divBdr>
                              <w:divsChild>
                                <w:div w:id="81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0523">
                  <w:marLeft w:val="0"/>
                  <w:marRight w:val="0"/>
                  <w:marTop w:val="0"/>
                  <w:marBottom w:val="0"/>
                  <w:divBdr>
                    <w:top w:val="none" w:sz="0" w:space="0" w:color="auto"/>
                    <w:left w:val="none" w:sz="0" w:space="0" w:color="auto"/>
                    <w:bottom w:val="none" w:sz="0" w:space="0" w:color="auto"/>
                    <w:right w:val="none" w:sz="0" w:space="0" w:color="auto"/>
                  </w:divBdr>
                  <w:divsChild>
                    <w:div w:id="1331641418">
                      <w:marLeft w:val="0"/>
                      <w:marRight w:val="0"/>
                      <w:marTop w:val="0"/>
                      <w:marBottom w:val="0"/>
                      <w:divBdr>
                        <w:top w:val="none" w:sz="0" w:space="0" w:color="auto"/>
                        <w:left w:val="none" w:sz="0" w:space="0" w:color="auto"/>
                        <w:bottom w:val="none" w:sz="0" w:space="0" w:color="auto"/>
                        <w:right w:val="none" w:sz="0" w:space="0" w:color="auto"/>
                      </w:divBdr>
                      <w:divsChild>
                        <w:div w:id="1031422372">
                          <w:marLeft w:val="0"/>
                          <w:marRight w:val="0"/>
                          <w:marTop w:val="0"/>
                          <w:marBottom w:val="0"/>
                          <w:divBdr>
                            <w:top w:val="none" w:sz="0" w:space="0" w:color="auto"/>
                            <w:left w:val="none" w:sz="0" w:space="0" w:color="auto"/>
                            <w:bottom w:val="none" w:sz="0" w:space="0" w:color="auto"/>
                            <w:right w:val="none" w:sz="0" w:space="0" w:color="auto"/>
                          </w:divBdr>
                          <w:divsChild>
                            <w:div w:id="1132554875">
                              <w:marLeft w:val="0"/>
                              <w:marRight w:val="0"/>
                              <w:marTop w:val="0"/>
                              <w:marBottom w:val="0"/>
                              <w:divBdr>
                                <w:top w:val="none" w:sz="0" w:space="0" w:color="auto"/>
                                <w:left w:val="none" w:sz="0" w:space="0" w:color="auto"/>
                                <w:bottom w:val="none" w:sz="0" w:space="0" w:color="auto"/>
                                <w:right w:val="none" w:sz="0" w:space="0" w:color="auto"/>
                              </w:divBdr>
                              <w:divsChild>
                                <w:div w:id="878316690">
                                  <w:marLeft w:val="0"/>
                                  <w:marRight w:val="0"/>
                                  <w:marTop w:val="0"/>
                                  <w:marBottom w:val="0"/>
                                  <w:divBdr>
                                    <w:top w:val="none" w:sz="0" w:space="0" w:color="auto"/>
                                    <w:left w:val="none" w:sz="0" w:space="0" w:color="auto"/>
                                    <w:bottom w:val="none" w:sz="0" w:space="0" w:color="auto"/>
                                    <w:right w:val="none" w:sz="0" w:space="0" w:color="auto"/>
                                  </w:divBdr>
                                </w:div>
                              </w:divsChild>
                            </w:div>
                            <w:div w:id="1624532070">
                              <w:marLeft w:val="0"/>
                              <w:marRight w:val="0"/>
                              <w:marTop w:val="0"/>
                              <w:marBottom w:val="0"/>
                              <w:divBdr>
                                <w:top w:val="none" w:sz="0" w:space="0" w:color="auto"/>
                                <w:left w:val="none" w:sz="0" w:space="0" w:color="auto"/>
                                <w:bottom w:val="none" w:sz="0" w:space="0" w:color="auto"/>
                                <w:right w:val="none" w:sz="0" w:space="0" w:color="auto"/>
                              </w:divBdr>
                              <w:divsChild>
                                <w:div w:id="121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3294">
                  <w:marLeft w:val="0"/>
                  <w:marRight w:val="0"/>
                  <w:marTop w:val="0"/>
                  <w:marBottom w:val="0"/>
                  <w:divBdr>
                    <w:top w:val="none" w:sz="0" w:space="0" w:color="auto"/>
                    <w:left w:val="none" w:sz="0" w:space="0" w:color="auto"/>
                    <w:bottom w:val="none" w:sz="0" w:space="0" w:color="auto"/>
                    <w:right w:val="none" w:sz="0" w:space="0" w:color="auto"/>
                  </w:divBdr>
                  <w:divsChild>
                    <w:div w:id="487596041">
                      <w:marLeft w:val="0"/>
                      <w:marRight w:val="0"/>
                      <w:marTop w:val="0"/>
                      <w:marBottom w:val="0"/>
                      <w:divBdr>
                        <w:top w:val="none" w:sz="0" w:space="0" w:color="auto"/>
                        <w:left w:val="none" w:sz="0" w:space="0" w:color="auto"/>
                        <w:bottom w:val="none" w:sz="0" w:space="0" w:color="auto"/>
                        <w:right w:val="none" w:sz="0" w:space="0" w:color="auto"/>
                      </w:divBdr>
                      <w:divsChild>
                        <w:div w:id="793017280">
                          <w:marLeft w:val="0"/>
                          <w:marRight w:val="0"/>
                          <w:marTop w:val="0"/>
                          <w:marBottom w:val="0"/>
                          <w:divBdr>
                            <w:top w:val="none" w:sz="0" w:space="0" w:color="auto"/>
                            <w:left w:val="none" w:sz="0" w:space="0" w:color="auto"/>
                            <w:bottom w:val="none" w:sz="0" w:space="0" w:color="auto"/>
                            <w:right w:val="none" w:sz="0" w:space="0" w:color="auto"/>
                          </w:divBdr>
                          <w:divsChild>
                            <w:div w:id="1573925965">
                              <w:marLeft w:val="0"/>
                              <w:marRight w:val="0"/>
                              <w:marTop w:val="0"/>
                              <w:marBottom w:val="0"/>
                              <w:divBdr>
                                <w:top w:val="none" w:sz="0" w:space="0" w:color="auto"/>
                                <w:left w:val="none" w:sz="0" w:space="0" w:color="auto"/>
                                <w:bottom w:val="none" w:sz="0" w:space="0" w:color="auto"/>
                                <w:right w:val="none" w:sz="0" w:space="0" w:color="auto"/>
                              </w:divBdr>
                              <w:divsChild>
                                <w:div w:id="382873969">
                                  <w:marLeft w:val="0"/>
                                  <w:marRight w:val="0"/>
                                  <w:marTop w:val="0"/>
                                  <w:marBottom w:val="0"/>
                                  <w:divBdr>
                                    <w:top w:val="none" w:sz="0" w:space="0" w:color="auto"/>
                                    <w:left w:val="none" w:sz="0" w:space="0" w:color="auto"/>
                                    <w:bottom w:val="none" w:sz="0" w:space="0" w:color="auto"/>
                                    <w:right w:val="none" w:sz="0" w:space="0" w:color="auto"/>
                                  </w:divBdr>
                                </w:div>
                              </w:divsChild>
                            </w:div>
                            <w:div w:id="2119716040">
                              <w:marLeft w:val="0"/>
                              <w:marRight w:val="0"/>
                              <w:marTop w:val="0"/>
                              <w:marBottom w:val="0"/>
                              <w:divBdr>
                                <w:top w:val="none" w:sz="0" w:space="0" w:color="auto"/>
                                <w:left w:val="none" w:sz="0" w:space="0" w:color="auto"/>
                                <w:bottom w:val="none" w:sz="0" w:space="0" w:color="auto"/>
                                <w:right w:val="none" w:sz="0" w:space="0" w:color="auto"/>
                              </w:divBdr>
                              <w:divsChild>
                                <w:div w:id="210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766">
                  <w:marLeft w:val="0"/>
                  <w:marRight w:val="0"/>
                  <w:marTop w:val="0"/>
                  <w:marBottom w:val="0"/>
                  <w:divBdr>
                    <w:top w:val="none" w:sz="0" w:space="0" w:color="auto"/>
                    <w:left w:val="none" w:sz="0" w:space="0" w:color="auto"/>
                    <w:bottom w:val="none" w:sz="0" w:space="0" w:color="auto"/>
                    <w:right w:val="none" w:sz="0" w:space="0" w:color="auto"/>
                  </w:divBdr>
                  <w:divsChild>
                    <w:div w:id="1498694306">
                      <w:marLeft w:val="0"/>
                      <w:marRight w:val="0"/>
                      <w:marTop w:val="0"/>
                      <w:marBottom w:val="0"/>
                      <w:divBdr>
                        <w:top w:val="none" w:sz="0" w:space="0" w:color="auto"/>
                        <w:left w:val="none" w:sz="0" w:space="0" w:color="auto"/>
                        <w:bottom w:val="none" w:sz="0" w:space="0" w:color="auto"/>
                        <w:right w:val="none" w:sz="0" w:space="0" w:color="auto"/>
                      </w:divBdr>
                      <w:divsChild>
                        <w:div w:id="1293054993">
                          <w:marLeft w:val="0"/>
                          <w:marRight w:val="0"/>
                          <w:marTop w:val="0"/>
                          <w:marBottom w:val="0"/>
                          <w:divBdr>
                            <w:top w:val="none" w:sz="0" w:space="0" w:color="auto"/>
                            <w:left w:val="none" w:sz="0" w:space="0" w:color="auto"/>
                            <w:bottom w:val="none" w:sz="0" w:space="0" w:color="auto"/>
                            <w:right w:val="none" w:sz="0" w:space="0" w:color="auto"/>
                          </w:divBdr>
                          <w:divsChild>
                            <w:div w:id="1911578768">
                              <w:marLeft w:val="0"/>
                              <w:marRight w:val="0"/>
                              <w:marTop w:val="0"/>
                              <w:marBottom w:val="0"/>
                              <w:divBdr>
                                <w:top w:val="none" w:sz="0" w:space="0" w:color="auto"/>
                                <w:left w:val="none" w:sz="0" w:space="0" w:color="auto"/>
                                <w:bottom w:val="none" w:sz="0" w:space="0" w:color="auto"/>
                                <w:right w:val="none" w:sz="0" w:space="0" w:color="auto"/>
                              </w:divBdr>
                              <w:divsChild>
                                <w:div w:id="770441502">
                                  <w:marLeft w:val="0"/>
                                  <w:marRight w:val="0"/>
                                  <w:marTop w:val="0"/>
                                  <w:marBottom w:val="0"/>
                                  <w:divBdr>
                                    <w:top w:val="none" w:sz="0" w:space="0" w:color="auto"/>
                                    <w:left w:val="none" w:sz="0" w:space="0" w:color="auto"/>
                                    <w:bottom w:val="none" w:sz="0" w:space="0" w:color="auto"/>
                                    <w:right w:val="none" w:sz="0" w:space="0" w:color="auto"/>
                                  </w:divBdr>
                                </w:div>
                              </w:divsChild>
                            </w:div>
                            <w:div w:id="1858932922">
                              <w:marLeft w:val="0"/>
                              <w:marRight w:val="0"/>
                              <w:marTop w:val="0"/>
                              <w:marBottom w:val="0"/>
                              <w:divBdr>
                                <w:top w:val="none" w:sz="0" w:space="0" w:color="auto"/>
                                <w:left w:val="none" w:sz="0" w:space="0" w:color="auto"/>
                                <w:bottom w:val="none" w:sz="0" w:space="0" w:color="auto"/>
                                <w:right w:val="none" w:sz="0" w:space="0" w:color="auto"/>
                              </w:divBdr>
                              <w:divsChild>
                                <w:div w:id="5800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4173">
                  <w:marLeft w:val="0"/>
                  <w:marRight w:val="0"/>
                  <w:marTop w:val="0"/>
                  <w:marBottom w:val="0"/>
                  <w:divBdr>
                    <w:top w:val="none" w:sz="0" w:space="0" w:color="auto"/>
                    <w:left w:val="none" w:sz="0" w:space="0" w:color="auto"/>
                    <w:bottom w:val="none" w:sz="0" w:space="0" w:color="auto"/>
                    <w:right w:val="none" w:sz="0" w:space="0" w:color="auto"/>
                  </w:divBdr>
                  <w:divsChild>
                    <w:div w:id="339892956">
                      <w:marLeft w:val="0"/>
                      <w:marRight w:val="0"/>
                      <w:marTop w:val="0"/>
                      <w:marBottom w:val="0"/>
                      <w:divBdr>
                        <w:top w:val="none" w:sz="0" w:space="0" w:color="auto"/>
                        <w:left w:val="none" w:sz="0" w:space="0" w:color="auto"/>
                        <w:bottom w:val="none" w:sz="0" w:space="0" w:color="auto"/>
                        <w:right w:val="none" w:sz="0" w:space="0" w:color="auto"/>
                      </w:divBdr>
                      <w:divsChild>
                        <w:div w:id="213080958">
                          <w:marLeft w:val="0"/>
                          <w:marRight w:val="0"/>
                          <w:marTop w:val="0"/>
                          <w:marBottom w:val="0"/>
                          <w:divBdr>
                            <w:top w:val="none" w:sz="0" w:space="0" w:color="auto"/>
                            <w:left w:val="none" w:sz="0" w:space="0" w:color="auto"/>
                            <w:bottom w:val="none" w:sz="0" w:space="0" w:color="auto"/>
                            <w:right w:val="none" w:sz="0" w:space="0" w:color="auto"/>
                          </w:divBdr>
                          <w:divsChild>
                            <w:div w:id="2133477913">
                              <w:marLeft w:val="0"/>
                              <w:marRight w:val="0"/>
                              <w:marTop w:val="0"/>
                              <w:marBottom w:val="0"/>
                              <w:divBdr>
                                <w:top w:val="none" w:sz="0" w:space="0" w:color="auto"/>
                                <w:left w:val="none" w:sz="0" w:space="0" w:color="auto"/>
                                <w:bottom w:val="none" w:sz="0" w:space="0" w:color="auto"/>
                                <w:right w:val="none" w:sz="0" w:space="0" w:color="auto"/>
                              </w:divBdr>
                              <w:divsChild>
                                <w:div w:id="889146103">
                                  <w:marLeft w:val="0"/>
                                  <w:marRight w:val="0"/>
                                  <w:marTop w:val="0"/>
                                  <w:marBottom w:val="0"/>
                                  <w:divBdr>
                                    <w:top w:val="none" w:sz="0" w:space="0" w:color="auto"/>
                                    <w:left w:val="none" w:sz="0" w:space="0" w:color="auto"/>
                                    <w:bottom w:val="none" w:sz="0" w:space="0" w:color="auto"/>
                                    <w:right w:val="none" w:sz="0" w:space="0" w:color="auto"/>
                                  </w:divBdr>
                                </w:div>
                              </w:divsChild>
                            </w:div>
                            <w:div w:id="1450469951">
                              <w:marLeft w:val="0"/>
                              <w:marRight w:val="0"/>
                              <w:marTop w:val="0"/>
                              <w:marBottom w:val="0"/>
                              <w:divBdr>
                                <w:top w:val="none" w:sz="0" w:space="0" w:color="auto"/>
                                <w:left w:val="none" w:sz="0" w:space="0" w:color="auto"/>
                                <w:bottom w:val="none" w:sz="0" w:space="0" w:color="auto"/>
                                <w:right w:val="none" w:sz="0" w:space="0" w:color="auto"/>
                              </w:divBdr>
                              <w:divsChild>
                                <w:div w:id="1256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6775">
                  <w:marLeft w:val="0"/>
                  <w:marRight w:val="0"/>
                  <w:marTop w:val="0"/>
                  <w:marBottom w:val="0"/>
                  <w:divBdr>
                    <w:top w:val="none" w:sz="0" w:space="0" w:color="auto"/>
                    <w:left w:val="none" w:sz="0" w:space="0" w:color="auto"/>
                    <w:bottom w:val="none" w:sz="0" w:space="0" w:color="auto"/>
                    <w:right w:val="none" w:sz="0" w:space="0" w:color="auto"/>
                  </w:divBdr>
                  <w:divsChild>
                    <w:div w:id="1508863923">
                      <w:marLeft w:val="0"/>
                      <w:marRight w:val="0"/>
                      <w:marTop w:val="0"/>
                      <w:marBottom w:val="0"/>
                      <w:divBdr>
                        <w:top w:val="none" w:sz="0" w:space="0" w:color="auto"/>
                        <w:left w:val="none" w:sz="0" w:space="0" w:color="auto"/>
                        <w:bottom w:val="none" w:sz="0" w:space="0" w:color="auto"/>
                        <w:right w:val="none" w:sz="0" w:space="0" w:color="auto"/>
                      </w:divBdr>
                      <w:divsChild>
                        <w:div w:id="717125112">
                          <w:marLeft w:val="0"/>
                          <w:marRight w:val="0"/>
                          <w:marTop w:val="0"/>
                          <w:marBottom w:val="0"/>
                          <w:divBdr>
                            <w:top w:val="none" w:sz="0" w:space="0" w:color="auto"/>
                            <w:left w:val="none" w:sz="0" w:space="0" w:color="auto"/>
                            <w:bottom w:val="none" w:sz="0" w:space="0" w:color="auto"/>
                            <w:right w:val="none" w:sz="0" w:space="0" w:color="auto"/>
                          </w:divBdr>
                          <w:divsChild>
                            <w:div w:id="316811813">
                              <w:marLeft w:val="0"/>
                              <w:marRight w:val="0"/>
                              <w:marTop w:val="0"/>
                              <w:marBottom w:val="0"/>
                              <w:divBdr>
                                <w:top w:val="none" w:sz="0" w:space="0" w:color="auto"/>
                                <w:left w:val="none" w:sz="0" w:space="0" w:color="auto"/>
                                <w:bottom w:val="none" w:sz="0" w:space="0" w:color="auto"/>
                                <w:right w:val="none" w:sz="0" w:space="0" w:color="auto"/>
                              </w:divBdr>
                              <w:divsChild>
                                <w:div w:id="1964801804">
                                  <w:marLeft w:val="0"/>
                                  <w:marRight w:val="0"/>
                                  <w:marTop w:val="0"/>
                                  <w:marBottom w:val="0"/>
                                  <w:divBdr>
                                    <w:top w:val="none" w:sz="0" w:space="0" w:color="auto"/>
                                    <w:left w:val="none" w:sz="0" w:space="0" w:color="auto"/>
                                    <w:bottom w:val="none" w:sz="0" w:space="0" w:color="auto"/>
                                    <w:right w:val="none" w:sz="0" w:space="0" w:color="auto"/>
                                  </w:divBdr>
                                </w:div>
                              </w:divsChild>
                            </w:div>
                            <w:div w:id="1024862645">
                              <w:marLeft w:val="0"/>
                              <w:marRight w:val="0"/>
                              <w:marTop w:val="0"/>
                              <w:marBottom w:val="0"/>
                              <w:divBdr>
                                <w:top w:val="none" w:sz="0" w:space="0" w:color="auto"/>
                                <w:left w:val="none" w:sz="0" w:space="0" w:color="auto"/>
                                <w:bottom w:val="none" w:sz="0" w:space="0" w:color="auto"/>
                                <w:right w:val="none" w:sz="0" w:space="0" w:color="auto"/>
                              </w:divBdr>
                              <w:divsChild>
                                <w:div w:id="154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80077">
                  <w:marLeft w:val="0"/>
                  <w:marRight w:val="0"/>
                  <w:marTop w:val="0"/>
                  <w:marBottom w:val="0"/>
                  <w:divBdr>
                    <w:top w:val="none" w:sz="0" w:space="0" w:color="auto"/>
                    <w:left w:val="none" w:sz="0" w:space="0" w:color="auto"/>
                    <w:bottom w:val="none" w:sz="0" w:space="0" w:color="auto"/>
                    <w:right w:val="none" w:sz="0" w:space="0" w:color="auto"/>
                  </w:divBdr>
                  <w:divsChild>
                    <w:div w:id="936719703">
                      <w:marLeft w:val="0"/>
                      <w:marRight w:val="0"/>
                      <w:marTop w:val="0"/>
                      <w:marBottom w:val="0"/>
                      <w:divBdr>
                        <w:top w:val="none" w:sz="0" w:space="0" w:color="auto"/>
                        <w:left w:val="none" w:sz="0" w:space="0" w:color="auto"/>
                        <w:bottom w:val="none" w:sz="0" w:space="0" w:color="auto"/>
                        <w:right w:val="none" w:sz="0" w:space="0" w:color="auto"/>
                      </w:divBdr>
                      <w:divsChild>
                        <w:div w:id="1337001192">
                          <w:marLeft w:val="0"/>
                          <w:marRight w:val="0"/>
                          <w:marTop w:val="0"/>
                          <w:marBottom w:val="0"/>
                          <w:divBdr>
                            <w:top w:val="none" w:sz="0" w:space="0" w:color="auto"/>
                            <w:left w:val="none" w:sz="0" w:space="0" w:color="auto"/>
                            <w:bottom w:val="none" w:sz="0" w:space="0" w:color="auto"/>
                            <w:right w:val="none" w:sz="0" w:space="0" w:color="auto"/>
                          </w:divBdr>
                          <w:divsChild>
                            <w:div w:id="1537889128">
                              <w:marLeft w:val="0"/>
                              <w:marRight w:val="0"/>
                              <w:marTop w:val="0"/>
                              <w:marBottom w:val="0"/>
                              <w:divBdr>
                                <w:top w:val="none" w:sz="0" w:space="0" w:color="auto"/>
                                <w:left w:val="none" w:sz="0" w:space="0" w:color="auto"/>
                                <w:bottom w:val="none" w:sz="0" w:space="0" w:color="auto"/>
                                <w:right w:val="none" w:sz="0" w:space="0" w:color="auto"/>
                              </w:divBdr>
                              <w:divsChild>
                                <w:div w:id="1541087056">
                                  <w:marLeft w:val="0"/>
                                  <w:marRight w:val="0"/>
                                  <w:marTop w:val="0"/>
                                  <w:marBottom w:val="0"/>
                                  <w:divBdr>
                                    <w:top w:val="none" w:sz="0" w:space="0" w:color="auto"/>
                                    <w:left w:val="none" w:sz="0" w:space="0" w:color="auto"/>
                                    <w:bottom w:val="none" w:sz="0" w:space="0" w:color="auto"/>
                                    <w:right w:val="none" w:sz="0" w:space="0" w:color="auto"/>
                                  </w:divBdr>
                                </w:div>
                              </w:divsChild>
                            </w:div>
                            <w:div w:id="2034381389">
                              <w:marLeft w:val="0"/>
                              <w:marRight w:val="0"/>
                              <w:marTop w:val="0"/>
                              <w:marBottom w:val="0"/>
                              <w:divBdr>
                                <w:top w:val="none" w:sz="0" w:space="0" w:color="auto"/>
                                <w:left w:val="none" w:sz="0" w:space="0" w:color="auto"/>
                                <w:bottom w:val="none" w:sz="0" w:space="0" w:color="auto"/>
                                <w:right w:val="none" w:sz="0" w:space="0" w:color="auto"/>
                              </w:divBdr>
                              <w:divsChild>
                                <w:div w:id="14613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3736">
                      <w:marLeft w:val="0"/>
                      <w:marRight w:val="0"/>
                      <w:marTop w:val="0"/>
                      <w:marBottom w:val="0"/>
                      <w:divBdr>
                        <w:top w:val="none" w:sz="0" w:space="0" w:color="auto"/>
                        <w:left w:val="none" w:sz="0" w:space="0" w:color="auto"/>
                        <w:bottom w:val="none" w:sz="0" w:space="0" w:color="auto"/>
                        <w:right w:val="none" w:sz="0" w:space="0" w:color="auto"/>
                      </w:divBdr>
                      <w:divsChild>
                        <w:div w:id="1727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5488">
          <w:marLeft w:val="0"/>
          <w:marRight w:val="0"/>
          <w:marTop w:val="0"/>
          <w:marBottom w:val="0"/>
          <w:divBdr>
            <w:top w:val="none" w:sz="0" w:space="0" w:color="auto"/>
            <w:left w:val="none" w:sz="0" w:space="0" w:color="auto"/>
            <w:bottom w:val="none" w:sz="0" w:space="0" w:color="auto"/>
            <w:right w:val="none" w:sz="0" w:space="0" w:color="auto"/>
          </w:divBdr>
          <w:divsChild>
            <w:div w:id="576135628">
              <w:marLeft w:val="0"/>
              <w:marRight w:val="0"/>
              <w:marTop w:val="0"/>
              <w:marBottom w:val="0"/>
              <w:divBdr>
                <w:top w:val="none" w:sz="0" w:space="0" w:color="auto"/>
                <w:left w:val="none" w:sz="0" w:space="0" w:color="auto"/>
                <w:bottom w:val="none" w:sz="0" w:space="0" w:color="auto"/>
                <w:right w:val="none" w:sz="0" w:space="0" w:color="auto"/>
              </w:divBdr>
              <w:divsChild>
                <w:div w:id="468284534">
                  <w:marLeft w:val="0"/>
                  <w:marRight w:val="0"/>
                  <w:marTop w:val="0"/>
                  <w:marBottom w:val="0"/>
                  <w:divBdr>
                    <w:top w:val="none" w:sz="0" w:space="0" w:color="auto"/>
                    <w:left w:val="none" w:sz="0" w:space="0" w:color="auto"/>
                    <w:bottom w:val="none" w:sz="0" w:space="0" w:color="auto"/>
                    <w:right w:val="none" w:sz="0" w:space="0" w:color="auto"/>
                  </w:divBdr>
                  <w:divsChild>
                    <w:div w:id="1742679654">
                      <w:marLeft w:val="0"/>
                      <w:marRight w:val="0"/>
                      <w:marTop w:val="0"/>
                      <w:marBottom w:val="0"/>
                      <w:divBdr>
                        <w:top w:val="none" w:sz="0" w:space="0" w:color="auto"/>
                        <w:left w:val="none" w:sz="0" w:space="0" w:color="auto"/>
                        <w:bottom w:val="none" w:sz="0" w:space="0" w:color="auto"/>
                        <w:right w:val="none" w:sz="0" w:space="0" w:color="auto"/>
                      </w:divBdr>
                      <w:divsChild>
                        <w:div w:id="1634673052">
                          <w:marLeft w:val="0"/>
                          <w:marRight w:val="0"/>
                          <w:marTop w:val="0"/>
                          <w:marBottom w:val="0"/>
                          <w:divBdr>
                            <w:top w:val="none" w:sz="0" w:space="0" w:color="auto"/>
                            <w:left w:val="none" w:sz="0" w:space="0" w:color="auto"/>
                            <w:bottom w:val="none" w:sz="0" w:space="0" w:color="auto"/>
                            <w:right w:val="none" w:sz="0" w:space="0" w:color="auto"/>
                          </w:divBdr>
                          <w:divsChild>
                            <w:div w:id="1062174315">
                              <w:marLeft w:val="0"/>
                              <w:marRight w:val="0"/>
                              <w:marTop w:val="0"/>
                              <w:marBottom w:val="0"/>
                              <w:divBdr>
                                <w:top w:val="none" w:sz="0" w:space="0" w:color="auto"/>
                                <w:left w:val="none" w:sz="0" w:space="0" w:color="auto"/>
                                <w:bottom w:val="none" w:sz="0" w:space="0" w:color="auto"/>
                                <w:right w:val="none" w:sz="0" w:space="0" w:color="auto"/>
                              </w:divBdr>
                              <w:divsChild>
                                <w:div w:id="1653369518">
                                  <w:marLeft w:val="0"/>
                                  <w:marRight w:val="0"/>
                                  <w:marTop w:val="0"/>
                                  <w:marBottom w:val="0"/>
                                  <w:divBdr>
                                    <w:top w:val="none" w:sz="0" w:space="0" w:color="auto"/>
                                    <w:left w:val="none" w:sz="0" w:space="0" w:color="auto"/>
                                    <w:bottom w:val="none" w:sz="0" w:space="0" w:color="auto"/>
                                    <w:right w:val="none" w:sz="0" w:space="0" w:color="auto"/>
                                  </w:divBdr>
                                </w:div>
                              </w:divsChild>
                            </w:div>
                            <w:div w:id="1696728514">
                              <w:marLeft w:val="0"/>
                              <w:marRight w:val="0"/>
                              <w:marTop w:val="0"/>
                              <w:marBottom w:val="0"/>
                              <w:divBdr>
                                <w:top w:val="none" w:sz="0" w:space="0" w:color="auto"/>
                                <w:left w:val="none" w:sz="0" w:space="0" w:color="auto"/>
                                <w:bottom w:val="none" w:sz="0" w:space="0" w:color="auto"/>
                                <w:right w:val="none" w:sz="0" w:space="0" w:color="auto"/>
                              </w:divBdr>
                              <w:divsChild>
                                <w:div w:id="1611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60914">
                  <w:marLeft w:val="0"/>
                  <w:marRight w:val="0"/>
                  <w:marTop w:val="0"/>
                  <w:marBottom w:val="0"/>
                  <w:divBdr>
                    <w:top w:val="none" w:sz="0" w:space="0" w:color="auto"/>
                    <w:left w:val="none" w:sz="0" w:space="0" w:color="auto"/>
                    <w:bottom w:val="none" w:sz="0" w:space="0" w:color="auto"/>
                    <w:right w:val="none" w:sz="0" w:space="0" w:color="auto"/>
                  </w:divBdr>
                  <w:divsChild>
                    <w:div w:id="1212422804">
                      <w:marLeft w:val="0"/>
                      <w:marRight w:val="0"/>
                      <w:marTop w:val="0"/>
                      <w:marBottom w:val="0"/>
                      <w:divBdr>
                        <w:top w:val="none" w:sz="0" w:space="0" w:color="auto"/>
                        <w:left w:val="none" w:sz="0" w:space="0" w:color="auto"/>
                        <w:bottom w:val="none" w:sz="0" w:space="0" w:color="auto"/>
                        <w:right w:val="none" w:sz="0" w:space="0" w:color="auto"/>
                      </w:divBdr>
                      <w:divsChild>
                        <w:div w:id="1279290471">
                          <w:marLeft w:val="0"/>
                          <w:marRight w:val="0"/>
                          <w:marTop w:val="0"/>
                          <w:marBottom w:val="0"/>
                          <w:divBdr>
                            <w:top w:val="none" w:sz="0" w:space="0" w:color="auto"/>
                            <w:left w:val="none" w:sz="0" w:space="0" w:color="auto"/>
                            <w:bottom w:val="none" w:sz="0" w:space="0" w:color="auto"/>
                            <w:right w:val="none" w:sz="0" w:space="0" w:color="auto"/>
                          </w:divBdr>
                          <w:divsChild>
                            <w:div w:id="1351028765">
                              <w:marLeft w:val="0"/>
                              <w:marRight w:val="0"/>
                              <w:marTop w:val="0"/>
                              <w:marBottom w:val="0"/>
                              <w:divBdr>
                                <w:top w:val="none" w:sz="0" w:space="0" w:color="auto"/>
                                <w:left w:val="none" w:sz="0" w:space="0" w:color="auto"/>
                                <w:bottom w:val="none" w:sz="0" w:space="0" w:color="auto"/>
                                <w:right w:val="none" w:sz="0" w:space="0" w:color="auto"/>
                              </w:divBdr>
                              <w:divsChild>
                                <w:div w:id="194654760">
                                  <w:marLeft w:val="0"/>
                                  <w:marRight w:val="0"/>
                                  <w:marTop w:val="0"/>
                                  <w:marBottom w:val="0"/>
                                  <w:divBdr>
                                    <w:top w:val="none" w:sz="0" w:space="0" w:color="auto"/>
                                    <w:left w:val="none" w:sz="0" w:space="0" w:color="auto"/>
                                    <w:bottom w:val="none" w:sz="0" w:space="0" w:color="auto"/>
                                    <w:right w:val="none" w:sz="0" w:space="0" w:color="auto"/>
                                  </w:divBdr>
                                </w:div>
                              </w:divsChild>
                            </w:div>
                            <w:div w:id="1185050821">
                              <w:marLeft w:val="0"/>
                              <w:marRight w:val="0"/>
                              <w:marTop w:val="0"/>
                              <w:marBottom w:val="0"/>
                              <w:divBdr>
                                <w:top w:val="none" w:sz="0" w:space="0" w:color="auto"/>
                                <w:left w:val="none" w:sz="0" w:space="0" w:color="auto"/>
                                <w:bottom w:val="none" w:sz="0" w:space="0" w:color="auto"/>
                                <w:right w:val="none" w:sz="0" w:space="0" w:color="auto"/>
                              </w:divBdr>
                              <w:divsChild>
                                <w:div w:id="9079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2045">
                  <w:marLeft w:val="0"/>
                  <w:marRight w:val="0"/>
                  <w:marTop w:val="0"/>
                  <w:marBottom w:val="0"/>
                  <w:divBdr>
                    <w:top w:val="none" w:sz="0" w:space="0" w:color="auto"/>
                    <w:left w:val="none" w:sz="0" w:space="0" w:color="auto"/>
                    <w:bottom w:val="none" w:sz="0" w:space="0" w:color="auto"/>
                    <w:right w:val="none" w:sz="0" w:space="0" w:color="auto"/>
                  </w:divBdr>
                  <w:divsChild>
                    <w:div w:id="2108689917">
                      <w:marLeft w:val="0"/>
                      <w:marRight w:val="0"/>
                      <w:marTop w:val="0"/>
                      <w:marBottom w:val="0"/>
                      <w:divBdr>
                        <w:top w:val="none" w:sz="0" w:space="0" w:color="auto"/>
                        <w:left w:val="none" w:sz="0" w:space="0" w:color="auto"/>
                        <w:bottom w:val="none" w:sz="0" w:space="0" w:color="auto"/>
                        <w:right w:val="none" w:sz="0" w:space="0" w:color="auto"/>
                      </w:divBdr>
                      <w:divsChild>
                        <w:div w:id="1016881752">
                          <w:marLeft w:val="0"/>
                          <w:marRight w:val="0"/>
                          <w:marTop w:val="0"/>
                          <w:marBottom w:val="0"/>
                          <w:divBdr>
                            <w:top w:val="none" w:sz="0" w:space="0" w:color="auto"/>
                            <w:left w:val="none" w:sz="0" w:space="0" w:color="auto"/>
                            <w:bottom w:val="none" w:sz="0" w:space="0" w:color="auto"/>
                            <w:right w:val="none" w:sz="0" w:space="0" w:color="auto"/>
                          </w:divBdr>
                          <w:divsChild>
                            <w:div w:id="1656569223">
                              <w:marLeft w:val="0"/>
                              <w:marRight w:val="0"/>
                              <w:marTop w:val="0"/>
                              <w:marBottom w:val="0"/>
                              <w:divBdr>
                                <w:top w:val="none" w:sz="0" w:space="0" w:color="auto"/>
                                <w:left w:val="none" w:sz="0" w:space="0" w:color="auto"/>
                                <w:bottom w:val="none" w:sz="0" w:space="0" w:color="auto"/>
                                <w:right w:val="none" w:sz="0" w:space="0" w:color="auto"/>
                              </w:divBdr>
                              <w:divsChild>
                                <w:div w:id="1367750285">
                                  <w:marLeft w:val="0"/>
                                  <w:marRight w:val="0"/>
                                  <w:marTop w:val="0"/>
                                  <w:marBottom w:val="0"/>
                                  <w:divBdr>
                                    <w:top w:val="none" w:sz="0" w:space="0" w:color="auto"/>
                                    <w:left w:val="none" w:sz="0" w:space="0" w:color="auto"/>
                                    <w:bottom w:val="none" w:sz="0" w:space="0" w:color="auto"/>
                                    <w:right w:val="none" w:sz="0" w:space="0" w:color="auto"/>
                                  </w:divBdr>
                                </w:div>
                              </w:divsChild>
                            </w:div>
                            <w:div w:id="48963030">
                              <w:marLeft w:val="0"/>
                              <w:marRight w:val="0"/>
                              <w:marTop w:val="0"/>
                              <w:marBottom w:val="0"/>
                              <w:divBdr>
                                <w:top w:val="none" w:sz="0" w:space="0" w:color="auto"/>
                                <w:left w:val="none" w:sz="0" w:space="0" w:color="auto"/>
                                <w:bottom w:val="none" w:sz="0" w:space="0" w:color="auto"/>
                                <w:right w:val="none" w:sz="0" w:space="0" w:color="auto"/>
                              </w:divBdr>
                              <w:divsChild>
                                <w:div w:id="518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5386">
                  <w:marLeft w:val="0"/>
                  <w:marRight w:val="0"/>
                  <w:marTop w:val="0"/>
                  <w:marBottom w:val="0"/>
                  <w:divBdr>
                    <w:top w:val="none" w:sz="0" w:space="0" w:color="auto"/>
                    <w:left w:val="none" w:sz="0" w:space="0" w:color="auto"/>
                    <w:bottom w:val="none" w:sz="0" w:space="0" w:color="auto"/>
                    <w:right w:val="none" w:sz="0" w:space="0" w:color="auto"/>
                  </w:divBdr>
                  <w:divsChild>
                    <w:div w:id="135998557">
                      <w:marLeft w:val="0"/>
                      <w:marRight w:val="0"/>
                      <w:marTop w:val="0"/>
                      <w:marBottom w:val="0"/>
                      <w:divBdr>
                        <w:top w:val="none" w:sz="0" w:space="0" w:color="auto"/>
                        <w:left w:val="none" w:sz="0" w:space="0" w:color="auto"/>
                        <w:bottom w:val="none" w:sz="0" w:space="0" w:color="auto"/>
                        <w:right w:val="none" w:sz="0" w:space="0" w:color="auto"/>
                      </w:divBdr>
                      <w:divsChild>
                        <w:div w:id="1688025212">
                          <w:marLeft w:val="0"/>
                          <w:marRight w:val="0"/>
                          <w:marTop w:val="0"/>
                          <w:marBottom w:val="0"/>
                          <w:divBdr>
                            <w:top w:val="none" w:sz="0" w:space="0" w:color="auto"/>
                            <w:left w:val="none" w:sz="0" w:space="0" w:color="auto"/>
                            <w:bottom w:val="none" w:sz="0" w:space="0" w:color="auto"/>
                            <w:right w:val="none" w:sz="0" w:space="0" w:color="auto"/>
                          </w:divBdr>
                          <w:divsChild>
                            <w:div w:id="1848858488">
                              <w:marLeft w:val="0"/>
                              <w:marRight w:val="0"/>
                              <w:marTop w:val="0"/>
                              <w:marBottom w:val="0"/>
                              <w:divBdr>
                                <w:top w:val="none" w:sz="0" w:space="0" w:color="auto"/>
                                <w:left w:val="none" w:sz="0" w:space="0" w:color="auto"/>
                                <w:bottom w:val="none" w:sz="0" w:space="0" w:color="auto"/>
                                <w:right w:val="none" w:sz="0" w:space="0" w:color="auto"/>
                              </w:divBdr>
                              <w:divsChild>
                                <w:div w:id="875503137">
                                  <w:marLeft w:val="0"/>
                                  <w:marRight w:val="0"/>
                                  <w:marTop w:val="0"/>
                                  <w:marBottom w:val="0"/>
                                  <w:divBdr>
                                    <w:top w:val="none" w:sz="0" w:space="0" w:color="auto"/>
                                    <w:left w:val="none" w:sz="0" w:space="0" w:color="auto"/>
                                    <w:bottom w:val="none" w:sz="0" w:space="0" w:color="auto"/>
                                    <w:right w:val="none" w:sz="0" w:space="0" w:color="auto"/>
                                  </w:divBdr>
                                </w:div>
                              </w:divsChild>
                            </w:div>
                            <w:div w:id="1815292393">
                              <w:marLeft w:val="0"/>
                              <w:marRight w:val="0"/>
                              <w:marTop w:val="0"/>
                              <w:marBottom w:val="0"/>
                              <w:divBdr>
                                <w:top w:val="none" w:sz="0" w:space="0" w:color="auto"/>
                                <w:left w:val="none" w:sz="0" w:space="0" w:color="auto"/>
                                <w:bottom w:val="none" w:sz="0" w:space="0" w:color="auto"/>
                                <w:right w:val="none" w:sz="0" w:space="0" w:color="auto"/>
                              </w:divBdr>
                              <w:divsChild>
                                <w:div w:id="1216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27277">
                  <w:marLeft w:val="0"/>
                  <w:marRight w:val="0"/>
                  <w:marTop w:val="0"/>
                  <w:marBottom w:val="0"/>
                  <w:divBdr>
                    <w:top w:val="none" w:sz="0" w:space="0" w:color="auto"/>
                    <w:left w:val="none" w:sz="0" w:space="0" w:color="auto"/>
                    <w:bottom w:val="none" w:sz="0" w:space="0" w:color="auto"/>
                    <w:right w:val="none" w:sz="0" w:space="0" w:color="auto"/>
                  </w:divBdr>
                  <w:divsChild>
                    <w:div w:id="951935074">
                      <w:marLeft w:val="0"/>
                      <w:marRight w:val="0"/>
                      <w:marTop w:val="0"/>
                      <w:marBottom w:val="0"/>
                      <w:divBdr>
                        <w:top w:val="none" w:sz="0" w:space="0" w:color="auto"/>
                        <w:left w:val="none" w:sz="0" w:space="0" w:color="auto"/>
                        <w:bottom w:val="none" w:sz="0" w:space="0" w:color="auto"/>
                        <w:right w:val="none" w:sz="0" w:space="0" w:color="auto"/>
                      </w:divBdr>
                      <w:divsChild>
                        <w:div w:id="436365914">
                          <w:marLeft w:val="0"/>
                          <w:marRight w:val="0"/>
                          <w:marTop w:val="0"/>
                          <w:marBottom w:val="0"/>
                          <w:divBdr>
                            <w:top w:val="none" w:sz="0" w:space="0" w:color="auto"/>
                            <w:left w:val="none" w:sz="0" w:space="0" w:color="auto"/>
                            <w:bottom w:val="none" w:sz="0" w:space="0" w:color="auto"/>
                            <w:right w:val="none" w:sz="0" w:space="0" w:color="auto"/>
                          </w:divBdr>
                          <w:divsChild>
                            <w:div w:id="1923368719">
                              <w:marLeft w:val="0"/>
                              <w:marRight w:val="0"/>
                              <w:marTop w:val="0"/>
                              <w:marBottom w:val="0"/>
                              <w:divBdr>
                                <w:top w:val="none" w:sz="0" w:space="0" w:color="auto"/>
                                <w:left w:val="none" w:sz="0" w:space="0" w:color="auto"/>
                                <w:bottom w:val="none" w:sz="0" w:space="0" w:color="auto"/>
                                <w:right w:val="none" w:sz="0" w:space="0" w:color="auto"/>
                              </w:divBdr>
                              <w:divsChild>
                                <w:div w:id="782656025">
                                  <w:marLeft w:val="0"/>
                                  <w:marRight w:val="0"/>
                                  <w:marTop w:val="0"/>
                                  <w:marBottom w:val="0"/>
                                  <w:divBdr>
                                    <w:top w:val="none" w:sz="0" w:space="0" w:color="auto"/>
                                    <w:left w:val="none" w:sz="0" w:space="0" w:color="auto"/>
                                    <w:bottom w:val="none" w:sz="0" w:space="0" w:color="auto"/>
                                    <w:right w:val="none" w:sz="0" w:space="0" w:color="auto"/>
                                  </w:divBdr>
                                </w:div>
                              </w:divsChild>
                            </w:div>
                            <w:div w:id="685332643">
                              <w:marLeft w:val="0"/>
                              <w:marRight w:val="0"/>
                              <w:marTop w:val="0"/>
                              <w:marBottom w:val="0"/>
                              <w:divBdr>
                                <w:top w:val="none" w:sz="0" w:space="0" w:color="auto"/>
                                <w:left w:val="none" w:sz="0" w:space="0" w:color="auto"/>
                                <w:bottom w:val="none" w:sz="0" w:space="0" w:color="auto"/>
                                <w:right w:val="none" w:sz="0" w:space="0" w:color="auto"/>
                              </w:divBdr>
                              <w:divsChild>
                                <w:div w:id="61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327">
                  <w:marLeft w:val="0"/>
                  <w:marRight w:val="0"/>
                  <w:marTop w:val="0"/>
                  <w:marBottom w:val="0"/>
                  <w:divBdr>
                    <w:top w:val="none" w:sz="0" w:space="0" w:color="auto"/>
                    <w:left w:val="none" w:sz="0" w:space="0" w:color="auto"/>
                    <w:bottom w:val="none" w:sz="0" w:space="0" w:color="auto"/>
                    <w:right w:val="none" w:sz="0" w:space="0" w:color="auto"/>
                  </w:divBdr>
                  <w:divsChild>
                    <w:div w:id="417487448">
                      <w:marLeft w:val="0"/>
                      <w:marRight w:val="0"/>
                      <w:marTop w:val="0"/>
                      <w:marBottom w:val="0"/>
                      <w:divBdr>
                        <w:top w:val="none" w:sz="0" w:space="0" w:color="auto"/>
                        <w:left w:val="none" w:sz="0" w:space="0" w:color="auto"/>
                        <w:bottom w:val="none" w:sz="0" w:space="0" w:color="auto"/>
                        <w:right w:val="none" w:sz="0" w:space="0" w:color="auto"/>
                      </w:divBdr>
                      <w:divsChild>
                        <w:div w:id="148837121">
                          <w:marLeft w:val="0"/>
                          <w:marRight w:val="0"/>
                          <w:marTop w:val="0"/>
                          <w:marBottom w:val="0"/>
                          <w:divBdr>
                            <w:top w:val="none" w:sz="0" w:space="0" w:color="auto"/>
                            <w:left w:val="none" w:sz="0" w:space="0" w:color="auto"/>
                            <w:bottom w:val="none" w:sz="0" w:space="0" w:color="auto"/>
                            <w:right w:val="none" w:sz="0" w:space="0" w:color="auto"/>
                          </w:divBdr>
                          <w:divsChild>
                            <w:div w:id="825244418">
                              <w:marLeft w:val="0"/>
                              <w:marRight w:val="0"/>
                              <w:marTop w:val="0"/>
                              <w:marBottom w:val="0"/>
                              <w:divBdr>
                                <w:top w:val="none" w:sz="0" w:space="0" w:color="auto"/>
                                <w:left w:val="none" w:sz="0" w:space="0" w:color="auto"/>
                                <w:bottom w:val="none" w:sz="0" w:space="0" w:color="auto"/>
                                <w:right w:val="none" w:sz="0" w:space="0" w:color="auto"/>
                              </w:divBdr>
                              <w:divsChild>
                                <w:div w:id="1586648161">
                                  <w:marLeft w:val="0"/>
                                  <w:marRight w:val="0"/>
                                  <w:marTop w:val="0"/>
                                  <w:marBottom w:val="0"/>
                                  <w:divBdr>
                                    <w:top w:val="none" w:sz="0" w:space="0" w:color="auto"/>
                                    <w:left w:val="none" w:sz="0" w:space="0" w:color="auto"/>
                                    <w:bottom w:val="none" w:sz="0" w:space="0" w:color="auto"/>
                                    <w:right w:val="none" w:sz="0" w:space="0" w:color="auto"/>
                                  </w:divBdr>
                                </w:div>
                              </w:divsChild>
                            </w:div>
                            <w:div w:id="1820421491">
                              <w:marLeft w:val="0"/>
                              <w:marRight w:val="0"/>
                              <w:marTop w:val="0"/>
                              <w:marBottom w:val="0"/>
                              <w:divBdr>
                                <w:top w:val="none" w:sz="0" w:space="0" w:color="auto"/>
                                <w:left w:val="none" w:sz="0" w:space="0" w:color="auto"/>
                                <w:bottom w:val="none" w:sz="0" w:space="0" w:color="auto"/>
                                <w:right w:val="none" w:sz="0" w:space="0" w:color="auto"/>
                              </w:divBdr>
                              <w:divsChild>
                                <w:div w:id="3519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560">
                  <w:marLeft w:val="0"/>
                  <w:marRight w:val="0"/>
                  <w:marTop w:val="0"/>
                  <w:marBottom w:val="0"/>
                  <w:divBdr>
                    <w:top w:val="none" w:sz="0" w:space="0" w:color="auto"/>
                    <w:left w:val="none" w:sz="0" w:space="0" w:color="auto"/>
                    <w:bottom w:val="none" w:sz="0" w:space="0" w:color="auto"/>
                    <w:right w:val="none" w:sz="0" w:space="0" w:color="auto"/>
                  </w:divBdr>
                  <w:divsChild>
                    <w:div w:id="320544561">
                      <w:marLeft w:val="0"/>
                      <w:marRight w:val="0"/>
                      <w:marTop w:val="0"/>
                      <w:marBottom w:val="0"/>
                      <w:divBdr>
                        <w:top w:val="none" w:sz="0" w:space="0" w:color="auto"/>
                        <w:left w:val="none" w:sz="0" w:space="0" w:color="auto"/>
                        <w:bottom w:val="none" w:sz="0" w:space="0" w:color="auto"/>
                        <w:right w:val="none" w:sz="0" w:space="0" w:color="auto"/>
                      </w:divBdr>
                      <w:divsChild>
                        <w:div w:id="108551458">
                          <w:marLeft w:val="0"/>
                          <w:marRight w:val="0"/>
                          <w:marTop w:val="0"/>
                          <w:marBottom w:val="0"/>
                          <w:divBdr>
                            <w:top w:val="none" w:sz="0" w:space="0" w:color="auto"/>
                            <w:left w:val="none" w:sz="0" w:space="0" w:color="auto"/>
                            <w:bottom w:val="none" w:sz="0" w:space="0" w:color="auto"/>
                            <w:right w:val="none" w:sz="0" w:space="0" w:color="auto"/>
                          </w:divBdr>
                          <w:divsChild>
                            <w:div w:id="2146658123">
                              <w:marLeft w:val="0"/>
                              <w:marRight w:val="0"/>
                              <w:marTop w:val="0"/>
                              <w:marBottom w:val="0"/>
                              <w:divBdr>
                                <w:top w:val="none" w:sz="0" w:space="0" w:color="auto"/>
                                <w:left w:val="none" w:sz="0" w:space="0" w:color="auto"/>
                                <w:bottom w:val="none" w:sz="0" w:space="0" w:color="auto"/>
                                <w:right w:val="none" w:sz="0" w:space="0" w:color="auto"/>
                              </w:divBdr>
                              <w:divsChild>
                                <w:div w:id="1356464989">
                                  <w:marLeft w:val="0"/>
                                  <w:marRight w:val="0"/>
                                  <w:marTop w:val="0"/>
                                  <w:marBottom w:val="0"/>
                                  <w:divBdr>
                                    <w:top w:val="none" w:sz="0" w:space="0" w:color="auto"/>
                                    <w:left w:val="none" w:sz="0" w:space="0" w:color="auto"/>
                                    <w:bottom w:val="none" w:sz="0" w:space="0" w:color="auto"/>
                                    <w:right w:val="none" w:sz="0" w:space="0" w:color="auto"/>
                                  </w:divBdr>
                                </w:div>
                              </w:divsChild>
                            </w:div>
                            <w:div w:id="1386683184">
                              <w:marLeft w:val="0"/>
                              <w:marRight w:val="0"/>
                              <w:marTop w:val="0"/>
                              <w:marBottom w:val="0"/>
                              <w:divBdr>
                                <w:top w:val="none" w:sz="0" w:space="0" w:color="auto"/>
                                <w:left w:val="none" w:sz="0" w:space="0" w:color="auto"/>
                                <w:bottom w:val="none" w:sz="0" w:space="0" w:color="auto"/>
                                <w:right w:val="none" w:sz="0" w:space="0" w:color="auto"/>
                              </w:divBdr>
                              <w:divsChild>
                                <w:div w:id="1234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9007">
                  <w:marLeft w:val="0"/>
                  <w:marRight w:val="0"/>
                  <w:marTop w:val="0"/>
                  <w:marBottom w:val="0"/>
                  <w:divBdr>
                    <w:top w:val="none" w:sz="0" w:space="0" w:color="auto"/>
                    <w:left w:val="none" w:sz="0" w:space="0" w:color="auto"/>
                    <w:bottom w:val="none" w:sz="0" w:space="0" w:color="auto"/>
                    <w:right w:val="none" w:sz="0" w:space="0" w:color="auto"/>
                  </w:divBdr>
                  <w:divsChild>
                    <w:div w:id="451020162">
                      <w:marLeft w:val="0"/>
                      <w:marRight w:val="0"/>
                      <w:marTop w:val="0"/>
                      <w:marBottom w:val="0"/>
                      <w:divBdr>
                        <w:top w:val="none" w:sz="0" w:space="0" w:color="auto"/>
                        <w:left w:val="none" w:sz="0" w:space="0" w:color="auto"/>
                        <w:bottom w:val="none" w:sz="0" w:space="0" w:color="auto"/>
                        <w:right w:val="none" w:sz="0" w:space="0" w:color="auto"/>
                      </w:divBdr>
                      <w:divsChild>
                        <w:div w:id="1672171596">
                          <w:marLeft w:val="0"/>
                          <w:marRight w:val="0"/>
                          <w:marTop w:val="0"/>
                          <w:marBottom w:val="0"/>
                          <w:divBdr>
                            <w:top w:val="none" w:sz="0" w:space="0" w:color="auto"/>
                            <w:left w:val="none" w:sz="0" w:space="0" w:color="auto"/>
                            <w:bottom w:val="none" w:sz="0" w:space="0" w:color="auto"/>
                            <w:right w:val="none" w:sz="0" w:space="0" w:color="auto"/>
                          </w:divBdr>
                          <w:divsChild>
                            <w:div w:id="1350334466">
                              <w:marLeft w:val="0"/>
                              <w:marRight w:val="0"/>
                              <w:marTop w:val="0"/>
                              <w:marBottom w:val="0"/>
                              <w:divBdr>
                                <w:top w:val="none" w:sz="0" w:space="0" w:color="auto"/>
                                <w:left w:val="none" w:sz="0" w:space="0" w:color="auto"/>
                                <w:bottom w:val="none" w:sz="0" w:space="0" w:color="auto"/>
                                <w:right w:val="none" w:sz="0" w:space="0" w:color="auto"/>
                              </w:divBdr>
                              <w:divsChild>
                                <w:div w:id="657660338">
                                  <w:marLeft w:val="0"/>
                                  <w:marRight w:val="0"/>
                                  <w:marTop w:val="0"/>
                                  <w:marBottom w:val="0"/>
                                  <w:divBdr>
                                    <w:top w:val="none" w:sz="0" w:space="0" w:color="auto"/>
                                    <w:left w:val="none" w:sz="0" w:space="0" w:color="auto"/>
                                    <w:bottom w:val="none" w:sz="0" w:space="0" w:color="auto"/>
                                    <w:right w:val="none" w:sz="0" w:space="0" w:color="auto"/>
                                  </w:divBdr>
                                </w:div>
                              </w:divsChild>
                            </w:div>
                            <w:div w:id="433672731">
                              <w:marLeft w:val="0"/>
                              <w:marRight w:val="0"/>
                              <w:marTop w:val="0"/>
                              <w:marBottom w:val="0"/>
                              <w:divBdr>
                                <w:top w:val="none" w:sz="0" w:space="0" w:color="auto"/>
                                <w:left w:val="none" w:sz="0" w:space="0" w:color="auto"/>
                                <w:bottom w:val="none" w:sz="0" w:space="0" w:color="auto"/>
                                <w:right w:val="none" w:sz="0" w:space="0" w:color="auto"/>
                              </w:divBdr>
                              <w:divsChild>
                                <w:div w:id="3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5382">
                  <w:marLeft w:val="0"/>
                  <w:marRight w:val="0"/>
                  <w:marTop w:val="0"/>
                  <w:marBottom w:val="0"/>
                  <w:divBdr>
                    <w:top w:val="none" w:sz="0" w:space="0" w:color="auto"/>
                    <w:left w:val="none" w:sz="0" w:space="0" w:color="auto"/>
                    <w:bottom w:val="none" w:sz="0" w:space="0" w:color="auto"/>
                    <w:right w:val="none" w:sz="0" w:space="0" w:color="auto"/>
                  </w:divBdr>
                  <w:divsChild>
                    <w:div w:id="2028291054">
                      <w:marLeft w:val="0"/>
                      <w:marRight w:val="0"/>
                      <w:marTop w:val="0"/>
                      <w:marBottom w:val="0"/>
                      <w:divBdr>
                        <w:top w:val="none" w:sz="0" w:space="0" w:color="auto"/>
                        <w:left w:val="none" w:sz="0" w:space="0" w:color="auto"/>
                        <w:bottom w:val="none" w:sz="0" w:space="0" w:color="auto"/>
                        <w:right w:val="none" w:sz="0" w:space="0" w:color="auto"/>
                      </w:divBdr>
                      <w:divsChild>
                        <w:div w:id="221644593">
                          <w:marLeft w:val="0"/>
                          <w:marRight w:val="0"/>
                          <w:marTop w:val="0"/>
                          <w:marBottom w:val="0"/>
                          <w:divBdr>
                            <w:top w:val="none" w:sz="0" w:space="0" w:color="auto"/>
                            <w:left w:val="none" w:sz="0" w:space="0" w:color="auto"/>
                            <w:bottom w:val="none" w:sz="0" w:space="0" w:color="auto"/>
                            <w:right w:val="none" w:sz="0" w:space="0" w:color="auto"/>
                          </w:divBdr>
                          <w:divsChild>
                            <w:div w:id="810712686">
                              <w:marLeft w:val="0"/>
                              <w:marRight w:val="0"/>
                              <w:marTop w:val="0"/>
                              <w:marBottom w:val="0"/>
                              <w:divBdr>
                                <w:top w:val="none" w:sz="0" w:space="0" w:color="auto"/>
                                <w:left w:val="none" w:sz="0" w:space="0" w:color="auto"/>
                                <w:bottom w:val="none" w:sz="0" w:space="0" w:color="auto"/>
                                <w:right w:val="none" w:sz="0" w:space="0" w:color="auto"/>
                              </w:divBdr>
                              <w:divsChild>
                                <w:div w:id="335109878">
                                  <w:marLeft w:val="0"/>
                                  <w:marRight w:val="0"/>
                                  <w:marTop w:val="0"/>
                                  <w:marBottom w:val="0"/>
                                  <w:divBdr>
                                    <w:top w:val="none" w:sz="0" w:space="0" w:color="auto"/>
                                    <w:left w:val="none" w:sz="0" w:space="0" w:color="auto"/>
                                    <w:bottom w:val="none" w:sz="0" w:space="0" w:color="auto"/>
                                    <w:right w:val="none" w:sz="0" w:space="0" w:color="auto"/>
                                  </w:divBdr>
                                </w:div>
                              </w:divsChild>
                            </w:div>
                            <w:div w:id="15346821">
                              <w:marLeft w:val="0"/>
                              <w:marRight w:val="0"/>
                              <w:marTop w:val="0"/>
                              <w:marBottom w:val="0"/>
                              <w:divBdr>
                                <w:top w:val="none" w:sz="0" w:space="0" w:color="auto"/>
                                <w:left w:val="none" w:sz="0" w:space="0" w:color="auto"/>
                                <w:bottom w:val="none" w:sz="0" w:space="0" w:color="auto"/>
                                <w:right w:val="none" w:sz="0" w:space="0" w:color="auto"/>
                              </w:divBdr>
                              <w:divsChild>
                                <w:div w:id="2126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3472">
                  <w:marLeft w:val="0"/>
                  <w:marRight w:val="0"/>
                  <w:marTop w:val="0"/>
                  <w:marBottom w:val="0"/>
                  <w:divBdr>
                    <w:top w:val="none" w:sz="0" w:space="0" w:color="auto"/>
                    <w:left w:val="none" w:sz="0" w:space="0" w:color="auto"/>
                    <w:bottom w:val="none" w:sz="0" w:space="0" w:color="auto"/>
                    <w:right w:val="none" w:sz="0" w:space="0" w:color="auto"/>
                  </w:divBdr>
                  <w:divsChild>
                    <w:div w:id="2081249169">
                      <w:marLeft w:val="0"/>
                      <w:marRight w:val="0"/>
                      <w:marTop w:val="0"/>
                      <w:marBottom w:val="0"/>
                      <w:divBdr>
                        <w:top w:val="none" w:sz="0" w:space="0" w:color="auto"/>
                        <w:left w:val="none" w:sz="0" w:space="0" w:color="auto"/>
                        <w:bottom w:val="none" w:sz="0" w:space="0" w:color="auto"/>
                        <w:right w:val="none" w:sz="0" w:space="0" w:color="auto"/>
                      </w:divBdr>
                      <w:divsChild>
                        <w:div w:id="675426667">
                          <w:marLeft w:val="0"/>
                          <w:marRight w:val="0"/>
                          <w:marTop w:val="0"/>
                          <w:marBottom w:val="0"/>
                          <w:divBdr>
                            <w:top w:val="none" w:sz="0" w:space="0" w:color="auto"/>
                            <w:left w:val="none" w:sz="0" w:space="0" w:color="auto"/>
                            <w:bottom w:val="none" w:sz="0" w:space="0" w:color="auto"/>
                            <w:right w:val="none" w:sz="0" w:space="0" w:color="auto"/>
                          </w:divBdr>
                          <w:divsChild>
                            <w:div w:id="576940988">
                              <w:marLeft w:val="0"/>
                              <w:marRight w:val="0"/>
                              <w:marTop w:val="0"/>
                              <w:marBottom w:val="0"/>
                              <w:divBdr>
                                <w:top w:val="none" w:sz="0" w:space="0" w:color="auto"/>
                                <w:left w:val="none" w:sz="0" w:space="0" w:color="auto"/>
                                <w:bottom w:val="none" w:sz="0" w:space="0" w:color="auto"/>
                                <w:right w:val="none" w:sz="0" w:space="0" w:color="auto"/>
                              </w:divBdr>
                              <w:divsChild>
                                <w:div w:id="615258061">
                                  <w:marLeft w:val="0"/>
                                  <w:marRight w:val="0"/>
                                  <w:marTop w:val="0"/>
                                  <w:marBottom w:val="0"/>
                                  <w:divBdr>
                                    <w:top w:val="none" w:sz="0" w:space="0" w:color="auto"/>
                                    <w:left w:val="none" w:sz="0" w:space="0" w:color="auto"/>
                                    <w:bottom w:val="none" w:sz="0" w:space="0" w:color="auto"/>
                                    <w:right w:val="none" w:sz="0" w:space="0" w:color="auto"/>
                                  </w:divBdr>
                                </w:div>
                              </w:divsChild>
                            </w:div>
                            <w:div w:id="1201866336">
                              <w:marLeft w:val="0"/>
                              <w:marRight w:val="0"/>
                              <w:marTop w:val="0"/>
                              <w:marBottom w:val="0"/>
                              <w:divBdr>
                                <w:top w:val="none" w:sz="0" w:space="0" w:color="auto"/>
                                <w:left w:val="none" w:sz="0" w:space="0" w:color="auto"/>
                                <w:bottom w:val="none" w:sz="0" w:space="0" w:color="auto"/>
                                <w:right w:val="none" w:sz="0" w:space="0" w:color="auto"/>
                              </w:divBdr>
                              <w:divsChild>
                                <w:div w:id="680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71698">
                  <w:marLeft w:val="0"/>
                  <w:marRight w:val="0"/>
                  <w:marTop w:val="0"/>
                  <w:marBottom w:val="0"/>
                  <w:divBdr>
                    <w:top w:val="none" w:sz="0" w:space="0" w:color="auto"/>
                    <w:left w:val="none" w:sz="0" w:space="0" w:color="auto"/>
                    <w:bottom w:val="none" w:sz="0" w:space="0" w:color="auto"/>
                    <w:right w:val="none" w:sz="0" w:space="0" w:color="auto"/>
                  </w:divBdr>
                  <w:divsChild>
                    <w:div w:id="1199733584">
                      <w:marLeft w:val="0"/>
                      <w:marRight w:val="0"/>
                      <w:marTop w:val="0"/>
                      <w:marBottom w:val="0"/>
                      <w:divBdr>
                        <w:top w:val="none" w:sz="0" w:space="0" w:color="auto"/>
                        <w:left w:val="none" w:sz="0" w:space="0" w:color="auto"/>
                        <w:bottom w:val="none" w:sz="0" w:space="0" w:color="auto"/>
                        <w:right w:val="none" w:sz="0" w:space="0" w:color="auto"/>
                      </w:divBdr>
                      <w:divsChild>
                        <w:div w:id="1960449905">
                          <w:marLeft w:val="0"/>
                          <w:marRight w:val="0"/>
                          <w:marTop w:val="0"/>
                          <w:marBottom w:val="0"/>
                          <w:divBdr>
                            <w:top w:val="none" w:sz="0" w:space="0" w:color="auto"/>
                            <w:left w:val="none" w:sz="0" w:space="0" w:color="auto"/>
                            <w:bottom w:val="none" w:sz="0" w:space="0" w:color="auto"/>
                            <w:right w:val="none" w:sz="0" w:space="0" w:color="auto"/>
                          </w:divBdr>
                          <w:divsChild>
                            <w:div w:id="1010833095">
                              <w:marLeft w:val="0"/>
                              <w:marRight w:val="0"/>
                              <w:marTop w:val="0"/>
                              <w:marBottom w:val="0"/>
                              <w:divBdr>
                                <w:top w:val="none" w:sz="0" w:space="0" w:color="auto"/>
                                <w:left w:val="none" w:sz="0" w:space="0" w:color="auto"/>
                                <w:bottom w:val="none" w:sz="0" w:space="0" w:color="auto"/>
                                <w:right w:val="none" w:sz="0" w:space="0" w:color="auto"/>
                              </w:divBdr>
                              <w:divsChild>
                                <w:div w:id="503520740">
                                  <w:marLeft w:val="0"/>
                                  <w:marRight w:val="0"/>
                                  <w:marTop w:val="0"/>
                                  <w:marBottom w:val="0"/>
                                  <w:divBdr>
                                    <w:top w:val="none" w:sz="0" w:space="0" w:color="auto"/>
                                    <w:left w:val="none" w:sz="0" w:space="0" w:color="auto"/>
                                    <w:bottom w:val="none" w:sz="0" w:space="0" w:color="auto"/>
                                    <w:right w:val="none" w:sz="0" w:space="0" w:color="auto"/>
                                  </w:divBdr>
                                </w:div>
                              </w:divsChild>
                            </w:div>
                            <w:div w:id="1665737343">
                              <w:marLeft w:val="0"/>
                              <w:marRight w:val="0"/>
                              <w:marTop w:val="0"/>
                              <w:marBottom w:val="0"/>
                              <w:divBdr>
                                <w:top w:val="none" w:sz="0" w:space="0" w:color="auto"/>
                                <w:left w:val="none" w:sz="0" w:space="0" w:color="auto"/>
                                <w:bottom w:val="none" w:sz="0" w:space="0" w:color="auto"/>
                                <w:right w:val="none" w:sz="0" w:space="0" w:color="auto"/>
                              </w:divBdr>
                              <w:divsChild>
                                <w:div w:id="1500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343">
                  <w:marLeft w:val="0"/>
                  <w:marRight w:val="0"/>
                  <w:marTop w:val="0"/>
                  <w:marBottom w:val="0"/>
                  <w:divBdr>
                    <w:top w:val="none" w:sz="0" w:space="0" w:color="auto"/>
                    <w:left w:val="none" w:sz="0" w:space="0" w:color="auto"/>
                    <w:bottom w:val="none" w:sz="0" w:space="0" w:color="auto"/>
                    <w:right w:val="none" w:sz="0" w:space="0" w:color="auto"/>
                  </w:divBdr>
                  <w:divsChild>
                    <w:div w:id="1673800176">
                      <w:marLeft w:val="0"/>
                      <w:marRight w:val="0"/>
                      <w:marTop w:val="0"/>
                      <w:marBottom w:val="0"/>
                      <w:divBdr>
                        <w:top w:val="none" w:sz="0" w:space="0" w:color="auto"/>
                        <w:left w:val="none" w:sz="0" w:space="0" w:color="auto"/>
                        <w:bottom w:val="none" w:sz="0" w:space="0" w:color="auto"/>
                        <w:right w:val="none" w:sz="0" w:space="0" w:color="auto"/>
                      </w:divBdr>
                      <w:divsChild>
                        <w:div w:id="697508796">
                          <w:marLeft w:val="0"/>
                          <w:marRight w:val="0"/>
                          <w:marTop w:val="0"/>
                          <w:marBottom w:val="0"/>
                          <w:divBdr>
                            <w:top w:val="none" w:sz="0" w:space="0" w:color="auto"/>
                            <w:left w:val="none" w:sz="0" w:space="0" w:color="auto"/>
                            <w:bottom w:val="none" w:sz="0" w:space="0" w:color="auto"/>
                            <w:right w:val="none" w:sz="0" w:space="0" w:color="auto"/>
                          </w:divBdr>
                          <w:divsChild>
                            <w:div w:id="532500857">
                              <w:marLeft w:val="0"/>
                              <w:marRight w:val="0"/>
                              <w:marTop w:val="0"/>
                              <w:marBottom w:val="0"/>
                              <w:divBdr>
                                <w:top w:val="none" w:sz="0" w:space="0" w:color="auto"/>
                                <w:left w:val="none" w:sz="0" w:space="0" w:color="auto"/>
                                <w:bottom w:val="none" w:sz="0" w:space="0" w:color="auto"/>
                                <w:right w:val="none" w:sz="0" w:space="0" w:color="auto"/>
                              </w:divBdr>
                              <w:divsChild>
                                <w:div w:id="2003268176">
                                  <w:marLeft w:val="0"/>
                                  <w:marRight w:val="0"/>
                                  <w:marTop w:val="0"/>
                                  <w:marBottom w:val="0"/>
                                  <w:divBdr>
                                    <w:top w:val="none" w:sz="0" w:space="0" w:color="auto"/>
                                    <w:left w:val="none" w:sz="0" w:space="0" w:color="auto"/>
                                    <w:bottom w:val="none" w:sz="0" w:space="0" w:color="auto"/>
                                    <w:right w:val="none" w:sz="0" w:space="0" w:color="auto"/>
                                  </w:divBdr>
                                </w:div>
                              </w:divsChild>
                            </w:div>
                            <w:div w:id="1816219581">
                              <w:marLeft w:val="0"/>
                              <w:marRight w:val="0"/>
                              <w:marTop w:val="0"/>
                              <w:marBottom w:val="0"/>
                              <w:divBdr>
                                <w:top w:val="none" w:sz="0" w:space="0" w:color="auto"/>
                                <w:left w:val="none" w:sz="0" w:space="0" w:color="auto"/>
                                <w:bottom w:val="none" w:sz="0" w:space="0" w:color="auto"/>
                                <w:right w:val="none" w:sz="0" w:space="0" w:color="auto"/>
                              </w:divBdr>
                              <w:divsChild>
                                <w:div w:id="14535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6886">
                  <w:marLeft w:val="0"/>
                  <w:marRight w:val="0"/>
                  <w:marTop w:val="0"/>
                  <w:marBottom w:val="0"/>
                  <w:divBdr>
                    <w:top w:val="none" w:sz="0" w:space="0" w:color="auto"/>
                    <w:left w:val="none" w:sz="0" w:space="0" w:color="auto"/>
                    <w:bottom w:val="none" w:sz="0" w:space="0" w:color="auto"/>
                    <w:right w:val="none" w:sz="0" w:space="0" w:color="auto"/>
                  </w:divBdr>
                  <w:divsChild>
                    <w:div w:id="1275137614">
                      <w:marLeft w:val="0"/>
                      <w:marRight w:val="0"/>
                      <w:marTop w:val="0"/>
                      <w:marBottom w:val="0"/>
                      <w:divBdr>
                        <w:top w:val="none" w:sz="0" w:space="0" w:color="auto"/>
                        <w:left w:val="none" w:sz="0" w:space="0" w:color="auto"/>
                        <w:bottom w:val="none" w:sz="0" w:space="0" w:color="auto"/>
                        <w:right w:val="none" w:sz="0" w:space="0" w:color="auto"/>
                      </w:divBdr>
                      <w:divsChild>
                        <w:div w:id="1741633712">
                          <w:marLeft w:val="0"/>
                          <w:marRight w:val="0"/>
                          <w:marTop w:val="0"/>
                          <w:marBottom w:val="0"/>
                          <w:divBdr>
                            <w:top w:val="none" w:sz="0" w:space="0" w:color="auto"/>
                            <w:left w:val="none" w:sz="0" w:space="0" w:color="auto"/>
                            <w:bottom w:val="none" w:sz="0" w:space="0" w:color="auto"/>
                            <w:right w:val="none" w:sz="0" w:space="0" w:color="auto"/>
                          </w:divBdr>
                          <w:divsChild>
                            <w:div w:id="825165643">
                              <w:marLeft w:val="0"/>
                              <w:marRight w:val="0"/>
                              <w:marTop w:val="0"/>
                              <w:marBottom w:val="0"/>
                              <w:divBdr>
                                <w:top w:val="none" w:sz="0" w:space="0" w:color="auto"/>
                                <w:left w:val="none" w:sz="0" w:space="0" w:color="auto"/>
                                <w:bottom w:val="none" w:sz="0" w:space="0" w:color="auto"/>
                                <w:right w:val="none" w:sz="0" w:space="0" w:color="auto"/>
                              </w:divBdr>
                              <w:divsChild>
                                <w:div w:id="377243247">
                                  <w:marLeft w:val="0"/>
                                  <w:marRight w:val="0"/>
                                  <w:marTop w:val="0"/>
                                  <w:marBottom w:val="0"/>
                                  <w:divBdr>
                                    <w:top w:val="none" w:sz="0" w:space="0" w:color="auto"/>
                                    <w:left w:val="none" w:sz="0" w:space="0" w:color="auto"/>
                                    <w:bottom w:val="none" w:sz="0" w:space="0" w:color="auto"/>
                                    <w:right w:val="none" w:sz="0" w:space="0" w:color="auto"/>
                                  </w:divBdr>
                                </w:div>
                              </w:divsChild>
                            </w:div>
                            <w:div w:id="868572012">
                              <w:marLeft w:val="0"/>
                              <w:marRight w:val="0"/>
                              <w:marTop w:val="0"/>
                              <w:marBottom w:val="0"/>
                              <w:divBdr>
                                <w:top w:val="none" w:sz="0" w:space="0" w:color="auto"/>
                                <w:left w:val="none" w:sz="0" w:space="0" w:color="auto"/>
                                <w:bottom w:val="none" w:sz="0" w:space="0" w:color="auto"/>
                                <w:right w:val="none" w:sz="0" w:space="0" w:color="auto"/>
                              </w:divBdr>
                              <w:divsChild>
                                <w:div w:id="12800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9320">
                  <w:marLeft w:val="0"/>
                  <w:marRight w:val="0"/>
                  <w:marTop w:val="0"/>
                  <w:marBottom w:val="0"/>
                  <w:divBdr>
                    <w:top w:val="none" w:sz="0" w:space="0" w:color="auto"/>
                    <w:left w:val="none" w:sz="0" w:space="0" w:color="auto"/>
                    <w:bottom w:val="none" w:sz="0" w:space="0" w:color="auto"/>
                    <w:right w:val="none" w:sz="0" w:space="0" w:color="auto"/>
                  </w:divBdr>
                  <w:divsChild>
                    <w:div w:id="956909187">
                      <w:marLeft w:val="0"/>
                      <w:marRight w:val="0"/>
                      <w:marTop w:val="0"/>
                      <w:marBottom w:val="0"/>
                      <w:divBdr>
                        <w:top w:val="none" w:sz="0" w:space="0" w:color="auto"/>
                        <w:left w:val="none" w:sz="0" w:space="0" w:color="auto"/>
                        <w:bottom w:val="none" w:sz="0" w:space="0" w:color="auto"/>
                        <w:right w:val="none" w:sz="0" w:space="0" w:color="auto"/>
                      </w:divBdr>
                      <w:divsChild>
                        <w:div w:id="563833531">
                          <w:marLeft w:val="0"/>
                          <w:marRight w:val="0"/>
                          <w:marTop w:val="0"/>
                          <w:marBottom w:val="0"/>
                          <w:divBdr>
                            <w:top w:val="none" w:sz="0" w:space="0" w:color="auto"/>
                            <w:left w:val="none" w:sz="0" w:space="0" w:color="auto"/>
                            <w:bottom w:val="none" w:sz="0" w:space="0" w:color="auto"/>
                            <w:right w:val="none" w:sz="0" w:space="0" w:color="auto"/>
                          </w:divBdr>
                          <w:divsChild>
                            <w:div w:id="479002894">
                              <w:marLeft w:val="0"/>
                              <w:marRight w:val="0"/>
                              <w:marTop w:val="0"/>
                              <w:marBottom w:val="0"/>
                              <w:divBdr>
                                <w:top w:val="none" w:sz="0" w:space="0" w:color="auto"/>
                                <w:left w:val="none" w:sz="0" w:space="0" w:color="auto"/>
                                <w:bottom w:val="none" w:sz="0" w:space="0" w:color="auto"/>
                                <w:right w:val="none" w:sz="0" w:space="0" w:color="auto"/>
                              </w:divBdr>
                              <w:divsChild>
                                <w:div w:id="1075010360">
                                  <w:marLeft w:val="0"/>
                                  <w:marRight w:val="0"/>
                                  <w:marTop w:val="0"/>
                                  <w:marBottom w:val="0"/>
                                  <w:divBdr>
                                    <w:top w:val="none" w:sz="0" w:space="0" w:color="auto"/>
                                    <w:left w:val="none" w:sz="0" w:space="0" w:color="auto"/>
                                    <w:bottom w:val="none" w:sz="0" w:space="0" w:color="auto"/>
                                    <w:right w:val="none" w:sz="0" w:space="0" w:color="auto"/>
                                  </w:divBdr>
                                </w:div>
                              </w:divsChild>
                            </w:div>
                            <w:div w:id="1860850858">
                              <w:marLeft w:val="0"/>
                              <w:marRight w:val="0"/>
                              <w:marTop w:val="0"/>
                              <w:marBottom w:val="0"/>
                              <w:divBdr>
                                <w:top w:val="none" w:sz="0" w:space="0" w:color="auto"/>
                                <w:left w:val="none" w:sz="0" w:space="0" w:color="auto"/>
                                <w:bottom w:val="none" w:sz="0" w:space="0" w:color="auto"/>
                                <w:right w:val="none" w:sz="0" w:space="0" w:color="auto"/>
                              </w:divBdr>
                              <w:divsChild>
                                <w:div w:id="2816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2343">
                  <w:marLeft w:val="0"/>
                  <w:marRight w:val="0"/>
                  <w:marTop w:val="0"/>
                  <w:marBottom w:val="0"/>
                  <w:divBdr>
                    <w:top w:val="none" w:sz="0" w:space="0" w:color="auto"/>
                    <w:left w:val="none" w:sz="0" w:space="0" w:color="auto"/>
                    <w:bottom w:val="none" w:sz="0" w:space="0" w:color="auto"/>
                    <w:right w:val="none" w:sz="0" w:space="0" w:color="auto"/>
                  </w:divBdr>
                  <w:divsChild>
                    <w:div w:id="610819905">
                      <w:marLeft w:val="0"/>
                      <w:marRight w:val="0"/>
                      <w:marTop w:val="0"/>
                      <w:marBottom w:val="0"/>
                      <w:divBdr>
                        <w:top w:val="none" w:sz="0" w:space="0" w:color="auto"/>
                        <w:left w:val="none" w:sz="0" w:space="0" w:color="auto"/>
                        <w:bottom w:val="none" w:sz="0" w:space="0" w:color="auto"/>
                        <w:right w:val="none" w:sz="0" w:space="0" w:color="auto"/>
                      </w:divBdr>
                      <w:divsChild>
                        <w:div w:id="330565056">
                          <w:marLeft w:val="0"/>
                          <w:marRight w:val="0"/>
                          <w:marTop w:val="0"/>
                          <w:marBottom w:val="0"/>
                          <w:divBdr>
                            <w:top w:val="none" w:sz="0" w:space="0" w:color="auto"/>
                            <w:left w:val="none" w:sz="0" w:space="0" w:color="auto"/>
                            <w:bottom w:val="none" w:sz="0" w:space="0" w:color="auto"/>
                            <w:right w:val="none" w:sz="0" w:space="0" w:color="auto"/>
                          </w:divBdr>
                          <w:divsChild>
                            <w:div w:id="767623278">
                              <w:marLeft w:val="0"/>
                              <w:marRight w:val="0"/>
                              <w:marTop w:val="0"/>
                              <w:marBottom w:val="0"/>
                              <w:divBdr>
                                <w:top w:val="none" w:sz="0" w:space="0" w:color="auto"/>
                                <w:left w:val="none" w:sz="0" w:space="0" w:color="auto"/>
                                <w:bottom w:val="none" w:sz="0" w:space="0" w:color="auto"/>
                                <w:right w:val="none" w:sz="0" w:space="0" w:color="auto"/>
                              </w:divBdr>
                              <w:divsChild>
                                <w:div w:id="1455633326">
                                  <w:marLeft w:val="0"/>
                                  <w:marRight w:val="0"/>
                                  <w:marTop w:val="0"/>
                                  <w:marBottom w:val="0"/>
                                  <w:divBdr>
                                    <w:top w:val="none" w:sz="0" w:space="0" w:color="auto"/>
                                    <w:left w:val="none" w:sz="0" w:space="0" w:color="auto"/>
                                    <w:bottom w:val="none" w:sz="0" w:space="0" w:color="auto"/>
                                    <w:right w:val="none" w:sz="0" w:space="0" w:color="auto"/>
                                  </w:divBdr>
                                </w:div>
                              </w:divsChild>
                            </w:div>
                            <w:div w:id="1882326657">
                              <w:marLeft w:val="0"/>
                              <w:marRight w:val="0"/>
                              <w:marTop w:val="0"/>
                              <w:marBottom w:val="0"/>
                              <w:divBdr>
                                <w:top w:val="none" w:sz="0" w:space="0" w:color="auto"/>
                                <w:left w:val="none" w:sz="0" w:space="0" w:color="auto"/>
                                <w:bottom w:val="none" w:sz="0" w:space="0" w:color="auto"/>
                                <w:right w:val="none" w:sz="0" w:space="0" w:color="auto"/>
                              </w:divBdr>
                              <w:divsChild>
                                <w:div w:id="3212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3709">
                  <w:marLeft w:val="0"/>
                  <w:marRight w:val="0"/>
                  <w:marTop w:val="0"/>
                  <w:marBottom w:val="0"/>
                  <w:divBdr>
                    <w:top w:val="none" w:sz="0" w:space="0" w:color="auto"/>
                    <w:left w:val="none" w:sz="0" w:space="0" w:color="auto"/>
                    <w:bottom w:val="none" w:sz="0" w:space="0" w:color="auto"/>
                    <w:right w:val="none" w:sz="0" w:space="0" w:color="auto"/>
                  </w:divBdr>
                  <w:divsChild>
                    <w:div w:id="41491168">
                      <w:marLeft w:val="0"/>
                      <w:marRight w:val="0"/>
                      <w:marTop w:val="0"/>
                      <w:marBottom w:val="0"/>
                      <w:divBdr>
                        <w:top w:val="none" w:sz="0" w:space="0" w:color="auto"/>
                        <w:left w:val="none" w:sz="0" w:space="0" w:color="auto"/>
                        <w:bottom w:val="none" w:sz="0" w:space="0" w:color="auto"/>
                        <w:right w:val="none" w:sz="0" w:space="0" w:color="auto"/>
                      </w:divBdr>
                      <w:divsChild>
                        <w:div w:id="1308314442">
                          <w:marLeft w:val="0"/>
                          <w:marRight w:val="0"/>
                          <w:marTop w:val="0"/>
                          <w:marBottom w:val="0"/>
                          <w:divBdr>
                            <w:top w:val="none" w:sz="0" w:space="0" w:color="auto"/>
                            <w:left w:val="none" w:sz="0" w:space="0" w:color="auto"/>
                            <w:bottom w:val="none" w:sz="0" w:space="0" w:color="auto"/>
                            <w:right w:val="none" w:sz="0" w:space="0" w:color="auto"/>
                          </w:divBdr>
                          <w:divsChild>
                            <w:div w:id="1290668564">
                              <w:marLeft w:val="0"/>
                              <w:marRight w:val="0"/>
                              <w:marTop w:val="0"/>
                              <w:marBottom w:val="0"/>
                              <w:divBdr>
                                <w:top w:val="none" w:sz="0" w:space="0" w:color="auto"/>
                                <w:left w:val="none" w:sz="0" w:space="0" w:color="auto"/>
                                <w:bottom w:val="none" w:sz="0" w:space="0" w:color="auto"/>
                                <w:right w:val="none" w:sz="0" w:space="0" w:color="auto"/>
                              </w:divBdr>
                              <w:divsChild>
                                <w:div w:id="1394617999">
                                  <w:marLeft w:val="0"/>
                                  <w:marRight w:val="0"/>
                                  <w:marTop w:val="0"/>
                                  <w:marBottom w:val="0"/>
                                  <w:divBdr>
                                    <w:top w:val="none" w:sz="0" w:space="0" w:color="auto"/>
                                    <w:left w:val="none" w:sz="0" w:space="0" w:color="auto"/>
                                    <w:bottom w:val="none" w:sz="0" w:space="0" w:color="auto"/>
                                    <w:right w:val="none" w:sz="0" w:space="0" w:color="auto"/>
                                  </w:divBdr>
                                </w:div>
                              </w:divsChild>
                            </w:div>
                            <w:div w:id="415054387">
                              <w:marLeft w:val="0"/>
                              <w:marRight w:val="0"/>
                              <w:marTop w:val="0"/>
                              <w:marBottom w:val="0"/>
                              <w:divBdr>
                                <w:top w:val="none" w:sz="0" w:space="0" w:color="auto"/>
                                <w:left w:val="none" w:sz="0" w:space="0" w:color="auto"/>
                                <w:bottom w:val="none" w:sz="0" w:space="0" w:color="auto"/>
                                <w:right w:val="none" w:sz="0" w:space="0" w:color="auto"/>
                              </w:divBdr>
                              <w:divsChild>
                                <w:div w:id="1020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3744">
                  <w:marLeft w:val="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sChild>
                        <w:div w:id="1900746253">
                          <w:marLeft w:val="0"/>
                          <w:marRight w:val="0"/>
                          <w:marTop w:val="0"/>
                          <w:marBottom w:val="0"/>
                          <w:divBdr>
                            <w:top w:val="none" w:sz="0" w:space="0" w:color="auto"/>
                            <w:left w:val="none" w:sz="0" w:space="0" w:color="auto"/>
                            <w:bottom w:val="none" w:sz="0" w:space="0" w:color="auto"/>
                            <w:right w:val="none" w:sz="0" w:space="0" w:color="auto"/>
                          </w:divBdr>
                          <w:divsChild>
                            <w:div w:id="2097434856">
                              <w:marLeft w:val="0"/>
                              <w:marRight w:val="0"/>
                              <w:marTop w:val="0"/>
                              <w:marBottom w:val="0"/>
                              <w:divBdr>
                                <w:top w:val="none" w:sz="0" w:space="0" w:color="auto"/>
                                <w:left w:val="none" w:sz="0" w:space="0" w:color="auto"/>
                                <w:bottom w:val="none" w:sz="0" w:space="0" w:color="auto"/>
                                <w:right w:val="none" w:sz="0" w:space="0" w:color="auto"/>
                              </w:divBdr>
                              <w:divsChild>
                                <w:div w:id="1467701598">
                                  <w:marLeft w:val="0"/>
                                  <w:marRight w:val="0"/>
                                  <w:marTop w:val="0"/>
                                  <w:marBottom w:val="0"/>
                                  <w:divBdr>
                                    <w:top w:val="none" w:sz="0" w:space="0" w:color="auto"/>
                                    <w:left w:val="none" w:sz="0" w:space="0" w:color="auto"/>
                                    <w:bottom w:val="none" w:sz="0" w:space="0" w:color="auto"/>
                                    <w:right w:val="none" w:sz="0" w:space="0" w:color="auto"/>
                                  </w:divBdr>
                                </w:div>
                              </w:divsChild>
                            </w:div>
                            <w:div w:id="2095514537">
                              <w:marLeft w:val="0"/>
                              <w:marRight w:val="0"/>
                              <w:marTop w:val="0"/>
                              <w:marBottom w:val="0"/>
                              <w:divBdr>
                                <w:top w:val="none" w:sz="0" w:space="0" w:color="auto"/>
                                <w:left w:val="none" w:sz="0" w:space="0" w:color="auto"/>
                                <w:bottom w:val="none" w:sz="0" w:space="0" w:color="auto"/>
                                <w:right w:val="none" w:sz="0" w:space="0" w:color="auto"/>
                              </w:divBdr>
                              <w:divsChild>
                                <w:div w:id="116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570">
                  <w:marLeft w:val="0"/>
                  <w:marRight w:val="0"/>
                  <w:marTop w:val="0"/>
                  <w:marBottom w:val="0"/>
                  <w:divBdr>
                    <w:top w:val="none" w:sz="0" w:space="0" w:color="auto"/>
                    <w:left w:val="none" w:sz="0" w:space="0" w:color="auto"/>
                    <w:bottom w:val="none" w:sz="0" w:space="0" w:color="auto"/>
                    <w:right w:val="none" w:sz="0" w:space="0" w:color="auto"/>
                  </w:divBdr>
                  <w:divsChild>
                    <w:div w:id="1936086439">
                      <w:marLeft w:val="0"/>
                      <w:marRight w:val="0"/>
                      <w:marTop w:val="0"/>
                      <w:marBottom w:val="0"/>
                      <w:divBdr>
                        <w:top w:val="none" w:sz="0" w:space="0" w:color="auto"/>
                        <w:left w:val="none" w:sz="0" w:space="0" w:color="auto"/>
                        <w:bottom w:val="none" w:sz="0" w:space="0" w:color="auto"/>
                        <w:right w:val="none" w:sz="0" w:space="0" w:color="auto"/>
                      </w:divBdr>
                      <w:divsChild>
                        <w:div w:id="872035064">
                          <w:marLeft w:val="0"/>
                          <w:marRight w:val="0"/>
                          <w:marTop w:val="0"/>
                          <w:marBottom w:val="0"/>
                          <w:divBdr>
                            <w:top w:val="none" w:sz="0" w:space="0" w:color="auto"/>
                            <w:left w:val="none" w:sz="0" w:space="0" w:color="auto"/>
                            <w:bottom w:val="none" w:sz="0" w:space="0" w:color="auto"/>
                            <w:right w:val="none" w:sz="0" w:space="0" w:color="auto"/>
                          </w:divBdr>
                          <w:divsChild>
                            <w:div w:id="18971467">
                              <w:marLeft w:val="0"/>
                              <w:marRight w:val="0"/>
                              <w:marTop w:val="0"/>
                              <w:marBottom w:val="0"/>
                              <w:divBdr>
                                <w:top w:val="none" w:sz="0" w:space="0" w:color="auto"/>
                                <w:left w:val="none" w:sz="0" w:space="0" w:color="auto"/>
                                <w:bottom w:val="none" w:sz="0" w:space="0" w:color="auto"/>
                                <w:right w:val="none" w:sz="0" w:space="0" w:color="auto"/>
                              </w:divBdr>
                              <w:divsChild>
                                <w:div w:id="1717853831">
                                  <w:marLeft w:val="0"/>
                                  <w:marRight w:val="0"/>
                                  <w:marTop w:val="0"/>
                                  <w:marBottom w:val="0"/>
                                  <w:divBdr>
                                    <w:top w:val="none" w:sz="0" w:space="0" w:color="auto"/>
                                    <w:left w:val="none" w:sz="0" w:space="0" w:color="auto"/>
                                    <w:bottom w:val="none" w:sz="0" w:space="0" w:color="auto"/>
                                    <w:right w:val="none" w:sz="0" w:space="0" w:color="auto"/>
                                  </w:divBdr>
                                </w:div>
                              </w:divsChild>
                            </w:div>
                            <w:div w:id="25374341">
                              <w:marLeft w:val="0"/>
                              <w:marRight w:val="0"/>
                              <w:marTop w:val="0"/>
                              <w:marBottom w:val="0"/>
                              <w:divBdr>
                                <w:top w:val="none" w:sz="0" w:space="0" w:color="auto"/>
                                <w:left w:val="none" w:sz="0" w:space="0" w:color="auto"/>
                                <w:bottom w:val="none" w:sz="0" w:space="0" w:color="auto"/>
                                <w:right w:val="none" w:sz="0" w:space="0" w:color="auto"/>
                              </w:divBdr>
                              <w:divsChild>
                                <w:div w:id="4625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0871">
                  <w:marLeft w:val="0"/>
                  <w:marRight w:val="0"/>
                  <w:marTop w:val="0"/>
                  <w:marBottom w:val="0"/>
                  <w:divBdr>
                    <w:top w:val="none" w:sz="0" w:space="0" w:color="auto"/>
                    <w:left w:val="none" w:sz="0" w:space="0" w:color="auto"/>
                    <w:bottom w:val="none" w:sz="0" w:space="0" w:color="auto"/>
                    <w:right w:val="none" w:sz="0" w:space="0" w:color="auto"/>
                  </w:divBdr>
                  <w:divsChild>
                    <w:div w:id="1099175856">
                      <w:marLeft w:val="0"/>
                      <w:marRight w:val="0"/>
                      <w:marTop w:val="0"/>
                      <w:marBottom w:val="0"/>
                      <w:divBdr>
                        <w:top w:val="none" w:sz="0" w:space="0" w:color="auto"/>
                        <w:left w:val="none" w:sz="0" w:space="0" w:color="auto"/>
                        <w:bottom w:val="none" w:sz="0" w:space="0" w:color="auto"/>
                        <w:right w:val="none" w:sz="0" w:space="0" w:color="auto"/>
                      </w:divBdr>
                      <w:divsChild>
                        <w:div w:id="163400914">
                          <w:marLeft w:val="0"/>
                          <w:marRight w:val="0"/>
                          <w:marTop w:val="0"/>
                          <w:marBottom w:val="0"/>
                          <w:divBdr>
                            <w:top w:val="none" w:sz="0" w:space="0" w:color="auto"/>
                            <w:left w:val="none" w:sz="0" w:space="0" w:color="auto"/>
                            <w:bottom w:val="none" w:sz="0" w:space="0" w:color="auto"/>
                            <w:right w:val="none" w:sz="0" w:space="0" w:color="auto"/>
                          </w:divBdr>
                          <w:divsChild>
                            <w:div w:id="1059327191">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 w:id="107044260">
                              <w:marLeft w:val="0"/>
                              <w:marRight w:val="0"/>
                              <w:marTop w:val="0"/>
                              <w:marBottom w:val="0"/>
                              <w:divBdr>
                                <w:top w:val="none" w:sz="0" w:space="0" w:color="auto"/>
                                <w:left w:val="none" w:sz="0" w:space="0" w:color="auto"/>
                                <w:bottom w:val="none" w:sz="0" w:space="0" w:color="auto"/>
                                <w:right w:val="none" w:sz="0" w:space="0" w:color="auto"/>
                              </w:divBdr>
                              <w:divsChild>
                                <w:div w:id="573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2739">
                  <w:marLeft w:val="0"/>
                  <w:marRight w:val="0"/>
                  <w:marTop w:val="0"/>
                  <w:marBottom w:val="0"/>
                  <w:divBdr>
                    <w:top w:val="none" w:sz="0" w:space="0" w:color="auto"/>
                    <w:left w:val="none" w:sz="0" w:space="0" w:color="auto"/>
                    <w:bottom w:val="none" w:sz="0" w:space="0" w:color="auto"/>
                    <w:right w:val="none" w:sz="0" w:space="0" w:color="auto"/>
                  </w:divBdr>
                  <w:divsChild>
                    <w:div w:id="543830480">
                      <w:marLeft w:val="0"/>
                      <w:marRight w:val="0"/>
                      <w:marTop w:val="0"/>
                      <w:marBottom w:val="0"/>
                      <w:divBdr>
                        <w:top w:val="none" w:sz="0" w:space="0" w:color="auto"/>
                        <w:left w:val="none" w:sz="0" w:space="0" w:color="auto"/>
                        <w:bottom w:val="none" w:sz="0" w:space="0" w:color="auto"/>
                        <w:right w:val="none" w:sz="0" w:space="0" w:color="auto"/>
                      </w:divBdr>
                      <w:divsChild>
                        <w:div w:id="1182545484">
                          <w:marLeft w:val="0"/>
                          <w:marRight w:val="0"/>
                          <w:marTop w:val="0"/>
                          <w:marBottom w:val="0"/>
                          <w:divBdr>
                            <w:top w:val="none" w:sz="0" w:space="0" w:color="auto"/>
                            <w:left w:val="none" w:sz="0" w:space="0" w:color="auto"/>
                            <w:bottom w:val="none" w:sz="0" w:space="0" w:color="auto"/>
                            <w:right w:val="none" w:sz="0" w:space="0" w:color="auto"/>
                          </w:divBdr>
                          <w:divsChild>
                            <w:div w:id="1021130184">
                              <w:marLeft w:val="0"/>
                              <w:marRight w:val="0"/>
                              <w:marTop w:val="0"/>
                              <w:marBottom w:val="0"/>
                              <w:divBdr>
                                <w:top w:val="none" w:sz="0" w:space="0" w:color="auto"/>
                                <w:left w:val="none" w:sz="0" w:space="0" w:color="auto"/>
                                <w:bottom w:val="none" w:sz="0" w:space="0" w:color="auto"/>
                                <w:right w:val="none" w:sz="0" w:space="0" w:color="auto"/>
                              </w:divBdr>
                              <w:divsChild>
                                <w:div w:id="1269118101">
                                  <w:marLeft w:val="0"/>
                                  <w:marRight w:val="0"/>
                                  <w:marTop w:val="0"/>
                                  <w:marBottom w:val="0"/>
                                  <w:divBdr>
                                    <w:top w:val="none" w:sz="0" w:space="0" w:color="auto"/>
                                    <w:left w:val="none" w:sz="0" w:space="0" w:color="auto"/>
                                    <w:bottom w:val="none" w:sz="0" w:space="0" w:color="auto"/>
                                    <w:right w:val="none" w:sz="0" w:space="0" w:color="auto"/>
                                  </w:divBdr>
                                </w:div>
                              </w:divsChild>
                            </w:div>
                            <w:div w:id="1158501630">
                              <w:marLeft w:val="0"/>
                              <w:marRight w:val="0"/>
                              <w:marTop w:val="0"/>
                              <w:marBottom w:val="0"/>
                              <w:divBdr>
                                <w:top w:val="none" w:sz="0" w:space="0" w:color="auto"/>
                                <w:left w:val="none" w:sz="0" w:space="0" w:color="auto"/>
                                <w:bottom w:val="none" w:sz="0" w:space="0" w:color="auto"/>
                                <w:right w:val="none" w:sz="0" w:space="0" w:color="auto"/>
                              </w:divBdr>
                              <w:divsChild>
                                <w:div w:id="12888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2178">
                  <w:marLeft w:val="0"/>
                  <w:marRight w:val="0"/>
                  <w:marTop w:val="0"/>
                  <w:marBottom w:val="0"/>
                  <w:divBdr>
                    <w:top w:val="none" w:sz="0" w:space="0" w:color="auto"/>
                    <w:left w:val="none" w:sz="0" w:space="0" w:color="auto"/>
                    <w:bottom w:val="none" w:sz="0" w:space="0" w:color="auto"/>
                    <w:right w:val="none" w:sz="0" w:space="0" w:color="auto"/>
                  </w:divBdr>
                  <w:divsChild>
                    <w:div w:id="585770377">
                      <w:marLeft w:val="0"/>
                      <w:marRight w:val="0"/>
                      <w:marTop w:val="0"/>
                      <w:marBottom w:val="0"/>
                      <w:divBdr>
                        <w:top w:val="none" w:sz="0" w:space="0" w:color="auto"/>
                        <w:left w:val="none" w:sz="0" w:space="0" w:color="auto"/>
                        <w:bottom w:val="none" w:sz="0" w:space="0" w:color="auto"/>
                        <w:right w:val="none" w:sz="0" w:space="0" w:color="auto"/>
                      </w:divBdr>
                      <w:divsChild>
                        <w:div w:id="1156409839">
                          <w:marLeft w:val="0"/>
                          <w:marRight w:val="0"/>
                          <w:marTop w:val="0"/>
                          <w:marBottom w:val="0"/>
                          <w:divBdr>
                            <w:top w:val="none" w:sz="0" w:space="0" w:color="auto"/>
                            <w:left w:val="none" w:sz="0" w:space="0" w:color="auto"/>
                            <w:bottom w:val="none" w:sz="0" w:space="0" w:color="auto"/>
                            <w:right w:val="none" w:sz="0" w:space="0" w:color="auto"/>
                          </w:divBdr>
                          <w:divsChild>
                            <w:div w:id="1449198734">
                              <w:marLeft w:val="0"/>
                              <w:marRight w:val="0"/>
                              <w:marTop w:val="0"/>
                              <w:marBottom w:val="0"/>
                              <w:divBdr>
                                <w:top w:val="none" w:sz="0" w:space="0" w:color="auto"/>
                                <w:left w:val="none" w:sz="0" w:space="0" w:color="auto"/>
                                <w:bottom w:val="none" w:sz="0" w:space="0" w:color="auto"/>
                                <w:right w:val="none" w:sz="0" w:space="0" w:color="auto"/>
                              </w:divBdr>
                              <w:divsChild>
                                <w:div w:id="1661469622">
                                  <w:marLeft w:val="0"/>
                                  <w:marRight w:val="0"/>
                                  <w:marTop w:val="0"/>
                                  <w:marBottom w:val="0"/>
                                  <w:divBdr>
                                    <w:top w:val="none" w:sz="0" w:space="0" w:color="auto"/>
                                    <w:left w:val="none" w:sz="0" w:space="0" w:color="auto"/>
                                    <w:bottom w:val="none" w:sz="0" w:space="0" w:color="auto"/>
                                    <w:right w:val="none" w:sz="0" w:space="0" w:color="auto"/>
                                  </w:divBdr>
                                </w:div>
                              </w:divsChild>
                            </w:div>
                            <w:div w:id="734820539">
                              <w:marLeft w:val="0"/>
                              <w:marRight w:val="0"/>
                              <w:marTop w:val="0"/>
                              <w:marBottom w:val="0"/>
                              <w:divBdr>
                                <w:top w:val="none" w:sz="0" w:space="0" w:color="auto"/>
                                <w:left w:val="none" w:sz="0" w:space="0" w:color="auto"/>
                                <w:bottom w:val="none" w:sz="0" w:space="0" w:color="auto"/>
                                <w:right w:val="none" w:sz="0" w:space="0" w:color="auto"/>
                              </w:divBdr>
                              <w:divsChild>
                                <w:div w:id="1946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5397">
                  <w:marLeft w:val="0"/>
                  <w:marRight w:val="0"/>
                  <w:marTop w:val="0"/>
                  <w:marBottom w:val="0"/>
                  <w:divBdr>
                    <w:top w:val="none" w:sz="0" w:space="0" w:color="auto"/>
                    <w:left w:val="none" w:sz="0" w:space="0" w:color="auto"/>
                    <w:bottom w:val="none" w:sz="0" w:space="0" w:color="auto"/>
                    <w:right w:val="none" w:sz="0" w:space="0" w:color="auto"/>
                  </w:divBdr>
                  <w:divsChild>
                    <w:div w:id="928974515">
                      <w:marLeft w:val="0"/>
                      <w:marRight w:val="0"/>
                      <w:marTop w:val="0"/>
                      <w:marBottom w:val="0"/>
                      <w:divBdr>
                        <w:top w:val="none" w:sz="0" w:space="0" w:color="auto"/>
                        <w:left w:val="none" w:sz="0" w:space="0" w:color="auto"/>
                        <w:bottom w:val="none" w:sz="0" w:space="0" w:color="auto"/>
                        <w:right w:val="none" w:sz="0" w:space="0" w:color="auto"/>
                      </w:divBdr>
                      <w:divsChild>
                        <w:div w:id="1830243568">
                          <w:marLeft w:val="0"/>
                          <w:marRight w:val="0"/>
                          <w:marTop w:val="0"/>
                          <w:marBottom w:val="0"/>
                          <w:divBdr>
                            <w:top w:val="none" w:sz="0" w:space="0" w:color="auto"/>
                            <w:left w:val="none" w:sz="0" w:space="0" w:color="auto"/>
                            <w:bottom w:val="none" w:sz="0" w:space="0" w:color="auto"/>
                            <w:right w:val="none" w:sz="0" w:space="0" w:color="auto"/>
                          </w:divBdr>
                          <w:divsChild>
                            <w:div w:id="1906139210">
                              <w:marLeft w:val="0"/>
                              <w:marRight w:val="0"/>
                              <w:marTop w:val="0"/>
                              <w:marBottom w:val="0"/>
                              <w:divBdr>
                                <w:top w:val="none" w:sz="0" w:space="0" w:color="auto"/>
                                <w:left w:val="none" w:sz="0" w:space="0" w:color="auto"/>
                                <w:bottom w:val="none" w:sz="0" w:space="0" w:color="auto"/>
                                <w:right w:val="none" w:sz="0" w:space="0" w:color="auto"/>
                              </w:divBdr>
                              <w:divsChild>
                                <w:div w:id="1517036032">
                                  <w:marLeft w:val="0"/>
                                  <w:marRight w:val="0"/>
                                  <w:marTop w:val="0"/>
                                  <w:marBottom w:val="0"/>
                                  <w:divBdr>
                                    <w:top w:val="none" w:sz="0" w:space="0" w:color="auto"/>
                                    <w:left w:val="none" w:sz="0" w:space="0" w:color="auto"/>
                                    <w:bottom w:val="none" w:sz="0" w:space="0" w:color="auto"/>
                                    <w:right w:val="none" w:sz="0" w:space="0" w:color="auto"/>
                                  </w:divBdr>
                                </w:div>
                              </w:divsChild>
                            </w:div>
                            <w:div w:id="1753814928">
                              <w:marLeft w:val="0"/>
                              <w:marRight w:val="0"/>
                              <w:marTop w:val="0"/>
                              <w:marBottom w:val="0"/>
                              <w:divBdr>
                                <w:top w:val="none" w:sz="0" w:space="0" w:color="auto"/>
                                <w:left w:val="none" w:sz="0" w:space="0" w:color="auto"/>
                                <w:bottom w:val="none" w:sz="0" w:space="0" w:color="auto"/>
                                <w:right w:val="none" w:sz="0" w:space="0" w:color="auto"/>
                              </w:divBdr>
                              <w:divsChild>
                                <w:div w:id="236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81">
                  <w:marLeft w:val="0"/>
                  <w:marRight w:val="0"/>
                  <w:marTop w:val="0"/>
                  <w:marBottom w:val="0"/>
                  <w:divBdr>
                    <w:top w:val="none" w:sz="0" w:space="0" w:color="auto"/>
                    <w:left w:val="none" w:sz="0" w:space="0" w:color="auto"/>
                    <w:bottom w:val="none" w:sz="0" w:space="0" w:color="auto"/>
                    <w:right w:val="none" w:sz="0" w:space="0" w:color="auto"/>
                  </w:divBdr>
                  <w:divsChild>
                    <w:div w:id="1245796558">
                      <w:marLeft w:val="0"/>
                      <w:marRight w:val="0"/>
                      <w:marTop w:val="0"/>
                      <w:marBottom w:val="0"/>
                      <w:divBdr>
                        <w:top w:val="none" w:sz="0" w:space="0" w:color="auto"/>
                        <w:left w:val="none" w:sz="0" w:space="0" w:color="auto"/>
                        <w:bottom w:val="none" w:sz="0" w:space="0" w:color="auto"/>
                        <w:right w:val="none" w:sz="0" w:space="0" w:color="auto"/>
                      </w:divBdr>
                      <w:divsChild>
                        <w:div w:id="995114077">
                          <w:marLeft w:val="0"/>
                          <w:marRight w:val="0"/>
                          <w:marTop w:val="0"/>
                          <w:marBottom w:val="0"/>
                          <w:divBdr>
                            <w:top w:val="none" w:sz="0" w:space="0" w:color="auto"/>
                            <w:left w:val="none" w:sz="0" w:space="0" w:color="auto"/>
                            <w:bottom w:val="none" w:sz="0" w:space="0" w:color="auto"/>
                            <w:right w:val="none" w:sz="0" w:space="0" w:color="auto"/>
                          </w:divBdr>
                          <w:divsChild>
                            <w:div w:id="62413087">
                              <w:marLeft w:val="0"/>
                              <w:marRight w:val="0"/>
                              <w:marTop w:val="0"/>
                              <w:marBottom w:val="0"/>
                              <w:divBdr>
                                <w:top w:val="none" w:sz="0" w:space="0" w:color="auto"/>
                                <w:left w:val="none" w:sz="0" w:space="0" w:color="auto"/>
                                <w:bottom w:val="none" w:sz="0" w:space="0" w:color="auto"/>
                                <w:right w:val="none" w:sz="0" w:space="0" w:color="auto"/>
                              </w:divBdr>
                              <w:divsChild>
                                <w:div w:id="490294117">
                                  <w:marLeft w:val="0"/>
                                  <w:marRight w:val="0"/>
                                  <w:marTop w:val="0"/>
                                  <w:marBottom w:val="0"/>
                                  <w:divBdr>
                                    <w:top w:val="none" w:sz="0" w:space="0" w:color="auto"/>
                                    <w:left w:val="none" w:sz="0" w:space="0" w:color="auto"/>
                                    <w:bottom w:val="none" w:sz="0" w:space="0" w:color="auto"/>
                                    <w:right w:val="none" w:sz="0" w:space="0" w:color="auto"/>
                                  </w:divBdr>
                                </w:div>
                              </w:divsChild>
                            </w:div>
                            <w:div w:id="2133940285">
                              <w:marLeft w:val="0"/>
                              <w:marRight w:val="0"/>
                              <w:marTop w:val="0"/>
                              <w:marBottom w:val="0"/>
                              <w:divBdr>
                                <w:top w:val="none" w:sz="0" w:space="0" w:color="auto"/>
                                <w:left w:val="none" w:sz="0" w:space="0" w:color="auto"/>
                                <w:bottom w:val="none" w:sz="0" w:space="0" w:color="auto"/>
                                <w:right w:val="none" w:sz="0" w:space="0" w:color="auto"/>
                              </w:divBdr>
                              <w:divsChild>
                                <w:div w:id="19553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87335">
                  <w:marLeft w:val="0"/>
                  <w:marRight w:val="0"/>
                  <w:marTop w:val="0"/>
                  <w:marBottom w:val="0"/>
                  <w:divBdr>
                    <w:top w:val="none" w:sz="0" w:space="0" w:color="auto"/>
                    <w:left w:val="none" w:sz="0" w:space="0" w:color="auto"/>
                    <w:bottom w:val="none" w:sz="0" w:space="0" w:color="auto"/>
                    <w:right w:val="none" w:sz="0" w:space="0" w:color="auto"/>
                  </w:divBdr>
                  <w:divsChild>
                    <w:div w:id="1181318765">
                      <w:marLeft w:val="0"/>
                      <w:marRight w:val="0"/>
                      <w:marTop w:val="0"/>
                      <w:marBottom w:val="0"/>
                      <w:divBdr>
                        <w:top w:val="none" w:sz="0" w:space="0" w:color="auto"/>
                        <w:left w:val="none" w:sz="0" w:space="0" w:color="auto"/>
                        <w:bottom w:val="none" w:sz="0" w:space="0" w:color="auto"/>
                        <w:right w:val="none" w:sz="0" w:space="0" w:color="auto"/>
                      </w:divBdr>
                      <w:divsChild>
                        <w:div w:id="993921447">
                          <w:marLeft w:val="0"/>
                          <w:marRight w:val="0"/>
                          <w:marTop w:val="0"/>
                          <w:marBottom w:val="0"/>
                          <w:divBdr>
                            <w:top w:val="none" w:sz="0" w:space="0" w:color="auto"/>
                            <w:left w:val="none" w:sz="0" w:space="0" w:color="auto"/>
                            <w:bottom w:val="none" w:sz="0" w:space="0" w:color="auto"/>
                            <w:right w:val="none" w:sz="0" w:space="0" w:color="auto"/>
                          </w:divBdr>
                          <w:divsChild>
                            <w:div w:id="1897005578">
                              <w:marLeft w:val="0"/>
                              <w:marRight w:val="0"/>
                              <w:marTop w:val="0"/>
                              <w:marBottom w:val="0"/>
                              <w:divBdr>
                                <w:top w:val="none" w:sz="0" w:space="0" w:color="auto"/>
                                <w:left w:val="none" w:sz="0" w:space="0" w:color="auto"/>
                                <w:bottom w:val="none" w:sz="0" w:space="0" w:color="auto"/>
                                <w:right w:val="none" w:sz="0" w:space="0" w:color="auto"/>
                              </w:divBdr>
                              <w:divsChild>
                                <w:div w:id="1274362990">
                                  <w:marLeft w:val="0"/>
                                  <w:marRight w:val="0"/>
                                  <w:marTop w:val="0"/>
                                  <w:marBottom w:val="0"/>
                                  <w:divBdr>
                                    <w:top w:val="none" w:sz="0" w:space="0" w:color="auto"/>
                                    <w:left w:val="none" w:sz="0" w:space="0" w:color="auto"/>
                                    <w:bottom w:val="none" w:sz="0" w:space="0" w:color="auto"/>
                                    <w:right w:val="none" w:sz="0" w:space="0" w:color="auto"/>
                                  </w:divBdr>
                                </w:div>
                              </w:divsChild>
                            </w:div>
                            <w:div w:id="1386955572">
                              <w:marLeft w:val="0"/>
                              <w:marRight w:val="0"/>
                              <w:marTop w:val="0"/>
                              <w:marBottom w:val="0"/>
                              <w:divBdr>
                                <w:top w:val="none" w:sz="0" w:space="0" w:color="auto"/>
                                <w:left w:val="none" w:sz="0" w:space="0" w:color="auto"/>
                                <w:bottom w:val="none" w:sz="0" w:space="0" w:color="auto"/>
                                <w:right w:val="none" w:sz="0" w:space="0" w:color="auto"/>
                              </w:divBdr>
                              <w:divsChild>
                                <w:div w:id="204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5961">
                  <w:marLeft w:val="0"/>
                  <w:marRight w:val="0"/>
                  <w:marTop w:val="0"/>
                  <w:marBottom w:val="0"/>
                  <w:divBdr>
                    <w:top w:val="none" w:sz="0" w:space="0" w:color="auto"/>
                    <w:left w:val="none" w:sz="0" w:space="0" w:color="auto"/>
                    <w:bottom w:val="none" w:sz="0" w:space="0" w:color="auto"/>
                    <w:right w:val="none" w:sz="0" w:space="0" w:color="auto"/>
                  </w:divBdr>
                  <w:divsChild>
                    <w:div w:id="428426764">
                      <w:marLeft w:val="0"/>
                      <w:marRight w:val="0"/>
                      <w:marTop w:val="0"/>
                      <w:marBottom w:val="0"/>
                      <w:divBdr>
                        <w:top w:val="none" w:sz="0" w:space="0" w:color="auto"/>
                        <w:left w:val="none" w:sz="0" w:space="0" w:color="auto"/>
                        <w:bottom w:val="none" w:sz="0" w:space="0" w:color="auto"/>
                        <w:right w:val="none" w:sz="0" w:space="0" w:color="auto"/>
                      </w:divBdr>
                      <w:divsChild>
                        <w:div w:id="1499223420">
                          <w:marLeft w:val="0"/>
                          <w:marRight w:val="0"/>
                          <w:marTop w:val="0"/>
                          <w:marBottom w:val="0"/>
                          <w:divBdr>
                            <w:top w:val="none" w:sz="0" w:space="0" w:color="auto"/>
                            <w:left w:val="none" w:sz="0" w:space="0" w:color="auto"/>
                            <w:bottom w:val="none" w:sz="0" w:space="0" w:color="auto"/>
                            <w:right w:val="none" w:sz="0" w:space="0" w:color="auto"/>
                          </w:divBdr>
                          <w:divsChild>
                            <w:div w:id="514927278">
                              <w:marLeft w:val="0"/>
                              <w:marRight w:val="0"/>
                              <w:marTop w:val="0"/>
                              <w:marBottom w:val="0"/>
                              <w:divBdr>
                                <w:top w:val="none" w:sz="0" w:space="0" w:color="auto"/>
                                <w:left w:val="none" w:sz="0" w:space="0" w:color="auto"/>
                                <w:bottom w:val="none" w:sz="0" w:space="0" w:color="auto"/>
                                <w:right w:val="none" w:sz="0" w:space="0" w:color="auto"/>
                              </w:divBdr>
                              <w:divsChild>
                                <w:div w:id="1640649928">
                                  <w:marLeft w:val="0"/>
                                  <w:marRight w:val="0"/>
                                  <w:marTop w:val="0"/>
                                  <w:marBottom w:val="0"/>
                                  <w:divBdr>
                                    <w:top w:val="none" w:sz="0" w:space="0" w:color="auto"/>
                                    <w:left w:val="none" w:sz="0" w:space="0" w:color="auto"/>
                                    <w:bottom w:val="none" w:sz="0" w:space="0" w:color="auto"/>
                                    <w:right w:val="none" w:sz="0" w:space="0" w:color="auto"/>
                                  </w:divBdr>
                                </w:div>
                              </w:divsChild>
                            </w:div>
                            <w:div w:id="1242642231">
                              <w:marLeft w:val="0"/>
                              <w:marRight w:val="0"/>
                              <w:marTop w:val="0"/>
                              <w:marBottom w:val="0"/>
                              <w:divBdr>
                                <w:top w:val="none" w:sz="0" w:space="0" w:color="auto"/>
                                <w:left w:val="none" w:sz="0" w:space="0" w:color="auto"/>
                                <w:bottom w:val="none" w:sz="0" w:space="0" w:color="auto"/>
                                <w:right w:val="none" w:sz="0" w:space="0" w:color="auto"/>
                              </w:divBdr>
                              <w:divsChild>
                                <w:div w:id="17668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5522">
                  <w:marLeft w:val="0"/>
                  <w:marRight w:val="0"/>
                  <w:marTop w:val="0"/>
                  <w:marBottom w:val="0"/>
                  <w:divBdr>
                    <w:top w:val="none" w:sz="0" w:space="0" w:color="auto"/>
                    <w:left w:val="none" w:sz="0" w:space="0" w:color="auto"/>
                    <w:bottom w:val="none" w:sz="0" w:space="0" w:color="auto"/>
                    <w:right w:val="none" w:sz="0" w:space="0" w:color="auto"/>
                  </w:divBdr>
                  <w:divsChild>
                    <w:div w:id="1778677669">
                      <w:marLeft w:val="0"/>
                      <w:marRight w:val="0"/>
                      <w:marTop w:val="0"/>
                      <w:marBottom w:val="0"/>
                      <w:divBdr>
                        <w:top w:val="none" w:sz="0" w:space="0" w:color="auto"/>
                        <w:left w:val="none" w:sz="0" w:space="0" w:color="auto"/>
                        <w:bottom w:val="none" w:sz="0" w:space="0" w:color="auto"/>
                        <w:right w:val="none" w:sz="0" w:space="0" w:color="auto"/>
                      </w:divBdr>
                      <w:divsChild>
                        <w:div w:id="538051837">
                          <w:marLeft w:val="0"/>
                          <w:marRight w:val="0"/>
                          <w:marTop w:val="0"/>
                          <w:marBottom w:val="0"/>
                          <w:divBdr>
                            <w:top w:val="none" w:sz="0" w:space="0" w:color="auto"/>
                            <w:left w:val="none" w:sz="0" w:space="0" w:color="auto"/>
                            <w:bottom w:val="none" w:sz="0" w:space="0" w:color="auto"/>
                            <w:right w:val="none" w:sz="0" w:space="0" w:color="auto"/>
                          </w:divBdr>
                          <w:divsChild>
                            <w:div w:id="1095445610">
                              <w:marLeft w:val="0"/>
                              <w:marRight w:val="0"/>
                              <w:marTop w:val="0"/>
                              <w:marBottom w:val="0"/>
                              <w:divBdr>
                                <w:top w:val="none" w:sz="0" w:space="0" w:color="auto"/>
                                <w:left w:val="none" w:sz="0" w:space="0" w:color="auto"/>
                                <w:bottom w:val="none" w:sz="0" w:space="0" w:color="auto"/>
                                <w:right w:val="none" w:sz="0" w:space="0" w:color="auto"/>
                              </w:divBdr>
                              <w:divsChild>
                                <w:div w:id="1011683294">
                                  <w:marLeft w:val="0"/>
                                  <w:marRight w:val="0"/>
                                  <w:marTop w:val="0"/>
                                  <w:marBottom w:val="0"/>
                                  <w:divBdr>
                                    <w:top w:val="none" w:sz="0" w:space="0" w:color="auto"/>
                                    <w:left w:val="none" w:sz="0" w:space="0" w:color="auto"/>
                                    <w:bottom w:val="none" w:sz="0" w:space="0" w:color="auto"/>
                                    <w:right w:val="none" w:sz="0" w:space="0" w:color="auto"/>
                                  </w:divBdr>
                                </w:div>
                              </w:divsChild>
                            </w:div>
                            <w:div w:id="178742763">
                              <w:marLeft w:val="0"/>
                              <w:marRight w:val="0"/>
                              <w:marTop w:val="0"/>
                              <w:marBottom w:val="0"/>
                              <w:divBdr>
                                <w:top w:val="none" w:sz="0" w:space="0" w:color="auto"/>
                                <w:left w:val="none" w:sz="0" w:space="0" w:color="auto"/>
                                <w:bottom w:val="none" w:sz="0" w:space="0" w:color="auto"/>
                                <w:right w:val="none" w:sz="0" w:space="0" w:color="auto"/>
                              </w:divBdr>
                              <w:divsChild>
                                <w:div w:id="1368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123">
                  <w:marLeft w:val="0"/>
                  <w:marRight w:val="0"/>
                  <w:marTop w:val="0"/>
                  <w:marBottom w:val="0"/>
                  <w:divBdr>
                    <w:top w:val="none" w:sz="0" w:space="0" w:color="auto"/>
                    <w:left w:val="none" w:sz="0" w:space="0" w:color="auto"/>
                    <w:bottom w:val="none" w:sz="0" w:space="0" w:color="auto"/>
                    <w:right w:val="none" w:sz="0" w:space="0" w:color="auto"/>
                  </w:divBdr>
                  <w:divsChild>
                    <w:div w:id="633490434">
                      <w:marLeft w:val="0"/>
                      <w:marRight w:val="0"/>
                      <w:marTop w:val="0"/>
                      <w:marBottom w:val="0"/>
                      <w:divBdr>
                        <w:top w:val="none" w:sz="0" w:space="0" w:color="auto"/>
                        <w:left w:val="none" w:sz="0" w:space="0" w:color="auto"/>
                        <w:bottom w:val="none" w:sz="0" w:space="0" w:color="auto"/>
                        <w:right w:val="none" w:sz="0" w:space="0" w:color="auto"/>
                      </w:divBdr>
                      <w:divsChild>
                        <w:div w:id="414211950">
                          <w:marLeft w:val="0"/>
                          <w:marRight w:val="0"/>
                          <w:marTop w:val="0"/>
                          <w:marBottom w:val="0"/>
                          <w:divBdr>
                            <w:top w:val="none" w:sz="0" w:space="0" w:color="auto"/>
                            <w:left w:val="none" w:sz="0" w:space="0" w:color="auto"/>
                            <w:bottom w:val="none" w:sz="0" w:space="0" w:color="auto"/>
                            <w:right w:val="none" w:sz="0" w:space="0" w:color="auto"/>
                          </w:divBdr>
                          <w:divsChild>
                            <w:div w:id="1472088571">
                              <w:marLeft w:val="0"/>
                              <w:marRight w:val="0"/>
                              <w:marTop w:val="0"/>
                              <w:marBottom w:val="0"/>
                              <w:divBdr>
                                <w:top w:val="none" w:sz="0" w:space="0" w:color="auto"/>
                                <w:left w:val="none" w:sz="0" w:space="0" w:color="auto"/>
                                <w:bottom w:val="none" w:sz="0" w:space="0" w:color="auto"/>
                                <w:right w:val="none" w:sz="0" w:space="0" w:color="auto"/>
                              </w:divBdr>
                              <w:divsChild>
                                <w:div w:id="1673072059">
                                  <w:marLeft w:val="0"/>
                                  <w:marRight w:val="0"/>
                                  <w:marTop w:val="0"/>
                                  <w:marBottom w:val="0"/>
                                  <w:divBdr>
                                    <w:top w:val="none" w:sz="0" w:space="0" w:color="auto"/>
                                    <w:left w:val="none" w:sz="0" w:space="0" w:color="auto"/>
                                    <w:bottom w:val="none" w:sz="0" w:space="0" w:color="auto"/>
                                    <w:right w:val="none" w:sz="0" w:space="0" w:color="auto"/>
                                  </w:divBdr>
                                </w:div>
                              </w:divsChild>
                            </w:div>
                            <w:div w:id="403376553">
                              <w:marLeft w:val="0"/>
                              <w:marRight w:val="0"/>
                              <w:marTop w:val="0"/>
                              <w:marBottom w:val="0"/>
                              <w:divBdr>
                                <w:top w:val="none" w:sz="0" w:space="0" w:color="auto"/>
                                <w:left w:val="none" w:sz="0" w:space="0" w:color="auto"/>
                                <w:bottom w:val="none" w:sz="0" w:space="0" w:color="auto"/>
                                <w:right w:val="none" w:sz="0" w:space="0" w:color="auto"/>
                              </w:divBdr>
                              <w:divsChild>
                                <w:div w:id="920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09095">
                  <w:marLeft w:val="0"/>
                  <w:marRight w:val="0"/>
                  <w:marTop w:val="0"/>
                  <w:marBottom w:val="0"/>
                  <w:divBdr>
                    <w:top w:val="none" w:sz="0" w:space="0" w:color="auto"/>
                    <w:left w:val="none" w:sz="0" w:space="0" w:color="auto"/>
                    <w:bottom w:val="none" w:sz="0" w:space="0" w:color="auto"/>
                    <w:right w:val="none" w:sz="0" w:space="0" w:color="auto"/>
                  </w:divBdr>
                  <w:divsChild>
                    <w:div w:id="1316952990">
                      <w:marLeft w:val="0"/>
                      <w:marRight w:val="0"/>
                      <w:marTop w:val="0"/>
                      <w:marBottom w:val="0"/>
                      <w:divBdr>
                        <w:top w:val="none" w:sz="0" w:space="0" w:color="auto"/>
                        <w:left w:val="none" w:sz="0" w:space="0" w:color="auto"/>
                        <w:bottom w:val="none" w:sz="0" w:space="0" w:color="auto"/>
                        <w:right w:val="none" w:sz="0" w:space="0" w:color="auto"/>
                      </w:divBdr>
                      <w:divsChild>
                        <w:div w:id="101001578">
                          <w:marLeft w:val="0"/>
                          <w:marRight w:val="0"/>
                          <w:marTop w:val="0"/>
                          <w:marBottom w:val="0"/>
                          <w:divBdr>
                            <w:top w:val="none" w:sz="0" w:space="0" w:color="auto"/>
                            <w:left w:val="none" w:sz="0" w:space="0" w:color="auto"/>
                            <w:bottom w:val="none" w:sz="0" w:space="0" w:color="auto"/>
                            <w:right w:val="none" w:sz="0" w:space="0" w:color="auto"/>
                          </w:divBdr>
                          <w:divsChild>
                            <w:div w:id="1137911096">
                              <w:marLeft w:val="0"/>
                              <w:marRight w:val="0"/>
                              <w:marTop w:val="0"/>
                              <w:marBottom w:val="0"/>
                              <w:divBdr>
                                <w:top w:val="none" w:sz="0" w:space="0" w:color="auto"/>
                                <w:left w:val="none" w:sz="0" w:space="0" w:color="auto"/>
                                <w:bottom w:val="none" w:sz="0" w:space="0" w:color="auto"/>
                                <w:right w:val="none" w:sz="0" w:space="0" w:color="auto"/>
                              </w:divBdr>
                              <w:divsChild>
                                <w:div w:id="1392388434">
                                  <w:marLeft w:val="0"/>
                                  <w:marRight w:val="0"/>
                                  <w:marTop w:val="0"/>
                                  <w:marBottom w:val="0"/>
                                  <w:divBdr>
                                    <w:top w:val="none" w:sz="0" w:space="0" w:color="auto"/>
                                    <w:left w:val="none" w:sz="0" w:space="0" w:color="auto"/>
                                    <w:bottom w:val="none" w:sz="0" w:space="0" w:color="auto"/>
                                    <w:right w:val="none" w:sz="0" w:space="0" w:color="auto"/>
                                  </w:divBdr>
                                </w:div>
                              </w:divsChild>
                            </w:div>
                            <w:div w:id="335764867">
                              <w:marLeft w:val="0"/>
                              <w:marRight w:val="0"/>
                              <w:marTop w:val="0"/>
                              <w:marBottom w:val="0"/>
                              <w:divBdr>
                                <w:top w:val="none" w:sz="0" w:space="0" w:color="auto"/>
                                <w:left w:val="none" w:sz="0" w:space="0" w:color="auto"/>
                                <w:bottom w:val="none" w:sz="0" w:space="0" w:color="auto"/>
                                <w:right w:val="none" w:sz="0" w:space="0" w:color="auto"/>
                              </w:divBdr>
                              <w:divsChild>
                                <w:div w:id="2028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6575">
                  <w:marLeft w:val="0"/>
                  <w:marRight w:val="0"/>
                  <w:marTop w:val="0"/>
                  <w:marBottom w:val="0"/>
                  <w:divBdr>
                    <w:top w:val="none" w:sz="0" w:space="0" w:color="auto"/>
                    <w:left w:val="none" w:sz="0" w:space="0" w:color="auto"/>
                    <w:bottom w:val="none" w:sz="0" w:space="0" w:color="auto"/>
                    <w:right w:val="none" w:sz="0" w:space="0" w:color="auto"/>
                  </w:divBdr>
                  <w:divsChild>
                    <w:div w:id="58134629">
                      <w:marLeft w:val="0"/>
                      <w:marRight w:val="0"/>
                      <w:marTop w:val="0"/>
                      <w:marBottom w:val="0"/>
                      <w:divBdr>
                        <w:top w:val="none" w:sz="0" w:space="0" w:color="auto"/>
                        <w:left w:val="none" w:sz="0" w:space="0" w:color="auto"/>
                        <w:bottom w:val="none" w:sz="0" w:space="0" w:color="auto"/>
                        <w:right w:val="none" w:sz="0" w:space="0" w:color="auto"/>
                      </w:divBdr>
                      <w:divsChild>
                        <w:div w:id="761102292">
                          <w:marLeft w:val="0"/>
                          <w:marRight w:val="0"/>
                          <w:marTop w:val="0"/>
                          <w:marBottom w:val="0"/>
                          <w:divBdr>
                            <w:top w:val="none" w:sz="0" w:space="0" w:color="auto"/>
                            <w:left w:val="none" w:sz="0" w:space="0" w:color="auto"/>
                            <w:bottom w:val="none" w:sz="0" w:space="0" w:color="auto"/>
                            <w:right w:val="none" w:sz="0" w:space="0" w:color="auto"/>
                          </w:divBdr>
                          <w:divsChild>
                            <w:div w:id="1239362038">
                              <w:marLeft w:val="0"/>
                              <w:marRight w:val="0"/>
                              <w:marTop w:val="0"/>
                              <w:marBottom w:val="0"/>
                              <w:divBdr>
                                <w:top w:val="none" w:sz="0" w:space="0" w:color="auto"/>
                                <w:left w:val="none" w:sz="0" w:space="0" w:color="auto"/>
                                <w:bottom w:val="none" w:sz="0" w:space="0" w:color="auto"/>
                                <w:right w:val="none" w:sz="0" w:space="0" w:color="auto"/>
                              </w:divBdr>
                              <w:divsChild>
                                <w:div w:id="1943996108">
                                  <w:marLeft w:val="0"/>
                                  <w:marRight w:val="0"/>
                                  <w:marTop w:val="0"/>
                                  <w:marBottom w:val="0"/>
                                  <w:divBdr>
                                    <w:top w:val="none" w:sz="0" w:space="0" w:color="auto"/>
                                    <w:left w:val="none" w:sz="0" w:space="0" w:color="auto"/>
                                    <w:bottom w:val="none" w:sz="0" w:space="0" w:color="auto"/>
                                    <w:right w:val="none" w:sz="0" w:space="0" w:color="auto"/>
                                  </w:divBdr>
                                </w:div>
                              </w:divsChild>
                            </w:div>
                            <w:div w:id="187256141">
                              <w:marLeft w:val="0"/>
                              <w:marRight w:val="0"/>
                              <w:marTop w:val="0"/>
                              <w:marBottom w:val="0"/>
                              <w:divBdr>
                                <w:top w:val="none" w:sz="0" w:space="0" w:color="auto"/>
                                <w:left w:val="none" w:sz="0" w:space="0" w:color="auto"/>
                                <w:bottom w:val="none" w:sz="0" w:space="0" w:color="auto"/>
                                <w:right w:val="none" w:sz="0" w:space="0" w:color="auto"/>
                              </w:divBdr>
                              <w:divsChild>
                                <w:div w:id="1738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7674">
                  <w:marLeft w:val="0"/>
                  <w:marRight w:val="0"/>
                  <w:marTop w:val="0"/>
                  <w:marBottom w:val="0"/>
                  <w:divBdr>
                    <w:top w:val="none" w:sz="0" w:space="0" w:color="auto"/>
                    <w:left w:val="none" w:sz="0" w:space="0" w:color="auto"/>
                    <w:bottom w:val="none" w:sz="0" w:space="0" w:color="auto"/>
                    <w:right w:val="none" w:sz="0" w:space="0" w:color="auto"/>
                  </w:divBdr>
                  <w:divsChild>
                    <w:div w:id="1200163590">
                      <w:marLeft w:val="0"/>
                      <w:marRight w:val="0"/>
                      <w:marTop w:val="0"/>
                      <w:marBottom w:val="0"/>
                      <w:divBdr>
                        <w:top w:val="none" w:sz="0" w:space="0" w:color="auto"/>
                        <w:left w:val="none" w:sz="0" w:space="0" w:color="auto"/>
                        <w:bottom w:val="none" w:sz="0" w:space="0" w:color="auto"/>
                        <w:right w:val="none" w:sz="0" w:space="0" w:color="auto"/>
                      </w:divBdr>
                      <w:divsChild>
                        <w:div w:id="1446728291">
                          <w:marLeft w:val="0"/>
                          <w:marRight w:val="0"/>
                          <w:marTop w:val="0"/>
                          <w:marBottom w:val="0"/>
                          <w:divBdr>
                            <w:top w:val="none" w:sz="0" w:space="0" w:color="auto"/>
                            <w:left w:val="none" w:sz="0" w:space="0" w:color="auto"/>
                            <w:bottom w:val="none" w:sz="0" w:space="0" w:color="auto"/>
                            <w:right w:val="none" w:sz="0" w:space="0" w:color="auto"/>
                          </w:divBdr>
                          <w:divsChild>
                            <w:div w:id="1438213211">
                              <w:marLeft w:val="0"/>
                              <w:marRight w:val="0"/>
                              <w:marTop w:val="0"/>
                              <w:marBottom w:val="0"/>
                              <w:divBdr>
                                <w:top w:val="none" w:sz="0" w:space="0" w:color="auto"/>
                                <w:left w:val="none" w:sz="0" w:space="0" w:color="auto"/>
                                <w:bottom w:val="none" w:sz="0" w:space="0" w:color="auto"/>
                                <w:right w:val="none" w:sz="0" w:space="0" w:color="auto"/>
                              </w:divBdr>
                              <w:divsChild>
                                <w:div w:id="96291290">
                                  <w:marLeft w:val="0"/>
                                  <w:marRight w:val="0"/>
                                  <w:marTop w:val="0"/>
                                  <w:marBottom w:val="0"/>
                                  <w:divBdr>
                                    <w:top w:val="none" w:sz="0" w:space="0" w:color="auto"/>
                                    <w:left w:val="none" w:sz="0" w:space="0" w:color="auto"/>
                                    <w:bottom w:val="none" w:sz="0" w:space="0" w:color="auto"/>
                                    <w:right w:val="none" w:sz="0" w:space="0" w:color="auto"/>
                                  </w:divBdr>
                                </w:div>
                              </w:divsChild>
                            </w:div>
                            <w:div w:id="1802067460">
                              <w:marLeft w:val="0"/>
                              <w:marRight w:val="0"/>
                              <w:marTop w:val="0"/>
                              <w:marBottom w:val="0"/>
                              <w:divBdr>
                                <w:top w:val="none" w:sz="0" w:space="0" w:color="auto"/>
                                <w:left w:val="none" w:sz="0" w:space="0" w:color="auto"/>
                                <w:bottom w:val="none" w:sz="0" w:space="0" w:color="auto"/>
                                <w:right w:val="none" w:sz="0" w:space="0" w:color="auto"/>
                              </w:divBdr>
                              <w:divsChild>
                                <w:div w:id="932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8449">
                      <w:marLeft w:val="0"/>
                      <w:marRight w:val="0"/>
                      <w:marTop w:val="0"/>
                      <w:marBottom w:val="0"/>
                      <w:divBdr>
                        <w:top w:val="none" w:sz="0" w:space="0" w:color="auto"/>
                        <w:left w:val="none" w:sz="0" w:space="0" w:color="auto"/>
                        <w:bottom w:val="none" w:sz="0" w:space="0" w:color="auto"/>
                        <w:right w:val="none" w:sz="0" w:space="0" w:color="auto"/>
                      </w:divBdr>
                      <w:divsChild>
                        <w:div w:id="1658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781695">
      <w:bodyDiv w:val="1"/>
      <w:marLeft w:val="0"/>
      <w:marRight w:val="0"/>
      <w:marTop w:val="0"/>
      <w:marBottom w:val="0"/>
      <w:divBdr>
        <w:top w:val="none" w:sz="0" w:space="0" w:color="auto"/>
        <w:left w:val="none" w:sz="0" w:space="0" w:color="auto"/>
        <w:bottom w:val="none" w:sz="0" w:space="0" w:color="auto"/>
        <w:right w:val="none" w:sz="0" w:space="0" w:color="auto"/>
      </w:divBdr>
      <w:divsChild>
        <w:div w:id="1274433236">
          <w:marLeft w:val="0"/>
          <w:marRight w:val="0"/>
          <w:marTop w:val="0"/>
          <w:marBottom w:val="150"/>
          <w:divBdr>
            <w:top w:val="none" w:sz="0" w:space="0" w:color="auto"/>
            <w:left w:val="none" w:sz="0" w:space="0" w:color="auto"/>
            <w:bottom w:val="none" w:sz="0" w:space="0" w:color="auto"/>
            <w:right w:val="none" w:sz="0" w:space="0" w:color="auto"/>
          </w:divBdr>
          <w:divsChild>
            <w:div w:id="876428501">
              <w:marLeft w:val="0"/>
              <w:marRight w:val="0"/>
              <w:marTop w:val="0"/>
              <w:marBottom w:val="0"/>
              <w:divBdr>
                <w:top w:val="none" w:sz="0" w:space="0" w:color="auto"/>
                <w:left w:val="none" w:sz="0" w:space="0" w:color="auto"/>
                <w:bottom w:val="none" w:sz="0" w:space="0" w:color="auto"/>
                <w:right w:val="none" w:sz="0" w:space="0" w:color="auto"/>
              </w:divBdr>
              <w:divsChild>
                <w:div w:id="1378967550">
                  <w:marLeft w:val="0"/>
                  <w:marRight w:val="0"/>
                  <w:marTop w:val="0"/>
                  <w:marBottom w:val="0"/>
                  <w:divBdr>
                    <w:top w:val="none" w:sz="0" w:space="0" w:color="auto"/>
                    <w:left w:val="none" w:sz="0" w:space="0" w:color="auto"/>
                    <w:bottom w:val="none" w:sz="0" w:space="0" w:color="auto"/>
                    <w:right w:val="none" w:sz="0" w:space="0" w:color="auto"/>
                  </w:divBdr>
                  <w:divsChild>
                    <w:div w:id="272440571">
                      <w:marLeft w:val="0"/>
                      <w:marRight w:val="0"/>
                      <w:marTop w:val="0"/>
                      <w:marBottom w:val="0"/>
                      <w:divBdr>
                        <w:top w:val="none" w:sz="0" w:space="0" w:color="auto"/>
                        <w:left w:val="none" w:sz="0" w:space="0" w:color="auto"/>
                        <w:bottom w:val="none" w:sz="0" w:space="0" w:color="auto"/>
                        <w:right w:val="none" w:sz="0" w:space="0" w:color="auto"/>
                      </w:divBdr>
                      <w:divsChild>
                        <w:div w:id="18636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2746">
              <w:marLeft w:val="0"/>
              <w:marRight w:val="0"/>
              <w:marTop w:val="0"/>
              <w:marBottom w:val="0"/>
              <w:divBdr>
                <w:top w:val="none" w:sz="0" w:space="0" w:color="auto"/>
                <w:left w:val="none" w:sz="0" w:space="0" w:color="auto"/>
                <w:bottom w:val="none" w:sz="0" w:space="0" w:color="auto"/>
                <w:right w:val="none" w:sz="0" w:space="0" w:color="auto"/>
              </w:divBdr>
              <w:divsChild>
                <w:div w:id="1705667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36304178">
      <w:bodyDiv w:val="1"/>
      <w:marLeft w:val="0"/>
      <w:marRight w:val="0"/>
      <w:marTop w:val="0"/>
      <w:marBottom w:val="0"/>
      <w:divBdr>
        <w:top w:val="none" w:sz="0" w:space="0" w:color="auto"/>
        <w:left w:val="none" w:sz="0" w:space="0" w:color="auto"/>
        <w:bottom w:val="none" w:sz="0" w:space="0" w:color="auto"/>
        <w:right w:val="none" w:sz="0" w:space="0" w:color="auto"/>
      </w:divBdr>
      <w:divsChild>
        <w:div w:id="2048263038">
          <w:marLeft w:val="0"/>
          <w:marRight w:val="0"/>
          <w:marTop w:val="0"/>
          <w:marBottom w:val="0"/>
          <w:divBdr>
            <w:top w:val="none" w:sz="0" w:space="0" w:color="auto"/>
            <w:left w:val="none" w:sz="0" w:space="0" w:color="auto"/>
            <w:bottom w:val="none" w:sz="0" w:space="0" w:color="auto"/>
            <w:right w:val="none" w:sz="0" w:space="0" w:color="auto"/>
          </w:divBdr>
        </w:div>
        <w:div w:id="315185357">
          <w:marLeft w:val="0"/>
          <w:marRight w:val="0"/>
          <w:marTop w:val="0"/>
          <w:marBottom w:val="0"/>
          <w:divBdr>
            <w:top w:val="none" w:sz="0" w:space="0" w:color="auto"/>
            <w:left w:val="none" w:sz="0" w:space="0" w:color="auto"/>
            <w:bottom w:val="none" w:sz="0" w:space="0" w:color="auto"/>
            <w:right w:val="none" w:sz="0" w:space="0" w:color="auto"/>
          </w:divBdr>
        </w:div>
        <w:div w:id="1456830733">
          <w:marLeft w:val="0"/>
          <w:marRight w:val="0"/>
          <w:marTop w:val="0"/>
          <w:marBottom w:val="0"/>
          <w:divBdr>
            <w:top w:val="none" w:sz="0" w:space="0" w:color="auto"/>
            <w:left w:val="none" w:sz="0" w:space="0" w:color="auto"/>
            <w:bottom w:val="none" w:sz="0" w:space="0" w:color="auto"/>
            <w:right w:val="none" w:sz="0" w:space="0" w:color="auto"/>
          </w:divBdr>
        </w:div>
        <w:div w:id="522086809">
          <w:marLeft w:val="0"/>
          <w:marRight w:val="0"/>
          <w:marTop w:val="0"/>
          <w:marBottom w:val="0"/>
          <w:divBdr>
            <w:top w:val="none" w:sz="0" w:space="0" w:color="auto"/>
            <w:left w:val="none" w:sz="0" w:space="0" w:color="auto"/>
            <w:bottom w:val="none" w:sz="0" w:space="0" w:color="auto"/>
            <w:right w:val="none" w:sz="0" w:space="0" w:color="auto"/>
          </w:divBdr>
        </w:div>
        <w:div w:id="908464016">
          <w:marLeft w:val="0"/>
          <w:marRight w:val="0"/>
          <w:marTop w:val="0"/>
          <w:marBottom w:val="0"/>
          <w:divBdr>
            <w:top w:val="none" w:sz="0" w:space="0" w:color="auto"/>
            <w:left w:val="none" w:sz="0" w:space="0" w:color="auto"/>
            <w:bottom w:val="none" w:sz="0" w:space="0" w:color="auto"/>
            <w:right w:val="none" w:sz="0" w:space="0" w:color="auto"/>
          </w:divBdr>
        </w:div>
        <w:div w:id="201095201">
          <w:marLeft w:val="0"/>
          <w:marRight w:val="0"/>
          <w:marTop w:val="0"/>
          <w:marBottom w:val="0"/>
          <w:divBdr>
            <w:top w:val="none" w:sz="0" w:space="0" w:color="auto"/>
            <w:left w:val="none" w:sz="0" w:space="0" w:color="auto"/>
            <w:bottom w:val="none" w:sz="0" w:space="0" w:color="auto"/>
            <w:right w:val="none" w:sz="0" w:space="0" w:color="auto"/>
          </w:divBdr>
        </w:div>
        <w:div w:id="956909109">
          <w:marLeft w:val="0"/>
          <w:marRight w:val="0"/>
          <w:marTop w:val="0"/>
          <w:marBottom w:val="0"/>
          <w:divBdr>
            <w:top w:val="none" w:sz="0" w:space="0" w:color="auto"/>
            <w:left w:val="none" w:sz="0" w:space="0" w:color="auto"/>
            <w:bottom w:val="none" w:sz="0" w:space="0" w:color="auto"/>
            <w:right w:val="none" w:sz="0" w:space="0" w:color="auto"/>
          </w:divBdr>
        </w:div>
        <w:div w:id="1774396396">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09927219">
          <w:marLeft w:val="0"/>
          <w:marRight w:val="0"/>
          <w:marTop w:val="0"/>
          <w:marBottom w:val="0"/>
          <w:divBdr>
            <w:top w:val="none" w:sz="0" w:space="0" w:color="auto"/>
            <w:left w:val="none" w:sz="0" w:space="0" w:color="auto"/>
            <w:bottom w:val="none" w:sz="0" w:space="0" w:color="auto"/>
            <w:right w:val="none" w:sz="0" w:space="0" w:color="auto"/>
          </w:divBdr>
        </w:div>
        <w:div w:id="488791177">
          <w:marLeft w:val="0"/>
          <w:marRight w:val="0"/>
          <w:marTop w:val="0"/>
          <w:marBottom w:val="0"/>
          <w:divBdr>
            <w:top w:val="none" w:sz="0" w:space="0" w:color="auto"/>
            <w:left w:val="none" w:sz="0" w:space="0" w:color="auto"/>
            <w:bottom w:val="none" w:sz="0" w:space="0" w:color="auto"/>
            <w:right w:val="none" w:sz="0" w:space="0" w:color="auto"/>
          </w:divBdr>
        </w:div>
        <w:div w:id="19669695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2104302344">
          <w:marLeft w:val="0"/>
          <w:marRight w:val="0"/>
          <w:marTop w:val="0"/>
          <w:marBottom w:val="0"/>
          <w:divBdr>
            <w:top w:val="none" w:sz="0" w:space="0" w:color="auto"/>
            <w:left w:val="none" w:sz="0" w:space="0" w:color="auto"/>
            <w:bottom w:val="none" w:sz="0" w:space="0" w:color="auto"/>
            <w:right w:val="none" w:sz="0" w:space="0" w:color="auto"/>
          </w:divBdr>
        </w:div>
        <w:div w:id="616527573">
          <w:marLeft w:val="0"/>
          <w:marRight w:val="0"/>
          <w:marTop w:val="0"/>
          <w:marBottom w:val="0"/>
          <w:divBdr>
            <w:top w:val="none" w:sz="0" w:space="0" w:color="auto"/>
            <w:left w:val="none" w:sz="0" w:space="0" w:color="auto"/>
            <w:bottom w:val="none" w:sz="0" w:space="0" w:color="auto"/>
            <w:right w:val="none" w:sz="0" w:space="0" w:color="auto"/>
          </w:divBdr>
        </w:div>
        <w:div w:id="1788353439">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319382407">
          <w:marLeft w:val="0"/>
          <w:marRight w:val="0"/>
          <w:marTop w:val="0"/>
          <w:marBottom w:val="0"/>
          <w:divBdr>
            <w:top w:val="none" w:sz="0" w:space="0" w:color="auto"/>
            <w:left w:val="none" w:sz="0" w:space="0" w:color="auto"/>
            <w:bottom w:val="none" w:sz="0" w:space="0" w:color="auto"/>
            <w:right w:val="none" w:sz="0" w:space="0" w:color="auto"/>
          </w:divBdr>
        </w:div>
        <w:div w:id="1712219537">
          <w:marLeft w:val="0"/>
          <w:marRight w:val="0"/>
          <w:marTop w:val="0"/>
          <w:marBottom w:val="0"/>
          <w:divBdr>
            <w:top w:val="none" w:sz="0" w:space="0" w:color="auto"/>
            <w:left w:val="none" w:sz="0" w:space="0" w:color="auto"/>
            <w:bottom w:val="none" w:sz="0" w:space="0" w:color="auto"/>
            <w:right w:val="none" w:sz="0" w:space="0" w:color="auto"/>
          </w:divBdr>
        </w:div>
      </w:divsChild>
    </w:div>
    <w:div w:id="1372725593">
      <w:bodyDiv w:val="1"/>
      <w:marLeft w:val="0"/>
      <w:marRight w:val="0"/>
      <w:marTop w:val="0"/>
      <w:marBottom w:val="0"/>
      <w:divBdr>
        <w:top w:val="none" w:sz="0" w:space="0" w:color="auto"/>
        <w:left w:val="none" w:sz="0" w:space="0" w:color="auto"/>
        <w:bottom w:val="none" w:sz="0" w:space="0" w:color="auto"/>
        <w:right w:val="none" w:sz="0" w:space="0" w:color="auto"/>
      </w:divBdr>
    </w:div>
    <w:div w:id="1472556113">
      <w:bodyDiv w:val="1"/>
      <w:marLeft w:val="0"/>
      <w:marRight w:val="0"/>
      <w:marTop w:val="0"/>
      <w:marBottom w:val="0"/>
      <w:divBdr>
        <w:top w:val="none" w:sz="0" w:space="0" w:color="auto"/>
        <w:left w:val="none" w:sz="0" w:space="0" w:color="auto"/>
        <w:bottom w:val="none" w:sz="0" w:space="0" w:color="auto"/>
        <w:right w:val="none" w:sz="0" w:space="0" w:color="auto"/>
      </w:divBdr>
      <w:divsChild>
        <w:div w:id="1073698713">
          <w:marLeft w:val="0"/>
          <w:marRight w:val="0"/>
          <w:marTop w:val="0"/>
          <w:marBottom w:val="0"/>
          <w:divBdr>
            <w:top w:val="single" w:sz="6" w:space="8" w:color="DDDDDD"/>
            <w:left w:val="single" w:sz="6" w:space="11" w:color="DDDDDD"/>
            <w:bottom w:val="single" w:sz="6" w:space="8" w:color="DDDDDD"/>
            <w:right w:val="single" w:sz="6" w:space="11" w:color="DDDDDD"/>
          </w:divBdr>
          <w:divsChild>
            <w:div w:id="444495638">
              <w:marLeft w:val="0"/>
              <w:marRight w:val="0"/>
              <w:marTop w:val="150"/>
              <w:marBottom w:val="150"/>
              <w:divBdr>
                <w:top w:val="none" w:sz="0" w:space="0" w:color="auto"/>
                <w:left w:val="none" w:sz="0" w:space="0" w:color="auto"/>
                <w:bottom w:val="none" w:sz="0" w:space="0" w:color="auto"/>
                <w:right w:val="none" w:sz="0" w:space="0" w:color="auto"/>
              </w:divBdr>
            </w:div>
          </w:divsChild>
        </w:div>
        <w:div w:id="1577521100">
          <w:marLeft w:val="0"/>
          <w:marRight w:val="0"/>
          <w:marTop w:val="0"/>
          <w:marBottom w:val="0"/>
          <w:divBdr>
            <w:top w:val="single" w:sz="6" w:space="8" w:color="DDDDDD"/>
            <w:left w:val="single" w:sz="6" w:space="11" w:color="DDDDDD"/>
            <w:bottom w:val="single" w:sz="6" w:space="8" w:color="DDDDDD"/>
            <w:right w:val="single" w:sz="6" w:space="11" w:color="DDDDDD"/>
          </w:divBdr>
          <w:divsChild>
            <w:div w:id="829752456">
              <w:marLeft w:val="0"/>
              <w:marRight w:val="0"/>
              <w:marTop w:val="150"/>
              <w:marBottom w:val="150"/>
              <w:divBdr>
                <w:top w:val="none" w:sz="0" w:space="0" w:color="auto"/>
                <w:left w:val="none" w:sz="0" w:space="0" w:color="auto"/>
                <w:bottom w:val="none" w:sz="0" w:space="0" w:color="auto"/>
                <w:right w:val="none" w:sz="0" w:space="0" w:color="auto"/>
              </w:divBdr>
            </w:div>
          </w:divsChild>
        </w:div>
        <w:div w:id="2128235448">
          <w:marLeft w:val="0"/>
          <w:marRight w:val="0"/>
          <w:marTop w:val="0"/>
          <w:marBottom w:val="0"/>
          <w:divBdr>
            <w:top w:val="single" w:sz="6" w:space="8" w:color="DDDDDD"/>
            <w:left w:val="single" w:sz="6" w:space="11" w:color="DDDDDD"/>
            <w:bottom w:val="single" w:sz="6" w:space="8" w:color="DDDDDD"/>
            <w:right w:val="single" w:sz="6" w:space="11" w:color="DDDDDD"/>
          </w:divBdr>
          <w:divsChild>
            <w:div w:id="482625214">
              <w:marLeft w:val="0"/>
              <w:marRight w:val="0"/>
              <w:marTop w:val="150"/>
              <w:marBottom w:val="150"/>
              <w:divBdr>
                <w:top w:val="none" w:sz="0" w:space="0" w:color="auto"/>
                <w:left w:val="none" w:sz="0" w:space="0" w:color="auto"/>
                <w:bottom w:val="none" w:sz="0" w:space="0" w:color="auto"/>
                <w:right w:val="none" w:sz="0" w:space="0" w:color="auto"/>
              </w:divBdr>
            </w:div>
          </w:divsChild>
        </w:div>
        <w:div w:id="1109737793">
          <w:marLeft w:val="0"/>
          <w:marRight w:val="0"/>
          <w:marTop w:val="0"/>
          <w:marBottom w:val="0"/>
          <w:divBdr>
            <w:top w:val="single" w:sz="6" w:space="8" w:color="DDDDDD"/>
            <w:left w:val="single" w:sz="6" w:space="11" w:color="DDDDDD"/>
            <w:bottom w:val="single" w:sz="6" w:space="8" w:color="DDDDDD"/>
            <w:right w:val="single" w:sz="6" w:space="11" w:color="DDDDDD"/>
          </w:divBdr>
          <w:divsChild>
            <w:div w:id="2038189887">
              <w:marLeft w:val="0"/>
              <w:marRight w:val="0"/>
              <w:marTop w:val="150"/>
              <w:marBottom w:val="150"/>
              <w:divBdr>
                <w:top w:val="none" w:sz="0" w:space="0" w:color="auto"/>
                <w:left w:val="none" w:sz="0" w:space="0" w:color="auto"/>
                <w:bottom w:val="none" w:sz="0" w:space="0" w:color="auto"/>
                <w:right w:val="none" w:sz="0" w:space="0" w:color="auto"/>
              </w:divBdr>
            </w:div>
          </w:divsChild>
        </w:div>
        <w:div w:id="595751395">
          <w:marLeft w:val="0"/>
          <w:marRight w:val="0"/>
          <w:marTop w:val="0"/>
          <w:marBottom w:val="0"/>
          <w:divBdr>
            <w:top w:val="single" w:sz="6" w:space="8" w:color="DDDDDD"/>
            <w:left w:val="single" w:sz="6" w:space="11" w:color="DDDDDD"/>
            <w:bottom w:val="single" w:sz="6" w:space="8" w:color="DDDDDD"/>
            <w:right w:val="single" w:sz="6" w:space="11" w:color="DDDDDD"/>
          </w:divBdr>
          <w:divsChild>
            <w:div w:id="2036299932">
              <w:marLeft w:val="0"/>
              <w:marRight w:val="0"/>
              <w:marTop w:val="150"/>
              <w:marBottom w:val="150"/>
              <w:divBdr>
                <w:top w:val="none" w:sz="0" w:space="0" w:color="auto"/>
                <w:left w:val="none" w:sz="0" w:space="0" w:color="auto"/>
                <w:bottom w:val="none" w:sz="0" w:space="0" w:color="auto"/>
                <w:right w:val="none" w:sz="0" w:space="0" w:color="auto"/>
              </w:divBdr>
            </w:div>
          </w:divsChild>
        </w:div>
        <w:div w:id="1209493751">
          <w:marLeft w:val="0"/>
          <w:marRight w:val="0"/>
          <w:marTop w:val="0"/>
          <w:marBottom w:val="0"/>
          <w:divBdr>
            <w:top w:val="single" w:sz="6" w:space="8" w:color="DDDDDD"/>
            <w:left w:val="single" w:sz="6" w:space="11" w:color="DDDDDD"/>
            <w:bottom w:val="single" w:sz="6" w:space="8" w:color="DDDDDD"/>
            <w:right w:val="single" w:sz="6" w:space="11" w:color="DDDDDD"/>
          </w:divBdr>
        </w:div>
        <w:div w:id="1800148762">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 w:id="1539707658">
      <w:bodyDiv w:val="1"/>
      <w:marLeft w:val="0"/>
      <w:marRight w:val="0"/>
      <w:marTop w:val="0"/>
      <w:marBottom w:val="0"/>
      <w:divBdr>
        <w:top w:val="none" w:sz="0" w:space="0" w:color="auto"/>
        <w:left w:val="none" w:sz="0" w:space="0" w:color="auto"/>
        <w:bottom w:val="none" w:sz="0" w:space="0" w:color="auto"/>
        <w:right w:val="none" w:sz="0" w:space="0" w:color="auto"/>
      </w:divBdr>
      <w:divsChild>
        <w:div w:id="1135175684">
          <w:marLeft w:val="0"/>
          <w:marRight w:val="0"/>
          <w:marTop w:val="240"/>
          <w:marBottom w:val="240"/>
          <w:divBdr>
            <w:top w:val="single" w:sz="6" w:space="0" w:color="D4D0C8"/>
            <w:left w:val="single" w:sz="6" w:space="0" w:color="D4D0C8"/>
            <w:bottom w:val="single" w:sz="6" w:space="0" w:color="D4D0C8"/>
            <w:right w:val="single" w:sz="6" w:space="0" w:color="D4D0C8"/>
          </w:divBdr>
          <w:divsChild>
            <w:div w:id="282001957">
              <w:marLeft w:val="0"/>
              <w:marRight w:val="240"/>
              <w:marTop w:val="0"/>
              <w:marBottom w:val="0"/>
              <w:divBdr>
                <w:top w:val="none" w:sz="0" w:space="0" w:color="auto"/>
                <w:left w:val="none" w:sz="0" w:space="0" w:color="auto"/>
                <w:bottom w:val="none" w:sz="0" w:space="0" w:color="auto"/>
                <w:right w:val="single" w:sz="18" w:space="6" w:color="D4D0C8"/>
              </w:divBdr>
            </w:div>
            <w:div w:id="1560896271">
              <w:marLeft w:val="0"/>
              <w:marRight w:val="240"/>
              <w:marTop w:val="0"/>
              <w:marBottom w:val="0"/>
              <w:divBdr>
                <w:top w:val="none" w:sz="0" w:space="0" w:color="auto"/>
                <w:left w:val="none" w:sz="0" w:space="0" w:color="auto"/>
                <w:bottom w:val="none" w:sz="0" w:space="0" w:color="auto"/>
                <w:right w:val="single" w:sz="18" w:space="6" w:color="D4D0C8"/>
              </w:divBdr>
            </w:div>
            <w:div w:id="1396783736">
              <w:marLeft w:val="0"/>
              <w:marRight w:val="240"/>
              <w:marTop w:val="0"/>
              <w:marBottom w:val="0"/>
              <w:divBdr>
                <w:top w:val="none" w:sz="0" w:space="0" w:color="auto"/>
                <w:left w:val="none" w:sz="0" w:space="0" w:color="auto"/>
                <w:bottom w:val="none" w:sz="0" w:space="0" w:color="auto"/>
                <w:right w:val="single" w:sz="18" w:space="6" w:color="D4D0C8"/>
              </w:divBdr>
            </w:div>
            <w:div w:id="678853784">
              <w:marLeft w:val="0"/>
              <w:marRight w:val="240"/>
              <w:marTop w:val="0"/>
              <w:marBottom w:val="0"/>
              <w:divBdr>
                <w:top w:val="none" w:sz="0" w:space="0" w:color="auto"/>
                <w:left w:val="none" w:sz="0" w:space="0" w:color="auto"/>
                <w:bottom w:val="none" w:sz="0" w:space="0" w:color="auto"/>
                <w:right w:val="single" w:sz="18" w:space="6" w:color="D4D0C8"/>
              </w:divBdr>
            </w:div>
            <w:div w:id="65882596">
              <w:marLeft w:val="0"/>
              <w:marRight w:val="240"/>
              <w:marTop w:val="0"/>
              <w:marBottom w:val="0"/>
              <w:divBdr>
                <w:top w:val="none" w:sz="0" w:space="0" w:color="auto"/>
                <w:left w:val="none" w:sz="0" w:space="0" w:color="auto"/>
                <w:bottom w:val="none" w:sz="0" w:space="0" w:color="auto"/>
                <w:right w:val="single" w:sz="18" w:space="6" w:color="D4D0C8"/>
              </w:divBdr>
            </w:div>
            <w:div w:id="1453743102">
              <w:marLeft w:val="0"/>
              <w:marRight w:val="240"/>
              <w:marTop w:val="0"/>
              <w:marBottom w:val="0"/>
              <w:divBdr>
                <w:top w:val="none" w:sz="0" w:space="0" w:color="auto"/>
                <w:left w:val="none" w:sz="0" w:space="0" w:color="auto"/>
                <w:bottom w:val="none" w:sz="0" w:space="0" w:color="auto"/>
                <w:right w:val="single" w:sz="18" w:space="6" w:color="D4D0C8"/>
              </w:divBdr>
            </w:div>
            <w:div w:id="1142969609">
              <w:marLeft w:val="0"/>
              <w:marRight w:val="240"/>
              <w:marTop w:val="0"/>
              <w:marBottom w:val="0"/>
              <w:divBdr>
                <w:top w:val="none" w:sz="0" w:space="0" w:color="auto"/>
                <w:left w:val="none" w:sz="0" w:space="0" w:color="auto"/>
                <w:bottom w:val="none" w:sz="0" w:space="0" w:color="auto"/>
                <w:right w:val="single" w:sz="18" w:space="6" w:color="D4D0C8"/>
              </w:divBdr>
            </w:div>
            <w:div w:id="1328437722">
              <w:marLeft w:val="0"/>
              <w:marRight w:val="240"/>
              <w:marTop w:val="0"/>
              <w:marBottom w:val="0"/>
              <w:divBdr>
                <w:top w:val="none" w:sz="0" w:space="0" w:color="auto"/>
                <w:left w:val="none" w:sz="0" w:space="0" w:color="auto"/>
                <w:bottom w:val="none" w:sz="0" w:space="0" w:color="auto"/>
                <w:right w:val="single" w:sz="18" w:space="6" w:color="D4D0C8"/>
              </w:divBdr>
            </w:div>
            <w:div w:id="614018111">
              <w:marLeft w:val="0"/>
              <w:marRight w:val="240"/>
              <w:marTop w:val="0"/>
              <w:marBottom w:val="0"/>
              <w:divBdr>
                <w:top w:val="none" w:sz="0" w:space="0" w:color="auto"/>
                <w:left w:val="none" w:sz="0" w:space="0" w:color="auto"/>
                <w:bottom w:val="none" w:sz="0" w:space="0" w:color="auto"/>
                <w:right w:val="single" w:sz="18" w:space="6" w:color="D4D0C8"/>
              </w:divBdr>
            </w:div>
            <w:div w:id="2121410022">
              <w:marLeft w:val="0"/>
              <w:marRight w:val="240"/>
              <w:marTop w:val="0"/>
              <w:marBottom w:val="0"/>
              <w:divBdr>
                <w:top w:val="none" w:sz="0" w:space="0" w:color="auto"/>
                <w:left w:val="none" w:sz="0" w:space="0" w:color="auto"/>
                <w:bottom w:val="none" w:sz="0" w:space="0" w:color="auto"/>
                <w:right w:val="single" w:sz="18" w:space="6" w:color="D4D0C8"/>
              </w:divBdr>
            </w:div>
            <w:div w:id="235818802">
              <w:marLeft w:val="0"/>
              <w:marRight w:val="240"/>
              <w:marTop w:val="0"/>
              <w:marBottom w:val="0"/>
              <w:divBdr>
                <w:top w:val="none" w:sz="0" w:space="0" w:color="auto"/>
                <w:left w:val="none" w:sz="0" w:space="0" w:color="auto"/>
                <w:bottom w:val="none" w:sz="0" w:space="0" w:color="auto"/>
                <w:right w:val="single" w:sz="18" w:space="6" w:color="D4D0C8"/>
              </w:divBdr>
            </w:div>
            <w:div w:id="1663314101">
              <w:marLeft w:val="0"/>
              <w:marRight w:val="240"/>
              <w:marTop w:val="0"/>
              <w:marBottom w:val="0"/>
              <w:divBdr>
                <w:top w:val="none" w:sz="0" w:space="0" w:color="auto"/>
                <w:left w:val="none" w:sz="0" w:space="0" w:color="auto"/>
                <w:bottom w:val="none" w:sz="0" w:space="0" w:color="auto"/>
                <w:right w:val="single" w:sz="18" w:space="6" w:color="D4D0C8"/>
              </w:divBdr>
            </w:div>
            <w:div w:id="809205480">
              <w:marLeft w:val="0"/>
              <w:marRight w:val="240"/>
              <w:marTop w:val="0"/>
              <w:marBottom w:val="0"/>
              <w:divBdr>
                <w:top w:val="none" w:sz="0" w:space="0" w:color="auto"/>
                <w:left w:val="none" w:sz="0" w:space="0" w:color="auto"/>
                <w:bottom w:val="none" w:sz="0" w:space="0" w:color="auto"/>
                <w:right w:val="single" w:sz="18" w:space="6" w:color="D4D0C8"/>
              </w:divBdr>
            </w:div>
            <w:div w:id="749742446">
              <w:marLeft w:val="0"/>
              <w:marRight w:val="240"/>
              <w:marTop w:val="0"/>
              <w:marBottom w:val="0"/>
              <w:divBdr>
                <w:top w:val="none" w:sz="0" w:space="0" w:color="auto"/>
                <w:left w:val="none" w:sz="0" w:space="0" w:color="auto"/>
                <w:bottom w:val="none" w:sz="0" w:space="0" w:color="auto"/>
                <w:right w:val="single" w:sz="18" w:space="6" w:color="D4D0C8"/>
              </w:divBdr>
            </w:div>
            <w:div w:id="1948343983">
              <w:marLeft w:val="0"/>
              <w:marRight w:val="240"/>
              <w:marTop w:val="0"/>
              <w:marBottom w:val="0"/>
              <w:divBdr>
                <w:top w:val="none" w:sz="0" w:space="0" w:color="auto"/>
                <w:left w:val="none" w:sz="0" w:space="0" w:color="auto"/>
                <w:bottom w:val="none" w:sz="0" w:space="0" w:color="auto"/>
                <w:right w:val="single" w:sz="18" w:space="6" w:color="D4D0C8"/>
              </w:divBdr>
            </w:div>
          </w:divsChild>
        </w:div>
        <w:div w:id="446969149">
          <w:marLeft w:val="0"/>
          <w:marRight w:val="0"/>
          <w:marTop w:val="240"/>
          <w:marBottom w:val="240"/>
          <w:divBdr>
            <w:top w:val="single" w:sz="6" w:space="0" w:color="D4D0C8"/>
            <w:left w:val="single" w:sz="6" w:space="0" w:color="D4D0C8"/>
            <w:bottom w:val="single" w:sz="6" w:space="0" w:color="D4D0C8"/>
            <w:right w:val="single" w:sz="6" w:space="0" w:color="D4D0C8"/>
          </w:divBdr>
          <w:divsChild>
            <w:div w:id="134497346">
              <w:marLeft w:val="0"/>
              <w:marRight w:val="240"/>
              <w:marTop w:val="0"/>
              <w:marBottom w:val="0"/>
              <w:divBdr>
                <w:top w:val="none" w:sz="0" w:space="0" w:color="auto"/>
                <w:left w:val="none" w:sz="0" w:space="0" w:color="auto"/>
                <w:bottom w:val="none" w:sz="0" w:space="0" w:color="auto"/>
                <w:right w:val="single" w:sz="18" w:space="6" w:color="D4D0C8"/>
              </w:divBdr>
            </w:div>
            <w:div w:id="818155778">
              <w:marLeft w:val="0"/>
              <w:marRight w:val="240"/>
              <w:marTop w:val="0"/>
              <w:marBottom w:val="0"/>
              <w:divBdr>
                <w:top w:val="none" w:sz="0" w:space="0" w:color="auto"/>
                <w:left w:val="none" w:sz="0" w:space="0" w:color="auto"/>
                <w:bottom w:val="none" w:sz="0" w:space="0" w:color="auto"/>
                <w:right w:val="single" w:sz="18" w:space="6" w:color="D4D0C8"/>
              </w:divBdr>
            </w:div>
            <w:div w:id="88351964">
              <w:marLeft w:val="0"/>
              <w:marRight w:val="240"/>
              <w:marTop w:val="0"/>
              <w:marBottom w:val="0"/>
              <w:divBdr>
                <w:top w:val="none" w:sz="0" w:space="0" w:color="auto"/>
                <w:left w:val="none" w:sz="0" w:space="0" w:color="auto"/>
                <w:bottom w:val="none" w:sz="0" w:space="0" w:color="auto"/>
                <w:right w:val="single" w:sz="18" w:space="6" w:color="D4D0C8"/>
              </w:divBdr>
            </w:div>
          </w:divsChild>
        </w:div>
        <w:div w:id="938873771">
          <w:marLeft w:val="0"/>
          <w:marRight w:val="0"/>
          <w:marTop w:val="240"/>
          <w:marBottom w:val="240"/>
          <w:divBdr>
            <w:top w:val="single" w:sz="6" w:space="0" w:color="D4D0C8"/>
            <w:left w:val="single" w:sz="6" w:space="0" w:color="D4D0C8"/>
            <w:bottom w:val="single" w:sz="6" w:space="0" w:color="D4D0C8"/>
            <w:right w:val="single" w:sz="6" w:space="0" w:color="D4D0C8"/>
          </w:divBdr>
          <w:divsChild>
            <w:div w:id="1124276726">
              <w:marLeft w:val="0"/>
              <w:marRight w:val="240"/>
              <w:marTop w:val="0"/>
              <w:marBottom w:val="0"/>
              <w:divBdr>
                <w:top w:val="none" w:sz="0" w:space="0" w:color="auto"/>
                <w:left w:val="none" w:sz="0" w:space="0" w:color="auto"/>
                <w:bottom w:val="none" w:sz="0" w:space="0" w:color="auto"/>
                <w:right w:val="single" w:sz="18" w:space="6" w:color="D4D0C8"/>
              </w:divBdr>
            </w:div>
            <w:div w:id="1947498156">
              <w:marLeft w:val="0"/>
              <w:marRight w:val="240"/>
              <w:marTop w:val="0"/>
              <w:marBottom w:val="0"/>
              <w:divBdr>
                <w:top w:val="none" w:sz="0" w:space="0" w:color="auto"/>
                <w:left w:val="none" w:sz="0" w:space="0" w:color="auto"/>
                <w:bottom w:val="none" w:sz="0" w:space="0" w:color="auto"/>
                <w:right w:val="single" w:sz="18" w:space="6" w:color="D4D0C8"/>
              </w:divBdr>
            </w:div>
            <w:div w:id="1296913672">
              <w:marLeft w:val="0"/>
              <w:marRight w:val="240"/>
              <w:marTop w:val="0"/>
              <w:marBottom w:val="0"/>
              <w:divBdr>
                <w:top w:val="none" w:sz="0" w:space="0" w:color="auto"/>
                <w:left w:val="none" w:sz="0" w:space="0" w:color="auto"/>
                <w:bottom w:val="none" w:sz="0" w:space="0" w:color="auto"/>
                <w:right w:val="single" w:sz="18" w:space="6" w:color="D4D0C8"/>
              </w:divBdr>
            </w:div>
          </w:divsChild>
        </w:div>
        <w:div w:id="1252003221">
          <w:marLeft w:val="0"/>
          <w:marRight w:val="0"/>
          <w:marTop w:val="0"/>
          <w:marBottom w:val="0"/>
          <w:divBdr>
            <w:top w:val="none" w:sz="0" w:space="0" w:color="auto"/>
            <w:left w:val="none" w:sz="0" w:space="0" w:color="auto"/>
            <w:bottom w:val="none" w:sz="0" w:space="0" w:color="auto"/>
            <w:right w:val="none" w:sz="0" w:space="0" w:color="auto"/>
          </w:divBdr>
          <w:divsChild>
            <w:div w:id="842428452">
              <w:marLeft w:val="-225"/>
              <w:marRight w:val="-225"/>
              <w:marTop w:val="0"/>
              <w:marBottom w:val="0"/>
              <w:divBdr>
                <w:top w:val="none" w:sz="0" w:space="0" w:color="auto"/>
                <w:left w:val="none" w:sz="0" w:space="0" w:color="auto"/>
                <w:bottom w:val="none" w:sz="0" w:space="0" w:color="auto"/>
                <w:right w:val="none" w:sz="0" w:space="0" w:color="auto"/>
              </w:divBdr>
              <w:divsChild>
                <w:div w:id="867261943">
                  <w:marLeft w:val="0"/>
                  <w:marRight w:val="0"/>
                  <w:marTop w:val="0"/>
                  <w:marBottom w:val="0"/>
                  <w:divBdr>
                    <w:top w:val="none" w:sz="0" w:space="0" w:color="auto"/>
                    <w:left w:val="none" w:sz="0" w:space="0" w:color="auto"/>
                    <w:bottom w:val="none" w:sz="0" w:space="0" w:color="auto"/>
                    <w:right w:val="none" w:sz="0" w:space="0" w:color="auto"/>
                  </w:divBdr>
                  <w:divsChild>
                    <w:div w:id="474446734">
                      <w:marLeft w:val="0"/>
                      <w:marRight w:val="0"/>
                      <w:marTop w:val="0"/>
                      <w:marBottom w:val="0"/>
                      <w:divBdr>
                        <w:top w:val="none" w:sz="0" w:space="0" w:color="auto"/>
                        <w:left w:val="none" w:sz="0" w:space="0" w:color="auto"/>
                        <w:bottom w:val="none" w:sz="0" w:space="0" w:color="auto"/>
                        <w:right w:val="none" w:sz="0" w:space="0" w:color="auto"/>
                      </w:divBdr>
                    </w:div>
                  </w:divsChild>
                </w:div>
                <w:div w:id="525099696">
                  <w:marLeft w:val="0"/>
                  <w:marRight w:val="0"/>
                  <w:marTop w:val="0"/>
                  <w:marBottom w:val="0"/>
                  <w:divBdr>
                    <w:top w:val="none" w:sz="0" w:space="0" w:color="auto"/>
                    <w:left w:val="none" w:sz="0" w:space="0" w:color="auto"/>
                    <w:bottom w:val="none" w:sz="0" w:space="0" w:color="auto"/>
                    <w:right w:val="none" w:sz="0" w:space="0" w:color="auto"/>
                  </w:divBdr>
                  <w:divsChild>
                    <w:div w:id="1885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6656">
          <w:marLeft w:val="0"/>
          <w:marRight w:val="0"/>
          <w:marTop w:val="240"/>
          <w:marBottom w:val="240"/>
          <w:divBdr>
            <w:top w:val="single" w:sz="6" w:space="0" w:color="D4D0C8"/>
            <w:left w:val="single" w:sz="6" w:space="0" w:color="D4D0C8"/>
            <w:bottom w:val="single" w:sz="6" w:space="0" w:color="D4D0C8"/>
            <w:right w:val="single" w:sz="6" w:space="0" w:color="D4D0C8"/>
          </w:divBdr>
          <w:divsChild>
            <w:div w:id="708535028">
              <w:marLeft w:val="0"/>
              <w:marRight w:val="240"/>
              <w:marTop w:val="0"/>
              <w:marBottom w:val="0"/>
              <w:divBdr>
                <w:top w:val="none" w:sz="0" w:space="0" w:color="auto"/>
                <w:left w:val="none" w:sz="0" w:space="0" w:color="auto"/>
                <w:bottom w:val="none" w:sz="0" w:space="0" w:color="auto"/>
                <w:right w:val="single" w:sz="18" w:space="6" w:color="D4D0C8"/>
              </w:divBdr>
            </w:div>
            <w:div w:id="1168981072">
              <w:marLeft w:val="0"/>
              <w:marRight w:val="240"/>
              <w:marTop w:val="0"/>
              <w:marBottom w:val="0"/>
              <w:divBdr>
                <w:top w:val="none" w:sz="0" w:space="0" w:color="auto"/>
                <w:left w:val="none" w:sz="0" w:space="0" w:color="auto"/>
                <w:bottom w:val="none" w:sz="0" w:space="0" w:color="auto"/>
                <w:right w:val="single" w:sz="18" w:space="6" w:color="D4D0C8"/>
              </w:divBdr>
            </w:div>
            <w:div w:id="1871650341">
              <w:marLeft w:val="0"/>
              <w:marRight w:val="240"/>
              <w:marTop w:val="0"/>
              <w:marBottom w:val="0"/>
              <w:divBdr>
                <w:top w:val="none" w:sz="0" w:space="0" w:color="auto"/>
                <w:left w:val="none" w:sz="0" w:space="0" w:color="auto"/>
                <w:bottom w:val="none" w:sz="0" w:space="0" w:color="auto"/>
                <w:right w:val="single" w:sz="18" w:space="6" w:color="D4D0C8"/>
              </w:divBdr>
            </w:div>
          </w:divsChild>
        </w:div>
        <w:div w:id="1160543443">
          <w:marLeft w:val="0"/>
          <w:marRight w:val="0"/>
          <w:marTop w:val="240"/>
          <w:marBottom w:val="240"/>
          <w:divBdr>
            <w:top w:val="single" w:sz="6" w:space="0" w:color="D4D0C8"/>
            <w:left w:val="single" w:sz="6" w:space="0" w:color="D4D0C8"/>
            <w:bottom w:val="single" w:sz="6" w:space="0" w:color="D4D0C8"/>
            <w:right w:val="single" w:sz="6" w:space="0" w:color="D4D0C8"/>
          </w:divBdr>
          <w:divsChild>
            <w:div w:id="402988527">
              <w:marLeft w:val="0"/>
              <w:marRight w:val="240"/>
              <w:marTop w:val="0"/>
              <w:marBottom w:val="0"/>
              <w:divBdr>
                <w:top w:val="none" w:sz="0" w:space="0" w:color="auto"/>
                <w:left w:val="none" w:sz="0" w:space="0" w:color="auto"/>
                <w:bottom w:val="none" w:sz="0" w:space="0" w:color="auto"/>
                <w:right w:val="single" w:sz="18" w:space="6" w:color="D4D0C8"/>
              </w:divBdr>
            </w:div>
            <w:div w:id="2101095602">
              <w:marLeft w:val="0"/>
              <w:marRight w:val="240"/>
              <w:marTop w:val="0"/>
              <w:marBottom w:val="0"/>
              <w:divBdr>
                <w:top w:val="none" w:sz="0" w:space="0" w:color="auto"/>
                <w:left w:val="none" w:sz="0" w:space="0" w:color="auto"/>
                <w:bottom w:val="none" w:sz="0" w:space="0" w:color="auto"/>
                <w:right w:val="single" w:sz="18" w:space="6" w:color="D4D0C8"/>
              </w:divBdr>
            </w:div>
            <w:div w:id="1010642183">
              <w:marLeft w:val="0"/>
              <w:marRight w:val="240"/>
              <w:marTop w:val="0"/>
              <w:marBottom w:val="0"/>
              <w:divBdr>
                <w:top w:val="none" w:sz="0" w:space="0" w:color="auto"/>
                <w:left w:val="none" w:sz="0" w:space="0" w:color="auto"/>
                <w:bottom w:val="none" w:sz="0" w:space="0" w:color="auto"/>
                <w:right w:val="single" w:sz="18" w:space="6" w:color="D4D0C8"/>
              </w:divBdr>
            </w:div>
            <w:div w:id="104232326">
              <w:marLeft w:val="0"/>
              <w:marRight w:val="240"/>
              <w:marTop w:val="0"/>
              <w:marBottom w:val="0"/>
              <w:divBdr>
                <w:top w:val="none" w:sz="0" w:space="0" w:color="auto"/>
                <w:left w:val="none" w:sz="0" w:space="0" w:color="auto"/>
                <w:bottom w:val="none" w:sz="0" w:space="0" w:color="auto"/>
                <w:right w:val="single" w:sz="18" w:space="6" w:color="D4D0C8"/>
              </w:divBdr>
            </w:div>
            <w:div w:id="781069233">
              <w:marLeft w:val="0"/>
              <w:marRight w:val="240"/>
              <w:marTop w:val="0"/>
              <w:marBottom w:val="0"/>
              <w:divBdr>
                <w:top w:val="none" w:sz="0" w:space="0" w:color="auto"/>
                <w:left w:val="none" w:sz="0" w:space="0" w:color="auto"/>
                <w:bottom w:val="none" w:sz="0" w:space="0" w:color="auto"/>
                <w:right w:val="single" w:sz="18" w:space="6" w:color="D4D0C8"/>
              </w:divBdr>
            </w:div>
            <w:div w:id="1166634080">
              <w:marLeft w:val="0"/>
              <w:marRight w:val="240"/>
              <w:marTop w:val="0"/>
              <w:marBottom w:val="0"/>
              <w:divBdr>
                <w:top w:val="none" w:sz="0" w:space="0" w:color="auto"/>
                <w:left w:val="none" w:sz="0" w:space="0" w:color="auto"/>
                <w:bottom w:val="none" w:sz="0" w:space="0" w:color="auto"/>
                <w:right w:val="single" w:sz="18" w:space="6" w:color="D4D0C8"/>
              </w:divBdr>
            </w:div>
            <w:div w:id="1485051278">
              <w:marLeft w:val="0"/>
              <w:marRight w:val="240"/>
              <w:marTop w:val="0"/>
              <w:marBottom w:val="0"/>
              <w:divBdr>
                <w:top w:val="none" w:sz="0" w:space="0" w:color="auto"/>
                <w:left w:val="none" w:sz="0" w:space="0" w:color="auto"/>
                <w:bottom w:val="none" w:sz="0" w:space="0" w:color="auto"/>
                <w:right w:val="single" w:sz="18" w:space="6" w:color="D4D0C8"/>
              </w:divBdr>
            </w:div>
            <w:div w:id="1940944685">
              <w:marLeft w:val="0"/>
              <w:marRight w:val="240"/>
              <w:marTop w:val="0"/>
              <w:marBottom w:val="0"/>
              <w:divBdr>
                <w:top w:val="none" w:sz="0" w:space="0" w:color="auto"/>
                <w:left w:val="none" w:sz="0" w:space="0" w:color="auto"/>
                <w:bottom w:val="none" w:sz="0" w:space="0" w:color="auto"/>
                <w:right w:val="single" w:sz="18" w:space="6" w:color="D4D0C8"/>
              </w:divBdr>
            </w:div>
            <w:div w:id="396132257">
              <w:marLeft w:val="0"/>
              <w:marRight w:val="240"/>
              <w:marTop w:val="0"/>
              <w:marBottom w:val="0"/>
              <w:divBdr>
                <w:top w:val="none" w:sz="0" w:space="0" w:color="auto"/>
                <w:left w:val="none" w:sz="0" w:space="0" w:color="auto"/>
                <w:bottom w:val="none" w:sz="0" w:space="0" w:color="auto"/>
                <w:right w:val="single" w:sz="18" w:space="6" w:color="D4D0C8"/>
              </w:divBdr>
            </w:div>
            <w:div w:id="1749884651">
              <w:marLeft w:val="0"/>
              <w:marRight w:val="240"/>
              <w:marTop w:val="0"/>
              <w:marBottom w:val="0"/>
              <w:divBdr>
                <w:top w:val="none" w:sz="0" w:space="0" w:color="auto"/>
                <w:left w:val="none" w:sz="0" w:space="0" w:color="auto"/>
                <w:bottom w:val="none" w:sz="0" w:space="0" w:color="auto"/>
                <w:right w:val="single" w:sz="18" w:space="6" w:color="D4D0C8"/>
              </w:divBdr>
            </w:div>
            <w:div w:id="612443473">
              <w:marLeft w:val="0"/>
              <w:marRight w:val="240"/>
              <w:marTop w:val="0"/>
              <w:marBottom w:val="0"/>
              <w:divBdr>
                <w:top w:val="none" w:sz="0" w:space="0" w:color="auto"/>
                <w:left w:val="none" w:sz="0" w:space="0" w:color="auto"/>
                <w:bottom w:val="none" w:sz="0" w:space="0" w:color="auto"/>
                <w:right w:val="single" w:sz="18" w:space="6" w:color="D4D0C8"/>
              </w:divBdr>
            </w:div>
            <w:div w:id="851335699">
              <w:marLeft w:val="0"/>
              <w:marRight w:val="240"/>
              <w:marTop w:val="0"/>
              <w:marBottom w:val="0"/>
              <w:divBdr>
                <w:top w:val="none" w:sz="0" w:space="0" w:color="auto"/>
                <w:left w:val="none" w:sz="0" w:space="0" w:color="auto"/>
                <w:bottom w:val="none" w:sz="0" w:space="0" w:color="auto"/>
                <w:right w:val="single" w:sz="18" w:space="6" w:color="D4D0C8"/>
              </w:divBdr>
            </w:div>
          </w:divsChild>
        </w:div>
        <w:div w:id="134416391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 w:id="557860532">
          <w:marLeft w:val="0"/>
          <w:marRight w:val="0"/>
          <w:marTop w:val="240"/>
          <w:marBottom w:val="240"/>
          <w:divBdr>
            <w:top w:val="single" w:sz="6" w:space="0" w:color="D4D0C8"/>
            <w:left w:val="single" w:sz="6" w:space="0" w:color="D4D0C8"/>
            <w:bottom w:val="single" w:sz="6" w:space="0" w:color="D4D0C8"/>
            <w:right w:val="single" w:sz="6" w:space="0" w:color="D4D0C8"/>
          </w:divBdr>
          <w:divsChild>
            <w:div w:id="367073339">
              <w:marLeft w:val="0"/>
              <w:marRight w:val="240"/>
              <w:marTop w:val="0"/>
              <w:marBottom w:val="0"/>
              <w:divBdr>
                <w:top w:val="none" w:sz="0" w:space="0" w:color="auto"/>
                <w:left w:val="none" w:sz="0" w:space="0" w:color="auto"/>
                <w:bottom w:val="none" w:sz="0" w:space="0" w:color="auto"/>
                <w:right w:val="single" w:sz="18" w:space="6" w:color="D4D0C8"/>
              </w:divBdr>
            </w:div>
            <w:div w:id="814101528">
              <w:marLeft w:val="0"/>
              <w:marRight w:val="240"/>
              <w:marTop w:val="0"/>
              <w:marBottom w:val="0"/>
              <w:divBdr>
                <w:top w:val="none" w:sz="0" w:space="0" w:color="auto"/>
                <w:left w:val="none" w:sz="0" w:space="0" w:color="auto"/>
                <w:bottom w:val="none" w:sz="0" w:space="0" w:color="auto"/>
                <w:right w:val="single" w:sz="18" w:space="6" w:color="D4D0C8"/>
              </w:divBdr>
            </w:div>
            <w:div w:id="355621734">
              <w:marLeft w:val="0"/>
              <w:marRight w:val="240"/>
              <w:marTop w:val="0"/>
              <w:marBottom w:val="0"/>
              <w:divBdr>
                <w:top w:val="none" w:sz="0" w:space="0" w:color="auto"/>
                <w:left w:val="none" w:sz="0" w:space="0" w:color="auto"/>
                <w:bottom w:val="none" w:sz="0" w:space="0" w:color="auto"/>
                <w:right w:val="single" w:sz="18" w:space="6" w:color="D4D0C8"/>
              </w:divBdr>
            </w:div>
            <w:div w:id="1883394550">
              <w:marLeft w:val="0"/>
              <w:marRight w:val="240"/>
              <w:marTop w:val="0"/>
              <w:marBottom w:val="0"/>
              <w:divBdr>
                <w:top w:val="none" w:sz="0" w:space="0" w:color="auto"/>
                <w:left w:val="none" w:sz="0" w:space="0" w:color="auto"/>
                <w:bottom w:val="none" w:sz="0" w:space="0" w:color="auto"/>
                <w:right w:val="single" w:sz="18" w:space="6" w:color="D4D0C8"/>
              </w:divBdr>
            </w:div>
          </w:divsChild>
        </w:div>
        <w:div w:id="1179542633">
          <w:marLeft w:val="0"/>
          <w:marRight w:val="0"/>
          <w:marTop w:val="240"/>
          <w:marBottom w:val="240"/>
          <w:divBdr>
            <w:top w:val="single" w:sz="6" w:space="0" w:color="D4D0C8"/>
            <w:left w:val="single" w:sz="6" w:space="0" w:color="D4D0C8"/>
            <w:bottom w:val="single" w:sz="6" w:space="0" w:color="D4D0C8"/>
            <w:right w:val="single" w:sz="6" w:space="0" w:color="D4D0C8"/>
          </w:divBdr>
          <w:divsChild>
            <w:div w:id="2050102102">
              <w:marLeft w:val="0"/>
              <w:marRight w:val="240"/>
              <w:marTop w:val="0"/>
              <w:marBottom w:val="0"/>
              <w:divBdr>
                <w:top w:val="none" w:sz="0" w:space="0" w:color="auto"/>
                <w:left w:val="none" w:sz="0" w:space="0" w:color="auto"/>
                <w:bottom w:val="none" w:sz="0" w:space="0" w:color="auto"/>
                <w:right w:val="single" w:sz="18" w:space="6" w:color="D4D0C8"/>
              </w:divBdr>
            </w:div>
            <w:div w:id="1383362059">
              <w:marLeft w:val="0"/>
              <w:marRight w:val="240"/>
              <w:marTop w:val="0"/>
              <w:marBottom w:val="0"/>
              <w:divBdr>
                <w:top w:val="none" w:sz="0" w:space="0" w:color="auto"/>
                <w:left w:val="none" w:sz="0" w:space="0" w:color="auto"/>
                <w:bottom w:val="none" w:sz="0" w:space="0" w:color="auto"/>
                <w:right w:val="single" w:sz="18" w:space="6" w:color="D4D0C8"/>
              </w:divBdr>
            </w:div>
            <w:div w:id="981619151">
              <w:marLeft w:val="0"/>
              <w:marRight w:val="240"/>
              <w:marTop w:val="0"/>
              <w:marBottom w:val="0"/>
              <w:divBdr>
                <w:top w:val="none" w:sz="0" w:space="0" w:color="auto"/>
                <w:left w:val="none" w:sz="0" w:space="0" w:color="auto"/>
                <w:bottom w:val="none" w:sz="0" w:space="0" w:color="auto"/>
                <w:right w:val="single" w:sz="18" w:space="6" w:color="D4D0C8"/>
              </w:divBdr>
            </w:div>
            <w:div w:id="230507963">
              <w:marLeft w:val="0"/>
              <w:marRight w:val="240"/>
              <w:marTop w:val="0"/>
              <w:marBottom w:val="0"/>
              <w:divBdr>
                <w:top w:val="none" w:sz="0" w:space="0" w:color="auto"/>
                <w:left w:val="none" w:sz="0" w:space="0" w:color="auto"/>
                <w:bottom w:val="none" w:sz="0" w:space="0" w:color="auto"/>
                <w:right w:val="single" w:sz="18" w:space="6" w:color="D4D0C8"/>
              </w:divBdr>
            </w:div>
            <w:div w:id="89832492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548027194">
      <w:bodyDiv w:val="1"/>
      <w:marLeft w:val="0"/>
      <w:marRight w:val="0"/>
      <w:marTop w:val="0"/>
      <w:marBottom w:val="0"/>
      <w:divBdr>
        <w:top w:val="none" w:sz="0" w:space="0" w:color="auto"/>
        <w:left w:val="none" w:sz="0" w:space="0" w:color="auto"/>
        <w:bottom w:val="none" w:sz="0" w:space="0" w:color="auto"/>
        <w:right w:val="none" w:sz="0" w:space="0" w:color="auto"/>
      </w:divBdr>
      <w:divsChild>
        <w:div w:id="155153483">
          <w:marLeft w:val="0"/>
          <w:marRight w:val="0"/>
          <w:marTop w:val="0"/>
          <w:marBottom w:val="0"/>
          <w:divBdr>
            <w:top w:val="none" w:sz="0" w:space="0" w:color="auto"/>
            <w:left w:val="none" w:sz="0" w:space="0" w:color="auto"/>
            <w:bottom w:val="none" w:sz="0" w:space="0" w:color="auto"/>
            <w:right w:val="none" w:sz="0" w:space="0" w:color="auto"/>
          </w:divBdr>
          <w:divsChild>
            <w:div w:id="2114934383">
              <w:marLeft w:val="0"/>
              <w:marRight w:val="0"/>
              <w:marTop w:val="0"/>
              <w:marBottom w:val="0"/>
              <w:divBdr>
                <w:top w:val="none" w:sz="0" w:space="0" w:color="auto"/>
                <w:left w:val="none" w:sz="0" w:space="0" w:color="auto"/>
                <w:bottom w:val="none" w:sz="0" w:space="0" w:color="auto"/>
                <w:right w:val="none" w:sz="0" w:space="0" w:color="auto"/>
              </w:divBdr>
              <w:divsChild>
                <w:div w:id="2434133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50057">
          <w:marLeft w:val="0"/>
          <w:marRight w:val="0"/>
          <w:marTop w:val="0"/>
          <w:marBottom w:val="0"/>
          <w:divBdr>
            <w:top w:val="none" w:sz="0" w:space="0" w:color="auto"/>
            <w:left w:val="none" w:sz="0" w:space="0" w:color="auto"/>
            <w:bottom w:val="none" w:sz="0" w:space="0" w:color="auto"/>
            <w:right w:val="none" w:sz="0" w:space="0" w:color="auto"/>
          </w:divBdr>
          <w:divsChild>
            <w:div w:id="178087458">
              <w:marLeft w:val="0"/>
              <w:marRight w:val="0"/>
              <w:marTop w:val="0"/>
              <w:marBottom w:val="0"/>
              <w:divBdr>
                <w:top w:val="none" w:sz="0" w:space="0" w:color="auto"/>
                <w:left w:val="none" w:sz="0" w:space="0" w:color="auto"/>
                <w:bottom w:val="none" w:sz="0" w:space="0" w:color="auto"/>
                <w:right w:val="none" w:sz="0" w:space="0" w:color="auto"/>
              </w:divBdr>
              <w:divsChild>
                <w:div w:id="1569684896">
                  <w:marLeft w:val="0"/>
                  <w:marRight w:val="0"/>
                  <w:marTop w:val="0"/>
                  <w:marBottom w:val="0"/>
                  <w:divBdr>
                    <w:top w:val="none" w:sz="0" w:space="0" w:color="auto"/>
                    <w:left w:val="none" w:sz="0" w:space="0" w:color="auto"/>
                    <w:bottom w:val="none" w:sz="0" w:space="0" w:color="auto"/>
                    <w:right w:val="none" w:sz="0" w:space="0" w:color="auto"/>
                  </w:divBdr>
                  <w:divsChild>
                    <w:div w:id="1542667337">
                      <w:marLeft w:val="0"/>
                      <w:marRight w:val="0"/>
                      <w:marTop w:val="0"/>
                      <w:marBottom w:val="0"/>
                      <w:divBdr>
                        <w:top w:val="none" w:sz="0" w:space="0" w:color="auto"/>
                        <w:left w:val="none" w:sz="0" w:space="0" w:color="auto"/>
                        <w:bottom w:val="none" w:sz="0" w:space="0" w:color="auto"/>
                        <w:right w:val="none" w:sz="0" w:space="0" w:color="auto"/>
                      </w:divBdr>
                      <w:divsChild>
                        <w:div w:id="311301160">
                          <w:marLeft w:val="0"/>
                          <w:marRight w:val="0"/>
                          <w:marTop w:val="0"/>
                          <w:marBottom w:val="0"/>
                          <w:divBdr>
                            <w:top w:val="none" w:sz="0" w:space="0" w:color="auto"/>
                            <w:left w:val="none" w:sz="0" w:space="0" w:color="auto"/>
                            <w:bottom w:val="none" w:sz="0" w:space="0" w:color="auto"/>
                            <w:right w:val="none" w:sz="0" w:space="0" w:color="auto"/>
                          </w:divBdr>
                          <w:divsChild>
                            <w:div w:id="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374057">
      <w:bodyDiv w:val="1"/>
      <w:marLeft w:val="0"/>
      <w:marRight w:val="0"/>
      <w:marTop w:val="0"/>
      <w:marBottom w:val="0"/>
      <w:divBdr>
        <w:top w:val="none" w:sz="0" w:space="0" w:color="auto"/>
        <w:left w:val="none" w:sz="0" w:space="0" w:color="auto"/>
        <w:bottom w:val="none" w:sz="0" w:space="0" w:color="auto"/>
        <w:right w:val="none" w:sz="0" w:space="0" w:color="auto"/>
      </w:divBdr>
      <w:divsChild>
        <w:div w:id="470484272">
          <w:marLeft w:val="0"/>
          <w:marRight w:val="0"/>
          <w:marTop w:val="0"/>
          <w:marBottom w:val="120"/>
          <w:divBdr>
            <w:top w:val="single" w:sz="6" w:space="8" w:color="D5DDC6"/>
            <w:left w:val="single" w:sz="6" w:space="0" w:color="D5DDC6"/>
            <w:bottom w:val="single" w:sz="6" w:space="12" w:color="D5DDC6"/>
            <w:right w:val="single" w:sz="6" w:space="0" w:color="D5DDC6"/>
          </w:divBdr>
          <w:divsChild>
            <w:div w:id="1192570470">
              <w:marLeft w:val="0"/>
              <w:marRight w:val="0"/>
              <w:marTop w:val="120"/>
              <w:marBottom w:val="120"/>
              <w:divBdr>
                <w:top w:val="none" w:sz="0" w:space="0" w:color="auto"/>
                <w:left w:val="none" w:sz="0" w:space="0" w:color="auto"/>
                <w:bottom w:val="none" w:sz="0" w:space="0" w:color="auto"/>
                <w:right w:val="none" w:sz="0" w:space="0" w:color="auto"/>
              </w:divBdr>
            </w:div>
          </w:divsChild>
        </w:div>
        <w:div w:id="1576864105">
          <w:marLeft w:val="0"/>
          <w:marRight w:val="0"/>
          <w:marTop w:val="0"/>
          <w:marBottom w:val="120"/>
          <w:divBdr>
            <w:top w:val="single" w:sz="6" w:space="8" w:color="D5DDC6"/>
            <w:left w:val="single" w:sz="6" w:space="0" w:color="D5DDC6"/>
            <w:bottom w:val="single" w:sz="6" w:space="12" w:color="D5DDC6"/>
            <w:right w:val="single" w:sz="6" w:space="0" w:color="D5DDC6"/>
          </w:divBdr>
          <w:divsChild>
            <w:div w:id="671883676">
              <w:marLeft w:val="0"/>
              <w:marRight w:val="0"/>
              <w:marTop w:val="120"/>
              <w:marBottom w:val="120"/>
              <w:divBdr>
                <w:top w:val="none" w:sz="0" w:space="0" w:color="auto"/>
                <w:left w:val="none" w:sz="0" w:space="0" w:color="auto"/>
                <w:bottom w:val="none" w:sz="0" w:space="0" w:color="auto"/>
                <w:right w:val="none" w:sz="0" w:space="0" w:color="auto"/>
              </w:divBdr>
            </w:div>
          </w:divsChild>
        </w:div>
        <w:div w:id="668942318">
          <w:marLeft w:val="0"/>
          <w:marRight w:val="0"/>
          <w:marTop w:val="0"/>
          <w:marBottom w:val="120"/>
          <w:divBdr>
            <w:top w:val="single" w:sz="6" w:space="8" w:color="D5DDC6"/>
            <w:left w:val="single" w:sz="6" w:space="0" w:color="D5DDC6"/>
            <w:bottom w:val="single" w:sz="6" w:space="12" w:color="D5DDC6"/>
            <w:right w:val="single" w:sz="6" w:space="0" w:color="D5DDC6"/>
          </w:divBdr>
          <w:divsChild>
            <w:div w:id="1475563523">
              <w:marLeft w:val="0"/>
              <w:marRight w:val="0"/>
              <w:marTop w:val="120"/>
              <w:marBottom w:val="120"/>
              <w:divBdr>
                <w:top w:val="none" w:sz="0" w:space="0" w:color="auto"/>
                <w:left w:val="none" w:sz="0" w:space="0" w:color="auto"/>
                <w:bottom w:val="none" w:sz="0" w:space="0" w:color="auto"/>
                <w:right w:val="none" w:sz="0" w:space="0" w:color="auto"/>
              </w:divBdr>
            </w:div>
          </w:divsChild>
        </w:div>
        <w:div w:id="1581255824">
          <w:marLeft w:val="0"/>
          <w:marRight w:val="0"/>
          <w:marTop w:val="0"/>
          <w:marBottom w:val="120"/>
          <w:divBdr>
            <w:top w:val="single" w:sz="6" w:space="8" w:color="D5DDC6"/>
            <w:left w:val="single" w:sz="6" w:space="0" w:color="D5DDC6"/>
            <w:bottom w:val="single" w:sz="6" w:space="12" w:color="D5DDC6"/>
            <w:right w:val="single" w:sz="6" w:space="0" w:color="D5DDC6"/>
          </w:divBdr>
          <w:divsChild>
            <w:div w:id="822115559">
              <w:marLeft w:val="0"/>
              <w:marRight w:val="0"/>
              <w:marTop w:val="120"/>
              <w:marBottom w:val="120"/>
              <w:divBdr>
                <w:top w:val="none" w:sz="0" w:space="0" w:color="auto"/>
                <w:left w:val="none" w:sz="0" w:space="0" w:color="auto"/>
                <w:bottom w:val="none" w:sz="0" w:space="0" w:color="auto"/>
                <w:right w:val="none" w:sz="0" w:space="0" w:color="auto"/>
              </w:divBdr>
            </w:div>
          </w:divsChild>
        </w:div>
        <w:div w:id="12753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458689816">
              <w:marLeft w:val="0"/>
              <w:marRight w:val="0"/>
              <w:marTop w:val="120"/>
              <w:marBottom w:val="120"/>
              <w:divBdr>
                <w:top w:val="none" w:sz="0" w:space="0" w:color="auto"/>
                <w:left w:val="none" w:sz="0" w:space="0" w:color="auto"/>
                <w:bottom w:val="none" w:sz="0" w:space="0" w:color="auto"/>
                <w:right w:val="none" w:sz="0" w:space="0" w:color="auto"/>
              </w:divBdr>
            </w:div>
          </w:divsChild>
        </w:div>
        <w:div w:id="1610769910">
          <w:marLeft w:val="0"/>
          <w:marRight w:val="0"/>
          <w:marTop w:val="150"/>
          <w:marBottom w:val="150"/>
          <w:divBdr>
            <w:top w:val="none" w:sz="0" w:space="0" w:color="auto"/>
            <w:left w:val="none" w:sz="0" w:space="0" w:color="auto"/>
            <w:bottom w:val="none" w:sz="0" w:space="0" w:color="auto"/>
            <w:right w:val="none" w:sz="0" w:space="0" w:color="auto"/>
          </w:divBdr>
          <w:divsChild>
            <w:div w:id="1509058079">
              <w:marLeft w:val="0"/>
              <w:marRight w:val="0"/>
              <w:marTop w:val="0"/>
              <w:marBottom w:val="0"/>
              <w:divBdr>
                <w:top w:val="none" w:sz="0" w:space="0" w:color="auto"/>
                <w:left w:val="none" w:sz="0" w:space="0" w:color="auto"/>
                <w:bottom w:val="none" w:sz="0" w:space="0" w:color="auto"/>
                <w:right w:val="none" w:sz="0" w:space="0" w:color="auto"/>
              </w:divBdr>
            </w:div>
          </w:divsChild>
        </w:div>
        <w:div w:id="52317347">
          <w:marLeft w:val="0"/>
          <w:marRight w:val="0"/>
          <w:marTop w:val="150"/>
          <w:marBottom w:val="150"/>
          <w:divBdr>
            <w:top w:val="none" w:sz="0" w:space="0" w:color="auto"/>
            <w:left w:val="none" w:sz="0" w:space="0" w:color="auto"/>
            <w:bottom w:val="none" w:sz="0" w:space="0" w:color="auto"/>
            <w:right w:val="none" w:sz="0" w:space="0" w:color="auto"/>
          </w:divBdr>
          <w:divsChild>
            <w:div w:id="97065646">
              <w:marLeft w:val="0"/>
              <w:marRight w:val="0"/>
              <w:marTop w:val="0"/>
              <w:marBottom w:val="0"/>
              <w:divBdr>
                <w:top w:val="none" w:sz="0" w:space="0" w:color="auto"/>
                <w:left w:val="none" w:sz="0" w:space="0" w:color="auto"/>
                <w:bottom w:val="none" w:sz="0" w:space="0" w:color="auto"/>
                <w:right w:val="none" w:sz="0" w:space="0" w:color="auto"/>
              </w:divBdr>
            </w:div>
          </w:divsChild>
        </w:div>
        <w:div w:id="1236665226">
          <w:marLeft w:val="0"/>
          <w:marRight w:val="0"/>
          <w:marTop w:val="0"/>
          <w:marBottom w:val="120"/>
          <w:divBdr>
            <w:top w:val="single" w:sz="6" w:space="8" w:color="D5DDC6"/>
            <w:left w:val="single" w:sz="6" w:space="0" w:color="D5DDC6"/>
            <w:bottom w:val="single" w:sz="6" w:space="12" w:color="D5DDC6"/>
            <w:right w:val="single" w:sz="6" w:space="0" w:color="D5DDC6"/>
          </w:divBdr>
          <w:divsChild>
            <w:div w:id="7986459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sChild>
        <w:div w:id="1600336974">
          <w:marLeft w:val="0"/>
          <w:marRight w:val="0"/>
          <w:marTop w:val="0"/>
          <w:marBottom w:val="120"/>
          <w:divBdr>
            <w:top w:val="single" w:sz="6" w:space="8" w:color="D5DDC6"/>
            <w:left w:val="single" w:sz="6" w:space="0" w:color="D5DDC6"/>
            <w:bottom w:val="single" w:sz="6" w:space="12" w:color="D5DDC6"/>
            <w:right w:val="single" w:sz="6" w:space="0" w:color="D5DDC6"/>
          </w:divBdr>
          <w:divsChild>
            <w:div w:id="798037630">
              <w:marLeft w:val="0"/>
              <w:marRight w:val="0"/>
              <w:marTop w:val="120"/>
              <w:marBottom w:val="120"/>
              <w:divBdr>
                <w:top w:val="none" w:sz="0" w:space="0" w:color="auto"/>
                <w:left w:val="none" w:sz="0" w:space="0" w:color="auto"/>
                <w:bottom w:val="none" w:sz="0" w:space="0" w:color="auto"/>
                <w:right w:val="none" w:sz="0" w:space="0" w:color="auto"/>
              </w:divBdr>
            </w:div>
          </w:divsChild>
        </w:div>
        <w:div w:id="705909884">
          <w:marLeft w:val="0"/>
          <w:marRight w:val="0"/>
          <w:marTop w:val="120"/>
          <w:marBottom w:val="0"/>
          <w:divBdr>
            <w:top w:val="single" w:sz="6" w:space="0" w:color="D5DDC6"/>
            <w:left w:val="single" w:sz="6" w:space="4" w:color="D5DDC6"/>
            <w:bottom w:val="single" w:sz="6" w:space="0" w:color="D5DDC6"/>
            <w:right w:val="single" w:sz="6" w:space="0" w:color="D5DDC6"/>
          </w:divBdr>
        </w:div>
        <w:div w:id="1482653666">
          <w:marLeft w:val="0"/>
          <w:marRight w:val="0"/>
          <w:marTop w:val="150"/>
          <w:marBottom w:val="150"/>
          <w:divBdr>
            <w:top w:val="none" w:sz="0" w:space="0" w:color="auto"/>
            <w:left w:val="none" w:sz="0" w:space="0" w:color="auto"/>
            <w:bottom w:val="none" w:sz="0" w:space="0" w:color="auto"/>
            <w:right w:val="none" w:sz="0" w:space="0" w:color="auto"/>
          </w:divBdr>
          <w:divsChild>
            <w:div w:id="306782162">
              <w:marLeft w:val="0"/>
              <w:marRight w:val="0"/>
              <w:marTop w:val="0"/>
              <w:marBottom w:val="0"/>
              <w:divBdr>
                <w:top w:val="none" w:sz="0" w:space="0" w:color="auto"/>
                <w:left w:val="none" w:sz="0" w:space="0" w:color="auto"/>
                <w:bottom w:val="none" w:sz="0" w:space="0" w:color="auto"/>
                <w:right w:val="none" w:sz="0" w:space="0" w:color="auto"/>
              </w:divBdr>
            </w:div>
          </w:divsChild>
        </w:div>
        <w:div w:id="495077257">
          <w:marLeft w:val="0"/>
          <w:marRight w:val="0"/>
          <w:marTop w:val="0"/>
          <w:marBottom w:val="120"/>
          <w:divBdr>
            <w:top w:val="single" w:sz="6" w:space="8" w:color="D5DDC6"/>
            <w:left w:val="single" w:sz="6" w:space="0" w:color="D5DDC6"/>
            <w:bottom w:val="single" w:sz="6" w:space="12" w:color="D5DDC6"/>
            <w:right w:val="single" w:sz="6" w:space="0" w:color="D5DDC6"/>
          </w:divBdr>
          <w:divsChild>
            <w:div w:id="89399869">
              <w:marLeft w:val="0"/>
              <w:marRight w:val="0"/>
              <w:marTop w:val="120"/>
              <w:marBottom w:val="120"/>
              <w:divBdr>
                <w:top w:val="none" w:sz="0" w:space="0" w:color="auto"/>
                <w:left w:val="none" w:sz="0" w:space="0" w:color="auto"/>
                <w:bottom w:val="none" w:sz="0" w:space="0" w:color="auto"/>
                <w:right w:val="none" w:sz="0" w:space="0" w:color="auto"/>
              </w:divBdr>
            </w:div>
          </w:divsChild>
        </w:div>
        <w:div w:id="1734160672">
          <w:marLeft w:val="0"/>
          <w:marRight w:val="0"/>
          <w:marTop w:val="120"/>
          <w:marBottom w:val="0"/>
          <w:divBdr>
            <w:top w:val="single" w:sz="6" w:space="0" w:color="D5DDC6"/>
            <w:left w:val="single" w:sz="6" w:space="4" w:color="D5DDC6"/>
            <w:bottom w:val="single" w:sz="6" w:space="0" w:color="D5DDC6"/>
            <w:right w:val="single" w:sz="6" w:space="0" w:color="D5DDC6"/>
          </w:divBdr>
        </w:div>
        <w:div w:id="1788112181">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4317">
              <w:marLeft w:val="0"/>
              <w:marRight w:val="0"/>
              <w:marTop w:val="120"/>
              <w:marBottom w:val="120"/>
              <w:divBdr>
                <w:top w:val="none" w:sz="0" w:space="0" w:color="auto"/>
                <w:left w:val="none" w:sz="0" w:space="0" w:color="auto"/>
                <w:bottom w:val="none" w:sz="0" w:space="0" w:color="auto"/>
                <w:right w:val="none" w:sz="0" w:space="0" w:color="auto"/>
              </w:divBdr>
            </w:div>
          </w:divsChild>
        </w:div>
        <w:div w:id="279647381">
          <w:marLeft w:val="0"/>
          <w:marRight w:val="0"/>
          <w:marTop w:val="0"/>
          <w:marBottom w:val="120"/>
          <w:divBdr>
            <w:top w:val="single" w:sz="6" w:space="8" w:color="D5DDC6"/>
            <w:left w:val="single" w:sz="6" w:space="0" w:color="D5DDC6"/>
            <w:bottom w:val="single" w:sz="6" w:space="12" w:color="D5DDC6"/>
            <w:right w:val="single" w:sz="6" w:space="0" w:color="D5DDC6"/>
          </w:divBdr>
          <w:divsChild>
            <w:div w:id="1370649118">
              <w:marLeft w:val="0"/>
              <w:marRight w:val="0"/>
              <w:marTop w:val="120"/>
              <w:marBottom w:val="120"/>
              <w:divBdr>
                <w:top w:val="none" w:sz="0" w:space="0" w:color="auto"/>
                <w:left w:val="none" w:sz="0" w:space="0" w:color="auto"/>
                <w:bottom w:val="none" w:sz="0" w:space="0" w:color="auto"/>
                <w:right w:val="none" w:sz="0" w:space="0" w:color="auto"/>
              </w:divBdr>
            </w:div>
          </w:divsChild>
        </w:div>
        <w:div w:id="137025715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2250">
              <w:marLeft w:val="0"/>
              <w:marRight w:val="0"/>
              <w:marTop w:val="120"/>
              <w:marBottom w:val="120"/>
              <w:divBdr>
                <w:top w:val="none" w:sz="0" w:space="0" w:color="auto"/>
                <w:left w:val="none" w:sz="0" w:space="0" w:color="auto"/>
                <w:bottom w:val="none" w:sz="0" w:space="0" w:color="auto"/>
                <w:right w:val="none" w:sz="0" w:space="0" w:color="auto"/>
              </w:divBdr>
            </w:div>
          </w:divsChild>
        </w:div>
        <w:div w:id="839733313">
          <w:marLeft w:val="0"/>
          <w:marRight w:val="0"/>
          <w:marTop w:val="120"/>
          <w:marBottom w:val="0"/>
          <w:divBdr>
            <w:top w:val="single" w:sz="6" w:space="0" w:color="D5DDC6"/>
            <w:left w:val="single" w:sz="6" w:space="4" w:color="D5DDC6"/>
            <w:bottom w:val="single" w:sz="6" w:space="0" w:color="D5DDC6"/>
            <w:right w:val="single" w:sz="6" w:space="0" w:color="D5DDC6"/>
          </w:divBdr>
        </w:div>
        <w:div w:id="1861424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3121648">
              <w:marLeft w:val="0"/>
              <w:marRight w:val="0"/>
              <w:marTop w:val="120"/>
              <w:marBottom w:val="120"/>
              <w:divBdr>
                <w:top w:val="none" w:sz="0" w:space="0" w:color="auto"/>
                <w:left w:val="none" w:sz="0" w:space="0" w:color="auto"/>
                <w:bottom w:val="none" w:sz="0" w:space="0" w:color="auto"/>
                <w:right w:val="none" w:sz="0" w:space="0" w:color="auto"/>
              </w:divBdr>
            </w:div>
          </w:divsChild>
        </w:div>
        <w:div w:id="2322373">
          <w:marLeft w:val="0"/>
          <w:marRight w:val="0"/>
          <w:marTop w:val="120"/>
          <w:marBottom w:val="0"/>
          <w:divBdr>
            <w:top w:val="single" w:sz="6" w:space="0" w:color="D5DDC6"/>
            <w:left w:val="single" w:sz="6" w:space="4" w:color="D5DDC6"/>
            <w:bottom w:val="single" w:sz="6" w:space="0" w:color="D5DDC6"/>
            <w:right w:val="single" w:sz="6" w:space="0" w:color="D5DDC6"/>
          </w:divBdr>
        </w:div>
        <w:div w:id="168539582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45889">
              <w:marLeft w:val="0"/>
              <w:marRight w:val="0"/>
              <w:marTop w:val="120"/>
              <w:marBottom w:val="120"/>
              <w:divBdr>
                <w:top w:val="none" w:sz="0" w:space="0" w:color="auto"/>
                <w:left w:val="none" w:sz="0" w:space="0" w:color="auto"/>
                <w:bottom w:val="none" w:sz="0" w:space="0" w:color="auto"/>
                <w:right w:val="none" w:sz="0" w:space="0" w:color="auto"/>
              </w:divBdr>
            </w:div>
          </w:divsChild>
        </w:div>
        <w:div w:id="1994064178">
          <w:marLeft w:val="0"/>
          <w:marRight w:val="0"/>
          <w:marTop w:val="120"/>
          <w:marBottom w:val="0"/>
          <w:divBdr>
            <w:top w:val="single" w:sz="6" w:space="0" w:color="D5DDC6"/>
            <w:left w:val="single" w:sz="6" w:space="4" w:color="D5DDC6"/>
            <w:bottom w:val="single" w:sz="6" w:space="0" w:color="D5DDC6"/>
            <w:right w:val="single" w:sz="6" w:space="0" w:color="D5DDC6"/>
          </w:divBdr>
        </w:div>
        <w:div w:id="240721900">
          <w:marLeft w:val="0"/>
          <w:marRight w:val="0"/>
          <w:marTop w:val="0"/>
          <w:marBottom w:val="120"/>
          <w:divBdr>
            <w:top w:val="single" w:sz="6" w:space="8" w:color="D5DDC6"/>
            <w:left w:val="single" w:sz="6" w:space="0" w:color="D5DDC6"/>
            <w:bottom w:val="single" w:sz="6" w:space="12" w:color="D5DDC6"/>
            <w:right w:val="single" w:sz="6" w:space="0" w:color="D5DDC6"/>
          </w:divBdr>
          <w:divsChild>
            <w:div w:id="1867324692">
              <w:marLeft w:val="0"/>
              <w:marRight w:val="0"/>
              <w:marTop w:val="120"/>
              <w:marBottom w:val="120"/>
              <w:divBdr>
                <w:top w:val="none" w:sz="0" w:space="0" w:color="auto"/>
                <w:left w:val="none" w:sz="0" w:space="0" w:color="auto"/>
                <w:bottom w:val="none" w:sz="0" w:space="0" w:color="auto"/>
                <w:right w:val="none" w:sz="0" w:space="0" w:color="auto"/>
              </w:divBdr>
            </w:div>
          </w:divsChild>
        </w:div>
        <w:div w:id="7788410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361235">
      <w:bodyDiv w:val="1"/>
      <w:marLeft w:val="0"/>
      <w:marRight w:val="0"/>
      <w:marTop w:val="0"/>
      <w:marBottom w:val="0"/>
      <w:divBdr>
        <w:top w:val="none" w:sz="0" w:space="0" w:color="auto"/>
        <w:left w:val="none" w:sz="0" w:space="0" w:color="auto"/>
        <w:bottom w:val="none" w:sz="0" w:space="0" w:color="auto"/>
        <w:right w:val="none" w:sz="0" w:space="0" w:color="auto"/>
      </w:divBdr>
      <w:divsChild>
        <w:div w:id="923421076">
          <w:marLeft w:val="0"/>
          <w:marRight w:val="0"/>
          <w:marTop w:val="0"/>
          <w:marBottom w:val="0"/>
          <w:divBdr>
            <w:top w:val="single" w:sz="6" w:space="0" w:color="auto"/>
            <w:left w:val="single" w:sz="6" w:space="0" w:color="auto"/>
            <w:bottom w:val="single" w:sz="6" w:space="0" w:color="auto"/>
            <w:right w:val="single" w:sz="6" w:space="0" w:color="auto"/>
          </w:divBdr>
          <w:divsChild>
            <w:div w:id="400635441">
              <w:marLeft w:val="0"/>
              <w:marRight w:val="0"/>
              <w:marTop w:val="0"/>
              <w:marBottom w:val="0"/>
              <w:divBdr>
                <w:top w:val="single" w:sz="2" w:space="0" w:color="auto"/>
                <w:left w:val="single" w:sz="2" w:space="0" w:color="auto"/>
                <w:bottom w:val="single" w:sz="2" w:space="0" w:color="auto"/>
                <w:right w:val="single" w:sz="2" w:space="0" w:color="auto"/>
              </w:divBdr>
            </w:div>
          </w:divsChild>
        </w:div>
        <w:div w:id="1176922602">
          <w:marLeft w:val="0"/>
          <w:marRight w:val="0"/>
          <w:marTop w:val="120"/>
          <w:marBottom w:val="120"/>
          <w:divBdr>
            <w:top w:val="none" w:sz="0" w:space="0" w:color="auto"/>
            <w:left w:val="none" w:sz="0" w:space="0" w:color="auto"/>
            <w:bottom w:val="none" w:sz="0" w:space="0" w:color="auto"/>
            <w:right w:val="none" w:sz="0" w:space="0" w:color="auto"/>
          </w:divBdr>
          <w:divsChild>
            <w:div w:id="961692575">
              <w:marLeft w:val="0"/>
              <w:marRight w:val="0"/>
              <w:marTop w:val="0"/>
              <w:marBottom w:val="0"/>
              <w:divBdr>
                <w:top w:val="none" w:sz="0" w:space="0" w:color="auto"/>
                <w:left w:val="none" w:sz="0" w:space="0" w:color="auto"/>
                <w:bottom w:val="none" w:sz="0" w:space="0" w:color="auto"/>
                <w:right w:val="none" w:sz="0" w:space="0" w:color="auto"/>
              </w:divBdr>
              <w:divsChild>
                <w:div w:id="382293787">
                  <w:marLeft w:val="0"/>
                  <w:marRight w:val="0"/>
                  <w:marTop w:val="0"/>
                  <w:marBottom w:val="0"/>
                  <w:divBdr>
                    <w:top w:val="none" w:sz="0" w:space="0" w:color="auto"/>
                    <w:left w:val="none" w:sz="0" w:space="0" w:color="auto"/>
                    <w:bottom w:val="none" w:sz="0" w:space="0" w:color="auto"/>
                    <w:right w:val="none" w:sz="0" w:space="0" w:color="auto"/>
                  </w:divBdr>
                  <w:divsChild>
                    <w:div w:id="1757481929">
                      <w:marLeft w:val="0"/>
                      <w:marRight w:val="0"/>
                      <w:marTop w:val="0"/>
                      <w:marBottom w:val="0"/>
                      <w:divBdr>
                        <w:top w:val="none" w:sz="0" w:space="0" w:color="auto"/>
                        <w:left w:val="none" w:sz="0" w:space="0" w:color="auto"/>
                        <w:bottom w:val="none" w:sz="0" w:space="0" w:color="auto"/>
                        <w:right w:val="none" w:sz="0" w:space="0" w:color="auto"/>
                      </w:divBdr>
                      <w:divsChild>
                        <w:div w:id="1590506094">
                          <w:marLeft w:val="0"/>
                          <w:marRight w:val="0"/>
                          <w:marTop w:val="0"/>
                          <w:marBottom w:val="0"/>
                          <w:divBdr>
                            <w:top w:val="none" w:sz="0" w:space="0" w:color="auto"/>
                            <w:left w:val="none" w:sz="0" w:space="0" w:color="auto"/>
                            <w:bottom w:val="none" w:sz="0" w:space="0" w:color="auto"/>
                            <w:right w:val="none" w:sz="0" w:space="0" w:color="auto"/>
                          </w:divBdr>
                          <w:divsChild>
                            <w:div w:id="563878950">
                              <w:marLeft w:val="0"/>
                              <w:marRight w:val="0"/>
                              <w:marTop w:val="0"/>
                              <w:marBottom w:val="0"/>
                              <w:divBdr>
                                <w:top w:val="none" w:sz="0" w:space="0" w:color="auto"/>
                                <w:left w:val="none" w:sz="0" w:space="0" w:color="auto"/>
                                <w:bottom w:val="none" w:sz="0" w:space="0" w:color="auto"/>
                                <w:right w:val="none" w:sz="0" w:space="0" w:color="auto"/>
                              </w:divBdr>
                              <w:divsChild>
                                <w:div w:id="109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448">
                          <w:marLeft w:val="0"/>
                          <w:marRight w:val="0"/>
                          <w:marTop w:val="0"/>
                          <w:marBottom w:val="0"/>
                          <w:divBdr>
                            <w:top w:val="none" w:sz="0" w:space="0" w:color="auto"/>
                            <w:left w:val="none" w:sz="0" w:space="0" w:color="auto"/>
                            <w:bottom w:val="none" w:sz="0" w:space="0" w:color="auto"/>
                            <w:right w:val="none" w:sz="0" w:space="0" w:color="auto"/>
                          </w:divBdr>
                          <w:divsChild>
                            <w:div w:id="972521249">
                              <w:marLeft w:val="0"/>
                              <w:marRight w:val="0"/>
                              <w:marTop w:val="0"/>
                              <w:marBottom w:val="0"/>
                              <w:divBdr>
                                <w:top w:val="none" w:sz="0" w:space="0" w:color="auto"/>
                                <w:left w:val="none" w:sz="0" w:space="0" w:color="auto"/>
                                <w:bottom w:val="none" w:sz="0" w:space="0" w:color="auto"/>
                                <w:right w:val="none" w:sz="0" w:space="0" w:color="auto"/>
                              </w:divBdr>
                            </w:div>
                          </w:divsChild>
                        </w:div>
                        <w:div w:id="2053191416">
                          <w:marLeft w:val="0"/>
                          <w:marRight w:val="0"/>
                          <w:marTop w:val="0"/>
                          <w:marBottom w:val="0"/>
                          <w:divBdr>
                            <w:top w:val="none" w:sz="0" w:space="0" w:color="auto"/>
                            <w:left w:val="none" w:sz="0" w:space="0" w:color="auto"/>
                            <w:bottom w:val="none" w:sz="0" w:space="0" w:color="auto"/>
                            <w:right w:val="none" w:sz="0" w:space="0" w:color="auto"/>
                          </w:divBdr>
                          <w:divsChild>
                            <w:div w:id="1398019341">
                              <w:marLeft w:val="0"/>
                              <w:marRight w:val="0"/>
                              <w:marTop w:val="0"/>
                              <w:marBottom w:val="0"/>
                              <w:divBdr>
                                <w:top w:val="none" w:sz="0" w:space="0" w:color="auto"/>
                                <w:left w:val="none" w:sz="0" w:space="0" w:color="auto"/>
                                <w:bottom w:val="none" w:sz="0" w:space="0" w:color="auto"/>
                                <w:right w:val="none" w:sz="0" w:space="0" w:color="auto"/>
                              </w:divBdr>
                            </w:div>
                            <w:div w:id="3877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2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7691">
          <w:marLeft w:val="0"/>
          <w:marRight w:val="0"/>
          <w:marTop w:val="120"/>
          <w:marBottom w:val="120"/>
          <w:divBdr>
            <w:top w:val="none" w:sz="0" w:space="0" w:color="auto"/>
            <w:left w:val="none" w:sz="0" w:space="0" w:color="auto"/>
            <w:bottom w:val="none" w:sz="0" w:space="0" w:color="auto"/>
            <w:right w:val="none" w:sz="0" w:space="0" w:color="auto"/>
          </w:divBdr>
          <w:divsChild>
            <w:div w:id="675228438">
              <w:marLeft w:val="0"/>
              <w:marRight w:val="0"/>
              <w:marTop w:val="0"/>
              <w:marBottom w:val="0"/>
              <w:divBdr>
                <w:top w:val="none" w:sz="0" w:space="0" w:color="auto"/>
                <w:left w:val="none" w:sz="0" w:space="0" w:color="auto"/>
                <w:bottom w:val="none" w:sz="0" w:space="0" w:color="auto"/>
                <w:right w:val="none" w:sz="0" w:space="0" w:color="auto"/>
              </w:divBdr>
              <w:divsChild>
                <w:div w:id="321786302">
                  <w:marLeft w:val="0"/>
                  <w:marRight w:val="0"/>
                  <w:marTop w:val="0"/>
                  <w:marBottom w:val="0"/>
                  <w:divBdr>
                    <w:top w:val="none" w:sz="0" w:space="0" w:color="auto"/>
                    <w:left w:val="none" w:sz="0" w:space="0" w:color="auto"/>
                    <w:bottom w:val="none" w:sz="0" w:space="0" w:color="auto"/>
                    <w:right w:val="none" w:sz="0" w:space="0" w:color="auto"/>
                  </w:divBdr>
                  <w:divsChild>
                    <w:div w:id="8745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2435">
      <w:bodyDiv w:val="1"/>
      <w:marLeft w:val="0"/>
      <w:marRight w:val="0"/>
      <w:marTop w:val="0"/>
      <w:marBottom w:val="0"/>
      <w:divBdr>
        <w:top w:val="none" w:sz="0" w:space="0" w:color="auto"/>
        <w:left w:val="none" w:sz="0" w:space="0" w:color="auto"/>
        <w:bottom w:val="none" w:sz="0" w:space="0" w:color="auto"/>
        <w:right w:val="none" w:sz="0" w:space="0" w:color="auto"/>
      </w:divBdr>
      <w:divsChild>
        <w:div w:id="799035676">
          <w:marLeft w:val="0"/>
          <w:marRight w:val="0"/>
          <w:marTop w:val="0"/>
          <w:marBottom w:val="300"/>
          <w:divBdr>
            <w:top w:val="none" w:sz="0" w:space="0" w:color="auto"/>
            <w:left w:val="none" w:sz="0" w:space="0" w:color="auto"/>
            <w:bottom w:val="none" w:sz="0" w:space="0" w:color="auto"/>
            <w:right w:val="none" w:sz="0" w:space="0" w:color="auto"/>
          </w:divBdr>
          <w:divsChild>
            <w:div w:id="216672593">
              <w:marLeft w:val="0"/>
              <w:marRight w:val="0"/>
              <w:marTop w:val="0"/>
              <w:marBottom w:val="0"/>
              <w:divBdr>
                <w:top w:val="none" w:sz="0" w:space="0" w:color="auto"/>
                <w:left w:val="none" w:sz="0" w:space="0" w:color="auto"/>
                <w:bottom w:val="none" w:sz="0" w:space="0" w:color="auto"/>
                <w:right w:val="none" w:sz="0" w:space="0" w:color="auto"/>
              </w:divBdr>
              <w:divsChild>
                <w:div w:id="1859536451">
                  <w:marLeft w:val="0"/>
                  <w:marRight w:val="0"/>
                  <w:marTop w:val="0"/>
                  <w:marBottom w:val="0"/>
                  <w:divBdr>
                    <w:top w:val="single" w:sz="6" w:space="0" w:color="DDDDDD"/>
                    <w:left w:val="single" w:sz="6" w:space="4" w:color="DDDDDD"/>
                    <w:bottom w:val="single" w:sz="6" w:space="0" w:color="DDDDDD"/>
                    <w:right w:val="single" w:sz="6" w:space="4" w:color="DDDDDD"/>
                  </w:divBdr>
                  <w:divsChild>
                    <w:div w:id="1186797352">
                      <w:marLeft w:val="0"/>
                      <w:marRight w:val="0"/>
                      <w:marTop w:val="0"/>
                      <w:marBottom w:val="150"/>
                      <w:divBdr>
                        <w:top w:val="none" w:sz="0" w:space="0" w:color="auto"/>
                        <w:left w:val="none" w:sz="0" w:space="0" w:color="auto"/>
                        <w:bottom w:val="none" w:sz="0" w:space="0" w:color="auto"/>
                        <w:right w:val="none" w:sz="0" w:space="0" w:color="auto"/>
                      </w:divBdr>
                      <w:divsChild>
                        <w:div w:id="2013138904">
                          <w:marLeft w:val="0"/>
                          <w:marRight w:val="0"/>
                          <w:marTop w:val="0"/>
                          <w:marBottom w:val="0"/>
                          <w:divBdr>
                            <w:top w:val="none" w:sz="0" w:space="0" w:color="auto"/>
                            <w:left w:val="none" w:sz="0" w:space="0" w:color="auto"/>
                            <w:bottom w:val="none" w:sz="0" w:space="0" w:color="auto"/>
                            <w:right w:val="none" w:sz="0" w:space="0" w:color="auto"/>
                          </w:divBdr>
                          <w:divsChild>
                            <w:div w:id="1495335469">
                              <w:marLeft w:val="0"/>
                              <w:marRight w:val="0"/>
                              <w:marTop w:val="0"/>
                              <w:marBottom w:val="0"/>
                              <w:divBdr>
                                <w:top w:val="none" w:sz="0" w:space="0" w:color="auto"/>
                                <w:left w:val="none" w:sz="0" w:space="0" w:color="auto"/>
                                <w:bottom w:val="none" w:sz="0" w:space="0" w:color="auto"/>
                                <w:right w:val="none" w:sz="0" w:space="0" w:color="auto"/>
                              </w:divBdr>
                              <w:divsChild>
                                <w:div w:id="1122648925">
                                  <w:marLeft w:val="0"/>
                                  <w:marRight w:val="0"/>
                                  <w:marTop w:val="0"/>
                                  <w:marBottom w:val="0"/>
                                  <w:divBdr>
                                    <w:top w:val="none" w:sz="0" w:space="0" w:color="auto"/>
                                    <w:left w:val="none" w:sz="0" w:space="0" w:color="auto"/>
                                    <w:bottom w:val="none" w:sz="0" w:space="0" w:color="auto"/>
                                    <w:right w:val="none" w:sz="0" w:space="0" w:color="auto"/>
                                  </w:divBdr>
                                  <w:divsChild>
                                    <w:div w:id="1740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006">
                          <w:marLeft w:val="0"/>
                          <w:marRight w:val="0"/>
                          <w:marTop w:val="0"/>
                          <w:marBottom w:val="0"/>
                          <w:divBdr>
                            <w:top w:val="none" w:sz="0" w:space="0" w:color="auto"/>
                            <w:left w:val="none" w:sz="0" w:space="0" w:color="auto"/>
                            <w:bottom w:val="none" w:sz="0" w:space="0" w:color="auto"/>
                            <w:right w:val="none" w:sz="0" w:space="0" w:color="auto"/>
                          </w:divBdr>
                          <w:divsChild>
                            <w:div w:id="758209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7472301">
          <w:marLeft w:val="0"/>
          <w:marRight w:val="0"/>
          <w:marTop w:val="0"/>
          <w:marBottom w:val="300"/>
          <w:divBdr>
            <w:top w:val="none" w:sz="0" w:space="0" w:color="auto"/>
            <w:left w:val="none" w:sz="0" w:space="0" w:color="auto"/>
            <w:bottom w:val="none" w:sz="0" w:space="0" w:color="auto"/>
            <w:right w:val="none" w:sz="0" w:space="0" w:color="auto"/>
          </w:divBdr>
          <w:divsChild>
            <w:div w:id="1052266694">
              <w:marLeft w:val="0"/>
              <w:marRight w:val="0"/>
              <w:marTop w:val="0"/>
              <w:marBottom w:val="0"/>
              <w:divBdr>
                <w:top w:val="none" w:sz="0" w:space="0" w:color="auto"/>
                <w:left w:val="none" w:sz="0" w:space="0" w:color="auto"/>
                <w:bottom w:val="none" w:sz="0" w:space="0" w:color="auto"/>
                <w:right w:val="none" w:sz="0" w:space="0" w:color="auto"/>
              </w:divBdr>
              <w:divsChild>
                <w:div w:id="794635545">
                  <w:marLeft w:val="0"/>
                  <w:marRight w:val="0"/>
                  <w:marTop w:val="0"/>
                  <w:marBottom w:val="0"/>
                  <w:divBdr>
                    <w:top w:val="single" w:sz="6" w:space="0" w:color="DDDDDD"/>
                    <w:left w:val="single" w:sz="6" w:space="4" w:color="DDDDDD"/>
                    <w:bottom w:val="single" w:sz="6" w:space="0" w:color="DDDDDD"/>
                    <w:right w:val="single" w:sz="6" w:space="4" w:color="DDDDDD"/>
                  </w:divBdr>
                  <w:divsChild>
                    <w:div w:id="2012951143">
                      <w:marLeft w:val="0"/>
                      <w:marRight w:val="0"/>
                      <w:marTop w:val="0"/>
                      <w:marBottom w:val="150"/>
                      <w:divBdr>
                        <w:top w:val="none" w:sz="0" w:space="0" w:color="auto"/>
                        <w:left w:val="none" w:sz="0" w:space="0" w:color="auto"/>
                        <w:bottom w:val="none" w:sz="0" w:space="0" w:color="auto"/>
                        <w:right w:val="none" w:sz="0" w:space="0" w:color="auto"/>
                      </w:divBdr>
                      <w:divsChild>
                        <w:div w:id="458571322">
                          <w:marLeft w:val="0"/>
                          <w:marRight w:val="0"/>
                          <w:marTop w:val="0"/>
                          <w:marBottom w:val="0"/>
                          <w:divBdr>
                            <w:top w:val="none" w:sz="0" w:space="0" w:color="auto"/>
                            <w:left w:val="none" w:sz="0" w:space="0" w:color="auto"/>
                            <w:bottom w:val="none" w:sz="0" w:space="0" w:color="auto"/>
                            <w:right w:val="none" w:sz="0" w:space="0" w:color="auto"/>
                          </w:divBdr>
                          <w:divsChild>
                            <w:div w:id="15154614">
                              <w:marLeft w:val="0"/>
                              <w:marRight w:val="0"/>
                              <w:marTop w:val="0"/>
                              <w:marBottom w:val="0"/>
                              <w:divBdr>
                                <w:top w:val="none" w:sz="0" w:space="0" w:color="auto"/>
                                <w:left w:val="none" w:sz="0" w:space="0" w:color="auto"/>
                                <w:bottom w:val="none" w:sz="0" w:space="0" w:color="auto"/>
                                <w:right w:val="none" w:sz="0" w:space="0" w:color="auto"/>
                              </w:divBdr>
                              <w:divsChild>
                                <w:div w:id="1523979949">
                                  <w:marLeft w:val="0"/>
                                  <w:marRight w:val="0"/>
                                  <w:marTop w:val="0"/>
                                  <w:marBottom w:val="0"/>
                                  <w:divBdr>
                                    <w:top w:val="none" w:sz="0" w:space="0" w:color="auto"/>
                                    <w:left w:val="none" w:sz="0" w:space="0" w:color="auto"/>
                                    <w:bottom w:val="none" w:sz="0" w:space="0" w:color="auto"/>
                                    <w:right w:val="none" w:sz="0" w:space="0" w:color="auto"/>
                                  </w:divBdr>
                                  <w:divsChild>
                                    <w:div w:id="1703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6862">
                          <w:marLeft w:val="0"/>
                          <w:marRight w:val="0"/>
                          <w:marTop w:val="0"/>
                          <w:marBottom w:val="0"/>
                          <w:divBdr>
                            <w:top w:val="none" w:sz="0" w:space="0" w:color="auto"/>
                            <w:left w:val="none" w:sz="0" w:space="0" w:color="auto"/>
                            <w:bottom w:val="none" w:sz="0" w:space="0" w:color="auto"/>
                            <w:right w:val="none" w:sz="0" w:space="0" w:color="auto"/>
                          </w:divBdr>
                          <w:divsChild>
                            <w:div w:id="1685863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1194211">
          <w:marLeft w:val="0"/>
          <w:marRight w:val="0"/>
          <w:marTop w:val="0"/>
          <w:marBottom w:val="300"/>
          <w:divBdr>
            <w:top w:val="none" w:sz="0" w:space="0" w:color="auto"/>
            <w:left w:val="none" w:sz="0" w:space="0" w:color="auto"/>
            <w:bottom w:val="none" w:sz="0" w:space="0" w:color="auto"/>
            <w:right w:val="none" w:sz="0" w:space="0" w:color="auto"/>
          </w:divBdr>
          <w:divsChild>
            <w:div w:id="831069484">
              <w:marLeft w:val="0"/>
              <w:marRight w:val="0"/>
              <w:marTop w:val="0"/>
              <w:marBottom w:val="0"/>
              <w:divBdr>
                <w:top w:val="none" w:sz="0" w:space="0" w:color="auto"/>
                <w:left w:val="none" w:sz="0" w:space="0" w:color="auto"/>
                <w:bottom w:val="none" w:sz="0" w:space="0" w:color="auto"/>
                <w:right w:val="none" w:sz="0" w:space="0" w:color="auto"/>
              </w:divBdr>
              <w:divsChild>
                <w:div w:id="1080370430">
                  <w:marLeft w:val="0"/>
                  <w:marRight w:val="0"/>
                  <w:marTop w:val="0"/>
                  <w:marBottom w:val="0"/>
                  <w:divBdr>
                    <w:top w:val="single" w:sz="6" w:space="0" w:color="DDDDDD"/>
                    <w:left w:val="single" w:sz="6" w:space="4" w:color="DDDDDD"/>
                    <w:bottom w:val="single" w:sz="6" w:space="0" w:color="DDDDDD"/>
                    <w:right w:val="single" w:sz="6" w:space="4" w:color="DDDDDD"/>
                  </w:divBdr>
                  <w:divsChild>
                    <w:div w:id="66611673">
                      <w:marLeft w:val="0"/>
                      <w:marRight w:val="0"/>
                      <w:marTop w:val="0"/>
                      <w:marBottom w:val="150"/>
                      <w:divBdr>
                        <w:top w:val="none" w:sz="0" w:space="0" w:color="auto"/>
                        <w:left w:val="none" w:sz="0" w:space="0" w:color="auto"/>
                        <w:bottom w:val="none" w:sz="0" w:space="0" w:color="auto"/>
                        <w:right w:val="none" w:sz="0" w:space="0" w:color="auto"/>
                      </w:divBdr>
                      <w:divsChild>
                        <w:div w:id="435247504">
                          <w:marLeft w:val="0"/>
                          <w:marRight w:val="0"/>
                          <w:marTop w:val="0"/>
                          <w:marBottom w:val="0"/>
                          <w:divBdr>
                            <w:top w:val="none" w:sz="0" w:space="0" w:color="auto"/>
                            <w:left w:val="none" w:sz="0" w:space="0" w:color="auto"/>
                            <w:bottom w:val="none" w:sz="0" w:space="0" w:color="auto"/>
                            <w:right w:val="none" w:sz="0" w:space="0" w:color="auto"/>
                          </w:divBdr>
                          <w:divsChild>
                            <w:div w:id="1102645259">
                              <w:marLeft w:val="0"/>
                              <w:marRight w:val="0"/>
                              <w:marTop w:val="0"/>
                              <w:marBottom w:val="0"/>
                              <w:divBdr>
                                <w:top w:val="none" w:sz="0" w:space="0" w:color="auto"/>
                                <w:left w:val="none" w:sz="0" w:space="0" w:color="auto"/>
                                <w:bottom w:val="none" w:sz="0" w:space="0" w:color="auto"/>
                                <w:right w:val="none" w:sz="0" w:space="0" w:color="auto"/>
                              </w:divBdr>
                              <w:divsChild>
                                <w:div w:id="346368895">
                                  <w:marLeft w:val="0"/>
                                  <w:marRight w:val="0"/>
                                  <w:marTop w:val="0"/>
                                  <w:marBottom w:val="0"/>
                                  <w:divBdr>
                                    <w:top w:val="none" w:sz="0" w:space="0" w:color="auto"/>
                                    <w:left w:val="none" w:sz="0" w:space="0" w:color="auto"/>
                                    <w:bottom w:val="none" w:sz="0" w:space="0" w:color="auto"/>
                                    <w:right w:val="none" w:sz="0" w:space="0" w:color="auto"/>
                                  </w:divBdr>
                                  <w:divsChild>
                                    <w:div w:id="6330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1150">
                          <w:marLeft w:val="0"/>
                          <w:marRight w:val="0"/>
                          <w:marTop w:val="0"/>
                          <w:marBottom w:val="0"/>
                          <w:divBdr>
                            <w:top w:val="none" w:sz="0" w:space="0" w:color="auto"/>
                            <w:left w:val="none" w:sz="0" w:space="0" w:color="auto"/>
                            <w:bottom w:val="none" w:sz="0" w:space="0" w:color="auto"/>
                            <w:right w:val="none" w:sz="0" w:space="0" w:color="auto"/>
                          </w:divBdr>
                          <w:divsChild>
                            <w:div w:id="3151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19698533">
          <w:marLeft w:val="0"/>
          <w:marRight w:val="0"/>
          <w:marTop w:val="0"/>
          <w:marBottom w:val="300"/>
          <w:divBdr>
            <w:top w:val="none" w:sz="0" w:space="0" w:color="auto"/>
            <w:left w:val="none" w:sz="0" w:space="0" w:color="auto"/>
            <w:bottom w:val="none" w:sz="0" w:space="0" w:color="auto"/>
            <w:right w:val="none" w:sz="0" w:space="0" w:color="auto"/>
          </w:divBdr>
          <w:divsChild>
            <w:div w:id="602035095">
              <w:marLeft w:val="0"/>
              <w:marRight w:val="0"/>
              <w:marTop w:val="0"/>
              <w:marBottom w:val="0"/>
              <w:divBdr>
                <w:top w:val="none" w:sz="0" w:space="0" w:color="auto"/>
                <w:left w:val="none" w:sz="0" w:space="0" w:color="auto"/>
                <w:bottom w:val="none" w:sz="0" w:space="0" w:color="auto"/>
                <w:right w:val="none" w:sz="0" w:space="0" w:color="auto"/>
              </w:divBdr>
              <w:divsChild>
                <w:div w:id="612978828">
                  <w:marLeft w:val="0"/>
                  <w:marRight w:val="0"/>
                  <w:marTop w:val="0"/>
                  <w:marBottom w:val="0"/>
                  <w:divBdr>
                    <w:top w:val="single" w:sz="6" w:space="0" w:color="DDDDDD"/>
                    <w:left w:val="single" w:sz="6" w:space="4" w:color="DDDDDD"/>
                    <w:bottom w:val="single" w:sz="6" w:space="0" w:color="DDDDDD"/>
                    <w:right w:val="single" w:sz="6" w:space="4" w:color="DDDDDD"/>
                  </w:divBdr>
                  <w:divsChild>
                    <w:div w:id="1883445904">
                      <w:marLeft w:val="0"/>
                      <w:marRight w:val="0"/>
                      <w:marTop w:val="0"/>
                      <w:marBottom w:val="150"/>
                      <w:divBdr>
                        <w:top w:val="none" w:sz="0" w:space="0" w:color="auto"/>
                        <w:left w:val="none" w:sz="0" w:space="0" w:color="auto"/>
                        <w:bottom w:val="none" w:sz="0" w:space="0" w:color="auto"/>
                        <w:right w:val="none" w:sz="0" w:space="0" w:color="auto"/>
                      </w:divBdr>
                      <w:divsChild>
                        <w:div w:id="885798792">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577744325">
                                  <w:marLeft w:val="0"/>
                                  <w:marRight w:val="0"/>
                                  <w:marTop w:val="0"/>
                                  <w:marBottom w:val="0"/>
                                  <w:divBdr>
                                    <w:top w:val="none" w:sz="0" w:space="0" w:color="auto"/>
                                    <w:left w:val="none" w:sz="0" w:space="0" w:color="auto"/>
                                    <w:bottom w:val="none" w:sz="0" w:space="0" w:color="auto"/>
                                    <w:right w:val="none" w:sz="0" w:space="0" w:color="auto"/>
                                  </w:divBdr>
                                  <w:divsChild>
                                    <w:div w:id="151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2880">
                          <w:marLeft w:val="0"/>
                          <w:marRight w:val="0"/>
                          <w:marTop w:val="0"/>
                          <w:marBottom w:val="0"/>
                          <w:divBdr>
                            <w:top w:val="none" w:sz="0" w:space="0" w:color="auto"/>
                            <w:left w:val="none" w:sz="0" w:space="0" w:color="auto"/>
                            <w:bottom w:val="none" w:sz="0" w:space="0" w:color="auto"/>
                            <w:right w:val="none" w:sz="0" w:space="0" w:color="auto"/>
                          </w:divBdr>
                          <w:divsChild>
                            <w:div w:id="588925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072230">
          <w:marLeft w:val="0"/>
          <w:marRight w:val="0"/>
          <w:marTop w:val="0"/>
          <w:marBottom w:val="300"/>
          <w:divBdr>
            <w:top w:val="none" w:sz="0" w:space="0" w:color="auto"/>
            <w:left w:val="none" w:sz="0" w:space="0" w:color="auto"/>
            <w:bottom w:val="none" w:sz="0" w:space="0" w:color="auto"/>
            <w:right w:val="none" w:sz="0" w:space="0" w:color="auto"/>
          </w:divBdr>
          <w:divsChild>
            <w:div w:id="1249777513">
              <w:marLeft w:val="0"/>
              <w:marRight w:val="0"/>
              <w:marTop w:val="0"/>
              <w:marBottom w:val="0"/>
              <w:divBdr>
                <w:top w:val="none" w:sz="0" w:space="0" w:color="auto"/>
                <w:left w:val="none" w:sz="0" w:space="0" w:color="auto"/>
                <w:bottom w:val="none" w:sz="0" w:space="0" w:color="auto"/>
                <w:right w:val="none" w:sz="0" w:space="0" w:color="auto"/>
              </w:divBdr>
              <w:divsChild>
                <w:div w:id="972908793">
                  <w:marLeft w:val="0"/>
                  <w:marRight w:val="0"/>
                  <w:marTop w:val="0"/>
                  <w:marBottom w:val="0"/>
                  <w:divBdr>
                    <w:top w:val="single" w:sz="6" w:space="0" w:color="DDDDDD"/>
                    <w:left w:val="single" w:sz="6" w:space="4" w:color="DDDDDD"/>
                    <w:bottom w:val="single" w:sz="6" w:space="0" w:color="DDDDDD"/>
                    <w:right w:val="single" w:sz="6" w:space="4" w:color="DDDDDD"/>
                  </w:divBdr>
                  <w:divsChild>
                    <w:div w:id="984427825">
                      <w:marLeft w:val="0"/>
                      <w:marRight w:val="0"/>
                      <w:marTop w:val="0"/>
                      <w:marBottom w:val="150"/>
                      <w:divBdr>
                        <w:top w:val="none" w:sz="0" w:space="0" w:color="auto"/>
                        <w:left w:val="none" w:sz="0" w:space="0" w:color="auto"/>
                        <w:bottom w:val="none" w:sz="0" w:space="0" w:color="auto"/>
                        <w:right w:val="none" w:sz="0" w:space="0" w:color="auto"/>
                      </w:divBdr>
                      <w:divsChild>
                        <w:div w:id="1652444645">
                          <w:marLeft w:val="0"/>
                          <w:marRight w:val="0"/>
                          <w:marTop w:val="0"/>
                          <w:marBottom w:val="0"/>
                          <w:divBdr>
                            <w:top w:val="none" w:sz="0" w:space="0" w:color="auto"/>
                            <w:left w:val="none" w:sz="0" w:space="0" w:color="auto"/>
                            <w:bottom w:val="none" w:sz="0" w:space="0" w:color="auto"/>
                            <w:right w:val="none" w:sz="0" w:space="0" w:color="auto"/>
                          </w:divBdr>
                          <w:divsChild>
                            <w:div w:id="2043088189">
                              <w:marLeft w:val="0"/>
                              <w:marRight w:val="0"/>
                              <w:marTop w:val="0"/>
                              <w:marBottom w:val="0"/>
                              <w:divBdr>
                                <w:top w:val="none" w:sz="0" w:space="0" w:color="auto"/>
                                <w:left w:val="none" w:sz="0" w:space="0" w:color="auto"/>
                                <w:bottom w:val="none" w:sz="0" w:space="0" w:color="auto"/>
                                <w:right w:val="none" w:sz="0" w:space="0" w:color="auto"/>
                              </w:divBdr>
                              <w:divsChild>
                                <w:div w:id="191655390">
                                  <w:marLeft w:val="0"/>
                                  <w:marRight w:val="0"/>
                                  <w:marTop w:val="0"/>
                                  <w:marBottom w:val="0"/>
                                  <w:divBdr>
                                    <w:top w:val="none" w:sz="0" w:space="0" w:color="auto"/>
                                    <w:left w:val="none" w:sz="0" w:space="0" w:color="auto"/>
                                    <w:bottom w:val="none" w:sz="0" w:space="0" w:color="auto"/>
                                    <w:right w:val="none" w:sz="0" w:space="0" w:color="auto"/>
                                  </w:divBdr>
                                  <w:divsChild>
                                    <w:div w:id="490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850">
                          <w:marLeft w:val="0"/>
                          <w:marRight w:val="0"/>
                          <w:marTop w:val="0"/>
                          <w:marBottom w:val="0"/>
                          <w:divBdr>
                            <w:top w:val="none" w:sz="0" w:space="0" w:color="auto"/>
                            <w:left w:val="none" w:sz="0" w:space="0" w:color="auto"/>
                            <w:bottom w:val="none" w:sz="0" w:space="0" w:color="auto"/>
                            <w:right w:val="none" w:sz="0" w:space="0" w:color="auto"/>
                          </w:divBdr>
                          <w:divsChild>
                            <w:div w:id="233973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9473709">
          <w:marLeft w:val="0"/>
          <w:marRight w:val="0"/>
          <w:marTop w:val="0"/>
          <w:marBottom w:val="300"/>
          <w:divBdr>
            <w:top w:val="none" w:sz="0" w:space="0" w:color="auto"/>
            <w:left w:val="none" w:sz="0" w:space="0" w:color="auto"/>
            <w:bottom w:val="none" w:sz="0" w:space="0" w:color="auto"/>
            <w:right w:val="none" w:sz="0" w:space="0" w:color="auto"/>
          </w:divBdr>
          <w:divsChild>
            <w:div w:id="1668248772">
              <w:marLeft w:val="0"/>
              <w:marRight w:val="0"/>
              <w:marTop w:val="0"/>
              <w:marBottom w:val="0"/>
              <w:divBdr>
                <w:top w:val="none" w:sz="0" w:space="0" w:color="auto"/>
                <w:left w:val="none" w:sz="0" w:space="0" w:color="auto"/>
                <w:bottom w:val="none" w:sz="0" w:space="0" w:color="auto"/>
                <w:right w:val="none" w:sz="0" w:space="0" w:color="auto"/>
              </w:divBdr>
              <w:divsChild>
                <w:div w:id="694120091">
                  <w:marLeft w:val="0"/>
                  <w:marRight w:val="0"/>
                  <w:marTop w:val="0"/>
                  <w:marBottom w:val="0"/>
                  <w:divBdr>
                    <w:top w:val="single" w:sz="6" w:space="0" w:color="DDDDDD"/>
                    <w:left w:val="single" w:sz="6" w:space="4" w:color="DDDDDD"/>
                    <w:bottom w:val="single" w:sz="6" w:space="0" w:color="DDDDDD"/>
                    <w:right w:val="single" w:sz="6" w:space="4" w:color="DDDDDD"/>
                  </w:divBdr>
                  <w:divsChild>
                    <w:div w:id="1874421581">
                      <w:marLeft w:val="0"/>
                      <w:marRight w:val="0"/>
                      <w:marTop w:val="0"/>
                      <w:marBottom w:val="150"/>
                      <w:divBdr>
                        <w:top w:val="none" w:sz="0" w:space="0" w:color="auto"/>
                        <w:left w:val="none" w:sz="0" w:space="0" w:color="auto"/>
                        <w:bottom w:val="none" w:sz="0" w:space="0" w:color="auto"/>
                        <w:right w:val="none" w:sz="0" w:space="0" w:color="auto"/>
                      </w:divBdr>
                      <w:divsChild>
                        <w:div w:id="1359965793">
                          <w:marLeft w:val="0"/>
                          <w:marRight w:val="0"/>
                          <w:marTop w:val="0"/>
                          <w:marBottom w:val="0"/>
                          <w:divBdr>
                            <w:top w:val="none" w:sz="0" w:space="0" w:color="auto"/>
                            <w:left w:val="none" w:sz="0" w:space="0" w:color="auto"/>
                            <w:bottom w:val="none" w:sz="0" w:space="0" w:color="auto"/>
                            <w:right w:val="none" w:sz="0" w:space="0" w:color="auto"/>
                          </w:divBdr>
                          <w:divsChild>
                            <w:div w:id="483162166">
                              <w:marLeft w:val="0"/>
                              <w:marRight w:val="0"/>
                              <w:marTop w:val="0"/>
                              <w:marBottom w:val="0"/>
                              <w:divBdr>
                                <w:top w:val="none" w:sz="0" w:space="0" w:color="auto"/>
                                <w:left w:val="none" w:sz="0" w:space="0" w:color="auto"/>
                                <w:bottom w:val="none" w:sz="0" w:space="0" w:color="auto"/>
                                <w:right w:val="none" w:sz="0" w:space="0" w:color="auto"/>
                              </w:divBdr>
                              <w:divsChild>
                                <w:div w:id="734476413">
                                  <w:marLeft w:val="0"/>
                                  <w:marRight w:val="0"/>
                                  <w:marTop w:val="0"/>
                                  <w:marBottom w:val="0"/>
                                  <w:divBdr>
                                    <w:top w:val="none" w:sz="0" w:space="0" w:color="auto"/>
                                    <w:left w:val="none" w:sz="0" w:space="0" w:color="auto"/>
                                    <w:bottom w:val="none" w:sz="0" w:space="0" w:color="auto"/>
                                    <w:right w:val="none" w:sz="0" w:space="0" w:color="auto"/>
                                  </w:divBdr>
                                  <w:divsChild>
                                    <w:div w:id="18056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57">
                          <w:marLeft w:val="0"/>
                          <w:marRight w:val="0"/>
                          <w:marTop w:val="0"/>
                          <w:marBottom w:val="0"/>
                          <w:divBdr>
                            <w:top w:val="none" w:sz="0" w:space="0" w:color="auto"/>
                            <w:left w:val="none" w:sz="0" w:space="0" w:color="auto"/>
                            <w:bottom w:val="none" w:sz="0" w:space="0" w:color="auto"/>
                            <w:right w:val="none" w:sz="0" w:space="0" w:color="auto"/>
                          </w:divBdr>
                          <w:divsChild>
                            <w:div w:id="1656644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2166253">
          <w:marLeft w:val="0"/>
          <w:marRight w:val="0"/>
          <w:marTop w:val="0"/>
          <w:marBottom w:val="300"/>
          <w:divBdr>
            <w:top w:val="none" w:sz="0" w:space="0" w:color="auto"/>
            <w:left w:val="none" w:sz="0" w:space="0" w:color="auto"/>
            <w:bottom w:val="none" w:sz="0" w:space="0" w:color="auto"/>
            <w:right w:val="none" w:sz="0" w:space="0" w:color="auto"/>
          </w:divBdr>
          <w:divsChild>
            <w:div w:id="1431048369">
              <w:marLeft w:val="0"/>
              <w:marRight w:val="0"/>
              <w:marTop w:val="0"/>
              <w:marBottom w:val="0"/>
              <w:divBdr>
                <w:top w:val="none" w:sz="0" w:space="0" w:color="auto"/>
                <w:left w:val="none" w:sz="0" w:space="0" w:color="auto"/>
                <w:bottom w:val="none" w:sz="0" w:space="0" w:color="auto"/>
                <w:right w:val="none" w:sz="0" w:space="0" w:color="auto"/>
              </w:divBdr>
              <w:divsChild>
                <w:div w:id="842623042">
                  <w:marLeft w:val="0"/>
                  <w:marRight w:val="0"/>
                  <w:marTop w:val="0"/>
                  <w:marBottom w:val="0"/>
                  <w:divBdr>
                    <w:top w:val="single" w:sz="6" w:space="0" w:color="DDDDDD"/>
                    <w:left w:val="single" w:sz="6" w:space="4" w:color="DDDDDD"/>
                    <w:bottom w:val="single" w:sz="6" w:space="0" w:color="DDDDDD"/>
                    <w:right w:val="single" w:sz="6" w:space="4" w:color="DDDDDD"/>
                  </w:divBdr>
                  <w:divsChild>
                    <w:div w:id="1657953571">
                      <w:marLeft w:val="0"/>
                      <w:marRight w:val="0"/>
                      <w:marTop w:val="0"/>
                      <w:marBottom w:val="150"/>
                      <w:divBdr>
                        <w:top w:val="none" w:sz="0" w:space="0" w:color="auto"/>
                        <w:left w:val="none" w:sz="0" w:space="0" w:color="auto"/>
                        <w:bottom w:val="none" w:sz="0" w:space="0" w:color="auto"/>
                        <w:right w:val="none" w:sz="0" w:space="0" w:color="auto"/>
                      </w:divBdr>
                      <w:divsChild>
                        <w:div w:id="313294528">
                          <w:marLeft w:val="0"/>
                          <w:marRight w:val="0"/>
                          <w:marTop w:val="0"/>
                          <w:marBottom w:val="0"/>
                          <w:divBdr>
                            <w:top w:val="none" w:sz="0" w:space="0" w:color="auto"/>
                            <w:left w:val="none" w:sz="0" w:space="0" w:color="auto"/>
                            <w:bottom w:val="none" w:sz="0" w:space="0" w:color="auto"/>
                            <w:right w:val="none" w:sz="0" w:space="0" w:color="auto"/>
                          </w:divBdr>
                          <w:divsChild>
                            <w:div w:id="95374362">
                              <w:marLeft w:val="0"/>
                              <w:marRight w:val="0"/>
                              <w:marTop w:val="0"/>
                              <w:marBottom w:val="0"/>
                              <w:divBdr>
                                <w:top w:val="none" w:sz="0" w:space="0" w:color="auto"/>
                                <w:left w:val="none" w:sz="0" w:space="0" w:color="auto"/>
                                <w:bottom w:val="none" w:sz="0" w:space="0" w:color="auto"/>
                                <w:right w:val="none" w:sz="0" w:space="0" w:color="auto"/>
                              </w:divBdr>
                              <w:divsChild>
                                <w:div w:id="1456026848">
                                  <w:marLeft w:val="0"/>
                                  <w:marRight w:val="0"/>
                                  <w:marTop w:val="0"/>
                                  <w:marBottom w:val="0"/>
                                  <w:divBdr>
                                    <w:top w:val="none" w:sz="0" w:space="0" w:color="auto"/>
                                    <w:left w:val="none" w:sz="0" w:space="0" w:color="auto"/>
                                    <w:bottom w:val="none" w:sz="0" w:space="0" w:color="auto"/>
                                    <w:right w:val="none" w:sz="0" w:space="0" w:color="auto"/>
                                  </w:divBdr>
                                  <w:divsChild>
                                    <w:div w:id="347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32">
                          <w:marLeft w:val="0"/>
                          <w:marRight w:val="0"/>
                          <w:marTop w:val="0"/>
                          <w:marBottom w:val="0"/>
                          <w:divBdr>
                            <w:top w:val="none" w:sz="0" w:space="0" w:color="auto"/>
                            <w:left w:val="none" w:sz="0" w:space="0" w:color="auto"/>
                            <w:bottom w:val="none" w:sz="0" w:space="0" w:color="auto"/>
                            <w:right w:val="none" w:sz="0" w:space="0" w:color="auto"/>
                          </w:divBdr>
                          <w:divsChild>
                            <w:div w:id="565147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9953033">
          <w:marLeft w:val="0"/>
          <w:marRight w:val="0"/>
          <w:marTop w:val="0"/>
          <w:marBottom w:val="300"/>
          <w:divBdr>
            <w:top w:val="none" w:sz="0" w:space="0" w:color="auto"/>
            <w:left w:val="none" w:sz="0" w:space="0" w:color="auto"/>
            <w:bottom w:val="none" w:sz="0" w:space="0" w:color="auto"/>
            <w:right w:val="none" w:sz="0" w:space="0" w:color="auto"/>
          </w:divBdr>
          <w:divsChild>
            <w:div w:id="1888761458">
              <w:marLeft w:val="0"/>
              <w:marRight w:val="0"/>
              <w:marTop w:val="0"/>
              <w:marBottom w:val="0"/>
              <w:divBdr>
                <w:top w:val="none" w:sz="0" w:space="0" w:color="auto"/>
                <w:left w:val="none" w:sz="0" w:space="0" w:color="auto"/>
                <w:bottom w:val="none" w:sz="0" w:space="0" w:color="auto"/>
                <w:right w:val="none" w:sz="0" w:space="0" w:color="auto"/>
              </w:divBdr>
              <w:divsChild>
                <w:div w:id="907304049">
                  <w:marLeft w:val="0"/>
                  <w:marRight w:val="0"/>
                  <w:marTop w:val="0"/>
                  <w:marBottom w:val="0"/>
                  <w:divBdr>
                    <w:top w:val="single" w:sz="6" w:space="0" w:color="DDDDDD"/>
                    <w:left w:val="single" w:sz="6" w:space="4" w:color="DDDDDD"/>
                    <w:bottom w:val="single" w:sz="6" w:space="0" w:color="DDDDDD"/>
                    <w:right w:val="single" w:sz="6" w:space="4" w:color="DDDDDD"/>
                  </w:divBdr>
                  <w:divsChild>
                    <w:div w:id="392387975">
                      <w:marLeft w:val="0"/>
                      <w:marRight w:val="0"/>
                      <w:marTop w:val="0"/>
                      <w:marBottom w:val="150"/>
                      <w:divBdr>
                        <w:top w:val="none" w:sz="0" w:space="0" w:color="auto"/>
                        <w:left w:val="none" w:sz="0" w:space="0" w:color="auto"/>
                        <w:bottom w:val="none" w:sz="0" w:space="0" w:color="auto"/>
                        <w:right w:val="none" w:sz="0" w:space="0" w:color="auto"/>
                      </w:divBdr>
                      <w:divsChild>
                        <w:div w:id="68112975">
                          <w:marLeft w:val="0"/>
                          <w:marRight w:val="0"/>
                          <w:marTop w:val="0"/>
                          <w:marBottom w:val="0"/>
                          <w:divBdr>
                            <w:top w:val="none" w:sz="0" w:space="0" w:color="auto"/>
                            <w:left w:val="none" w:sz="0" w:space="0" w:color="auto"/>
                            <w:bottom w:val="none" w:sz="0" w:space="0" w:color="auto"/>
                            <w:right w:val="none" w:sz="0" w:space="0" w:color="auto"/>
                          </w:divBdr>
                          <w:divsChild>
                            <w:div w:id="530653603">
                              <w:marLeft w:val="0"/>
                              <w:marRight w:val="0"/>
                              <w:marTop w:val="0"/>
                              <w:marBottom w:val="0"/>
                              <w:divBdr>
                                <w:top w:val="none" w:sz="0" w:space="0" w:color="auto"/>
                                <w:left w:val="none" w:sz="0" w:space="0" w:color="auto"/>
                                <w:bottom w:val="none" w:sz="0" w:space="0" w:color="auto"/>
                                <w:right w:val="none" w:sz="0" w:space="0" w:color="auto"/>
                              </w:divBdr>
                              <w:divsChild>
                                <w:div w:id="74742009">
                                  <w:marLeft w:val="0"/>
                                  <w:marRight w:val="0"/>
                                  <w:marTop w:val="0"/>
                                  <w:marBottom w:val="0"/>
                                  <w:divBdr>
                                    <w:top w:val="none" w:sz="0" w:space="0" w:color="auto"/>
                                    <w:left w:val="none" w:sz="0" w:space="0" w:color="auto"/>
                                    <w:bottom w:val="none" w:sz="0" w:space="0" w:color="auto"/>
                                    <w:right w:val="none" w:sz="0" w:space="0" w:color="auto"/>
                                  </w:divBdr>
                                  <w:divsChild>
                                    <w:div w:id="412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227">
                          <w:marLeft w:val="0"/>
                          <w:marRight w:val="0"/>
                          <w:marTop w:val="0"/>
                          <w:marBottom w:val="0"/>
                          <w:divBdr>
                            <w:top w:val="none" w:sz="0" w:space="0" w:color="auto"/>
                            <w:left w:val="none" w:sz="0" w:space="0" w:color="auto"/>
                            <w:bottom w:val="none" w:sz="0" w:space="0" w:color="auto"/>
                            <w:right w:val="none" w:sz="0" w:space="0" w:color="auto"/>
                          </w:divBdr>
                          <w:divsChild>
                            <w:div w:id="1428312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2996952">
          <w:marLeft w:val="0"/>
          <w:marRight w:val="0"/>
          <w:marTop w:val="0"/>
          <w:marBottom w:val="300"/>
          <w:divBdr>
            <w:top w:val="none" w:sz="0" w:space="0" w:color="auto"/>
            <w:left w:val="none" w:sz="0" w:space="0" w:color="auto"/>
            <w:bottom w:val="none" w:sz="0" w:space="0" w:color="auto"/>
            <w:right w:val="none" w:sz="0" w:space="0" w:color="auto"/>
          </w:divBdr>
          <w:divsChild>
            <w:div w:id="826703022">
              <w:marLeft w:val="0"/>
              <w:marRight w:val="0"/>
              <w:marTop w:val="0"/>
              <w:marBottom w:val="0"/>
              <w:divBdr>
                <w:top w:val="none" w:sz="0" w:space="0" w:color="auto"/>
                <w:left w:val="none" w:sz="0" w:space="0" w:color="auto"/>
                <w:bottom w:val="none" w:sz="0" w:space="0" w:color="auto"/>
                <w:right w:val="none" w:sz="0" w:space="0" w:color="auto"/>
              </w:divBdr>
              <w:divsChild>
                <w:div w:id="1791432323">
                  <w:marLeft w:val="0"/>
                  <w:marRight w:val="0"/>
                  <w:marTop w:val="0"/>
                  <w:marBottom w:val="0"/>
                  <w:divBdr>
                    <w:top w:val="single" w:sz="6" w:space="0" w:color="DDDDDD"/>
                    <w:left w:val="single" w:sz="6" w:space="4" w:color="DDDDDD"/>
                    <w:bottom w:val="single" w:sz="6" w:space="0" w:color="DDDDDD"/>
                    <w:right w:val="single" w:sz="6" w:space="4" w:color="DDDDDD"/>
                  </w:divBdr>
                  <w:divsChild>
                    <w:div w:id="2012371036">
                      <w:marLeft w:val="0"/>
                      <w:marRight w:val="0"/>
                      <w:marTop w:val="0"/>
                      <w:marBottom w:val="150"/>
                      <w:divBdr>
                        <w:top w:val="none" w:sz="0" w:space="0" w:color="auto"/>
                        <w:left w:val="none" w:sz="0" w:space="0" w:color="auto"/>
                        <w:bottom w:val="none" w:sz="0" w:space="0" w:color="auto"/>
                        <w:right w:val="none" w:sz="0" w:space="0" w:color="auto"/>
                      </w:divBdr>
                      <w:divsChild>
                        <w:div w:id="735396206">
                          <w:marLeft w:val="0"/>
                          <w:marRight w:val="0"/>
                          <w:marTop w:val="0"/>
                          <w:marBottom w:val="0"/>
                          <w:divBdr>
                            <w:top w:val="none" w:sz="0" w:space="0" w:color="auto"/>
                            <w:left w:val="none" w:sz="0" w:space="0" w:color="auto"/>
                            <w:bottom w:val="none" w:sz="0" w:space="0" w:color="auto"/>
                            <w:right w:val="none" w:sz="0" w:space="0" w:color="auto"/>
                          </w:divBdr>
                          <w:divsChild>
                            <w:div w:id="853105972">
                              <w:marLeft w:val="0"/>
                              <w:marRight w:val="0"/>
                              <w:marTop w:val="0"/>
                              <w:marBottom w:val="0"/>
                              <w:divBdr>
                                <w:top w:val="none" w:sz="0" w:space="0" w:color="auto"/>
                                <w:left w:val="none" w:sz="0" w:space="0" w:color="auto"/>
                                <w:bottom w:val="none" w:sz="0" w:space="0" w:color="auto"/>
                                <w:right w:val="none" w:sz="0" w:space="0" w:color="auto"/>
                              </w:divBdr>
                              <w:divsChild>
                                <w:div w:id="639916917">
                                  <w:marLeft w:val="0"/>
                                  <w:marRight w:val="0"/>
                                  <w:marTop w:val="0"/>
                                  <w:marBottom w:val="0"/>
                                  <w:divBdr>
                                    <w:top w:val="none" w:sz="0" w:space="0" w:color="auto"/>
                                    <w:left w:val="none" w:sz="0" w:space="0" w:color="auto"/>
                                    <w:bottom w:val="none" w:sz="0" w:space="0" w:color="auto"/>
                                    <w:right w:val="none" w:sz="0" w:space="0" w:color="auto"/>
                                  </w:divBdr>
                                  <w:divsChild>
                                    <w:div w:id="20898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165">
                          <w:marLeft w:val="0"/>
                          <w:marRight w:val="0"/>
                          <w:marTop w:val="0"/>
                          <w:marBottom w:val="0"/>
                          <w:divBdr>
                            <w:top w:val="none" w:sz="0" w:space="0" w:color="auto"/>
                            <w:left w:val="none" w:sz="0" w:space="0" w:color="auto"/>
                            <w:bottom w:val="none" w:sz="0" w:space="0" w:color="auto"/>
                            <w:right w:val="none" w:sz="0" w:space="0" w:color="auto"/>
                          </w:divBdr>
                          <w:divsChild>
                            <w:div w:id="17414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8009581">
          <w:marLeft w:val="0"/>
          <w:marRight w:val="0"/>
          <w:marTop w:val="0"/>
          <w:marBottom w:val="300"/>
          <w:divBdr>
            <w:top w:val="none" w:sz="0" w:space="0" w:color="auto"/>
            <w:left w:val="none" w:sz="0" w:space="0" w:color="auto"/>
            <w:bottom w:val="none" w:sz="0" w:space="0" w:color="auto"/>
            <w:right w:val="none" w:sz="0" w:space="0" w:color="auto"/>
          </w:divBdr>
          <w:divsChild>
            <w:div w:id="375738676">
              <w:marLeft w:val="0"/>
              <w:marRight w:val="0"/>
              <w:marTop w:val="0"/>
              <w:marBottom w:val="0"/>
              <w:divBdr>
                <w:top w:val="none" w:sz="0" w:space="0" w:color="auto"/>
                <w:left w:val="none" w:sz="0" w:space="0" w:color="auto"/>
                <w:bottom w:val="none" w:sz="0" w:space="0" w:color="auto"/>
                <w:right w:val="none" w:sz="0" w:space="0" w:color="auto"/>
              </w:divBdr>
              <w:divsChild>
                <w:div w:id="1253121954">
                  <w:marLeft w:val="0"/>
                  <w:marRight w:val="0"/>
                  <w:marTop w:val="0"/>
                  <w:marBottom w:val="0"/>
                  <w:divBdr>
                    <w:top w:val="single" w:sz="6" w:space="0" w:color="DDDDDD"/>
                    <w:left w:val="single" w:sz="6" w:space="4" w:color="DDDDDD"/>
                    <w:bottom w:val="single" w:sz="6" w:space="0" w:color="DDDDDD"/>
                    <w:right w:val="single" w:sz="6" w:space="4" w:color="DDDDDD"/>
                  </w:divBdr>
                  <w:divsChild>
                    <w:div w:id="1218711698">
                      <w:marLeft w:val="0"/>
                      <w:marRight w:val="0"/>
                      <w:marTop w:val="0"/>
                      <w:marBottom w:val="150"/>
                      <w:divBdr>
                        <w:top w:val="none" w:sz="0" w:space="0" w:color="auto"/>
                        <w:left w:val="none" w:sz="0" w:space="0" w:color="auto"/>
                        <w:bottom w:val="none" w:sz="0" w:space="0" w:color="auto"/>
                        <w:right w:val="none" w:sz="0" w:space="0" w:color="auto"/>
                      </w:divBdr>
                      <w:divsChild>
                        <w:div w:id="2075270450">
                          <w:marLeft w:val="0"/>
                          <w:marRight w:val="0"/>
                          <w:marTop w:val="0"/>
                          <w:marBottom w:val="0"/>
                          <w:divBdr>
                            <w:top w:val="none" w:sz="0" w:space="0" w:color="auto"/>
                            <w:left w:val="none" w:sz="0" w:space="0" w:color="auto"/>
                            <w:bottom w:val="none" w:sz="0" w:space="0" w:color="auto"/>
                            <w:right w:val="none" w:sz="0" w:space="0" w:color="auto"/>
                          </w:divBdr>
                          <w:divsChild>
                            <w:div w:id="196506815">
                              <w:marLeft w:val="0"/>
                              <w:marRight w:val="0"/>
                              <w:marTop w:val="0"/>
                              <w:marBottom w:val="0"/>
                              <w:divBdr>
                                <w:top w:val="none" w:sz="0" w:space="0" w:color="auto"/>
                                <w:left w:val="none" w:sz="0" w:space="0" w:color="auto"/>
                                <w:bottom w:val="none" w:sz="0" w:space="0" w:color="auto"/>
                                <w:right w:val="none" w:sz="0" w:space="0" w:color="auto"/>
                              </w:divBdr>
                              <w:divsChild>
                                <w:div w:id="1361130473">
                                  <w:marLeft w:val="0"/>
                                  <w:marRight w:val="0"/>
                                  <w:marTop w:val="0"/>
                                  <w:marBottom w:val="0"/>
                                  <w:divBdr>
                                    <w:top w:val="none" w:sz="0" w:space="0" w:color="auto"/>
                                    <w:left w:val="none" w:sz="0" w:space="0" w:color="auto"/>
                                    <w:bottom w:val="none" w:sz="0" w:space="0" w:color="auto"/>
                                    <w:right w:val="none" w:sz="0" w:space="0" w:color="auto"/>
                                  </w:divBdr>
                                  <w:divsChild>
                                    <w:div w:id="1779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6849">
                          <w:marLeft w:val="0"/>
                          <w:marRight w:val="0"/>
                          <w:marTop w:val="0"/>
                          <w:marBottom w:val="0"/>
                          <w:divBdr>
                            <w:top w:val="none" w:sz="0" w:space="0" w:color="auto"/>
                            <w:left w:val="none" w:sz="0" w:space="0" w:color="auto"/>
                            <w:bottom w:val="none" w:sz="0" w:space="0" w:color="auto"/>
                            <w:right w:val="none" w:sz="0" w:space="0" w:color="auto"/>
                          </w:divBdr>
                          <w:divsChild>
                            <w:div w:id="123747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0960977">
          <w:marLeft w:val="0"/>
          <w:marRight w:val="0"/>
          <w:marTop w:val="0"/>
          <w:marBottom w:val="300"/>
          <w:divBdr>
            <w:top w:val="none" w:sz="0" w:space="0" w:color="auto"/>
            <w:left w:val="none" w:sz="0" w:space="0" w:color="auto"/>
            <w:bottom w:val="none" w:sz="0" w:space="0" w:color="auto"/>
            <w:right w:val="none" w:sz="0" w:space="0" w:color="auto"/>
          </w:divBdr>
          <w:divsChild>
            <w:div w:id="395396225">
              <w:marLeft w:val="0"/>
              <w:marRight w:val="0"/>
              <w:marTop w:val="0"/>
              <w:marBottom w:val="0"/>
              <w:divBdr>
                <w:top w:val="none" w:sz="0" w:space="0" w:color="auto"/>
                <w:left w:val="none" w:sz="0" w:space="0" w:color="auto"/>
                <w:bottom w:val="none" w:sz="0" w:space="0" w:color="auto"/>
                <w:right w:val="none" w:sz="0" w:space="0" w:color="auto"/>
              </w:divBdr>
              <w:divsChild>
                <w:div w:id="1475757438">
                  <w:marLeft w:val="0"/>
                  <w:marRight w:val="0"/>
                  <w:marTop w:val="0"/>
                  <w:marBottom w:val="0"/>
                  <w:divBdr>
                    <w:top w:val="single" w:sz="6" w:space="0" w:color="DDDDDD"/>
                    <w:left w:val="single" w:sz="6" w:space="4" w:color="DDDDDD"/>
                    <w:bottom w:val="single" w:sz="6" w:space="0" w:color="DDDDDD"/>
                    <w:right w:val="single" w:sz="6" w:space="4" w:color="DDDDDD"/>
                  </w:divBdr>
                  <w:divsChild>
                    <w:div w:id="587619747">
                      <w:marLeft w:val="0"/>
                      <w:marRight w:val="0"/>
                      <w:marTop w:val="0"/>
                      <w:marBottom w:val="150"/>
                      <w:divBdr>
                        <w:top w:val="none" w:sz="0" w:space="0" w:color="auto"/>
                        <w:left w:val="none" w:sz="0" w:space="0" w:color="auto"/>
                        <w:bottom w:val="none" w:sz="0" w:space="0" w:color="auto"/>
                        <w:right w:val="none" w:sz="0" w:space="0" w:color="auto"/>
                      </w:divBdr>
                      <w:divsChild>
                        <w:div w:id="2094546729">
                          <w:marLeft w:val="0"/>
                          <w:marRight w:val="0"/>
                          <w:marTop w:val="0"/>
                          <w:marBottom w:val="0"/>
                          <w:divBdr>
                            <w:top w:val="none" w:sz="0" w:space="0" w:color="auto"/>
                            <w:left w:val="none" w:sz="0" w:space="0" w:color="auto"/>
                            <w:bottom w:val="none" w:sz="0" w:space="0" w:color="auto"/>
                            <w:right w:val="none" w:sz="0" w:space="0" w:color="auto"/>
                          </w:divBdr>
                          <w:divsChild>
                            <w:div w:id="1303926877">
                              <w:marLeft w:val="0"/>
                              <w:marRight w:val="0"/>
                              <w:marTop w:val="0"/>
                              <w:marBottom w:val="0"/>
                              <w:divBdr>
                                <w:top w:val="none" w:sz="0" w:space="0" w:color="auto"/>
                                <w:left w:val="none" w:sz="0" w:space="0" w:color="auto"/>
                                <w:bottom w:val="none" w:sz="0" w:space="0" w:color="auto"/>
                                <w:right w:val="none" w:sz="0" w:space="0" w:color="auto"/>
                              </w:divBdr>
                              <w:divsChild>
                                <w:div w:id="2041127283">
                                  <w:marLeft w:val="0"/>
                                  <w:marRight w:val="0"/>
                                  <w:marTop w:val="0"/>
                                  <w:marBottom w:val="0"/>
                                  <w:divBdr>
                                    <w:top w:val="none" w:sz="0" w:space="0" w:color="auto"/>
                                    <w:left w:val="none" w:sz="0" w:space="0" w:color="auto"/>
                                    <w:bottom w:val="none" w:sz="0" w:space="0" w:color="auto"/>
                                    <w:right w:val="none" w:sz="0" w:space="0" w:color="auto"/>
                                  </w:divBdr>
                                  <w:divsChild>
                                    <w:div w:id="19914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546">
                          <w:marLeft w:val="0"/>
                          <w:marRight w:val="0"/>
                          <w:marTop w:val="0"/>
                          <w:marBottom w:val="0"/>
                          <w:divBdr>
                            <w:top w:val="none" w:sz="0" w:space="0" w:color="auto"/>
                            <w:left w:val="none" w:sz="0" w:space="0" w:color="auto"/>
                            <w:bottom w:val="none" w:sz="0" w:space="0" w:color="auto"/>
                            <w:right w:val="none" w:sz="0" w:space="0" w:color="auto"/>
                          </w:divBdr>
                          <w:divsChild>
                            <w:div w:id="465507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5765909">
          <w:marLeft w:val="0"/>
          <w:marRight w:val="0"/>
          <w:marTop w:val="0"/>
          <w:marBottom w:val="300"/>
          <w:divBdr>
            <w:top w:val="none" w:sz="0" w:space="0" w:color="auto"/>
            <w:left w:val="none" w:sz="0" w:space="0" w:color="auto"/>
            <w:bottom w:val="none" w:sz="0" w:space="0" w:color="auto"/>
            <w:right w:val="none" w:sz="0" w:space="0" w:color="auto"/>
          </w:divBdr>
          <w:divsChild>
            <w:div w:id="373893120">
              <w:marLeft w:val="0"/>
              <w:marRight w:val="0"/>
              <w:marTop w:val="0"/>
              <w:marBottom w:val="0"/>
              <w:divBdr>
                <w:top w:val="none" w:sz="0" w:space="0" w:color="auto"/>
                <w:left w:val="none" w:sz="0" w:space="0" w:color="auto"/>
                <w:bottom w:val="none" w:sz="0" w:space="0" w:color="auto"/>
                <w:right w:val="none" w:sz="0" w:space="0" w:color="auto"/>
              </w:divBdr>
              <w:divsChild>
                <w:div w:id="70932353">
                  <w:marLeft w:val="0"/>
                  <w:marRight w:val="0"/>
                  <w:marTop w:val="0"/>
                  <w:marBottom w:val="0"/>
                  <w:divBdr>
                    <w:top w:val="single" w:sz="6" w:space="0" w:color="DDDDDD"/>
                    <w:left w:val="single" w:sz="6" w:space="4" w:color="DDDDDD"/>
                    <w:bottom w:val="single" w:sz="6" w:space="0" w:color="DDDDDD"/>
                    <w:right w:val="single" w:sz="6" w:space="4" w:color="DDDDDD"/>
                  </w:divBdr>
                  <w:divsChild>
                    <w:div w:id="105740320">
                      <w:marLeft w:val="0"/>
                      <w:marRight w:val="0"/>
                      <w:marTop w:val="0"/>
                      <w:marBottom w:val="150"/>
                      <w:divBdr>
                        <w:top w:val="none" w:sz="0" w:space="0" w:color="auto"/>
                        <w:left w:val="none" w:sz="0" w:space="0" w:color="auto"/>
                        <w:bottom w:val="none" w:sz="0" w:space="0" w:color="auto"/>
                        <w:right w:val="none" w:sz="0" w:space="0" w:color="auto"/>
                      </w:divBdr>
                      <w:divsChild>
                        <w:div w:id="1302350482">
                          <w:marLeft w:val="0"/>
                          <w:marRight w:val="0"/>
                          <w:marTop w:val="0"/>
                          <w:marBottom w:val="0"/>
                          <w:divBdr>
                            <w:top w:val="none" w:sz="0" w:space="0" w:color="auto"/>
                            <w:left w:val="none" w:sz="0" w:space="0" w:color="auto"/>
                            <w:bottom w:val="none" w:sz="0" w:space="0" w:color="auto"/>
                            <w:right w:val="none" w:sz="0" w:space="0" w:color="auto"/>
                          </w:divBdr>
                          <w:divsChild>
                            <w:div w:id="1354844177">
                              <w:marLeft w:val="0"/>
                              <w:marRight w:val="0"/>
                              <w:marTop w:val="0"/>
                              <w:marBottom w:val="0"/>
                              <w:divBdr>
                                <w:top w:val="none" w:sz="0" w:space="0" w:color="auto"/>
                                <w:left w:val="none" w:sz="0" w:space="0" w:color="auto"/>
                                <w:bottom w:val="none" w:sz="0" w:space="0" w:color="auto"/>
                                <w:right w:val="none" w:sz="0" w:space="0" w:color="auto"/>
                              </w:divBdr>
                              <w:divsChild>
                                <w:div w:id="1187252814">
                                  <w:marLeft w:val="0"/>
                                  <w:marRight w:val="0"/>
                                  <w:marTop w:val="0"/>
                                  <w:marBottom w:val="0"/>
                                  <w:divBdr>
                                    <w:top w:val="none" w:sz="0" w:space="0" w:color="auto"/>
                                    <w:left w:val="none" w:sz="0" w:space="0" w:color="auto"/>
                                    <w:bottom w:val="none" w:sz="0" w:space="0" w:color="auto"/>
                                    <w:right w:val="none" w:sz="0" w:space="0" w:color="auto"/>
                                  </w:divBdr>
                                  <w:divsChild>
                                    <w:div w:id="2081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99965">
                          <w:marLeft w:val="0"/>
                          <w:marRight w:val="0"/>
                          <w:marTop w:val="0"/>
                          <w:marBottom w:val="0"/>
                          <w:divBdr>
                            <w:top w:val="none" w:sz="0" w:space="0" w:color="auto"/>
                            <w:left w:val="none" w:sz="0" w:space="0" w:color="auto"/>
                            <w:bottom w:val="none" w:sz="0" w:space="0" w:color="auto"/>
                            <w:right w:val="none" w:sz="0" w:space="0" w:color="auto"/>
                          </w:divBdr>
                          <w:divsChild>
                            <w:div w:id="861013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5823003">
          <w:marLeft w:val="0"/>
          <w:marRight w:val="0"/>
          <w:marTop w:val="0"/>
          <w:marBottom w:val="300"/>
          <w:divBdr>
            <w:top w:val="none" w:sz="0" w:space="0" w:color="auto"/>
            <w:left w:val="none" w:sz="0" w:space="0" w:color="auto"/>
            <w:bottom w:val="none" w:sz="0" w:space="0" w:color="auto"/>
            <w:right w:val="none" w:sz="0" w:space="0" w:color="auto"/>
          </w:divBdr>
          <w:divsChild>
            <w:div w:id="1848863313">
              <w:marLeft w:val="0"/>
              <w:marRight w:val="0"/>
              <w:marTop w:val="0"/>
              <w:marBottom w:val="0"/>
              <w:divBdr>
                <w:top w:val="none" w:sz="0" w:space="0" w:color="auto"/>
                <w:left w:val="none" w:sz="0" w:space="0" w:color="auto"/>
                <w:bottom w:val="none" w:sz="0" w:space="0" w:color="auto"/>
                <w:right w:val="none" w:sz="0" w:space="0" w:color="auto"/>
              </w:divBdr>
              <w:divsChild>
                <w:div w:id="569312456">
                  <w:marLeft w:val="0"/>
                  <w:marRight w:val="0"/>
                  <w:marTop w:val="0"/>
                  <w:marBottom w:val="0"/>
                  <w:divBdr>
                    <w:top w:val="single" w:sz="6" w:space="0" w:color="DDDDDD"/>
                    <w:left w:val="single" w:sz="6" w:space="4" w:color="DDDDDD"/>
                    <w:bottom w:val="single" w:sz="6" w:space="0" w:color="DDDDDD"/>
                    <w:right w:val="single" w:sz="6" w:space="4" w:color="DDDDDD"/>
                  </w:divBdr>
                  <w:divsChild>
                    <w:div w:id="986858855">
                      <w:marLeft w:val="0"/>
                      <w:marRight w:val="0"/>
                      <w:marTop w:val="0"/>
                      <w:marBottom w:val="150"/>
                      <w:divBdr>
                        <w:top w:val="none" w:sz="0" w:space="0" w:color="auto"/>
                        <w:left w:val="none" w:sz="0" w:space="0" w:color="auto"/>
                        <w:bottom w:val="none" w:sz="0" w:space="0" w:color="auto"/>
                        <w:right w:val="none" w:sz="0" w:space="0" w:color="auto"/>
                      </w:divBdr>
                      <w:divsChild>
                        <w:div w:id="467283200">
                          <w:marLeft w:val="0"/>
                          <w:marRight w:val="0"/>
                          <w:marTop w:val="0"/>
                          <w:marBottom w:val="0"/>
                          <w:divBdr>
                            <w:top w:val="none" w:sz="0" w:space="0" w:color="auto"/>
                            <w:left w:val="none" w:sz="0" w:space="0" w:color="auto"/>
                            <w:bottom w:val="none" w:sz="0" w:space="0" w:color="auto"/>
                            <w:right w:val="none" w:sz="0" w:space="0" w:color="auto"/>
                          </w:divBdr>
                          <w:divsChild>
                            <w:div w:id="1696493917">
                              <w:marLeft w:val="0"/>
                              <w:marRight w:val="0"/>
                              <w:marTop w:val="0"/>
                              <w:marBottom w:val="0"/>
                              <w:divBdr>
                                <w:top w:val="none" w:sz="0" w:space="0" w:color="auto"/>
                                <w:left w:val="none" w:sz="0" w:space="0" w:color="auto"/>
                                <w:bottom w:val="none" w:sz="0" w:space="0" w:color="auto"/>
                                <w:right w:val="none" w:sz="0" w:space="0" w:color="auto"/>
                              </w:divBdr>
                              <w:divsChild>
                                <w:div w:id="2097897481">
                                  <w:marLeft w:val="0"/>
                                  <w:marRight w:val="0"/>
                                  <w:marTop w:val="0"/>
                                  <w:marBottom w:val="0"/>
                                  <w:divBdr>
                                    <w:top w:val="none" w:sz="0" w:space="0" w:color="auto"/>
                                    <w:left w:val="none" w:sz="0" w:space="0" w:color="auto"/>
                                    <w:bottom w:val="none" w:sz="0" w:space="0" w:color="auto"/>
                                    <w:right w:val="none" w:sz="0" w:space="0" w:color="auto"/>
                                  </w:divBdr>
                                  <w:divsChild>
                                    <w:div w:id="702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303">
                          <w:marLeft w:val="0"/>
                          <w:marRight w:val="0"/>
                          <w:marTop w:val="0"/>
                          <w:marBottom w:val="0"/>
                          <w:divBdr>
                            <w:top w:val="none" w:sz="0" w:space="0" w:color="auto"/>
                            <w:left w:val="none" w:sz="0" w:space="0" w:color="auto"/>
                            <w:bottom w:val="none" w:sz="0" w:space="0" w:color="auto"/>
                            <w:right w:val="none" w:sz="0" w:space="0" w:color="auto"/>
                          </w:divBdr>
                          <w:divsChild>
                            <w:div w:id="1954550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576738">
          <w:marLeft w:val="0"/>
          <w:marRight w:val="0"/>
          <w:marTop w:val="0"/>
          <w:marBottom w:val="300"/>
          <w:divBdr>
            <w:top w:val="none" w:sz="0" w:space="0" w:color="auto"/>
            <w:left w:val="none" w:sz="0" w:space="0" w:color="auto"/>
            <w:bottom w:val="none" w:sz="0" w:space="0" w:color="auto"/>
            <w:right w:val="none" w:sz="0" w:space="0" w:color="auto"/>
          </w:divBdr>
          <w:divsChild>
            <w:div w:id="1834297680">
              <w:marLeft w:val="0"/>
              <w:marRight w:val="0"/>
              <w:marTop w:val="0"/>
              <w:marBottom w:val="0"/>
              <w:divBdr>
                <w:top w:val="none" w:sz="0" w:space="0" w:color="auto"/>
                <w:left w:val="none" w:sz="0" w:space="0" w:color="auto"/>
                <w:bottom w:val="none" w:sz="0" w:space="0" w:color="auto"/>
                <w:right w:val="none" w:sz="0" w:space="0" w:color="auto"/>
              </w:divBdr>
              <w:divsChild>
                <w:div w:id="1949387611">
                  <w:marLeft w:val="0"/>
                  <w:marRight w:val="0"/>
                  <w:marTop w:val="0"/>
                  <w:marBottom w:val="0"/>
                  <w:divBdr>
                    <w:top w:val="single" w:sz="6" w:space="0" w:color="DDDDDD"/>
                    <w:left w:val="single" w:sz="6" w:space="4" w:color="DDDDDD"/>
                    <w:bottom w:val="single" w:sz="6" w:space="0" w:color="DDDDDD"/>
                    <w:right w:val="single" w:sz="6" w:space="4" w:color="DDDDDD"/>
                  </w:divBdr>
                  <w:divsChild>
                    <w:div w:id="272248995">
                      <w:marLeft w:val="0"/>
                      <w:marRight w:val="0"/>
                      <w:marTop w:val="0"/>
                      <w:marBottom w:val="150"/>
                      <w:divBdr>
                        <w:top w:val="none" w:sz="0" w:space="0" w:color="auto"/>
                        <w:left w:val="none" w:sz="0" w:space="0" w:color="auto"/>
                        <w:bottom w:val="none" w:sz="0" w:space="0" w:color="auto"/>
                        <w:right w:val="none" w:sz="0" w:space="0" w:color="auto"/>
                      </w:divBdr>
                      <w:divsChild>
                        <w:div w:id="1320814006">
                          <w:marLeft w:val="0"/>
                          <w:marRight w:val="0"/>
                          <w:marTop w:val="0"/>
                          <w:marBottom w:val="0"/>
                          <w:divBdr>
                            <w:top w:val="none" w:sz="0" w:space="0" w:color="auto"/>
                            <w:left w:val="none" w:sz="0" w:space="0" w:color="auto"/>
                            <w:bottom w:val="none" w:sz="0" w:space="0" w:color="auto"/>
                            <w:right w:val="none" w:sz="0" w:space="0" w:color="auto"/>
                          </w:divBdr>
                          <w:divsChild>
                            <w:div w:id="546064855">
                              <w:marLeft w:val="0"/>
                              <w:marRight w:val="0"/>
                              <w:marTop w:val="0"/>
                              <w:marBottom w:val="0"/>
                              <w:divBdr>
                                <w:top w:val="none" w:sz="0" w:space="0" w:color="auto"/>
                                <w:left w:val="none" w:sz="0" w:space="0" w:color="auto"/>
                                <w:bottom w:val="none" w:sz="0" w:space="0" w:color="auto"/>
                                <w:right w:val="none" w:sz="0" w:space="0" w:color="auto"/>
                              </w:divBdr>
                              <w:divsChild>
                                <w:div w:id="1417895083">
                                  <w:marLeft w:val="0"/>
                                  <w:marRight w:val="0"/>
                                  <w:marTop w:val="0"/>
                                  <w:marBottom w:val="0"/>
                                  <w:divBdr>
                                    <w:top w:val="none" w:sz="0" w:space="0" w:color="auto"/>
                                    <w:left w:val="none" w:sz="0" w:space="0" w:color="auto"/>
                                    <w:bottom w:val="none" w:sz="0" w:space="0" w:color="auto"/>
                                    <w:right w:val="none" w:sz="0" w:space="0" w:color="auto"/>
                                  </w:divBdr>
                                  <w:divsChild>
                                    <w:div w:id="610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2585">
                          <w:marLeft w:val="0"/>
                          <w:marRight w:val="0"/>
                          <w:marTop w:val="0"/>
                          <w:marBottom w:val="0"/>
                          <w:divBdr>
                            <w:top w:val="none" w:sz="0" w:space="0" w:color="auto"/>
                            <w:left w:val="none" w:sz="0" w:space="0" w:color="auto"/>
                            <w:bottom w:val="none" w:sz="0" w:space="0" w:color="auto"/>
                            <w:right w:val="none" w:sz="0" w:space="0" w:color="auto"/>
                          </w:divBdr>
                          <w:divsChild>
                            <w:div w:id="1628857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1865526">
          <w:marLeft w:val="0"/>
          <w:marRight w:val="0"/>
          <w:marTop w:val="0"/>
          <w:marBottom w:val="300"/>
          <w:divBdr>
            <w:top w:val="none" w:sz="0" w:space="0" w:color="auto"/>
            <w:left w:val="none" w:sz="0" w:space="0" w:color="auto"/>
            <w:bottom w:val="none" w:sz="0" w:space="0" w:color="auto"/>
            <w:right w:val="none" w:sz="0" w:space="0" w:color="auto"/>
          </w:divBdr>
          <w:divsChild>
            <w:div w:id="741412689">
              <w:marLeft w:val="0"/>
              <w:marRight w:val="0"/>
              <w:marTop w:val="0"/>
              <w:marBottom w:val="0"/>
              <w:divBdr>
                <w:top w:val="none" w:sz="0" w:space="0" w:color="auto"/>
                <w:left w:val="none" w:sz="0" w:space="0" w:color="auto"/>
                <w:bottom w:val="none" w:sz="0" w:space="0" w:color="auto"/>
                <w:right w:val="none" w:sz="0" w:space="0" w:color="auto"/>
              </w:divBdr>
              <w:divsChild>
                <w:div w:id="469321097">
                  <w:marLeft w:val="0"/>
                  <w:marRight w:val="0"/>
                  <w:marTop w:val="0"/>
                  <w:marBottom w:val="0"/>
                  <w:divBdr>
                    <w:top w:val="single" w:sz="6" w:space="0" w:color="DDDDDD"/>
                    <w:left w:val="single" w:sz="6" w:space="4" w:color="DDDDDD"/>
                    <w:bottom w:val="single" w:sz="6" w:space="0" w:color="DDDDDD"/>
                    <w:right w:val="single" w:sz="6" w:space="4" w:color="DDDDDD"/>
                  </w:divBdr>
                  <w:divsChild>
                    <w:div w:id="1723021253">
                      <w:marLeft w:val="0"/>
                      <w:marRight w:val="0"/>
                      <w:marTop w:val="0"/>
                      <w:marBottom w:val="150"/>
                      <w:divBdr>
                        <w:top w:val="none" w:sz="0" w:space="0" w:color="auto"/>
                        <w:left w:val="none" w:sz="0" w:space="0" w:color="auto"/>
                        <w:bottom w:val="none" w:sz="0" w:space="0" w:color="auto"/>
                        <w:right w:val="none" w:sz="0" w:space="0" w:color="auto"/>
                      </w:divBdr>
                      <w:divsChild>
                        <w:div w:id="784085377">
                          <w:marLeft w:val="0"/>
                          <w:marRight w:val="0"/>
                          <w:marTop w:val="0"/>
                          <w:marBottom w:val="0"/>
                          <w:divBdr>
                            <w:top w:val="none" w:sz="0" w:space="0" w:color="auto"/>
                            <w:left w:val="none" w:sz="0" w:space="0" w:color="auto"/>
                            <w:bottom w:val="none" w:sz="0" w:space="0" w:color="auto"/>
                            <w:right w:val="none" w:sz="0" w:space="0" w:color="auto"/>
                          </w:divBdr>
                          <w:divsChild>
                            <w:div w:id="404761437">
                              <w:marLeft w:val="0"/>
                              <w:marRight w:val="0"/>
                              <w:marTop w:val="0"/>
                              <w:marBottom w:val="0"/>
                              <w:divBdr>
                                <w:top w:val="none" w:sz="0" w:space="0" w:color="auto"/>
                                <w:left w:val="none" w:sz="0" w:space="0" w:color="auto"/>
                                <w:bottom w:val="none" w:sz="0" w:space="0" w:color="auto"/>
                                <w:right w:val="none" w:sz="0" w:space="0" w:color="auto"/>
                              </w:divBdr>
                              <w:divsChild>
                                <w:div w:id="1112893922">
                                  <w:marLeft w:val="0"/>
                                  <w:marRight w:val="0"/>
                                  <w:marTop w:val="0"/>
                                  <w:marBottom w:val="0"/>
                                  <w:divBdr>
                                    <w:top w:val="none" w:sz="0" w:space="0" w:color="auto"/>
                                    <w:left w:val="none" w:sz="0" w:space="0" w:color="auto"/>
                                    <w:bottom w:val="none" w:sz="0" w:space="0" w:color="auto"/>
                                    <w:right w:val="none" w:sz="0" w:space="0" w:color="auto"/>
                                  </w:divBdr>
                                  <w:divsChild>
                                    <w:div w:id="3964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586">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21810147">
          <w:marLeft w:val="0"/>
          <w:marRight w:val="0"/>
          <w:marTop w:val="0"/>
          <w:marBottom w:val="300"/>
          <w:divBdr>
            <w:top w:val="none" w:sz="0" w:space="0" w:color="auto"/>
            <w:left w:val="none" w:sz="0" w:space="0" w:color="auto"/>
            <w:bottom w:val="none" w:sz="0" w:space="0" w:color="auto"/>
            <w:right w:val="none" w:sz="0" w:space="0" w:color="auto"/>
          </w:divBdr>
          <w:divsChild>
            <w:div w:id="1162235064">
              <w:marLeft w:val="0"/>
              <w:marRight w:val="0"/>
              <w:marTop w:val="0"/>
              <w:marBottom w:val="0"/>
              <w:divBdr>
                <w:top w:val="none" w:sz="0" w:space="0" w:color="auto"/>
                <w:left w:val="none" w:sz="0" w:space="0" w:color="auto"/>
                <w:bottom w:val="none" w:sz="0" w:space="0" w:color="auto"/>
                <w:right w:val="none" w:sz="0" w:space="0" w:color="auto"/>
              </w:divBdr>
              <w:divsChild>
                <w:div w:id="230383598">
                  <w:marLeft w:val="0"/>
                  <w:marRight w:val="0"/>
                  <w:marTop w:val="0"/>
                  <w:marBottom w:val="0"/>
                  <w:divBdr>
                    <w:top w:val="single" w:sz="6" w:space="0" w:color="DDDDDD"/>
                    <w:left w:val="single" w:sz="6" w:space="4" w:color="DDDDDD"/>
                    <w:bottom w:val="single" w:sz="6" w:space="0" w:color="DDDDDD"/>
                    <w:right w:val="single" w:sz="6" w:space="4" w:color="DDDDDD"/>
                  </w:divBdr>
                  <w:divsChild>
                    <w:div w:id="2045324048">
                      <w:marLeft w:val="0"/>
                      <w:marRight w:val="0"/>
                      <w:marTop w:val="0"/>
                      <w:marBottom w:val="150"/>
                      <w:divBdr>
                        <w:top w:val="none" w:sz="0" w:space="0" w:color="auto"/>
                        <w:left w:val="none" w:sz="0" w:space="0" w:color="auto"/>
                        <w:bottom w:val="none" w:sz="0" w:space="0" w:color="auto"/>
                        <w:right w:val="none" w:sz="0" w:space="0" w:color="auto"/>
                      </w:divBdr>
                      <w:divsChild>
                        <w:div w:id="1559971165">
                          <w:marLeft w:val="0"/>
                          <w:marRight w:val="0"/>
                          <w:marTop w:val="0"/>
                          <w:marBottom w:val="0"/>
                          <w:divBdr>
                            <w:top w:val="none" w:sz="0" w:space="0" w:color="auto"/>
                            <w:left w:val="none" w:sz="0" w:space="0" w:color="auto"/>
                            <w:bottom w:val="none" w:sz="0" w:space="0" w:color="auto"/>
                            <w:right w:val="none" w:sz="0" w:space="0" w:color="auto"/>
                          </w:divBdr>
                          <w:divsChild>
                            <w:div w:id="916863376">
                              <w:marLeft w:val="0"/>
                              <w:marRight w:val="0"/>
                              <w:marTop w:val="0"/>
                              <w:marBottom w:val="0"/>
                              <w:divBdr>
                                <w:top w:val="none" w:sz="0" w:space="0" w:color="auto"/>
                                <w:left w:val="none" w:sz="0" w:space="0" w:color="auto"/>
                                <w:bottom w:val="none" w:sz="0" w:space="0" w:color="auto"/>
                                <w:right w:val="none" w:sz="0" w:space="0" w:color="auto"/>
                              </w:divBdr>
                              <w:divsChild>
                                <w:div w:id="1672833613">
                                  <w:marLeft w:val="0"/>
                                  <w:marRight w:val="0"/>
                                  <w:marTop w:val="0"/>
                                  <w:marBottom w:val="0"/>
                                  <w:divBdr>
                                    <w:top w:val="none" w:sz="0" w:space="0" w:color="auto"/>
                                    <w:left w:val="none" w:sz="0" w:space="0" w:color="auto"/>
                                    <w:bottom w:val="none" w:sz="0" w:space="0" w:color="auto"/>
                                    <w:right w:val="none" w:sz="0" w:space="0" w:color="auto"/>
                                  </w:divBdr>
                                  <w:divsChild>
                                    <w:div w:id="2920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8511">
                          <w:marLeft w:val="0"/>
                          <w:marRight w:val="0"/>
                          <w:marTop w:val="0"/>
                          <w:marBottom w:val="0"/>
                          <w:divBdr>
                            <w:top w:val="none" w:sz="0" w:space="0" w:color="auto"/>
                            <w:left w:val="none" w:sz="0" w:space="0" w:color="auto"/>
                            <w:bottom w:val="none" w:sz="0" w:space="0" w:color="auto"/>
                            <w:right w:val="none" w:sz="0" w:space="0" w:color="auto"/>
                          </w:divBdr>
                          <w:divsChild>
                            <w:div w:id="16958827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6629821">
          <w:marLeft w:val="0"/>
          <w:marRight w:val="0"/>
          <w:marTop w:val="0"/>
          <w:marBottom w:val="300"/>
          <w:divBdr>
            <w:top w:val="none" w:sz="0" w:space="0" w:color="auto"/>
            <w:left w:val="none" w:sz="0" w:space="0" w:color="auto"/>
            <w:bottom w:val="none" w:sz="0" w:space="0" w:color="auto"/>
            <w:right w:val="none" w:sz="0" w:space="0" w:color="auto"/>
          </w:divBdr>
          <w:divsChild>
            <w:div w:id="1503469010">
              <w:marLeft w:val="0"/>
              <w:marRight w:val="0"/>
              <w:marTop w:val="0"/>
              <w:marBottom w:val="0"/>
              <w:divBdr>
                <w:top w:val="none" w:sz="0" w:space="0" w:color="auto"/>
                <w:left w:val="none" w:sz="0" w:space="0" w:color="auto"/>
                <w:bottom w:val="none" w:sz="0" w:space="0" w:color="auto"/>
                <w:right w:val="none" w:sz="0" w:space="0" w:color="auto"/>
              </w:divBdr>
              <w:divsChild>
                <w:div w:id="635598835">
                  <w:marLeft w:val="0"/>
                  <w:marRight w:val="0"/>
                  <w:marTop w:val="0"/>
                  <w:marBottom w:val="0"/>
                  <w:divBdr>
                    <w:top w:val="single" w:sz="6" w:space="0" w:color="DDDDDD"/>
                    <w:left w:val="single" w:sz="6" w:space="4" w:color="DDDDDD"/>
                    <w:bottom w:val="single" w:sz="6" w:space="0" w:color="DDDDDD"/>
                    <w:right w:val="single" w:sz="6" w:space="4" w:color="DDDDDD"/>
                  </w:divBdr>
                  <w:divsChild>
                    <w:div w:id="1776972792">
                      <w:marLeft w:val="0"/>
                      <w:marRight w:val="0"/>
                      <w:marTop w:val="0"/>
                      <w:marBottom w:val="150"/>
                      <w:divBdr>
                        <w:top w:val="none" w:sz="0" w:space="0" w:color="auto"/>
                        <w:left w:val="none" w:sz="0" w:space="0" w:color="auto"/>
                        <w:bottom w:val="none" w:sz="0" w:space="0" w:color="auto"/>
                        <w:right w:val="none" w:sz="0" w:space="0" w:color="auto"/>
                      </w:divBdr>
                      <w:divsChild>
                        <w:div w:id="1297831150">
                          <w:marLeft w:val="0"/>
                          <w:marRight w:val="0"/>
                          <w:marTop w:val="0"/>
                          <w:marBottom w:val="0"/>
                          <w:divBdr>
                            <w:top w:val="none" w:sz="0" w:space="0" w:color="auto"/>
                            <w:left w:val="none" w:sz="0" w:space="0" w:color="auto"/>
                            <w:bottom w:val="none" w:sz="0" w:space="0" w:color="auto"/>
                            <w:right w:val="none" w:sz="0" w:space="0" w:color="auto"/>
                          </w:divBdr>
                          <w:divsChild>
                            <w:div w:id="1852604223">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1323">
                          <w:marLeft w:val="0"/>
                          <w:marRight w:val="0"/>
                          <w:marTop w:val="0"/>
                          <w:marBottom w:val="0"/>
                          <w:divBdr>
                            <w:top w:val="none" w:sz="0" w:space="0" w:color="auto"/>
                            <w:left w:val="none" w:sz="0" w:space="0" w:color="auto"/>
                            <w:bottom w:val="none" w:sz="0" w:space="0" w:color="auto"/>
                            <w:right w:val="none" w:sz="0" w:space="0" w:color="auto"/>
                          </w:divBdr>
                          <w:divsChild>
                            <w:div w:id="1400522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1630707">
          <w:marLeft w:val="0"/>
          <w:marRight w:val="0"/>
          <w:marTop w:val="0"/>
          <w:marBottom w:val="300"/>
          <w:divBdr>
            <w:top w:val="none" w:sz="0" w:space="0" w:color="auto"/>
            <w:left w:val="none" w:sz="0" w:space="0" w:color="auto"/>
            <w:bottom w:val="none" w:sz="0" w:space="0" w:color="auto"/>
            <w:right w:val="none" w:sz="0" w:space="0" w:color="auto"/>
          </w:divBdr>
          <w:divsChild>
            <w:div w:id="1505051585">
              <w:marLeft w:val="0"/>
              <w:marRight w:val="0"/>
              <w:marTop w:val="0"/>
              <w:marBottom w:val="0"/>
              <w:divBdr>
                <w:top w:val="none" w:sz="0" w:space="0" w:color="auto"/>
                <w:left w:val="none" w:sz="0" w:space="0" w:color="auto"/>
                <w:bottom w:val="none" w:sz="0" w:space="0" w:color="auto"/>
                <w:right w:val="none" w:sz="0" w:space="0" w:color="auto"/>
              </w:divBdr>
              <w:divsChild>
                <w:div w:id="51125959">
                  <w:marLeft w:val="0"/>
                  <w:marRight w:val="0"/>
                  <w:marTop w:val="0"/>
                  <w:marBottom w:val="0"/>
                  <w:divBdr>
                    <w:top w:val="single" w:sz="6" w:space="0" w:color="DDDDDD"/>
                    <w:left w:val="single" w:sz="6" w:space="4" w:color="DDDDDD"/>
                    <w:bottom w:val="single" w:sz="6" w:space="0" w:color="DDDDDD"/>
                    <w:right w:val="single" w:sz="6" w:space="4" w:color="DDDDDD"/>
                  </w:divBdr>
                  <w:divsChild>
                    <w:div w:id="104468297">
                      <w:marLeft w:val="0"/>
                      <w:marRight w:val="0"/>
                      <w:marTop w:val="0"/>
                      <w:marBottom w:val="150"/>
                      <w:divBdr>
                        <w:top w:val="none" w:sz="0" w:space="0" w:color="auto"/>
                        <w:left w:val="none" w:sz="0" w:space="0" w:color="auto"/>
                        <w:bottom w:val="none" w:sz="0" w:space="0" w:color="auto"/>
                        <w:right w:val="none" w:sz="0" w:space="0" w:color="auto"/>
                      </w:divBdr>
                      <w:divsChild>
                        <w:div w:id="379401421">
                          <w:marLeft w:val="0"/>
                          <w:marRight w:val="0"/>
                          <w:marTop w:val="0"/>
                          <w:marBottom w:val="0"/>
                          <w:divBdr>
                            <w:top w:val="none" w:sz="0" w:space="0" w:color="auto"/>
                            <w:left w:val="none" w:sz="0" w:space="0" w:color="auto"/>
                            <w:bottom w:val="none" w:sz="0" w:space="0" w:color="auto"/>
                            <w:right w:val="none" w:sz="0" w:space="0" w:color="auto"/>
                          </w:divBdr>
                          <w:divsChild>
                            <w:div w:id="2017071723">
                              <w:marLeft w:val="0"/>
                              <w:marRight w:val="0"/>
                              <w:marTop w:val="0"/>
                              <w:marBottom w:val="0"/>
                              <w:divBdr>
                                <w:top w:val="none" w:sz="0" w:space="0" w:color="auto"/>
                                <w:left w:val="none" w:sz="0" w:space="0" w:color="auto"/>
                                <w:bottom w:val="none" w:sz="0" w:space="0" w:color="auto"/>
                                <w:right w:val="none" w:sz="0" w:space="0" w:color="auto"/>
                              </w:divBdr>
                              <w:divsChild>
                                <w:div w:id="1926835640">
                                  <w:marLeft w:val="0"/>
                                  <w:marRight w:val="0"/>
                                  <w:marTop w:val="0"/>
                                  <w:marBottom w:val="0"/>
                                  <w:divBdr>
                                    <w:top w:val="none" w:sz="0" w:space="0" w:color="auto"/>
                                    <w:left w:val="none" w:sz="0" w:space="0" w:color="auto"/>
                                    <w:bottom w:val="none" w:sz="0" w:space="0" w:color="auto"/>
                                    <w:right w:val="none" w:sz="0" w:space="0" w:color="auto"/>
                                  </w:divBdr>
                                  <w:divsChild>
                                    <w:div w:id="1968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2843">
                          <w:marLeft w:val="0"/>
                          <w:marRight w:val="0"/>
                          <w:marTop w:val="0"/>
                          <w:marBottom w:val="0"/>
                          <w:divBdr>
                            <w:top w:val="none" w:sz="0" w:space="0" w:color="auto"/>
                            <w:left w:val="none" w:sz="0" w:space="0" w:color="auto"/>
                            <w:bottom w:val="none" w:sz="0" w:space="0" w:color="auto"/>
                            <w:right w:val="none" w:sz="0" w:space="0" w:color="auto"/>
                          </w:divBdr>
                          <w:divsChild>
                            <w:div w:id="255791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1153">
      <w:bodyDiv w:val="1"/>
      <w:marLeft w:val="0"/>
      <w:marRight w:val="0"/>
      <w:marTop w:val="0"/>
      <w:marBottom w:val="0"/>
      <w:divBdr>
        <w:top w:val="none" w:sz="0" w:space="0" w:color="auto"/>
        <w:left w:val="none" w:sz="0" w:space="0" w:color="auto"/>
        <w:bottom w:val="none" w:sz="0" w:space="0" w:color="auto"/>
        <w:right w:val="none" w:sz="0" w:space="0" w:color="auto"/>
      </w:divBdr>
      <w:divsChild>
        <w:div w:id="795952013">
          <w:marLeft w:val="0"/>
          <w:marRight w:val="0"/>
          <w:marTop w:val="0"/>
          <w:marBottom w:val="120"/>
          <w:divBdr>
            <w:top w:val="single" w:sz="6" w:space="8" w:color="D5DDC6"/>
            <w:left w:val="single" w:sz="6" w:space="0" w:color="D5DDC6"/>
            <w:bottom w:val="single" w:sz="6" w:space="12" w:color="D5DDC6"/>
            <w:right w:val="single" w:sz="6" w:space="0" w:color="D5DDC6"/>
          </w:divBdr>
          <w:divsChild>
            <w:div w:id="653948190">
              <w:marLeft w:val="0"/>
              <w:marRight w:val="0"/>
              <w:marTop w:val="120"/>
              <w:marBottom w:val="120"/>
              <w:divBdr>
                <w:top w:val="none" w:sz="0" w:space="0" w:color="auto"/>
                <w:left w:val="none" w:sz="0" w:space="0" w:color="auto"/>
                <w:bottom w:val="none" w:sz="0" w:space="0" w:color="auto"/>
                <w:right w:val="none" w:sz="0" w:space="0" w:color="auto"/>
              </w:divBdr>
            </w:div>
          </w:divsChild>
        </w:div>
        <w:div w:id="13963908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9121899">
              <w:marLeft w:val="0"/>
              <w:marRight w:val="0"/>
              <w:marTop w:val="120"/>
              <w:marBottom w:val="120"/>
              <w:divBdr>
                <w:top w:val="none" w:sz="0" w:space="0" w:color="auto"/>
                <w:left w:val="none" w:sz="0" w:space="0" w:color="auto"/>
                <w:bottom w:val="none" w:sz="0" w:space="0" w:color="auto"/>
                <w:right w:val="none" w:sz="0" w:space="0" w:color="auto"/>
              </w:divBdr>
            </w:div>
          </w:divsChild>
        </w:div>
        <w:div w:id="65299970">
          <w:marLeft w:val="0"/>
          <w:marRight w:val="0"/>
          <w:marTop w:val="0"/>
          <w:marBottom w:val="120"/>
          <w:divBdr>
            <w:top w:val="single" w:sz="6" w:space="8" w:color="D5DDC6"/>
            <w:left w:val="single" w:sz="6" w:space="0" w:color="D5DDC6"/>
            <w:bottom w:val="single" w:sz="6" w:space="12" w:color="D5DDC6"/>
            <w:right w:val="single" w:sz="6" w:space="0" w:color="D5DDC6"/>
          </w:divBdr>
          <w:divsChild>
            <w:div w:id="1425220691">
              <w:marLeft w:val="0"/>
              <w:marRight w:val="0"/>
              <w:marTop w:val="120"/>
              <w:marBottom w:val="120"/>
              <w:divBdr>
                <w:top w:val="none" w:sz="0" w:space="0" w:color="auto"/>
                <w:left w:val="none" w:sz="0" w:space="0" w:color="auto"/>
                <w:bottom w:val="none" w:sz="0" w:space="0" w:color="auto"/>
                <w:right w:val="none" w:sz="0" w:space="0" w:color="auto"/>
              </w:divBdr>
            </w:div>
          </w:divsChild>
        </w:div>
        <w:div w:id="277876901">
          <w:marLeft w:val="0"/>
          <w:marRight w:val="0"/>
          <w:marTop w:val="0"/>
          <w:marBottom w:val="120"/>
          <w:divBdr>
            <w:top w:val="single" w:sz="6" w:space="8" w:color="D5DDC6"/>
            <w:left w:val="single" w:sz="6" w:space="0" w:color="D5DDC6"/>
            <w:bottom w:val="single" w:sz="6" w:space="12" w:color="D5DDC6"/>
            <w:right w:val="single" w:sz="6" w:space="0" w:color="D5DDC6"/>
          </w:divBdr>
          <w:divsChild>
            <w:div w:id="1914660845">
              <w:marLeft w:val="0"/>
              <w:marRight w:val="0"/>
              <w:marTop w:val="120"/>
              <w:marBottom w:val="120"/>
              <w:divBdr>
                <w:top w:val="none" w:sz="0" w:space="0" w:color="auto"/>
                <w:left w:val="none" w:sz="0" w:space="0" w:color="auto"/>
                <w:bottom w:val="none" w:sz="0" w:space="0" w:color="auto"/>
                <w:right w:val="none" w:sz="0" w:space="0" w:color="auto"/>
              </w:divBdr>
            </w:div>
          </w:divsChild>
        </w:div>
        <w:div w:id="970284688">
          <w:marLeft w:val="0"/>
          <w:marRight w:val="0"/>
          <w:marTop w:val="150"/>
          <w:marBottom w:val="150"/>
          <w:divBdr>
            <w:top w:val="none" w:sz="0" w:space="0" w:color="auto"/>
            <w:left w:val="none" w:sz="0" w:space="0" w:color="auto"/>
            <w:bottom w:val="none" w:sz="0" w:space="0" w:color="auto"/>
            <w:right w:val="none" w:sz="0" w:space="0" w:color="auto"/>
          </w:divBdr>
          <w:divsChild>
            <w:div w:id="628822476">
              <w:marLeft w:val="0"/>
              <w:marRight w:val="0"/>
              <w:marTop w:val="0"/>
              <w:marBottom w:val="0"/>
              <w:divBdr>
                <w:top w:val="none" w:sz="0" w:space="0" w:color="auto"/>
                <w:left w:val="none" w:sz="0" w:space="0" w:color="auto"/>
                <w:bottom w:val="none" w:sz="0" w:space="0" w:color="auto"/>
                <w:right w:val="none" w:sz="0" w:space="0" w:color="auto"/>
              </w:divBdr>
            </w:div>
          </w:divsChild>
        </w:div>
        <w:div w:id="1418330570">
          <w:marLeft w:val="0"/>
          <w:marRight w:val="0"/>
          <w:marTop w:val="150"/>
          <w:marBottom w:val="150"/>
          <w:divBdr>
            <w:top w:val="none" w:sz="0" w:space="0" w:color="auto"/>
            <w:left w:val="none" w:sz="0" w:space="0" w:color="auto"/>
            <w:bottom w:val="none" w:sz="0" w:space="0" w:color="auto"/>
            <w:right w:val="none" w:sz="0" w:space="0" w:color="auto"/>
          </w:divBdr>
          <w:divsChild>
            <w:div w:id="18307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dingninjas.com/studio/library/static-blocks-in-java" TargetMode="External"/><Relationship Id="rId299" Type="http://schemas.openxmlformats.org/officeDocument/2006/relationships/hyperlink" Target="https://www.simplilearn.com/mobile-and-software-development?source=InpageBannerCategory" TargetMode="External"/><Relationship Id="rId21" Type="http://schemas.openxmlformats.org/officeDocument/2006/relationships/hyperlink" Target="https://www.digitalocean.com/community/tutorials/java-exception-interview-questions-and-answers" TargetMode="External"/><Relationship Id="rId63" Type="http://schemas.openxmlformats.org/officeDocument/2006/relationships/hyperlink" Target="https://www.geeksforgeeks.org/collection-vs-collections-in-java-with-example/" TargetMode="External"/><Relationship Id="rId159" Type="http://schemas.openxmlformats.org/officeDocument/2006/relationships/hyperlink" Target="https://www.scientecheasy.com/2020/05/java-operators-arithmetic.html/" TargetMode="External"/><Relationship Id="rId324" Type="http://schemas.openxmlformats.org/officeDocument/2006/relationships/hyperlink" Target="https://www.javainuse.com/spring/spring-boot-oauth-introduction" TargetMode="External"/><Relationship Id="rId170" Type="http://schemas.openxmlformats.org/officeDocument/2006/relationships/image" Target="media/image31.png"/><Relationship Id="rId226" Type="http://schemas.openxmlformats.org/officeDocument/2006/relationships/hyperlink" Target="http://java67.blogspot.sg/2012/08/5-difference-between-hashtable-hashmap-Java-collection.html" TargetMode="External"/><Relationship Id="rId268" Type="http://schemas.openxmlformats.org/officeDocument/2006/relationships/hyperlink" Target="https://javarevisited.blogspot.com/2022/10/template-method-pattern-in-java-example.html" TargetMode="External"/><Relationship Id="rId32" Type="http://schemas.openxmlformats.org/officeDocument/2006/relationships/hyperlink" Target="https://www.digitalocean.com/community/tutorials/java-exception-interview-questions-and-answers" TargetMode="External"/><Relationship Id="rId74" Type="http://schemas.openxmlformats.org/officeDocument/2006/relationships/image" Target="media/image14.png"/><Relationship Id="rId128" Type="http://schemas.openxmlformats.org/officeDocument/2006/relationships/hyperlink" Target="https://www.javatpoint.com/steps-to-connect-to-the-database-in-java" TargetMode="External"/><Relationship Id="rId335" Type="http://schemas.openxmlformats.org/officeDocument/2006/relationships/image" Target="media/image50.jpeg"/><Relationship Id="rId5" Type="http://schemas.openxmlformats.org/officeDocument/2006/relationships/hyperlink" Target="https://codepumpkin.com/java-variables-interview-questions/" TargetMode="External"/><Relationship Id="rId181" Type="http://schemas.openxmlformats.org/officeDocument/2006/relationships/hyperlink" Target="https://career.guru99.com/top-50-jdbc-interview-questions-and-answers/" TargetMode="External"/><Relationship Id="rId237" Type="http://schemas.openxmlformats.org/officeDocument/2006/relationships/hyperlink" Target="http://javarevisited.blogspot.com/2014/07/9-difference-between-tcp-and-udp-protocol.html" TargetMode="External"/><Relationship Id="rId279" Type="http://schemas.openxmlformats.org/officeDocument/2006/relationships/hyperlink" Target="http://javarevisited.blogspot.com/2015/05/how-to-differentiate-between-average.html" TargetMode="External"/><Relationship Id="rId43" Type="http://schemas.openxmlformats.org/officeDocument/2006/relationships/hyperlink" Target="https://www.javatpoint.com/multithreading" TargetMode="External"/><Relationship Id="rId139" Type="http://schemas.openxmlformats.org/officeDocument/2006/relationships/hyperlink" Target="http://javarevisited.blogspot.com/2012/12/what-is-constructor-in-java-example-chainning-overloading.html" TargetMode="External"/><Relationship Id="rId290" Type="http://schemas.openxmlformats.org/officeDocument/2006/relationships/hyperlink" Target="https://www.simplilearn.com/mobile-and-software-development?source=InpageBannerCategory" TargetMode="External"/><Relationship Id="rId304" Type="http://schemas.openxmlformats.org/officeDocument/2006/relationships/hyperlink" Target="https://www.javatpoint.com/spring-mvc-number-validation" TargetMode="External"/><Relationship Id="rId346" Type="http://schemas.openxmlformats.org/officeDocument/2006/relationships/image" Target="media/image52.png"/><Relationship Id="rId85" Type="http://schemas.openxmlformats.org/officeDocument/2006/relationships/image" Target="media/image20.png"/><Relationship Id="rId150" Type="http://schemas.openxmlformats.org/officeDocument/2006/relationships/hyperlink" Target="http://javarevisited.blogspot.com/2011/08/what-is-polymorphism-in-java-example.html" TargetMode="External"/><Relationship Id="rId192" Type="http://schemas.openxmlformats.org/officeDocument/2006/relationships/hyperlink" Target="http://java67.blogspot.sg/2012/08/what-are-difference-between-wait-and.html" TargetMode="External"/><Relationship Id="rId206" Type="http://schemas.openxmlformats.org/officeDocument/2006/relationships/hyperlink" Target="http://javarevisited.blogspot.sg/2012/01/find-jvm-is-32-or-64-bit-java-program.html" TargetMode="External"/><Relationship Id="rId248" Type="http://schemas.openxmlformats.org/officeDocument/2006/relationships/hyperlink" Target="http://javarevisited.blogspot.sg/2013/04/JUnit-tutorial-example-test-exception-thrown-by-java-method.html" TargetMode="External"/><Relationship Id="rId12" Type="http://schemas.openxmlformats.org/officeDocument/2006/relationships/hyperlink" Target="https://www.geeksforgeeks.org/java/" TargetMode="External"/><Relationship Id="rId108" Type="http://schemas.openxmlformats.org/officeDocument/2006/relationships/hyperlink" Target="https://www.geeksforgeeks.org/constructors-in-java/" TargetMode="External"/><Relationship Id="rId315" Type="http://schemas.openxmlformats.org/officeDocument/2006/relationships/hyperlink" Target="https://www.javatpoint.com/RowMapper-example" TargetMode="External"/><Relationship Id="rId54" Type="http://schemas.openxmlformats.org/officeDocument/2006/relationships/hyperlink" Target="https://www.javatpoint.com/synchronized-block-example" TargetMode="External"/><Relationship Id="rId96" Type="http://schemas.openxmlformats.org/officeDocument/2006/relationships/hyperlink" Target="https://www.geeksforgeeks.org/internal-working-of-hashmap-java/" TargetMode="External"/><Relationship Id="rId161" Type="http://schemas.openxmlformats.org/officeDocument/2006/relationships/hyperlink" Target="https://www.scientecheasy.com/2020/02/static-and-dynamic-binding-in-java.html/" TargetMode="External"/><Relationship Id="rId217" Type="http://schemas.openxmlformats.org/officeDocument/2006/relationships/hyperlink" Target="http://javarevisited.blogspot.sg/2012/12/difference-between-equals-method-and-equality-operator-java.html" TargetMode="External"/><Relationship Id="rId259" Type="http://schemas.openxmlformats.org/officeDocument/2006/relationships/hyperlink" Target="http://javarevisited.blogspot.sg/2013/05/difference-between-abstract-class-vs-interface-java-when-prefer-over-design-oops.html" TargetMode="External"/><Relationship Id="rId23" Type="http://schemas.openxmlformats.org/officeDocument/2006/relationships/hyperlink" Target="https://www.digitalocean.com/community/tutorials/inheritance-java-example" TargetMode="External"/><Relationship Id="rId119" Type="http://schemas.openxmlformats.org/officeDocument/2006/relationships/hyperlink" Target="https://www.codingninjas.com/studio/online-compiler/online-java-compiler" TargetMode="External"/><Relationship Id="rId270" Type="http://schemas.openxmlformats.org/officeDocument/2006/relationships/hyperlink" Target="https://javarevisited.blogspot.com/2018/02/composite-design-pattern-in-java-real.html" TargetMode="External"/><Relationship Id="rId326" Type="http://schemas.openxmlformats.org/officeDocument/2006/relationships/hyperlink" Target="https://www.javainuse.com/spring/spring-boot-oauth-access-token" TargetMode="External"/><Relationship Id="rId65" Type="http://schemas.openxmlformats.org/officeDocument/2006/relationships/hyperlink" Target="https://www.geeksforgeeks.org/arraylist-vs-linkedlist-java/" TargetMode="External"/><Relationship Id="rId130" Type="http://schemas.openxmlformats.org/officeDocument/2006/relationships/hyperlink" Target="https://www.javatpoint.com/DriverManager-class" TargetMode="External"/><Relationship Id="rId172" Type="http://schemas.openxmlformats.org/officeDocument/2006/relationships/image" Target="media/image33.jpeg"/><Relationship Id="rId228" Type="http://schemas.openxmlformats.org/officeDocument/2006/relationships/hyperlink" Target="http://javarevisited.blogspot.sg/2014/01/ow-to-remove-objects-from-collection-arraylist-java-iterator-traversing.html" TargetMode="External"/><Relationship Id="rId281" Type="http://schemas.openxmlformats.org/officeDocument/2006/relationships/hyperlink" Target="http://javarevisited.blogspot.sg/2012/02/difference-between-throw-and-throws-in.html" TargetMode="External"/><Relationship Id="rId337" Type="http://schemas.openxmlformats.org/officeDocument/2006/relationships/hyperlink" Target="https://www.javainuse.com/spring/springboot-oauth2-password-grant" TargetMode="External"/><Relationship Id="rId34" Type="http://schemas.openxmlformats.org/officeDocument/2006/relationships/hyperlink" Target="https://www.digitalocean.com/community/tutorials/exception-in-thread-main-java" TargetMode="External"/><Relationship Id="rId76" Type="http://schemas.openxmlformats.org/officeDocument/2006/relationships/image" Target="media/image16.png"/><Relationship Id="rId141" Type="http://schemas.openxmlformats.org/officeDocument/2006/relationships/hyperlink" Target="http://javarevisited.blogspot.com/2011/12/final-variable-method-class-java.html" TargetMode="External"/><Relationship Id="rId7" Type="http://schemas.openxmlformats.org/officeDocument/2006/relationships/image" Target="media/image1.png"/><Relationship Id="rId183" Type="http://schemas.openxmlformats.org/officeDocument/2006/relationships/hyperlink" Target="http://javarevisited.blogspot.sg/2015/07/how-to-use-wait-notify-and-notifyall-in.html" TargetMode="External"/><Relationship Id="rId239" Type="http://schemas.openxmlformats.org/officeDocument/2006/relationships/hyperlink" Target="http://java67.blogspot.com/2014/01/10-points-about-thread-and-javalangthread-in-java.html" TargetMode="External"/><Relationship Id="rId250" Type="http://schemas.openxmlformats.org/officeDocument/2006/relationships/hyperlink" Target="http://java67.blogspot.com/2014/01/java-regular-expression-to-check-numbers-in-String.html" TargetMode="External"/><Relationship Id="rId292" Type="http://schemas.openxmlformats.org/officeDocument/2006/relationships/hyperlink" Target="https://www.simplilearn.com/tutorials/cyber-security-tutorial/what-is-sql-injection" TargetMode="External"/><Relationship Id="rId306" Type="http://schemas.openxmlformats.org/officeDocument/2006/relationships/hyperlink" Target="https://www.javatpoint.com/spring-mvc-custom-validation" TargetMode="External"/><Relationship Id="rId45" Type="http://schemas.openxmlformats.org/officeDocument/2006/relationships/image" Target="media/image9.png"/><Relationship Id="rId87" Type="http://schemas.openxmlformats.org/officeDocument/2006/relationships/hyperlink" Target="https://www.geeksforgeeks.org/difference-between-hashmap-and-hashset" TargetMode="External"/><Relationship Id="rId110" Type="http://schemas.openxmlformats.org/officeDocument/2006/relationships/hyperlink" Target="https://www.geeksforgeeks.org/clone-method-in-java-2/" TargetMode="External"/><Relationship Id="rId348" Type="http://schemas.openxmlformats.org/officeDocument/2006/relationships/hyperlink" Target="https://www.java67.com/2023/08/difference-between-jparepository.html" TargetMode="External"/><Relationship Id="rId152" Type="http://schemas.openxmlformats.org/officeDocument/2006/relationships/hyperlink" Target="http://javarevisited.blogspot.com/2012/04/10-points-on-interface-in-java-with.html" TargetMode="External"/><Relationship Id="rId194" Type="http://schemas.openxmlformats.org/officeDocument/2006/relationships/hyperlink" Target="http://javarevisited.blogspot.sg/2012/02/java-mistake-1-using-float-and-double.html" TargetMode="External"/><Relationship Id="rId208" Type="http://schemas.openxmlformats.org/officeDocument/2006/relationships/hyperlink" Target="http://javarevisited.blogspot.sg/2011/12/jre-jvm-jdk-jit-in-java-programming.html" TargetMode="External"/><Relationship Id="rId261" Type="http://schemas.openxmlformats.org/officeDocument/2006/relationships/hyperlink" Target="http://javarevisited.blogspot.com/2014/05/law-of-demeter-example-in-java.html" TargetMode="External"/><Relationship Id="rId14" Type="http://schemas.openxmlformats.org/officeDocument/2006/relationships/hyperlink" Target="https://www.geeksforgeeks.org/javascript/" TargetMode="External"/><Relationship Id="rId56" Type="http://schemas.openxmlformats.org/officeDocument/2006/relationships/hyperlink" Target="https://www.javatpoint.com/deadlock-in-java" TargetMode="External"/><Relationship Id="rId317" Type="http://schemas.openxmlformats.org/officeDocument/2006/relationships/hyperlink" Target="https://www.javatpoint.com/spring-SimpleJdbcTemplate-example" TargetMode="External"/><Relationship Id="rId98" Type="http://schemas.openxmlformats.org/officeDocument/2006/relationships/hyperlink" Target="https://www.geeksforgeeks.org/difference-between-priorityqueue-and-treeset/" TargetMode="External"/><Relationship Id="rId121" Type="http://schemas.openxmlformats.org/officeDocument/2006/relationships/hyperlink" Target="https://www.codingninjas.com/studio/online-compiler/online-java-compiler" TargetMode="External"/><Relationship Id="rId163" Type="http://schemas.openxmlformats.org/officeDocument/2006/relationships/hyperlink" Target="https://www.scientecheasy.com/2020/05/java-abstraction.html/" TargetMode="External"/><Relationship Id="rId219" Type="http://schemas.openxmlformats.org/officeDocument/2006/relationships/hyperlink" Target="http://javarevisited.blogspot.sg/2012/11/difference-between-final-finally-and-finalize-java.html" TargetMode="External"/><Relationship Id="rId230" Type="http://schemas.openxmlformats.org/officeDocument/2006/relationships/hyperlink" Target="http://javarevisited.blogspot.sg/2014/07/java-optimization-empty-arraylist-and-Hashmap-cost-less-memory-jdk-17040-update.html" TargetMode="External"/><Relationship Id="rId251" Type="http://schemas.openxmlformats.org/officeDocument/2006/relationships/hyperlink" Target="http://java67.blogspot.com/2012/12/how-to-reverse-string-in-java-stringbuffer-stringbuilder.htm" TargetMode="External"/><Relationship Id="rId25" Type="http://schemas.openxmlformats.org/officeDocument/2006/relationships/image" Target="media/image7.png"/><Relationship Id="rId46" Type="http://schemas.openxmlformats.org/officeDocument/2006/relationships/hyperlink" Target="https://www.javatpoint.com/join()-method" TargetMode="External"/><Relationship Id="rId67" Type="http://schemas.openxmlformats.org/officeDocument/2006/relationships/hyperlink" Target="https://www.geeksforgeeks.org/arraylist-vs-linkedlist-java/" TargetMode="External"/><Relationship Id="rId272" Type="http://schemas.openxmlformats.org/officeDocument/2006/relationships/hyperlink" Target="http://java67.blogspot.sg/2012/09/difference-between-overloading-vs-overriding-in-java.html" TargetMode="External"/><Relationship Id="rId293" Type="http://schemas.openxmlformats.org/officeDocument/2006/relationships/hyperlink" Target="javascript:void(0)" TargetMode="External"/><Relationship Id="rId307" Type="http://schemas.openxmlformats.org/officeDocument/2006/relationships/hyperlink" Target="https://www.javatpoint.com/spring-tutorial" TargetMode="External"/><Relationship Id="rId328" Type="http://schemas.openxmlformats.org/officeDocument/2006/relationships/hyperlink" Target="https://www.javainuse.com/webseries/spring-security-jwt/chap6" TargetMode="External"/><Relationship Id="rId349" Type="http://schemas.openxmlformats.org/officeDocument/2006/relationships/hyperlink" Target="https://javarevisited.blogspot.com/2021/09/spring-data-jpa-query-example-tutorial.html" TargetMode="External"/><Relationship Id="rId88" Type="http://schemas.openxmlformats.org/officeDocument/2006/relationships/hyperlink" Target="https://www.geeksforgeeks.org/load-factor-in-hashmap-in-java-with-examples/" TargetMode="External"/><Relationship Id="rId111" Type="http://schemas.openxmlformats.org/officeDocument/2006/relationships/hyperlink" Target="https://www.geeksforgeeks.org/constructor-chaining-java-examples/" TargetMode="External"/><Relationship Id="rId132" Type="http://schemas.openxmlformats.org/officeDocument/2006/relationships/hyperlink" Target="https://www.javatpoint.com/ResultSet-interface" TargetMode="External"/><Relationship Id="rId153" Type="http://schemas.openxmlformats.org/officeDocument/2006/relationships/hyperlink" Target="http://javarevisited.blogspot.com/2011/12/method-overloading-vs-method-overriding.html" TargetMode="External"/><Relationship Id="rId174" Type="http://schemas.openxmlformats.org/officeDocument/2006/relationships/image" Target="media/image35.jpeg"/><Relationship Id="rId195" Type="http://schemas.openxmlformats.org/officeDocument/2006/relationships/hyperlink" Target="http://javarevisited.blogspot.sg/2014/08/2-examples-to-convert-byte-array-to-String-in-Java.html" TargetMode="External"/><Relationship Id="rId209" Type="http://schemas.openxmlformats.org/officeDocument/2006/relationships/hyperlink" Target="https://javarevisited.blogspot.com/2018/07/top-5-websites-to-learn-coding-in-java.html" TargetMode="External"/><Relationship Id="rId220" Type="http://schemas.openxmlformats.org/officeDocument/2006/relationships/hyperlink" Target="http://java67.blogspot.sg/2013/01/difference-between-set-list-and-map-in-java.html" TargetMode="External"/><Relationship Id="rId241" Type="http://schemas.openxmlformats.org/officeDocument/2006/relationships/hyperlink" Target="http://javarevisited.blogspot.sg/2013/01/java-best-practices-method-overloading-constructor.html" TargetMode="External"/><Relationship Id="rId15" Type="http://schemas.openxmlformats.org/officeDocument/2006/relationships/hyperlink" Target="https://www.geeksforgeeks.org/csharp-programming-language/" TargetMode="External"/><Relationship Id="rId36" Type="http://schemas.openxmlformats.org/officeDocument/2006/relationships/hyperlink" Target="https://www.digitalocean.com/community/tutorials/java-exception-interview-questions-and-answers" TargetMode="External"/><Relationship Id="rId57" Type="http://schemas.openxmlformats.org/officeDocument/2006/relationships/hyperlink" Target="https://www.geeksforgeeks.org/the-c-standard-template-library-stl/" TargetMode="External"/><Relationship Id="rId262" Type="http://schemas.openxmlformats.org/officeDocument/2006/relationships/hyperlink" Target="http://javarevisited.blogspot.sg/2012/12/inversion-of-control-dependency-injection-design-pattern-spring-example-tutorial.html" TargetMode="External"/><Relationship Id="rId283" Type="http://schemas.openxmlformats.org/officeDocument/2006/relationships/hyperlink" Target="http://javarevisited.blogspot.sg/2011/12/difference-between-dom-and-sax-parsers.html" TargetMode="External"/><Relationship Id="rId318" Type="http://schemas.openxmlformats.org/officeDocument/2006/relationships/hyperlink" Target="https://www.javatpoint.com/spring-aop-tutorial" TargetMode="External"/><Relationship Id="rId339" Type="http://schemas.openxmlformats.org/officeDocument/2006/relationships/hyperlink" Target="https://www.javainuse.com/spring/boot_form_security" TargetMode="External"/><Relationship Id="rId78" Type="http://schemas.openxmlformats.org/officeDocument/2006/relationships/image" Target="media/image17.png"/><Relationship Id="rId99" Type="http://schemas.openxmlformats.org/officeDocument/2006/relationships/hyperlink" Target="https://www.geeksforgeeks.org/diamond-operator-for-anonymous-inner-class-with-examples-in-java" TargetMode="External"/><Relationship Id="rId101" Type="http://schemas.openxmlformats.org/officeDocument/2006/relationships/image" Target="media/image22.png"/><Relationship Id="rId122" Type="http://schemas.openxmlformats.org/officeDocument/2006/relationships/hyperlink" Target="https://www.codingninjas.com/studio/library/has-a-relationship-in-java" TargetMode="External"/><Relationship Id="rId143" Type="http://schemas.openxmlformats.org/officeDocument/2006/relationships/image" Target="media/image26.png"/><Relationship Id="rId164" Type="http://schemas.openxmlformats.org/officeDocument/2006/relationships/hyperlink" Target="https://www.scientecheasy.com/2020/07/encapsulation-in-java.html/" TargetMode="External"/><Relationship Id="rId185" Type="http://schemas.openxmlformats.org/officeDocument/2006/relationships/hyperlink" Target="https://javarevisited.blogspot.com/2020/04/top-10-advanced-core-java-courses-for-experienced-developers.html" TargetMode="External"/><Relationship Id="rId350" Type="http://schemas.openxmlformats.org/officeDocument/2006/relationships/hyperlink" Target="https://javarevisited.blogspot.com/2020/05/top-5-cloud-courses-for-java-and-spring-boot-developers.html" TargetMode="External"/><Relationship Id="rId9" Type="http://schemas.openxmlformats.org/officeDocument/2006/relationships/image" Target="media/image3.png"/><Relationship Id="rId210" Type="http://schemas.openxmlformats.org/officeDocument/2006/relationships/image" Target="media/image41.jpeg"/><Relationship Id="rId26" Type="http://schemas.openxmlformats.org/officeDocument/2006/relationships/hyperlink" Target="https://www.digitalocean.com/community/tutorials/java-exception-interview-questions-and-answers" TargetMode="External"/><Relationship Id="rId231" Type="http://schemas.openxmlformats.org/officeDocument/2006/relationships/hyperlink" Target="http://javarevisited.blogspot.sg/2011/10/override-hashcode-in-java-example.html" TargetMode="External"/><Relationship Id="rId252" Type="http://schemas.openxmlformats.org/officeDocument/2006/relationships/hyperlink" Target="http://java67.blogspot.com/2015/10/java-program-to-find-repeated-words-and-count.html" TargetMode="External"/><Relationship Id="rId273" Type="http://schemas.openxmlformats.org/officeDocument/2006/relationships/hyperlink" Target="http://javarevisited.blogspot.sg/2012/12/inner-class-and-nested-static-class-in-java-difference.html" TargetMode="External"/><Relationship Id="rId294" Type="http://schemas.openxmlformats.org/officeDocument/2006/relationships/hyperlink" Target="javascript:void(0)" TargetMode="External"/><Relationship Id="rId308" Type="http://schemas.openxmlformats.org/officeDocument/2006/relationships/hyperlink" Target="https://www.javatpoint.com/spring-modules" TargetMode="External"/><Relationship Id="rId329" Type="http://schemas.openxmlformats.org/officeDocument/2006/relationships/image" Target="media/image47.jpeg"/><Relationship Id="rId47" Type="http://schemas.openxmlformats.org/officeDocument/2006/relationships/hyperlink" Target="https://www.javatpoint.com/can-we-start-a-thread-twice" TargetMode="External"/><Relationship Id="rId68" Type="http://schemas.openxmlformats.org/officeDocument/2006/relationships/hyperlink" Target="https://www.geeksforgeeks.org/difference-between-iterator-and-enumeration-in-java-with-examples/" TargetMode="External"/><Relationship Id="rId89" Type="http://schemas.openxmlformats.org/officeDocument/2006/relationships/hyperlink" Target="https://www.geeksforgeeks.org/comparable-vs-comparator-in-java/" TargetMode="External"/><Relationship Id="rId112" Type="http://schemas.openxmlformats.org/officeDocument/2006/relationships/hyperlink" Target="http://docs.oracle.com/javase/specs/" TargetMode="External"/><Relationship Id="rId133" Type="http://schemas.openxmlformats.org/officeDocument/2006/relationships/hyperlink" Target="https://www.javatpoint.com/ResultSetMetaData-interface" TargetMode="External"/><Relationship Id="rId154" Type="http://schemas.openxmlformats.org/officeDocument/2006/relationships/hyperlink" Target="http://javarevisited.blogspot.sg/2011/12/main-public-static-java-void-method-why.html" TargetMode="External"/><Relationship Id="rId175" Type="http://schemas.openxmlformats.org/officeDocument/2006/relationships/image" Target="media/image36.jpeg"/><Relationship Id="rId340" Type="http://schemas.openxmlformats.org/officeDocument/2006/relationships/hyperlink" Target="https://www.javainuse.com/spring/boot_form_security_custom_login" TargetMode="External"/><Relationship Id="rId196" Type="http://schemas.openxmlformats.org/officeDocument/2006/relationships/hyperlink" Target="http://javarevisited.blogspot.sg/2012/12/what-is-type-casting-in-java-class-interface-example.html" TargetMode="External"/><Relationship Id="rId200" Type="http://schemas.openxmlformats.org/officeDocument/2006/relationships/hyperlink" Target="http://javarevisited.blogspot.sg/2011/08/string-switch-case-jdk7-example.html" TargetMode="External"/><Relationship Id="rId16" Type="http://schemas.openxmlformats.org/officeDocument/2006/relationships/hyperlink" Target="https://www.geeksforgeeks.org/ruby-programming-language/" TargetMode="External"/><Relationship Id="rId221" Type="http://schemas.openxmlformats.org/officeDocument/2006/relationships/hyperlink" Target="http://javarevisited.blogspot.sg/2013/10/what-is-priorityqueue-data-structure-java-example-tutorial.html" TargetMode="External"/><Relationship Id="rId242" Type="http://schemas.openxmlformats.org/officeDocument/2006/relationships/hyperlink" Target="http://javarevisited.blogspot.sg/2012/03/simpledateformat-in-java-is-not-thread.html" TargetMode="External"/><Relationship Id="rId263" Type="http://schemas.openxmlformats.org/officeDocument/2006/relationships/hyperlink" Target="http://java67.blogspot.sg/2014/06/why-abstract-class-is-important-in-java.html" TargetMode="External"/><Relationship Id="rId284" Type="http://schemas.openxmlformats.org/officeDocument/2006/relationships/hyperlink" Target="http://javarevisited.blogspot.sg/2014/04/10-jdk-7-features-to-revisit-before-you.html" TargetMode="External"/><Relationship Id="rId319" Type="http://schemas.openxmlformats.org/officeDocument/2006/relationships/hyperlink" Target="https://www.javatpoint.com/spring-aop-tutorial" TargetMode="External"/><Relationship Id="rId37" Type="http://schemas.openxmlformats.org/officeDocument/2006/relationships/hyperlink" Target="https://www.digitalocean.com/community/tutorials/java-exception-interview-questions-and-answers" TargetMode="External"/><Relationship Id="rId58" Type="http://schemas.openxmlformats.org/officeDocument/2006/relationships/hyperlink" Target="https://www.geeksforgeeks.org/classes-objects-java/" TargetMode="External"/><Relationship Id="rId79" Type="http://schemas.openxmlformats.org/officeDocument/2006/relationships/hyperlink" Target="https://www.geeksforgeeks.org/vector-vs-arraylist-java/" TargetMode="External"/><Relationship Id="rId102" Type="http://schemas.openxmlformats.org/officeDocument/2006/relationships/hyperlink" Target="https://www.geeksforgeeks.org/internal-working-of-treemap-in-java/" TargetMode="External"/><Relationship Id="rId123" Type="http://schemas.openxmlformats.org/officeDocument/2006/relationships/hyperlink" Target="https://www.codingninjas.com/studio/library/top-embedded-systems-interview-questions--answers" TargetMode="External"/><Relationship Id="rId144" Type="http://schemas.openxmlformats.org/officeDocument/2006/relationships/hyperlink" Target="http://javarevisited.blogspot.com/2011/11/static-keyword-method-variable-java.html" TargetMode="External"/><Relationship Id="rId330" Type="http://schemas.openxmlformats.org/officeDocument/2006/relationships/image" Target="media/image48.jpeg"/><Relationship Id="rId90" Type="http://schemas.openxmlformats.org/officeDocument/2006/relationships/hyperlink" Target="https://www.geeksforgeeks.org/fail-fast-fail-safe-iterators-java/" TargetMode="External"/><Relationship Id="rId165" Type="http://schemas.openxmlformats.org/officeDocument/2006/relationships/hyperlink" Target="https://ads.freestar.com/?utm_campaign=branding&amp;utm_medium=banner&amp;utm_source=baeldung.com&amp;utm_content=baeldung_leaderboard_mid_1" TargetMode="External"/><Relationship Id="rId186" Type="http://schemas.openxmlformats.org/officeDocument/2006/relationships/image" Target="media/image40.gif"/><Relationship Id="rId351" Type="http://schemas.openxmlformats.org/officeDocument/2006/relationships/hyperlink" Target="https://medium.com/javarevisited/12-advanced-spring-framework-courses-for-java-programmers-a273f6e4448c" TargetMode="External"/><Relationship Id="rId211" Type="http://schemas.openxmlformats.org/officeDocument/2006/relationships/hyperlink" Target="http://javarevisited.blogspot.sg/2011/05/java-heap-space-memory-size-jvm.html" TargetMode="External"/><Relationship Id="rId232" Type="http://schemas.openxmlformats.org/officeDocument/2006/relationships/hyperlink" Target="http://java67.blogspot.sg/2013/08/difference-between-comparator-and-comparable-in-java-interface-sorting.html" TargetMode="External"/><Relationship Id="rId253" Type="http://schemas.openxmlformats.org/officeDocument/2006/relationships/hyperlink" Target="http://javarevisited.blogspot.sg/2013/03/Anagram-how-to-check-if-two-string-are-anagrams-example-tutorial.html" TargetMode="External"/><Relationship Id="rId274" Type="http://schemas.openxmlformats.org/officeDocument/2006/relationships/hyperlink" Target="http://javarevisited.blogspot.sg/2014/02/ifference-between-association-vs-composition-vs-aggregation.html" TargetMode="External"/><Relationship Id="rId295" Type="http://schemas.openxmlformats.org/officeDocument/2006/relationships/hyperlink" Target="https://www.simplilearn.com/mobile-and-software-development?source=InpageBannerCategory" TargetMode="External"/><Relationship Id="rId309" Type="http://schemas.openxmlformats.org/officeDocument/2006/relationships/hyperlink" Target="https://www.javatpoint.com/ioc-container" TargetMode="External"/><Relationship Id="rId27" Type="http://schemas.openxmlformats.org/officeDocument/2006/relationships/hyperlink" Target="https://www.digitalocean.com/community/tutorials/java-exception-interview-questions-and-answers" TargetMode="External"/><Relationship Id="rId48" Type="http://schemas.openxmlformats.org/officeDocument/2006/relationships/hyperlink" Target="https://www.javatpoint.com/what-if-we-call-run()-method-directly" TargetMode="External"/><Relationship Id="rId69" Type="http://schemas.openxmlformats.org/officeDocument/2006/relationships/hyperlink" Target="https://www.geeksforgeeks.org/arraylist-vs-linkedlist-java/" TargetMode="External"/><Relationship Id="rId113" Type="http://schemas.openxmlformats.org/officeDocument/2006/relationships/hyperlink" Target="https://www.geeksforgeeks.org/g-fact-50/" TargetMode="External"/><Relationship Id="rId134" Type="http://schemas.openxmlformats.org/officeDocument/2006/relationships/hyperlink" Target="https://www.javatpoint.com/DatabaseMetaData-interface" TargetMode="External"/><Relationship Id="rId320" Type="http://schemas.openxmlformats.org/officeDocument/2006/relationships/hyperlink" Target="https://www.javatpoint.com/spring-aop-tutorial" TargetMode="External"/><Relationship Id="rId80" Type="http://schemas.openxmlformats.org/officeDocument/2006/relationships/hyperlink" Target="https://www.geeksforgeeks.org/difference-between-an-iterator-and-listiterator-in-java/" TargetMode="External"/><Relationship Id="rId155" Type="http://schemas.openxmlformats.org/officeDocument/2006/relationships/image" Target="media/image28.png"/><Relationship Id="rId176" Type="http://schemas.openxmlformats.org/officeDocument/2006/relationships/image" Target="media/image37.png"/><Relationship Id="rId197" Type="http://schemas.openxmlformats.org/officeDocument/2006/relationships/hyperlink" Target="http://javarevisited.blogspot.sg/2015/01/java-clone-tutorial-part-2-overriding-with-mutable-field-example.html" TargetMode="External"/><Relationship Id="rId341" Type="http://schemas.openxmlformats.org/officeDocument/2006/relationships/hyperlink" Target="https://www.javainuse.com/spring/boot_form_security_custom_login" TargetMode="External"/><Relationship Id="rId201" Type="http://schemas.openxmlformats.org/officeDocument/2006/relationships/hyperlink" Target="http://java67.blogspot.sg/2012/12/how-constructor-chaining-works-in-java.html" TargetMode="External"/><Relationship Id="rId222" Type="http://schemas.openxmlformats.org/officeDocument/2006/relationships/hyperlink" Target="http://java67.blogspot.sg/2012/12/difference-between-arraylist-vs-LinkedList-java.html" TargetMode="External"/><Relationship Id="rId243" Type="http://schemas.openxmlformats.org/officeDocument/2006/relationships/hyperlink" Target="http://javarevisited.blogspot.com/2011/09/convert-date-to-string-simpledateformat.html" TargetMode="External"/><Relationship Id="rId264" Type="http://schemas.openxmlformats.org/officeDocument/2006/relationships/hyperlink" Target="http://javarevisited.blogspot.sg/2012/11/difference-between-setter-injection-vs-constructor-injection-spring-framework.html" TargetMode="External"/><Relationship Id="rId285" Type="http://schemas.openxmlformats.org/officeDocument/2006/relationships/hyperlink" Target="http://javarevisited.blogspot.sg/2014/02/10-example-of-lambda-expressions-in-java8.html" TargetMode="External"/><Relationship Id="rId17" Type="http://schemas.openxmlformats.org/officeDocument/2006/relationships/image" Target="media/image5.png"/><Relationship Id="rId38" Type="http://schemas.openxmlformats.org/officeDocument/2006/relationships/hyperlink" Target="https://www.digitalocean.com/community/tutorials/java-exception-interview-questions-and-answers" TargetMode="External"/><Relationship Id="rId59" Type="http://schemas.openxmlformats.org/officeDocument/2006/relationships/hyperlink" Target="https://www.geeksforgeeks.org/interfaces-in-java/" TargetMode="External"/><Relationship Id="rId103" Type="http://schemas.openxmlformats.org/officeDocument/2006/relationships/hyperlink" Target="https://www.geeksforgeeks.org/how-to-iterate-hashmap-in-java/" TargetMode="External"/><Relationship Id="rId124" Type="http://schemas.openxmlformats.org/officeDocument/2006/relationships/hyperlink" Target="https://www.codingninjas.com/studio/online-compiler/online-java-compiler" TargetMode="External"/><Relationship Id="rId310" Type="http://schemas.openxmlformats.org/officeDocument/2006/relationships/hyperlink" Target="https://www.javatpoint.com/ioc-container" TargetMode="External"/><Relationship Id="rId70" Type="http://schemas.openxmlformats.org/officeDocument/2006/relationships/hyperlink" Target="https://www.geeksforgeeks.org/difference-between-list-and-set-in-java/" TargetMode="External"/><Relationship Id="rId91" Type="http://schemas.openxmlformats.org/officeDocument/2006/relationships/hyperlink" Target="https://www.geeksforgeeks.org/iterate-through-list-in-java/" TargetMode="External"/><Relationship Id="rId145" Type="http://schemas.openxmlformats.org/officeDocument/2006/relationships/hyperlink" Target="http://javarevisited.blogspot.com/2013/03/can-we-overload-and-override-static-method-java.html" TargetMode="External"/><Relationship Id="rId166" Type="http://schemas.openxmlformats.org/officeDocument/2006/relationships/hyperlink" Target="https://www.baeldung.com/java-annotation-processing-builder" TargetMode="External"/><Relationship Id="rId187" Type="http://schemas.openxmlformats.org/officeDocument/2006/relationships/hyperlink" Target="http://lmax-exchange.github.io/disruptor/" TargetMode="External"/><Relationship Id="rId331" Type="http://schemas.openxmlformats.org/officeDocument/2006/relationships/hyperlink" Target="https://www.javainuse.com/spring/jwt" TargetMode="External"/><Relationship Id="rId352" Type="http://schemas.openxmlformats.org/officeDocument/2006/relationships/image" Target="media/image53.png"/><Relationship Id="rId1" Type="http://schemas.openxmlformats.org/officeDocument/2006/relationships/numbering" Target="numbering.xml"/><Relationship Id="rId212" Type="http://schemas.openxmlformats.org/officeDocument/2006/relationships/hyperlink" Target="https://javarevisited.blogspot.com/2019/04/top-5-courses-to-learn-jvm-internals.html" TargetMode="External"/><Relationship Id="rId233" Type="http://schemas.openxmlformats.org/officeDocument/2006/relationships/hyperlink" Target="http://javarevisited.blogspot.sg/2015/01/why-override-equals-hashcode-or-tostring-java.html" TargetMode="External"/><Relationship Id="rId254" Type="http://schemas.openxmlformats.org/officeDocument/2006/relationships/hyperlink" Target="http://javarevisited.blogspot.com/2015/08/how-to-find-all-permutations-of-string-java-example.html" TargetMode="External"/><Relationship Id="rId28" Type="http://schemas.openxmlformats.org/officeDocument/2006/relationships/hyperlink" Target="https://www.digitalocean.com/community/tutorials/java-try-with-resources" TargetMode="External"/><Relationship Id="rId49" Type="http://schemas.openxmlformats.org/officeDocument/2006/relationships/hyperlink" Target="https://www.javatpoint.com/daemon-thread" TargetMode="External"/><Relationship Id="rId114" Type="http://schemas.openxmlformats.org/officeDocument/2006/relationships/hyperlink" Target="https://www.geeksforgeeks.org/private-constructors-and-singleton-classes-in-java/" TargetMode="External"/><Relationship Id="rId275" Type="http://schemas.openxmlformats.org/officeDocument/2006/relationships/hyperlink" Target="http://javarevisited.blogspot.sg/2011/11/great-example-of-open-closed-design.html" TargetMode="External"/><Relationship Id="rId296" Type="http://schemas.openxmlformats.org/officeDocument/2006/relationships/hyperlink" Target="https://www.simplilearn.com/tutorials/sql-tutorial/primary-key-in-sql" TargetMode="External"/><Relationship Id="rId300" Type="http://schemas.openxmlformats.org/officeDocument/2006/relationships/image" Target="media/image44.png"/><Relationship Id="rId60" Type="http://schemas.openxmlformats.org/officeDocument/2006/relationships/hyperlink" Target="https://www.geeksforgeeks.org/difference-between-arrays-and-collection-in-java/" TargetMode="External"/><Relationship Id="rId81" Type="http://schemas.openxmlformats.org/officeDocument/2006/relationships/hyperlink" Target="https://www.geeksforgeeks.org/difference-between-iterator-and-enumeration-in-java-with-examples/" TargetMode="External"/><Relationship Id="rId135" Type="http://schemas.openxmlformats.org/officeDocument/2006/relationships/hyperlink" Target="https://www.javatpoint.com/transaction-management-in-jdbc" TargetMode="External"/><Relationship Id="rId156" Type="http://schemas.openxmlformats.org/officeDocument/2006/relationships/hyperlink" Target="https://www.scientecheasy.com/2020/06/access-modifiers-in-java.html/" TargetMode="External"/><Relationship Id="rId177" Type="http://schemas.openxmlformats.org/officeDocument/2006/relationships/image" Target="media/image38.jpeg"/><Relationship Id="rId198" Type="http://schemas.openxmlformats.org/officeDocument/2006/relationships/hyperlink" Target="http://java67.blogspot.com/2014/11/how-to-convert-double-to-long-in-java-example.html" TargetMode="External"/><Relationship Id="rId321" Type="http://schemas.openxmlformats.org/officeDocument/2006/relationships/hyperlink" Target="https://www.javatpoint.com/spring-3-mvc-tutorial" TargetMode="External"/><Relationship Id="rId342" Type="http://schemas.openxmlformats.org/officeDocument/2006/relationships/hyperlink" Target="https://www.javainuse.com/spring/boot_security_jdbc_authentication" TargetMode="External"/><Relationship Id="rId202" Type="http://schemas.openxmlformats.org/officeDocument/2006/relationships/hyperlink" Target="http://javarevisited.blogspot.com/2014/07/top-5-java-performance-tuning-books.html" TargetMode="External"/><Relationship Id="rId223" Type="http://schemas.openxmlformats.org/officeDocument/2006/relationships/hyperlink" Target="http://java67.blogspot.sg/2012/07/sort-list-ascending-descending-order-set-arraylist.html" TargetMode="External"/><Relationship Id="rId244" Type="http://schemas.openxmlformats.org/officeDocument/2006/relationships/hyperlink" Target="http://java67.blogspot.sg/2013/01/how-to-format-date-in-java-simpledateformat-example.html" TargetMode="External"/><Relationship Id="rId18" Type="http://schemas.openxmlformats.org/officeDocument/2006/relationships/image" Target="media/image6.png"/><Relationship Id="rId39" Type="http://schemas.openxmlformats.org/officeDocument/2006/relationships/hyperlink" Target="https://www.digitalocean.com/community/users/throws" TargetMode="External"/><Relationship Id="rId265" Type="http://schemas.openxmlformats.org/officeDocument/2006/relationships/hyperlink" Target="http://javarevisited.blogspot.sg/2015/06/difference-between-dependency-injection.html" TargetMode="External"/><Relationship Id="rId286" Type="http://schemas.openxmlformats.org/officeDocument/2006/relationships/hyperlink" Target="http://javarevisited.blogspot.sg/2015/01/difference-between-maven-ant-jenkins-and-hudson.html" TargetMode="External"/><Relationship Id="rId50" Type="http://schemas.openxmlformats.org/officeDocument/2006/relationships/hyperlink" Target="https://www.javatpoint.com/daemon-thread" TargetMode="External"/><Relationship Id="rId104" Type="http://schemas.openxmlformats.org/officeDocument/2006/relationships/image" Target="media/image23.png"/><Relationship Id="rId125" Type="http://schemas.openxmlformats.org/officeDocument/2006/relationships/image" Target="media/image25.png"/><Relationship Id="rId146" Type="http://schemas.openxmlformats.org/officeDocument/2006/relationships/hyperlink" Target="https://3.bp.blogspot.com/-K6q0DQ1v-tw/TWu8owBtc2I/AAAAAAAAADA/oBoHDBiJ8ag/s1600/17.jpg" TargetMode="External"/><Relationship Id="rId167" Type="http://schemas.openxmlformats.org/officeDocument/2006/relationships/hyperlink" Target="http://docs.oracle.com/javase/specs/jls/se7/html/jls-9.html" TargetMode="External"/><Relationship Id="rId188" Type="http://schemas.openxmlformats.org/officeDocument/2006/relationships/hyperlink" Target="http://javarevisited.blogspot.sg/2013/08/why-swing-is-not-thread-safe-in-java-Swingworker-Event-thread.html" TargetMode="External"/><Relationship Id="rId311" Type="http://schemas.openxmlformats.org/officeDocument/2006/relationships/hyperlink" Target="https://www.javatpoint.com/difference-between-constructor-and-setter-injection" TargetMode="External"/><Relationship Id="rId332" Type="http://schemas.openxmlformats.org/officeDocument/2006/relationships/hyperlink" Target="https://www.javainuse.com/spring/boot-jwt" TargetMode="External"/><Relationship Id="rId353" Type="http://schemas.openxmlformats.org/officeDocument/2006/relationships/fontTable" Target="fontTable.xml"/><Relationship Id="rId71" Type="http://schemas.openxmlformats.org/officeDocument/2006/relationships/image" Target="media/image13.png"/><Relationship Id="rId92" Type="http://schemas.openxmlformats.org/officeDocument/2006/relationships/hyperlink" Target="https://www.geeksforgeeks.org/hashmap-values-method-in-java/" TargetMode="External"/><Relationship Id="rId213" Type="http://schemas.openxmlformats.org/officeDocument/2006/relationships/image" Target="media/image42.jpeg"/><Relationship Id="rId234" Type="http://schemas.openxmlformats.org/officeDocument/2006/relationships/hyperlink" Target="https://javarevisited.blogspot.com/2020/03/bytebuffer-read-write-example-in-java.html" TargetMode="External"/><Relationship Id="rId2" Type="http://schemas.openxmlformats.org/officeDocument/2006/relationships/styles" Target="styles.xml"/><Relationship Id="rId29" Type="http://schemas.openxmlformats.org/officeDocument/2006/relationships/hyperlink" Target="https://www.digitalocean.com/community/tutorials/java-exception-interview-questions-and-answers" TargetMode="External"/><Relationship Id="rId255" Type="http://schemas.openxmlformats.org/officeDocument/2006/relationships/hyperlink" Target="http://javarevisited.blogspot.com/2015/06/3-ways-to-find-duplicate-elements-in-array-java.html" TargetMode="External"/><Relationship Id="rId276" Type="http://schemas.openxmlformats.org/officeDocument/2006/relationships/hyperlink" Target="http://java67.blogspot.com/2014/12/strategy-pattern-in-java-with-sample.html" TargetMode="External"/><Relationship Id="rId297" Type="http://schemas.openxmlformats.org/officeDocument/2006/relationships/hyperlink" Target="javascript:void(0)" TargetMode="External"/><Relationship Id="rId40" Type="http://schemas.openxmlformats.org/officeDocument/2006/relationships/hyperlink" Target="https://www.digitalocean.com/community/tutorials/exception-handling-in-java" TargetMode="External"/><Relationship Id="rId115" Type="http://schemas.openxmlformats.org/officeDocument/2006/relationships/hyperlink" Target="https://www.geeksforgeeks.org/constructor-overloading-java/" TargetMode="External"/><Relationship Id="rId136" Type="http://schemas.openxmlformats.org/officeDocument/2006/relationships/hyperlink" Target="https://www.javatpoint.com/batch-processing-in-jdbc" TargetMode="External"/><Relationship Id="rId157" Type="http://schemas.openxmlformats.org/officeDocument/2006/relationships/hyperlink" Target="https://www.scientecheasy.com/2020/06/non-access-modifiers-in-java.html/" TargetMode="External"/><Relationship Id="rId178" Type="http://schemas.openxmlformats.org/officeDocument/2006/relationships/image" Target="media/image39.jpeg"/><Relationship Id="rId301" Type="http://schemas.openxmlformats.org/officeDocument/2006/relationships/image" Target="media/image45.png"/><Relationship Id="rId322" Type="http://schemas.openxmlformats.org/officeDocument/2006/relationships/image" Target="media/image46.jpeg"/><Relationship Id="rId343" Type="http://schemas.openxmlformats.org/officeDocument/2006/relationships/hyperlink" Target="https://www.javainuse.com/spring/boot_form_security" TargetMode="External"/><Relationship Id="rId61" Type="http://schemas.openxmlformats.org/officeDocument/2006/relationships/image" Target="media/image10.png"/><Relationship Id="rId82" Type="http://schemas.openxmlformats.org/officeDocument/2006/relationships/image" Target="media/image18.png"/><Relationship Id="rId199" Type="http://schemas.openxmlformats.org/officeDocument/2006/relationships/hyperlink" Target="http://java67.blogspot.sg/2014/01/why-string-class-has-made-immutable-or-final-java.html" TargetMode="External"/><Relationship Id="rId203" Type="http://schemas.openxmlformats.org/officeDocument/2006/relationships/hyperlink" Target="http://javarevisited.blogspot.sg/2011/04/garbage-collection-in-java.html" TargetMode="External"/><Relationship Id="rId19" Type="http://schemas.openxmlformats.org/officeDocument/2006/relationships/hyperlink" Target="https://www.digitalocean.com/community/tutorials/java-exception-interview-questions-and-answers" TargetMode="External"/><Relationship Id="rId224" Type="http://schemas.openxmlformats.org/officeDocument/2006/relationships/hyperlink" Target="http://java67.blogspot.sg/2014/03/how-to-print-array-in-java-example-tutorial.html" TargetMode="External"/><Relationship Id="rId245" Type="http://schemas.openxmlformats.org/officeDocument/2006/relationships/hyperlink" Target="http://java67.blogspot.sg/2014/02/how-to-convert-javautildate-to-javasqldate-example.html" TargetMode="External"/><Relationship Id="rId266" Type="http://schemas.openxmlformats.org/officeDocument/2006/relationships/hyperlink" Target="http://javarevisited.blogspot.sg/2015/01/adapter-vs-decorator-vs-facade-vs-proxy-pattern-java.html" TargetMode="External"/><Relationship Id="rId287" Type="http://schemas.openxmlformats.org/officeDocument/2006/relationships/hyperlink" Target="https://www.simplilearn.com/tutorials/sql-tutorial/what-is-sql" TargetMode="External"/><Relationship Id="rId30" Type="http://schemas.openxmlformats.org/officeDocument/2006/relationships/hyperlink" Target="https://www.digitalocean.com/community/tutorials/java-exception-interview-questions-and-answers" TargetMode="External"/><Relationship Id="rId105" Type="http://schemas.openxmlformats.org/officeDocument/2006/relationships/image" Target="media/image24.png"/><Relationship Id="rId126" Type="http://schemas.openxmlformats.org/officeDocument/2006/relationships/hyperlink" Target="https://www.javatpoint.com/jdbc-tutorial" TargetMode="External"/><Relationship Id="rId147" Type="http://schemas.openxmlformats.org/officeDocument/2006/relationships/image" Target="media/image27.jpeg"/><Relationship Id="rId168" Type="http://schemas.openxmlformats.org/officeDocument/2006/relationships/hyperlink" Target="https://career.guru99.com/top-25-log4j-interview-questions/" TargetMode="External"/><Relationship Id="rId312" Type="http://schemas.openxmlformats.org/officeDocument/2006/relationships/hyperlink" Target="https://www.javatpoint.com/spring-JdbcTemplate-tutorial" TargetMode="External"/><Relationship Id="rId333" Type="http://schemas.openxmlformats.org/officeDocument/2006/relationships/image" Target="media/image49.jpeg"/><Relationship Id="rId354" Type="http://schemas.openxmlformats.org/officeDocument/2006/relationships/theme" Target="theme/theme1.xml"/><Relationship Id="rId51" Type="http://schemas.openxmlformats.org/officeDocument/2006/relationships/hyperlink" Target="https://www.javatpoint.com/ShutdownHook-thread" TargetMode="External"/><Relationship Id="rId72" Type="http://schemas.openxmlformats.org/officeDocument/2006/relationships/hyperlink" Target="https://www.geeksforgeeks.org/arraylist-vs-linkedlist-java/" TargetMode="External"/><Relationship Id="rId93" Type="http://schemas.openxmlformats.org/officeDocument/2006/relationships/hyperlink" Target="https://www.geeksforgeeks.org/join-two-arraylists-in-java/" TargetMode="External"/><Relationship Id="rId189" Type="http://schemas.openxmlformats.org/officeDocument/2006/relationships/hyperlink" Target="http://javarevisited.blogspot.sg/2012/05/how-to-use-threadlocal-in-java-benefits.html" TargetMode="External"/><Relationship Id="rId3" Type="http://schemas.openxmlformats.org/officeDocument/2006/relationships/settings" Target="settings.xml"/><Relationship Id="rId214" Type="http://schemas.openxmlformats.org/officeDocument/2006/relationships/hyperlink" Target="http://javarevisited.blogspot.com/2013/01/difference-between-stack-and-heap-java.html" TargetMode="External"/><Relationship Id="rId235" Type="http://schemas.openxmlformats.org/officeDocument/2006/relationships/hyperlink" Target="http://javarevisited.blogspot.sg/2015/08/difference-between-direct-non-direct-mapped-bytebuffer-nio-java.html" TargetMode="External"/><Relationship Id="rId256" Type="http://schemas.openxmlformats.org/officeDocument/2006/relationships/hyperlink" Target="http://java67.blogspot.com/2015/08/2-ways-to-parse-string-to-int-in-java.html" TargetMode="External"/><Relationship Id="rId277" Type="http://schemas.openxmlformats.org/officeDocument/2006/relationships/hyperlink" Target="http://java67.blogspot.sg/2012/10/nested-class-java-static-vs-non-static-inner.html" TargetMode="External"/><Relationship Id="rId298" Type="http://schemas.openxmlformats.org/officeDocument/2006/relationships/hyperlink" Target="javascript:void(0)" TargetMode="External"/><Relationship Id="rId116" Type="http://schemas.openxmlformats.org/officeDocument/2006/relationships/hyperlink" Target="https://www.codingninjas.com/studio/online-compiler/online-java-compiler" TargetMode="External"/><Relationship Id="rId137" Type="http://schemas.openxmlformats.org/officeDocument/2006/relationships/hyperlink" Target="https://www.javatpoint.com/storing-image-in-oracle-database" TargetMode="External"/><Relationship Id="rId158" Type="http://schemas.openxmlformats.org/officeDocument/2006/relationships/image" Target="media/image29.png"/><Relationship Id="rId302" Type="http://schemas.openxmlformats.org/officeDocument/2006/relationships/hyperlink" Target="https://www.javatpoint.com/spring-mvc-model-interface" TargetMode="External"/><Relationship Id="rId323" Type="http://schemas.openxmlformats.org/officeDocument/2006/relationships/hyperlink" Target="https://www.javainuse.com/boot3/sec/3" TargetMode="External"/><Relationship Id="rId344" Type="http://schemas.openxmlformats.org/officeDocument/2006/relationships/hyperlink" Target="https://medium.com/javarevisited/5-best-spring-data-jpa-courses-for-java-developers-45e6438be3c9" TargetMode="External"/><Relationship Id="rId20" Type="http://schemas.openxmlformats.org/officeDocument/2006/relationships/hyperlink" Target="https://www.digitalocean.com/community/tutorials/difference-jdk-vs-jre-vs-jvm" TargetMode="External"/><Relationship Id="rId41" Type="http://schemas.openxmlformats.org/officeDocument/2006/relationships/hyperlink" Target="https://www.digitalocean.com/community/tutorials/java-exception-interview-questions-and-answers" TargetMode="External"/><Relationship Id="rId62" Type="http://schemas.openxmlformats.org/officeDocument/2006/relationships/image" Target="media/image11.png"/><Relationship Id="rId83" Type="http://schemas.openxmlformats.org/officeDocument/2006/relationships/hyperlink" Target="https://www.geeksforgeeks.org/java-util-hashmap-in-java-with-examples/" TargetMode="External"/><Relationship Id="rId179" Type="http://schemas.openxmlformats.org/officeDocument/2006/relationships/hyperlink" Target="https://career.guru99.com/wp-content/uploads/2015/08/LOG4j.jpg" TargetMode="External"/><Relationship Id="rId190" Type="http://schemas.openxmlformats.org/officeDocument/2006/relationships/hyperlink" Target="http://java67.blogspot.sg/2012/12/producer-consumer-problem-with-wait-and-notify-example.html" TargetMode="External"/><Relationship Id="rId204" Type="http://schemas.openxmlformats.org/officeDocument/2006/relationships/hyperlink" Target="http://javarevisited.blogspot.sg/2014/03/difference-between-weakreference-vs-softreference-phantom-strong-reference-java.html" TargetMode="External"/><Relationship Id="rId225" Type="http://schemas.openxmlformats.org/officeDocument/2006/relationships/hyperlink" Target="http://javarevisited.blogspot.com/2010/10/eclipse-tutorial-most-useful-eclipse.html" TargetMode="External"/><Relationship Id="rId246" Type="http://schemas.openxmlformats.org/officeDocument/2006/relationships/hyperlink" Target="http://javarevisited.blogspot.sg/2015/07/how-to-find-number-of-days-between-two-dates-in-java.html" TargetMode="External"/><Relationship Id="rId267" Type="http://schemas.openxmlformats.org/officeDocument/2006/relationships/hyperlink" Target="http://javarevisited.blogspot.sg/2015/01/adapter-vs-decorator-vs-facade-vs-proxy-pattern-java.html" TargetMode="External"/><Relationship Id="rId288" Type="http://schemas.openxmlformats.org/officeDocument/2006/relationships/hyperlink" Target="javascript:void(0)" TargetMode="External"/><Relationship Id="rId106" Type="http://schemas.openxmlformats.org/officeDocument/2006/relationships/hyperlink" Target="https://www.geeksforgeeks.org/internal-working-of-hashmap-java" TargetMode="External"/><Relationship Id="rId127" Type="http://schemas.openxmlformats.org/officeDocument/2006/relationships/hyperlink" Target="https://www.javatpoint.com/jdbc-driver" TargetMode="External"/><Relationship Id="rId313" Type="http://schemas.openxmlformats.org/officeDocument/2006/relationships/hyperlink" Target="https://www.javatpoint.com/spring-JdbcTemplate-tutorial" TargetMode="External"/><Relationship Id="rId10" Type="http://schemas.openxmlformats.org/officeDocument/2006/relationships/image" Target="media/image4.png"/><Relationship Id="rId31" Type="http://schemas.openxmlformats.org/officeDocument/2006/relationships/hyperlink" Target="https://www.digitalocean.com/community/tutorials/java-exception-interview-questions-and-answers" TargetMode="External"/><Relationship Id="rId52" Type="http://schemas.openxmlformats.org/officeDocument/2006/relationships/hyperlink" Target="https://www.javatpoint.com/interrupting-a-thread" TargetMode="External"/><Relationship Id="rId73" Type="http://schemas.openxmlformats.org/officeDocument/2006/relationships/hyperlink" Target="https://www.geeksforgeeks.org/difference-between-list-set-and-map-in-java/" TargetMode="External"/><Relationship Id="rId94" Type="http://schemas.openxmlformats.org/officeDocument/2006/relationships/hyperlink" Target="https://www.geeksforgeeks.org/java-util-properties-class-java/" TargetMode="External"/><Relationship Id="rId148" Type="http://schemas.openxmlformats.org/officeDocument/2006/relationships/hyperlink" Target="http://javarevisited.blogspot.com/2010/10/abstraction-in-java.html" TargetMode="External"/><Relationship Id="rId169" Type="http://schemas.openxmlformats.org/officeDocument/2006/relationships/image" Target="media/image30.png"/><Relationship Id="rId334" Type="http://schemas.openxmlformats.org/officeDocument/2006/relationships/hyperlink" Target="https://www.javainuse.com/spring/springboot-oauth2-client-grant" TargetMode="External"/><Relationship Id="rId4" Type="http://schemas.openxmlformats.org/officeDocument/2006/relationships/webSettings" Target="webSettings.xml"/><Relationship Id="rId180" Type="http://schemas.openxmlformats.org/officeDocument/2006/relationships/hyperlink" Target="https://career.guru99.com/top-20-questions-on-api-testing/" TargetMode="External"/><Relationship Id="rId215" Type="http://schemas.openxmlformats.org/officeDocument/2006/relationships/hyperlink" Target="https://medium.com/javarevisited/top-5-java-online-courses-for-beginners-best-of-lot-1e1e240a758" TargetMode="External"/><Relationship Id="rId236" Type="http://schemas.openxmlformats.org/officeDocument/2006/relationships/hyperlink" Target="http://javarevisited.blogspot.sg/2012/01/memorymapped-file-and-io-in-java.html" TargetMode="External"/><Relationship Id="rId257" Type="http://schemas.openxmlformats.org/officeDocument/2006/relationships/hyperlink" Target="http://java67.blogspot.com/2015/08/how-to-swap-two-integers-without-using.html" TargetMode="External"/><Relationship Id="rId278" Type="http://schemas.openxmlformats.org/officeDocument/2006/relationships/hyperlink" Target="http://javarevisited.blogspot.sg/2012/10/regular-expression-example-in-java-to-check-String-number.html" TargetMode="External"/><Relationship Id="rId303" Type="http://schemas.openxmlformats.org/officeDocument/2006/relationships/hyperlink" Target="https://www.javatpoint.com/spring-mvc-form-tag-library" TargetMode="External"/><Relationship Id="rId42" Type="http://schemas.openxmlformats.org/officeDocument/2006/relationships/hyperlink" Target="https://www.javatpoint.com/multithreading" TargetMode="External"/><Relationship Id="rId84" Type="http://schemas.openxmlformats.org/officeDocument/2006/relationships/image" Target="media/image19.png"/><Relationship Id="rId138" Type="http://schemas.openxmlformats.org/officeDocument/2006/relationships/hyperlink" Target="http://javarevisited.blogspot.com/2012/12/constructor-chaining-in-java-calling-another-constructor.html" TargetMode="External"/><Relationship Id="rId345" Type="http://schemas.openxmlformats.org/officeDocument/2006/relationships/hyperlink" Target="https://javarevisited.blogspot.com/2020/06/10-advanced-spring-framework-courses.html" TargetMode="External"/><Relationship Id="rId191" Type="http://schemas.openxmlformats.org/officeDocument/2006/relationships/hyperlink" Target="http://javarevisited.blogspot.in/2012/12/how-to-create-thread-safe-singleton-in-java-example.html" TargetMode="External"/><Relationship Id="rId205" Type="http://schemas.openxmlformats.org/officeDocument/2006/relationships/hyperlink" Target="http://javarevisited.blogspot.com/2012/06/what-is-xxusecompressedoops-in-64-bit.html" TargetMode="External"/><Relationship Id="rId247" Type="http://schemas.openxmlformats.org/officeDocument/2006/relationships/hyperlink" Target="http://java67.blogspot.sg/2014/12/string-to-date-example-in-java-multithreading.html" TargetMode="External"/><Relationship Id="rId107" Type="http://schemas.openxmlformats.org/officeDocument/2006/relationships/hyperlink" Target="https://www.geeksforgeeks.org/fail-fast-fail-safe-iterators-java/" TargetMode="External"/><Relationship Id="rId289" Type="http://schemas.openxmlformats.org/officeDocument/2006/relationships/hyperlink" Target="javascript:void(0)" TargetMode="External"/><Relationship Id="rId11" Type="http://schemas.openxmlformats.org/officeDocument/2006/relationships/hyperlink" Target="https://www.geeksforgeeks.org/c-plus-plus/" TargetMode="External"/><Relationship Id="rId53" Type="http://schemas.openxmlformats.org/officeDocument/2006/relationships/hyperlink" Target="https://www.javatpoint.com/synchronization" TargetMode="External"/><Relationship Id="rId149" Type="http://schemas.openxmlformats.org/officeDocument/2006/relationships/hyperlink" Target="http://javarevisited.blogspot.com/2012/03/what-is-encapsulation-in-java-and-oops.html" TargetMode="External"/><Relationship Id="rId314" Type="http://schemas.openxmlformats.org/officeDocument/2006/relationships/hyperlink" Target="https://www.javatpoint.com/ResultSetExtractor-example" TargetMode="External"/><Relationship Id="rId95" Type="http://schemas.openxmlformats.org/officeDocument/2006/relationships/hyperlink" Target="https://www.geeksforgeeks.org/how-does-concurrenthashmap-achieve-thread-safety-in-java/" TargetMode="External"/><Relationship Id="rId160" Type="http://schemas.openxmlformats.org/officeDocument/2006/relationships/hyperlink" Target="https://www.scientecheasy.com/2020/05/logical-operators-in-java.html/" TargetMode="External"/><Relationship Id="rId216" Type="http://schemas.openxmlformats.org/officeDocument/2006/relationships/image" Target="media/image43.gif"/><Relationship Id="rId258" Type="http://schemas.openxmlformats.org/officeDocument/2006/relationships/hyperlink" Target="http://javarevisited.blogspot.com/2015/07/java-arraylist-tutorial.html" TargetMode="External"/><Relationship Id="rId22" Type="http://schemas.openxmlformats.org/officeDocument/2006/relationships/hyperlink" Target="https://www.digitalocean.com/community/tutorials/java-exception-interview-questions-and-answers" TargetMode="External"/><Relationship Id="rId64" Type="http://schemas.openxmlformats.org/officeDocument/2006/relationships/image" Target="media/image12.png"/><Relationship Id="rId118" Type="http://schemas.openxmlformats.org/officeDocument/2006/relationships/hyperlink" Target="https://www.codingninjas.com/studio/library/single-inheritance-in-java" TargetMode="External"/><Relationship Id="rId325" Type="http://schemas.openxmlformats.org/officeDocument/2006/relationships/hyperlink" Target="https://www.javainuse.com/spring/spring-boot-oauth-authorization-code" TargetMode="External"/><Relationship Id="rId171" Type="http://schemas.openxmlformats.org/officeDocument/2006/relationships/image" Target="media/image32.jpeg"/><Relationship Id="rId227" Type="http://schemas.openxmlformats.org/officeDocument/2006/relationships/hyperlink" Target="http://java67.blogspot.sg/2014/01/how-hashset-is-implemented-or-works-internally-java.html" TargetMode="External"/><Relationship Id="rId269" Type="http://schemas.openxmlformats.org/officeDocument/2006/relationships/hyperlink" Target="https://www.java67.com/2022/12/visitor-design-patterns-in-java.html" TargetMode="External"/><Relationship Id="rId33" Type="http://schemas.openxmlformats.org/officeDocument/2006/relationships/hyperlink" Target="https://www.digitalocean.com/community/tutorials/java-exception-interview-questions-and-answers" TargetMode="External"/><Relationship Id="rId129" Type="http://schemas.openxmlformats.org/officeDocument/2006/relationships/hyperlink" Target="https://www.javatpoint.com/PreparedStatement-interface" TargetMode="External"/><Relationship Id="rId280" Type="http://schemas.openxmlformats.org/officeDocument/2006/relationships/hyperlink" Target="http://java67.blogspot.sg/2012/12/difference-between-runtimeexception-and-checked-exception.html" TargetMode="External"/><Relationship Id="rId336" Type="http://schemas.openxmlformats.org/officeDocument/2006/relationships/image" Target="media/image51.jpeg"/><Relationship Id="rId75" Type="http://schemas.openxmlformats.org/officeDocument/2006/relationships/image" Target="media/image15.png"/><Relationship Id="rId140" Type="http://schemas.openxmlformats.org/officeDocument/2006/relationships/hyperlink" Target="http://javarevisited.blogspot.com/2012/02/difference-between-linkedlist-vs.html" TargetMode="External"/><Relationship Id="rId182" Type="http://schemas.openxmlformats.org/officeDocument/2006/relationships/hyperlink" Target="http://java67.blogspot.sg/2012/08/what-is-volatile-variable-in-java-when.html" TargetMode="External"/><Relationship Id="rId6" Type="http://schemas.openxmlformats.org/officeDocument/2006/relationships/hyperlink" Target="https://codepumpkin.com/final-keyword" TargetMode="External"/><Relationship Id="rId238" Type="http://schemas.openxmlformats.org/officeDocument/2006/relationships/hyperlink" Target="http://javarevisited.blogspot.com/2015/05/top-10-java-multithreading-and.html" TargetMode="External"/><Relationship Id="rId291" Type="http://schemas.openxmlformats.org/officeDocument/2006/relationships/hyperlink" Target="https://www.simplilearn.com/tutorials/programming-tutorial/what-is-xml" TargetMode="External"/><Relationship Id="rId305" Type="http://schemas.openxmlformats.org/officeDocument/2006/relationships/hyperlink" Target="https://www.javatpoint.com/spring-mvc-regular-expression-validation" TargetMode="External"/><Relationship Id="rId347" Type="http://schemas.openxmlformats.org/officeDocument/2006/relationships/hyperlink" Target="https://javarevisited.blogspot.com/2021/10/what-is-spring-data-repository.html" TargetMode="External"/><Relationship Id="rId44" Type="http://schemas.openxmlformats.org/officeDocument/2006/relationships/image" Target="media/image8.png"/><Relationship Id="rId86" Type="http://schemas.openxmlformats.org/officeDocument/2006/relationships/image" Target="media/image21.png"/><Relationship Id="rId151" Type="http://schemas.openxmlformats.org/officeDocument/2006/relationships/hyperlink" Target="http://javarevisited.blogspot.com/2012/10/what-is-inheritance-in-java-and-oops-programming.html" TargetMode="External"/><Relationship Id="rId193" Type="http://schemas.openxmlformats.org/officeDocument/2006/relationships/hyperlink" Target="http://javarevisited.blogspot.sg/2013/03/how-to-create-immutable-class-object-java-example-tutorial.html" TargetMode="External"/><Relationship Id="rId207" Type="http://schemas.openxmlformats.org/officeDocument/2006/relationships/hyperlink" Target="http://javarevisited.blogspot.sg/2013/04/what-is-maximum-heap-size-for-32-bit-64-JVM-Java-memory.html" TargetMode="External"/><Relationship Id="rId249" Type="http://schemas.openxmlformats.org/officeDocument/2006/relationships/hyperlink" Target="http://javarevisited.blogspot.sg/2013/04/JUnit-tutorial-example-test-exception-thrown-by-java-method.html" TargetMode="External"/><Relationship Id="rId13" Type="http://schemas.openxmlformats.org/officeDocument/2006/relationships/hyperlink" Target="https://www.geeksforgeeks.org/python-programming-language/" TargetMode="External"/><Relationship Id="rId109" Type="http://schemas.openxmlformats.org/officeDocument/2006/relationships/hyperlink" Target="https://www.geeksforgeeks.org/copy-constructor-in-java/" TargetMode="External"/><Relationship Id="rId260" Type="http://schemas.openxmlformats.org/officeDocument/2006/relationships/hyperlink" Target="http://javarevisited.blogspot.com/2012/03/10-object-oriented-design-principles.html" TargetMode="External"/><Relationship Id="rId316" Type="http://schemas.openxmlformats.org/officeDocument/2006/relationships/hyperlink" Target="https://www.javatpoint.com/spring-NamedParameterJdbcTemplate-example" TargetMode="External"/><Relationship Id="rId55" Type="http://schemas.openxmlformats.org/officeDocument/2006/relationships/hyperlink" Target="https://www.javatpoint.com/static-synchronization-example" TargetMode="External"/><Relationship Id="rId97" Type="http://schemas.openxmlformats.org/officeDocument/2006/relationships/hyperlink" Target="https://www.geeksforgeeks.org/how-to-make-a-collection-read-only-in-java/" TargetMode="External"/><Relationship Id="rId120" Type="http://schemas.openxmlformats.org/officeDocument/2006/relationships/hyperlink" Target="https://www.codingninjas.com/studio/library/multiple-inheritance-in-java" TargetMode="External"/><Relationship Id="rId162" Type="http://schemas.openxmlformats.org/officeDocument/2006/relationships/hyperlink" Target="https://www.scientecheasy.com/2020/07/polymorphism-in-java.html/" TargetMode="External"/><Relationship Id="rId218" Type="http://schemas.openxmlformats.org/officeDocument/2006/relationships/hyperlink" Target="http://javarevisited.blogspot.sg/2011/10/override-hashcode-in-java-example.html" TargetMode="External"/><Relationship Id="rId271" Type="http://schemas.openxmlformats.org/officeDocument/2006/relationships/hyperlink" Target="http://javarevisited.blogspot.sg/2015/06/difference-between-inheritance-and-Composition-in-Java-OOP.html" TargetMode="External"/><Relationship Id="rId24" Type="http://schemas.openxmlformats.org/officeDocument/2006/relationships/hyperlink" Target="https://journaldev.nyc3.cdn.digitaloceanspaces.com/2013/07/exception-hierarchy.png" TargetMode="External"/><Relationship Id="rId66" Type="http://schemas.openxmlformats.org/officeDocument/2006/relationships/hyperlink" Target="https://www.geeksforgeeks.org/iterators-in-java/" TargetMode="External"/><Relationship Id="rId131" Type="http://schemas.openxmlformats.org/officeDocument/2006/relationships/hyperlink" Target="https://www.javatpoint.com/Connection-interface" TargetMode="External"/><Relationship Id="rId327" Type="http://schemas.openxmlformats.org/officeDocument/2006/relationships/hyperlink" Target="https://www.javainuse.com/webseries/spring-security-jwt/chap4" TargetMode="External"/><Relationship Id="rId173" Type="http://schemas.openxmlformats.org/officeDocument/2006/relationships/image" Target="media/image34.jpeg"/><Relationship Id="rId229" Type="http://schemas.openxmlformats.org/officeDocument/2006/relationships/hyperlink" Target="http://java67.blogspot.com/2015/10/how-to-solve-concurrentmodificationexception-in-java-arraylist.html" TargetMode="External"/><Relationship Id="rId240" Type="http://schemas.openxmlformats.org/officeDocument/2006/relationships/hyperlink" Target="http://javarevisited.blogspot.sg/2012/08/top-10-jdbc-best-practices-for-java.html" TargetMode="External"/><Relationship Id="rId35" Type="http://schemas.openxmlformats.org/officeDocument/2006/relationships/hyperlink" Target="https://www.digitalocean.com/community/tutorials/java-exception-interview-questions-and-answers" TargetMode="External"/><Relationship Id="rId77" Type="http://schemas.openxmlformats.org/officeDocument/2006/relationships/hyperlink" Target="https://www.geeksforgeeks.org/equals-hashcode-methods-java/" TargetMode="External"/><Relationship Id="rId100" Type="http://schemas.openxmlformats.org/officeDocument/2006/relationships/hyperlink" Target="https://www.geeksforgeeks.org/treemap-in-java/" TargetMode="External"/><Relationship Id="rId282" Type="http://schemas.openxmlformats.org/officeDocument/2006/relationships/hyperlink" Target="http://javarevisited.blogspot.sg/2012/01/serializable-externalizable-in-java.html" TargetMode="External"/><Relationship Id="rId338" Type="http://schemas.openxmlformats.org/officeDocument/2006/relationships/hyperlink" Target="https://www.javainuse.com/spring/sprboot_sec" TargetMode="External"/><Relationship Id="rId8" Type="http://schemas.openxmlformats.org/officeDocument/2006/relationships/image" Target="media/image2.png"/><Relationship Id="rId142" Type="http://schemas.openxmlformats.org/officeDocument/2006/relationships/hyperlink" Target="https://1.bp.blogspot.com/-MgOITF81UKA/YM12aY0I5CI/AAAAAAAAoQY/ifpENUDBCWsFVwiQjaayhIoSNUbbRzH9wCLcBGAsYHQ/s1287/Can%2Bwe%2Bmake%2Babstract%2Bclass%2Bfinal%2Bin%2BJava.png" TargetMode="External"/><Relationship Id="rId184" Type="http://schemas.openxmlformats.org/officeDocument/2006/relationships/hyperlink" Target="https://javarevisited.blogspot.com/2017/10/effective-java-3rd-edition-coming-so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352</Pages>
  <Words>67214</Words>
  <Characters>383123</Characters>
  <Application>Microsoft Office Word</Application>
  <DocSecurity>0</DocSecurity>
  <Lines>3192</Lines>
  <Paragraphs>898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Akkaraju Sridhar</cp:lastModifiedBy>
  <cp:revision>21</cp:revision>
  <dcterms:created xsi:type="dcterms:W3CDTF">2024-03-04T09:15:00Z</dcterms:created>
  <dcterms:modified xsi:type="dcterms:W3CDTF">2024-03-05T05:35:00Z</dcterms:modified>
</cp:coreProperties>
</file>